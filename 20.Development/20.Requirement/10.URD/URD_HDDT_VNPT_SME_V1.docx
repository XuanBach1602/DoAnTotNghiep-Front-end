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782D7F" w14:textId="77777777" w:rsidR="004F2A06" w:rsidRPr="00410FBA" w:rsidRDefault="004F2A06">
      <w:pPr>
        <w:widowControl w:val="0"/>
        <w:pBdr>
          <w:top w:val="nil"/>
          <w:left w:val="nil"/>
          <w:bottom w:val="nil"/>
          <w:right w:val="nil"/>
          <w:between w:val="nil"/>
        </w:pBdr>
        <w:spacing w:line="276" w:lineRule="auto"/>
      </w:pPr>
    </w:p>
    <w:p w14:paraId="31762A0B" w14:textId="77777777" w:rsidR="004F2A06" w:rsidRPr="00410FBA" w:rsidRDefault="00A15B10">
      <w:pPr>
        <w:spacing w:before="120" w:after="120"/>
        <w:jc w:val="center"/>
      </w:pPr>
      <w:bookmarkStart w:id="0" w:name="_heading=h.gjdgxs" w:colFirst="0" w:colLast="0"/>
      <w:bookmarkEnd w:id="0"/>
      <w:r w:rsidRPr="00410FBA">
        <w:rPr>
          <w:b/>
          <w:rPrChange w:id="1" w:author="Dang Oanh" w:date="2024-05-31T15:47:00Z" w16du:dateUtc="2024-05-31T08:47:00Z">
            <w:rPr>
              <w:b/>
              <w:color w:val="000000"/>
            </w:rPr>
          </w:rPrChange>
        </w:rPr>
        <w:t>TẬP ĐOÀN BƯU CHÍNH VIỄN THÔNG</w:t>
      </w:r>
    </w:p>
    <w:p w14:paraId="1D37B7B9" w14:textId="77777777" w:rsidR="004F2A06" w:rsidRPr="00410FBA" w:rsidRDefault="00A15B10">
      <w:pPr>
        <w:pBdr>
          <w:top w:val="nil"/>
          <w:left w:val="nil"/>
          <w:bottom w:val="nil"/>
          <w:right w:val="nil"/>
          <w:between w:val="nil"/>
        </w:pBdr>
        <w:tabs>
          <w:tab w:val="center" w:pos="4680"/>
          <w:tab w:val="right" w:pos="9360"/>
        </w:tabs>
        <w:spacing w:before="120" w:after="120"/>
        <w:jc w:val="center"/>
        <w:rPr>
          <w:b/>
          <w:rPrChange w:id="2" w:author="Dang Oanh" w:date="2024-05-31T15:47:00Z" w16du:dateUtc="2024-05-31T08:47:00Z">
            <w:rPr>
              <w:b/>
              <w:color w:val="000000"/>
            </w:rPr>
          </w:rPrChange>
        </w:rPr>
      </w:pPr>
      <w:r w:rsidRPr="00410FBA">
        <w:rPr>
          <w:rPrChange w:id="3" w:author="Dang Oanh" w:date="2024-05-31T15:47:00Z" w16du:dateUtc="2024-05-31T08:47:00Z">
            <w:rPr>
              <w:color w:val="000000"/>
            </w:rPr>
          </w:rPrChange>
        </w:rPr>
        <w:t>CÔNG TY CÔNG NGHỆ THÔNG TIN VNPT</w:t>
      </w:r>
    </w:p>
    <w:p w14:paraId="7D8FF1DF" w14:textId="77777777" w:rsidR="004F2A06" w:rsidRPr="00410FBA" w:rsidRDefault="004F2A06">
      <w:pPr>
        <w:pBdr>
          <w:top w:val="nil"/>
          <w:left w:val="nil"/>
          <w:bottom w:val="nil"/>
          <w:right w:val="nil"/>
          <w:between w:val="nil"/>
        </w:pBdr>
        <w:tabs>
          <w:tab w:val="center" w:pos="4680"/>
          <w:tab w:val="right" w:pos="9360"/>
        </w:tabs>
        <w:spacing w:before="120" w:after="120"/>
        <w:jc w:val="center"/>
        <w:rPr>
          <w:b/>
          <w:sz w:val="26"/>
          <w:szCs w:val="26"/>
          <w:rPrChange w:id="4" w:author="Dang Oanh" w:date="2024-05-31T15:47:00Z" w16du:dateUtc="2024-05-31T08:47:00Z">
            <w:rPr>
              <w:b/>
              <w:color w:val="000000"/>
              <w:sz w:val="26"/>
              <w:szCs w:val="26"/>
            </w:rPr>
          </w:rPrChange>
        </w:rPr>
      </w:pPr>
    </w:p>
    <w:p w14:paraId="163EE4A9" w14:textId="5880EB54" w:rsidR="004F2A06" w:rsidRPr="00410FBA" w:rsidRDefault="00C63710">
      <w:pPr>
        <w:pBdr>
          <w:top w:val="nil"/>
          <w:left w:val="nil"/>
          <w:bottom w:val="nil"/>
          <w:right w:val="nil"/>
          <w:between w:val="nil"/>
        </w:pBdr>
        <w:tabs>
          <w:tab w:val="center" w:pos="4680"/>
          <w:tab w:val="right" w:pos="9360"/>
        </w:tabs>
        <w:spacing w:before="120" w:after="120"/>
        <w:jc w:val="center"/>
        <w:rPr>
          <w:b/>
          <w:sz w:val="26"/>
          <w:szCs w:val="26"/>
          <w:rPrChange w:id="5" w:author="Dang Oanh" w:date="2024-05-31T15:47:00Z" w16du:dateUtc="2024-05-31T08:47:00Z">
            <w:rPr>
              <w:b/>
              <w:color w:val="000000"/>
              <w:sz w:val="26"/>
              <w:szCs w:val="26"/>
            </w:rPr>
          </w:rPrChange>
        </w:rPr>
      </w:pPr>
      <w:r w:rsidRPr="00410FBA">
        <w:rPr>
          <w:noProof/>
          <w:rPrChange w:id="6" w:author="Dang Oanh" w:date="2024-05-31T15:47:00Z" w16du:dateUtc="2024-05-31T08:47:00Z">
            <w:rPr>
              <w:noProof/>
              <w:color w:val="000000"/>
            </w:rPr>
          </w:rPrChange>
        </w:rPr>
        <w:drawing>
          <wp:inline distT="0" distB="0" distL="0" distR="0" wp14:anchorId="64D0D546" wp14:editId="3A92BD84">
            <wp:extent cx="2772410" cy="1060450"/>
            <wp:effectExtent l="0" t="0" r="0" b="0"/>
            <wp:docPr id="152" name="image5.png" descr="cid:image001.png@01D4386B.147BF0B0"/>
            <wp:cNvGraphicFramePr/>
            <a:graphic xmlns:a="http://schemas.openxmlformats.org/drawingml/2006/main">
              <a:graphicData uri="http://schemas.openxmlformats.org/drawingml/2006/picture">
                <pic:pic xmlns:pic="http://schemas.openxmlformats.org/drawingml/2006/picture">
                  <pic:nvPicPr>
                    <pic:cNvPr id="0" name="image5.png" descr="cid:image001.png@01D4386B.147BF0B0"/>
                    <pic:cNvPicPr preferRelativeResize="0"/>
                  </pic:nvPicPr>
                  <pic:blipFill>
                    <a:blip r:embed="rId8"/>
                    <a:srcRect/>
                    <a:stretch>
                      <a:fillRect/>
                    </a:stretch>
                  </pic:blipFill>
                  <pic:spPr>
                    <a:xfrm>
                      <a:off x="0" y="0"/>
                      <a:ext cx="2772410" cy="1060450"/>
                    </a:xfrm>
                    <a:prstGeom prst="rect">
                      <a:avLst/>
                    </a:prstGeom>
                    <a:ln/>
                  </pic:spPr>
                </pic:pic>
              </a:graphicData>
            </a:graphic>
          </wp:inline>
        </w:drawing>
      </w:r>
    </w:p>
    <w:p w14:paraId="05D6E98F" w14:textId="77777777" w:rsidR="004F2A06" w:rsidRPr="00410FBA" w:rsidRDefault="004F2A06">
      <w:pPr>
        <w:spacing w:before="120" w:after="120"/>
        <w:jc w:val="center"/>
        <w:rPr>
          <w:b/>
          <w:sz w:val="26"/>
          <w:szCs w:val="26"/>
        </w:rPr>
      </w:pPr>
    </w:p>
    <w:p w14:paraId="2A612C20" w14:textId="77777777" w:rsidR="00FB1C99" w:rsidRDefault="00A15B10">
      <w:pPr>
        <w:spacing w:before="120" w:after="120"/>
        <w:jc w:val="center"/>
        <w:rPr>
          <w:ins w:id="7" w:author="Dang Oanh" w:date="2024-05-31T16:14:00Z" w16du:dateUtc="2024-05-31T09:14:00Z"/>
          <w:b/>
          <w:sz w:val="36"/>
          <w:szCs w:val="36"/>
        </w:rPr>
      </w:pPr>
      <w:r w:rsidRPr="00410FBA">
        <w:rPr>
          <w:b/>
          <w:sz w:val="36"/>
          <w:szCs w:val="36"/>
        </w:rPr>
        <w:t xml:space="preserve">DỊCH VỤ HÓA ĐƠN ĐIỆN TỬ </w:t>
      </w:r>
      <w:ins w:id="8" w:author="Dang Oanh" w:date="2024-05-31T15:49:00Z" w16du:dateUtc="2024-05-31T08:49:00Z">
        <w:r w:rsidR="00DE11DF">
          <w:rPr>
            <w:b/>
            <w:sz w:val="36"/>
            <w:szCs w:val="36"/>
          </w:rPr>
          <w:t xml:space="preserve">THUỘC </w:t>
        </w:r>
      </w:ins>
    </w:p>
    <w:p w14:paraId="20CAD557" w14:textId="6880A5AF" w:rsidR="004F2A06" w:rsidRPr="00410FBA" w:rsidDel="00FB1C99" w:rsidRDefault="00DE11DF">
      <w:pPr>
        <w:spacing w:before="120" w:after="120"/>
        <w:jc w:val="center"/>
        <w:rPr>
          <w:del w:id="9" w:author="Dang Oanh" w:date="2024-05-31T16:14:00Z" w16du:dateUtc="2024-05-31T09:14:00Z"/>
          <w:b/>
          <w:sz w:val="36"/>
          <w:szCs w:val="36"/>
        </w:rPr>
      </w:pPr>
      <w:ins w:id="10" w:author="Dang Oanh" w:date="2024-05-31T15:49:00Z" w16du:dateUtc="2024-05-31T08:49:00Z">
        <w:r>
          <w:rPr>
            <w:b/>
            <w:sz w:val="36"/>
            <w:szCs w:val="36"/>
          </w:rPr>
          <w:t xml:space="preserve">HỆ SINH THÁI </w:t>
        </w:r>
      </w:ins>
      <w:ins w:id="11" w:author="Dang Oanh" w:date="2024-05-31T16:14:00Z" w16du:dateUtc="2024-05-31T09:14:00Z">
        <w:r w:rsidR="00FB1C99">
          <w:rPr>
            <w:b/>
            <w:sz w:val="36"/>
            <w:szCs w:val="36"/>
          </w:rPr>
          <w:t>QUẢN TRỊ</w:t>
        </w:r>
      </w:ins>
      <w:ins w:id="12" w:author="Dang Oanh" w:date="2024-05-31T15:49:00Z" w16du:dateUtc="2024-05-31T08:49:00Z">
        <w:r>
          <w:rPr>
            <w:b/>
            <w:sz w:val="36"/>
            <w:szCs w:val="36"/>
          </w:rPr>
          <w:t xml:space="preserve"> DOANH NGHIỆP </w:t>
        </w:r>
      </w:ins>
    </w:p>
    <w:p w14:paraId="20671B89" w14:textId="77777777" w:rsidR="004F2A06" w:rsidRPr="00410FBA" w:rsidRDefault="004F2A06">
      <w:pPr>
        <w:spacing w:before="120" w:after="120"/>
        <w:jc w:val="center"/>
        <w:rPr>
          <w:b/>
          <w:sz w:val="36"/>
          <w:szCs w:val="36"/>
        </w:rPr>
      </w:pPr>
    </w:p>
    <w:p w14:paraId="2E9821B3" w14:textId="77777777" w:rsidR="004F2A06" w:rsidRPr="00410FBA" w:rsidRDefault="00A15B10">
      <w:pPr>
        <w:spacing w:before="120" w:after="120"/>
        <w:jc w:val="center"/>
        <w:rPr>
          <w:b/>
          <w:sz w:val="36"/>
          <w:szCs w:val="36"/>
        </w:rPr>
      </w:pPr>
      <w:r w:rsidRPr="00410FBA">
        <w:rPr>
          <w:b/>
          <w:sz w:val="36"/>
          <w:szCs w:val="36"/>
        </w:rPr>
        <w:t xml:space="preserve">TÀI LIỆU ĐẶC TẢ CHI TIẾT </w:t>
      </w:r>
    </w:p>
    <w:p w14:paraId="1D519C15" w14:textId="77777777" w:rsidR="004F2A06" w:rsidRPr="00410FBA" w:rsidRDefault="00A15B10">
      <w:pPr>
        <w:spacing w:before="120" w:after="120"/>
        <w:jc w:val="center"/>
        <w:rPr>
          <w:b/>
          <w:sz w:val="26"/>
          <w:szCs w:val="26"/>
        </w:rPr>
      </w:pPr>
      <w:r w:rsidRPr="00410FBA">
        <w:rPr>
          <w:b/>
          <w:sz w:val="36"/>
          <w:szCs w:val="36"/>
        </w:rPr>
        <w:t>YÊU CẦU NGƯỜI SỬ DỤNG</w:t>
      </w:r>
    </w:p>
    <w:tbl>
      <w:tblPr>
        <w:tblStyle w:val="a"/>
        <w:tblW w:w="7511" w:type="dxa"/>
        <w:tblInd w:w="1101" w:type="dxa"/>
        <w:tblBorders>
          <w:top w:val="nil"/>
          <w:left w:val="nil"/>
          <w:bottom w:val="nil"/>
          <w:right w:val="nil"/>
          <w:insideH w:val="nil"/>
          <w:insideV w:val="nil"/>
        </w:tblBorders>
        <w:tblLayout w:type="fixed"/>
        <w:tblLook w:val="0400" w:firstRow="0" w:lastRow="0" w:firstColumn="0" w:lastColumn="0" w:noHBand="0" w:noVBand="1"/>
      </w:tblPr>
      <w:tblGrid>
        <w:gridCol w:w="2269"/>
        <w:gridCol w:w="5242"/>
      </w:tblGrid>
      <w:tr w:rsidR="00410FBA" w:rsidRPr="00410FBA" w14:paraId="409B57A1" w14:textId="77777777">
        <w:tc>
          <w:tcPr>
            <w:tcW w:w="2269" w:type="dxa"/>
          </w:tcPr>
          <w:p w14:paraId="5EDD931D" w14:textId="77777777" w:rsidR="004F2A06" w:rsidRPr="00410FBA" w:rsidRDefault="00A15B10">
            <w:pPr>
              <w:spacing w:before="120" w:after="120"/>
              <w:rPr>
                <w:sz w:val="28"/>
                <w:szCs w:val="28"/>
              </w:rPr>
            </w:pPr>
            <w:r w:rsidRPr="00410FBA">
              <w:rPr>
                <w:sz w:val="28"/>
                <w:szCs w:val="28"/>
              </w:rPr>
              <w:t>Mã số:</w:t>
            </w:r>
          </w:p>
        </w:tc>
        <w:tc>
          <w:tcPr>
            <w:tcW w:w="5243" w:type="dxa"/>
          </w:tcPr>
          <w:p w14:paraId="7561B64B" w14:textId="18CB76D8" w:rsidR="004F2A06" w:rsidRPr="00410FBA" w:rsidRDefault="00410FBA" w:rsidP="00D917B6">
            <w:pPr>
              <w:spacing w:before="120" w:after="120"/>
              <w:rPr>
                <w:sz w:val="28"/>
                <w:szCs w:val="28"/>
              </w:rPr>
            </w:pPr>
            <w:r w:rsidRPr="00410FBA">
              <w:rPr>
                <w:sz w:val="28"/>
                <w:szCs w:val="28"/>
              </w:rPr>
              <w:t>B065</w:t>
            </w:r>
            <w:ins w:id="13" w:author="Dang Oanh" w:date="2024-05-31T16:14:00Z" w16du:dateUtc="2024-05-31T09:14:00Z">
              <w:r w:rsidR="00FB1C99">
                <w:rPr>
                  <w:sz w:val="28"/>
                  <w:szCs w:val="28"/>
                </w:rPr>
                <w:t>_HDDT</w:t>
              </w:r>
            </w:ins>
          </w:p>
        </w:tc>
      </w:tr>
      <w:tr w:rsidR="00410FBA" w:rsidRPr="00410FBA" w14:paraId="143CE282" w14:textId="77777777">
        <w:tc>
          <w:tcPr>
            <w:tcW w:w="2269" w:type="dxa"/>
          </w:tcPr>
          <w:p w14:paraId="227D830C" w14:textId="77777777" w:rsidR="004F2A06" w:rsidRPr="00410FBA" w:rsidRDefault="00A15B10">
            <w:pPr>
              <w:spacing w:before="120" w:after="120"/>
              <w:rPr>
                <w:sz w:val="28"/>
                <w:szCs w:val="28"/>
              </w:rPr>
            </w:pPr>
            <w:r w:rsidRPr="00410FBA">
              <w:rPr>
                <w:sz w:val="28"/>
                <w:szCs w:val="28"/>
              </w:rPr>
              <w:t>Phiên bản:</w:t>
            </w:r>
          </w:p>
        </w:tc>
        <w:tc>
          <w:tcPr>
            <w:tcW w:w="5243" w:type="dxa"/>
          </w:tcPr>
          <w:p w14:paraId="441928BE" w14:textId="77777777" w:rsidR="004F2A06" w:rsidRPr="00410FBA" w:rsidRDefault="00A15B10">
            <w:pPr>
              <w:spacing w:before="120" w:after="120"/>
              <w:rPr>
                <w:sz w:val="28"/>
                <w:szCs w:val="28"/>
              </w:rPr>
            </w:pPr>
            <w:r w:rsidRPr="00410FBA">
              <w:rPr>
                <w:sz w:val="28"/>
                <w:szCs w:val="28"/>
              </w:rPr>
              <w:t>1.0</w:t>
            </w:r>
          </w:p>
        </w:tc>
      </w:tr>
      <w:tr w:rsidR="00410FBA" w:rsidRPr="00410FBA" w14:paraId="56E91EAC" w14:textId="77777777">
        <w:tc>
          <w:tcPr>
            <w:tcW w:w="2269" w:type="dxa"/>
          </w:tcPr>
          <w:p w14:paraId="7ECA54C3" w14:textId="77777777" w:rsidR="004F2A06" w:rsidRPr="00410FBA" w:rsidRDefault="00A15B10">
            <w:pPr>
              <w:spacing w:before="120" w:after="120"/>
              <w:rPr>
                <w:sz w:val="28"/>
                <w:szCs w:val="28"/>
              </w:rPr>
            </w:pPr>
            <w:r w:rsidRPr="00410FBA">
              <w:rPr>
                <w:sz w:val="28"/>
                <w:szCs w:val="28"/>
              </w:rPr>
              <w:t>Ngày hiệu lực:</w:t>
            </w:r>
          </w:p>
        </w:tc>
        <w:tc>
          <w:tcPr>
            <w:tcW w:w="5243" w:type="dxa"/>
          </w:tcPr>
          <w:p w14:paraId="3322BE3E" w14:textId="431915B5" w:rsidR="004F2A06" w:rsidRPr="00410FBA" w:rsidRDefault="00410FBA">
            <w:pPr>
              <w:spacing w:before="120" w:after="120"/>
              <w:rPr>
                <w:sz w:val="28"/>
                <w:szCs w:val="28"/>
              </w:rPr>
            </w:pPr>
            <w:r w:rsidRPr="00410FBA">
              <w:rPr>
                <w:sz w:val="28"/>
                <w:szCs w:val="28"/>
              </w:rPr>
              <w:t>01/06/2024</w:t>
            </w:r>
          </w:p>
        </w:tc>
      </w:tr>
    </w:tbl>
    <w:p w14:paraId="484A97A2" w14:textId="77777777" w:rsidR="004F2A06" w:rsidRPr="00410FBA" w:rsidRDefault="004F2A06">
      <w:pPr>
        <w:spacing w:before="120" w:after="120"/>
        <w:jc w:val="center"/>
        <w:rPr>
          <w:b/>
          <w:sz w:val="26"/>
          <w:szCs w:val="26"/>
        </w:rPr>
      </w:pPr>
    </w:p>
    <w:p w14:paraId="70A7F1F2" w14:textId="77777777" w:rsidR="004F2A06" w:rsidRPr="00410FBA" w:rsidRDefault="004F2A06">
      <w:pPr>
        <w:spacing w:before="120" w:after="120"/>
        <w:jc w:val="center"/>
        <w:rPr>
          <w:b/>
          <w:sz w:val="26"/>
          <w:szCs w:val="26"/>
        </w:rPr>
      </w:pPr>
    </w:p>
    <w:p w14:paraId="75F9D7C8" w14:textId="77777777" w:rsidR="004F2A06" w:rsidRPr="00410FBA" w:rsidRDefault="004F2A06">
      <w:pPr>
        <w:spacing w:before="120" w:after="120"/>
        <w:jc w:val="center"/>
        <w:rPr>
          <w:b/>
          <w:sz w:val="26"/>
          <w:szCs w:val="26"/>
        </w:rPr>
      </w:pPr>
    </w:p>
    <w:tbl>
      <w:tblPr>
        <w:tblStyle w:val="a0"/>
        <w:tblW w:w="90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9"/>
        <w:gridCol w:w="2106"/>
        <w:gridCol w:w="1913"/>
        <w:gridCol w:w="1655"/>
        <w:gridCol w:w="1791"/>
      </w:tblGrid>
      <w:tr w:rsidR="00410FBA" w:rsidRPr="00410FBA" w14:paraId="088E794B" w14:textId="77777777">
        <w:trPr>
          <w:trHeight w:val="567"/>
        </w:trPr>
        <w:tc>
          <w:tcPr>
            <w:tcW w:w="1599" w:type="dxa"/>
            <w:shd w:val="clear" w:color="auto" w:fill="auto"/>
          </w:tcPr>
          <w:p w14:paraId="0CD81210" w14:textId="77777777" w:rsidR="004F2A06" w:rsidRPr="00410FBA" w:rsidRDefault="004F2A06">
            <w:pPr>
              <w:spacing w:before="120" w:after="120"/>
              <w:jc w:val="center"/>
              <w:rPr>
                <w:sz w:val="26"/>
                <w:szCs w:val="26"/>
                <w:rPrChange w:id="14" w:author="Dang Oanh" w:date="2024-05-31T15:47:00Z" w16du:dateUtc="2024-05-31T08:47:00Z">
                  <w:rPr>
                    <w:color w:val="000000"/>
                    <w:sz w:val="26"/>
                    <w:szCs w:val="26"/>
                  </w:rPr>
                </w:rPrChange>
              </w:rPr>
            </w:pPr>
          </w:p>
        </w:tc>
        <w:tc>
          <w:tcPr>
            <w:tcW w:w="2106" w:type="dxa"/>
            <w:shd w:val="clear" w:color="auto" w:fill="auto"/>
          </w:tcPr>
          <w:p w14:paraId="5839B3C5" w14:textId="77777777" w:rsidR="004F2A06" w:rsidRPr="00410FBA" w:rsidRDefault="00A15B10">
            <w:pPr>
              <w:spacing w:before="120" w:after="120"/>
              <w:jc w:val="center"/>
              <w:rPr>
                <w:b/>
                <w:sz w:val="26"/>
                <w:szCs w:val="26"/>
                <w:rPrChange w:id="15" w:author="Dang Oanh" w:date="2024-05-31T15:47:00Z" w16du:dateUtc="2024-05-31T08:47:00Z">
                  <w:rPr>
                    <w:b/>
                    <w:color w:val="000000"/>
                    <w:sz w:val="26"/>
                    <w:szCs w:val="26"/>
                  </w:rPr>
                </w:rPrChange>
              </w:rPr>
            </w:pPr>
            <w:r w:rsidRPr="00410FBA">
              <w:rPr>
                <w:b/>
                <w:sz w:val="26"/>
                <w:szCs w:val="26"/>
                <w:rPrChange w:id="16" w:author="Dang Oanh" w:date="2024-05-31T15:47:00Z" w16du:dateUtc="2024-05-31T08:47:00Z">
                  <w:rPr>
                    <w:b/>
                    <w:color w:val="000000"/>
                    <w:sz w:val="26"/>
                    <w:szCs w:val="26"/>
                  </w:rPr>
                </w:rPrChange>
              </w:rPr>
              <w:t>Họ và tên</w:t>
            </w:r>
          </w:p>
        </w:tc>
        <w:tc>
          <w:tcPr>
            <w:tcW w:w="1913" w:type="dxa"/>
            <w:shd w:val="clear" w:color="auto" w:fill="auto"/>
          </w:tcPr>
          <w:p w14:paraId="38B2831B" w14:textId="77777777" w:rsidR="004F2A06" w:rsidRPr="00410FBA" w:rsidRDefault="00A15B10">
            <w:pPr>
              <w:spacing w:before="120" w:after="120"/>
              <w:jc w:val="center"/>
              <w:rPr>
                <w:b/>
                <w:sz w:val="26"/>
                <w:szCs w:val="26"/>
                <w:rPrChange w:id="17" w:author="Dang Oanh" w:date="2024-05-31T15:47:00Z" w16du:dateUtc="2024-05-31T08:47:00Z">
                  <w:rPr>
                    <w:b/>
                    <w:color w:val="000000"/>
                    <w:sz w:val="26"/>
                    <w:szCs w:val="26"/>
                  </w:rPr>
                </w:rPrChange>
              </w:rPr>
            </w:pPr>
            <w:r w:rsidRPr="00410FBA">
              <w:rPr>
                <w:b/>
                <w:sz w:val="26"/>
                <w:szCs w:val="26"/>
                <w:rPrChange w:id="18" w:author="Dang Oanh" w:date="2024-05-31T15:47:00Z" w16du:dateUtc="2024-05-31T08:47:00Z">
                  <w:rPr>
                    <w:b/>
                    <w:color w:val="000000"/>
                    <w:sz w:val="26"/>
                    <w:szCs w:val="26"/>
                  </w:rPr>
                </w:rPrChange>
              </w:rPr>
              <w:t>Chức danh</w:t>
            </w:r>
          </w:p>
        </w:tc>
        <w:tc>
          <w:tcPr>
            <w:tcW w:w="1655" w:type="dxa"/>
            <w:shd w:val="clear" w:color="auto" w:fill="auto"/>
          </w:tcPr>
          <w:p w14:paraId="335C63EC" w14:textId="77777777" w:rsidR="004F2A06" w:rsidRPr="00410FBA" w:rsidRDefault="00A15B10">
            <w:pPr>
              <w:spacing w:before="120" w:after="120"/>
              <w:jc w:val="center"/>
              <w:rPr>
                <w:b/>
                <w:sz w:val="26"/>
                <w:szCs w:val="26"/>
                <w:rPrChange w:id="19" w:author="Dang Oanh" w:date="2024-05-31T15:47:00Z" w16du:dateUtc="2024-05-31T08:47:00Z">
                  <w:rPr>
                    <w:b/>
                    <w:color w:val="000000"/>
                    <w:sz w:val="26"/>
                    <w:szCs w:val="26"/>
                  </w:rPr>
                </w:rPrChange>
              </w:rPr>
            </w:pPr>
            <w:r w:rsidRPr="00410FBA">
              <w:rPr>
                <w:b/>
                <w:sz w:val="26"/>
                <w:szCs w:val="26"/>
                <w:rPrChange w:id="20" w:author="Dang Oanh" w:date="2024-05-31T15:47:00Z" w16du:dateUtc="2024-05-31T08:47:00Z">
                  <w:rPr>
                    <w:b/>
                    <w:color w:val="000000"/>
                    <w:sz w:val="26"/>
                    <w:szCs w:val="26"/>
                  </w:rPr>
                </w:rPrChange>
              </w:rPr>
              <w:t>Ngày, tháng</w:t>
            </w:r>
          </w:p>
        </w:tc>
        <w:tc>
          <w:tcPr>
            <w:tcW w:w="1791" w:type="dxa"/>
            <w:shd w:val="clear" w:color="auto" w:fill="auto"/>
          </w:tcPr>
          <w:p w14:paraId="7A7228A7" w14:textId="77777777" w:rsidR="004F2A06" w:rsidRPr="00410FBA" w:rsidRDefault="00A15B10">
            <w:pPr>
              <w:spacing w:before="120" w:after="120"/>
              <w:jc w:val="center"/>
              <w:rPr>
                <w:b/>
                <w:sz w:val="26"/>
                <w:szCs w:val="26"/>
                <w:rPrChange w:id="21" w:author="Dang Oanh" w:date="2024-05-31T15:47:00Z" w16du:dateUtc="2024-05-31T08:47:00Z">
                  <w:rPr>
                    <w:b/>
                    <w:color w:val="000000"/>
                    <w:sz w:val="26"/>
                    <w:szCs w:val="26"/>
                  </w:rPr>
                </w:rPrChange>
              </w:rPr>
            </w:pPr>
            <w:r w:rsidRPr="00410FBA">
              <w:rPr>
                <w:b/>
                <w:sz w:val="26"/>
                <w:szCs w:val="26"/>
                <w:rPrChange w:id="22" w:author="Dang Oanh" w:date="2024-05-31T15:47:00Z" w16du:dateUtc="2024-05-31T08:47:00Z">
                  <w:rPr>
                    <w:b/>
                    <w:color w:val="000000"/>
                    <w:sz w:val="26"/>
                    <w:szCs w:val="26"/>
                  </w:rPr>
                </w:rPrChange>
              </w:rPr>
              <w:t>Ký tên</w:t>
            </w:r>
          </w:p>
        </w:tc>
      </w:tr>
      <w:tr w:rsidR="00410FBA" w:rsidRPr="00410FBA" w14:paraId="3BAAED00" w14:textId="77777777">
        <w:trPr>
          <w:trHeight w:val="567"/>
        </w:trPr>
        <w:tc>
          <w:tcPr>
            <w:tcW w:w="1599" w:type="dxa"/>
            <w:shd w:val="clear" w:color="auto" w:fill="auto"/>
          </w:tcPr>
          <w:p w14:paraId="5CCFF801" w14:textId="77777777" w:rsidR="004F2A06" w:rsidRPr="00410FBA" w:rsidRDefault="00A15B10">
            <w:pPr>
              <w:spacing w:before="120" w:after="120"/>
              <w:rPr>
                <w:b/>
                <w:sz w:val="26"/>
                <w:szCs w:val="26"/>
                <w:rPrChange w:id="23" w:author="Dang Oanh" w:date="2024-05-31T15:47:00Z" w16du:dateUtc="2024-05-31T08:47:00Z">
                  <w:rPr>
                    <w:b/>
                    <w:color w:val="000000"/>
                    <w:sz w:val="26"/>
                    <w:szCs w:val="26"/>
                  </w:rPr>
                </w:rPrChange>
              </w:rPr>
            </w:pPr>
            <w:r w:rsidRPr="00410FBA">
              <w:rPr>
                <w:b/>
                <w:rPrChange w:id="24" w:author="Dang Oanh" w:date="2024-05-31T15:47:00Z" w16du:dateUtc="2024-05-31T08:47:00Z">
                  <w:rPr>
                    <w:b/>
                    <w:color w:val="000000"/>
                  </w:rPr>
                </w:rPrChange>
              </w:rPr>
              <w:t>Soạn thảo</w:t>
            </w:r>
          </w:p>
        </w:tc>
        <w:tc>
          <w:tcPr>
            <w:tcW w:w="2106" w:type="dxa"/>
            <w:shd w:val="clear" w:color="auto" w:fill="auto"/>
          </w:tcPr>
          <w:p w14:paraId="316A1C53" w14:textId="77777777" w:rsidR="004F2A06" w:rsidRPr="00410FBA" w:rsidRDefault="00A15B10" w:rsidP="006E4081">
            <w:pPr>
              <w:spacing w:before="120" w:after="120"/>
            </w:pPr>
            <w:r w:rsidRPr="00410FBA">
              <w:t xml:space="preserve">Nguyễn </w:t>
            </w:r>
            <w:r w:rsidR="006E4081" w:rsidRPr="00410FBA">
              <w:t>Lương Hiền</w:t>
            </w:r>
          </w:p>
        </w:tc>
        <w:tc>
          <w:tcPr>
            <w:tcW w:w="1913" w:type="dxa"/>
            <w:shd w:val="clear" w:color="auto" w:fill="auto"/>
          </w:tcPr>
          <w:p w14:paraId="4ECD6D73" w14:textId="77777777" w:rsidR="004F2A06" w:rsidRPr="00410FBA" w:rsidRDefault="006E4081">
            <w:pPr>
              <w:spacing w:before="120" w:after="120"/>
              <w:jc w:val="center"/>
            </w:pPr>
            <w:r w:rsidRPr="00410FBA">
              <w:t>BA</w:t>
            </w:r>
          </w:p>
        </w:tc>
        <w:tc>
          <w:tcPr>
            <w:tcW w:w="1655" w:type="dxa"/>
            <w:shd w:val="clear" w:color="auto" w:fill="auto"/>
          </w:tcPr>
          <w:p w14:paraId="39ECB1B0" w14:textId="3C7DB4BD" w:rsidR="004F2A06" w:rsidRPr="00410FBA" w:rsidRDefault="00410FBA">
            <w:pPr>
              <w:spacing w:before="120" w:after="120"/>
              <w:jc w:val="center"/>
            </w:pPr>
            <w:r w:rsidRPr="00410FBA">
              <w:t>01/05/2024</w:t>
            </w:r>
          </w:p>
          <w:p w14:paraId="48698FC5" w14:textId="77777777" w:rsidR="004F2A06" w:rsidRPr="00410FBA" w:rsidRDefault="004F2A06">
            <w:pPr>
              <w:spacing w:before="120" w:after="120"/>
              <w:jc w:val="center"/>
            </w:pPr>
          </w:p>
        </w:tc>
        <w:tc>
          <w:tcPr>
            <w:tcW w:w="1791" w:type="dxa"/>
            <w:shd w:val="clear" w:color="auto" w:fill="auto"/>
          </w:tcPr>
          <w:p w14:paraId="14BD4273" w14:textId="77777777" w:rsidR="004F2A06" w:rsidRPr="00410FBA" w:rsidRDefault="004F2A06">
            <w:pPr>
              <w:spacing w:before="120" w:after="120"/>
              <w:jc w:val="center"/>
              <w:rPr>
                <w:sz w:val="26"/>
                <w:szCs w:val="26"/>
                <w:rPrChange w:id="25" w:author="Dang Oanh" w:date="2024-05-31T15:47:00Z" w16du:dateUtc="2024-05-31T08:47:00Z">
                  <w:rPr>
                    <w:color w:val="000000"/>
                    <w:sz w:val="26"/>
                    <w:szCs w:val="26"/>
                  </w:rPr>
                </w:rPrChange>
              </w:rPr>
            </w:pPr>
          </w:p>
        </w:tc>
      </w:tr>
      <w:tr w:rsidR="00410FBA" w:rsidRPr="00410FBA" w14:paraId="1DC68EC9" w14:textId="77777777">
        <w:trPr>
          <w:trHeight w:val="567"/>
        </w:trPr>
        <w:tc>
          <w:tcPr>
            <w:tcW w:w="1599" w:type="dxa"/>
            <w:shd w:val="clear" w:color="auto" w:fill="auto"/>
          </w:tcPr>
          <w:p w14:paraId="2752EDD2" w14:textId="77777777" w:rsidR="004F2A06" w:rsidRPr="00410FBA" w:rsidRDefault="00A15B10">
            <w:pPr>
              <w:spacing w:before="120" w:after="120"/>
              <w:rPr>
                <w:b/>
                <w:sz w:val="26"/>
                <w:szCs w:val="26"/>
                <w:rPrChange w:id="26" w:author="Dang Oanh" w:date="2024-05-31T15:47:00Z" w16du:dateUtc="2024-05-31T08:47:00Z">
                  <w:rPr>
                    <w:b/>
                    <w:color w:val="000000"/>
                    <w:sz w:val="26"/>
                    <w:szCs w:val="26"/>
                  </w:rPr>
                </w:rPrChange>
              </w:rPr>
            </w:pPr>
            <w:r w:rsidRPr="00410FBA">
              <w:rPr>
                <w:b/>
                <w:rPrChange w:id="27" w:author="Dang Oanh" w:date="2024-05-31T15:47:00Z" w16du:dateUtc="2024-05-31T08:47:00Z">
                  <w:rPr>
                    <w:b/>
                    <w:color w:val="000000"/>
                  </w:rPr>
                </w:rPrChange>
              </w:rPr>
              <w:t>Xem xét</w:t>
            </w:r>
          </w:p>
        </w:tc>
        <w:tc>
          <w:tcPr>
            <w:tcW w:w="2106" w:type="dxa"/>
            <w:shd w:val="clear" w:color="auto" w:fill="auto"/>
          </w:tcPr>
          <w:p w14:paraId="337A5C71" w14:textId="736DE6A1" w:rsidR="004F2A06" w:rsidRPr="00410FBA" w:rsidRDefault="00410FBA">
            <w:pPr>
              <w:spacing w:before="120" w:after="120"/>
            </w:pPr>
            <w:r w:rsidRPr="00410FBA">
              <w:t>Đặng Thị Kiều Oanh</w:t>
            </w:r>
          </w:p>
        </w:tc>
        <w:tc>
          <w:tcPr>
            <w:tcW w:w="1913" w:type="dxa"/>
            <w:shd w:val="clear" w:color="auto" w:fill="auto"/>
          </w:tcPr>
          <w:p w14:paraId="78393C01" w14:textId="7B3BABF2" w:rsidR="004F2A06" w:rsidRPr="00410FBA" w:rsidRDefault="00410FBA">
            <w:pPr>
              <w:spacing w:before="120" w:after="120"/>
              <w:jc w:val="center"/>
            </w:pPr>
            <w:r w:rsidRPr="00410FBA">
              <w:t>BALead</w:t>
            </w:r>
          </w:p>
        </w:tc>
        <w:tc>
          <w:tcPr>
            <w:tcW w:w="1655" w:type="dxa"/>
            <w:shd w:val="clear" w:color="auto" w:fill="auto"/>
          </w:tcPr>
          <w:p w14:paraId="46BFF437" w14:textId="1778B75C" w:rsidR="004F2A06" w:rsidRPr="00410FBA" w:rsidRDefault="00410FBA">
            <w:pPr>
              <w:spacing w:before="120" w:after="120"/>
              <w:jc w:val="center"/>
            </w:pPr>
            <w:r w:rsidRPr="00410FBA">
              <w:t>22/05/2024</w:t>
            </w:r>
          </w:p>
          <w:p w14:paraId="4D08B394" w14:textId="77777777" w:rsidR="004F2A06" w:rsidRPr="00410FBA" w:rsidRDefault="004F2A06">
            <w:pPr>
              <w:spacing w:before="120" w:after="120"/>
              <w:jc w:val="center"/>
            </w:pPr>
          </w:p>
        </w:tc>
        <w:tc>
          <w:tcPr>
            <w:tcW w:w="1791" w:type="dxa"/>
            <w:shd w:val="clear" w:color="auto" w:fill="auto"/>
          </w:tcPr>
          <w:p w14:paraId="61DE072F" w14:textId="77777777" w:rsidR="004F2A06" w:rsidRPr="00410FBA" w:rsidRDefault="004F2A06">
            <w:pPr>
              <w:spacing w:before="120" w:after="120"/>
              <w:jc w:val="center"/>
              <w:rPr>
                <w:sz w:val="26"/>
                <w:szCs w:val="26"/>
                <w:rPrChange w:id="28" w:author="Dang Oanh" w:date="2024-05-31T15:47:00Z" w16du:dateUtc="2024-05-31T08:47:00Z">
                  <w:rPr>
                    <w:color w:val="000000"/>
                    <w:sz w:val="26"/>
                    <w:szCs w:val="26"/>
                  </w:rPr>
                </w:rPrChange>
              </w:rPr>
            </w:pPr>
          </w:p>
        </w:tc>
      </w:tr>
      <w:tr w:rsidR="00410FBA" w:rsidRPr="00410FBA" w14:paraId="324147D0" w14:textId="77777777">
        <w:trPr>
          <w:trHeight w:val="567"/>
        </w:trPr>
        <w:tc>
          <w:tcPr>
            <w:tcW w:w="1599" w:type="dxa"/>
            <w:shd w:val="clear" w:color="auto" w:fill="auto"/>
          </w:tcPr>
          <w:p w14:paraId="65608065" w14:textId="77777777" w:rsidR="004F2A06" w:rsidRPr="00410FBA" w:rsidRDefault="00A15B10">
            <w:pPr>
              <w:spacing w:before="120" w:after="120"/>
              <w:rPr>
                <w:b/>
                <w:sz w:val="26"/>
                <w:szCs w:val="26"/>
                <w:rPrChange w:id="29" w:author="Dang Oanh" w:date="2024-05-31T15:47:00Z" w16du:dateUtc="2024-05-31T08:47:00Z">
                  <w:rPr>
                    <w:b/>
                    <w:color w:val="000000"/>
                    <w:sz w:val="26"/>
                    <w:szCs w:val="26"/>
                  </w:rPr>
                </w:rPrChange>
              </w:rPr>
            </w:pPr>
            <w:r w:rsidRPr="00410FBA">
              <w:rPr>
                <w:b/>
                <w:rPrChange w:id="30" w:author="Dang Oanh" w:date="2024-05-31T15:47:00Z" w16du:dateUtc="2024-05-31T08:47:00Z">
                  <w:rPr>
                    <w:b/>
                    <w:color w:val="000000"/>
                  </w:rPr>
                </w:rPrChange>
              </w:rPr>
              <w:t>Thẩm định</w:t>
            </w:r>
          </w:p>
        </w:tc>
        <w:tc>
          <w:tcPr>
            <w:tcW w:w="2106" w:type="dxa"/>
            <w:shd w:val="clear" w:color="auto" w:fill="auto"/>
          </w:tcPr>
          <w:p w14:paraId="422A988E" w14:textId="4D81BBC5" w:rsidR="004F2A06" w:rsidRPr="00410FBA" w:rsidRDefault="00410FBA">
            <w:pPr>
              <w:spacing w:before="120" w:after="120"/>
            </w:pPr>
            <w:r w:rsidRPr="00410FBA">
              <w:t>Đoàn Bích Ngọc</w:t>
            </w:r>
          </w:p>
        </w:tc>
        <w:tc>
          <w:tcPr>
            <w:tcW w:w="1913" w:type="dxa"/>
            <w:shd w:val="clear" w:color="auto" w:fill="auto"/>
          </w:tcPr>
          <w:p w14:paraId="772B4EB5" w14:textId="6B7A1275" w:rsidR="004F2A06" w:rsidRPr="00410FBA" w:rsidRDefault="00410FBA">
            <w:pPr>
              <w:spacing w:before="120" w:after="120"/>
              <w:jc w:val="center"/>
            </w:pPr>
            <w:r w:rsidRPr="00410FBA">
              <w:t>PM</w:t>
            </w:r>
          </w:p>
        </w:tc>
        <w:tc>
          <w:tcPr>
            <w:tcW w:w="1655" w:type="dxa"/>
            <w:shd w:val="clear" w:color="auto" w:fill="auto"/>
          </w:tcPr>
          <w:p w14:paraId="53776EC3" w14:textId="6800522E" w:rsidR="004F2A06" w:rsidRPr="00410FBA" w:rsidRDefault="00410FBA">
            <w:pPr>
              <w:spacing w:before="120" w:after="120"/>
              <w:jc w:val="center"/>
            </w:pPr>
            <w:r w:rsidRPr="00410FBA">
              <w:t>30/05/2024</w:t>
            </w:r>
          </w:p>
          <w:p w14:paraId="27E1162B" w14:textId="77777777" w:rsidR="004F2A06" w:rsidRPr="00410FBA" w:rsidRDefault="004F2A06">
            <w:pPr>
              <w:spacing w:before="120" w:after="120"/>
              <w:jc w:val="center"/>
            </w:pPr>
          </w:p>
        </w:tc>
        <w:tc>
          <w:tcPr>
            <w:tcW w:w="1791" w:type="dxa"/>
            <w:shd w:val="clear" w:color="auto" w:fill="auto"/>
          </w:tcPr>
          <w:p w14:paraId="011C359C" w14:textId="77777777" w:rsidR="004F2A06" w:rsidRPr="00410FBA" w:rsidRDefault="004F2A06">
            <w:pPr>
              <w:spacing w:before="120" w:after="120"/>
              <w:jc w:val="center"/>
              <w:rPr>
                <w:sz w:val="26"/>
                <w:szCs w:val="26"/>
                <w:rPrChange w:id="31" w:author="Dang Oanh" w:date="2024-05-31T15:47:00Z" w16du:dateUtc="2024-05-31T08:47:00Z">
                  <w:rPr>
                    <w:color w:val="000000"/>
                    <w:sz w:val="26"/>
                    <w:szCs w:val="26"/>
                  </w:rPr>
                </w:rPrChange>
              </w:rPr>
            </w:pPr>
          </w:p>
        </w:tc>
      </w:tr>
      <w:tr w:rsidR="004F2A06" w:rsidRPr="00410FBA" w14:paraId="1324C092" w14:textId="77777777">
        <w:trPr>
          <w:trHeight w:val="567"/>
        </w:trPr>
        <w:tc>
          <w:tcPr>
            <w:tcW w:w="1599" w:type="dxa"/>
            <w:shd w:val="clear" w:color="auto" w:fill="auto"/>
          </w:tcPr>
          <w:p w14:paraId="0D6CBB80" w14:textId="77777777" w:rsidR="004F2A06" w:rsidRPr="00410FBA" w:rsidRDefault="00A15B10">
            <w:pPr>
              <w:spacing w:before="120" w:after="120"/>
              <w:rPr>
                <w:b/>
                <w:sz w:val="26"/>
                <w:szCs w:val="26"/>
                <w:rPrChange w:id="32" w:author="Dang Oanh" w:date="2024-05-31T15:47:00Z" w16du:dateUtc="2024-05-31T08:47:00Z">
                  <w:rPr>
                    <w:b/>
                    <w:color w:val="000000"/>
                    <w:sz w:val="26"/>
                    <w:szCs w:val="26"/>
                  </w:rPr>
                </w:rPrChange>
              </w:rPr>
            </w:pPr>
            <w:r w:rsidRPr="00410FBA">
              <w:rPr>
                <w:b/>
                <w:rPrChange w:id="33" w:author="Dang Oanh" w:date="2024-05-31T15:47:00Z" w16du:dateUtc="2024-05-31T08:47:00Z">
                  <w:rPr>
                    <w:b/>
                    <w:color w:val="000000"/>
                  </w:rPr>
                </w:rPrChange>
              </w:rPr>
              <w:t>Phê chuẩn</w:t>
            </w:r>
          </w:p>
        </w:tc>
        <w:tc>
          <w:tcPr>
            <w:tcW w:w="2106" w:type="dxa"/>
            <w:shd w:val="clear" w:color="auto" w:fill="auto"/>
          </w:tcPr>
          <w:p w14:paraId="1F61E0AD" w14:textId="46EB888E" w:rsidR="004F2A06" w:rsidRPr="00410FBA" w:rsidRDefault="00410FBA">
            <w:pPr>
              <w:spacing w:before="120" w:after="120"/>
            </w:pPr>
            <w:r w:rsidRPr="00410FBA">
              <w:t>Đoàn Bích Ngọc</w:t>
            </w:r>
          </w:p>
        </w:tc>
        <w:tc>
          <w:tcPr>
            <w:tcW w:w="1913" w:type="dxa"/>
            <w:shd w:val="clear" w:color="auto" w:fill="auto"/>
          </w:tcPr>
          <w:p w14:paraId="08F50D67" w14:textId="133A5B34" w:rsidR="004F2A06" w:rsidRPr="00410FBA" w:rsidRDefault="00410FBA">
            <w:pPr>
              <w:spacing w:before="120" w:after="120"/>
              <w:jc w:val="center"/>
            </w:pPr>
            <w:r w:rsidRPr="00410FBA">
              <w:t>PM</w:t>
            </w:r>
          </w:p>
        </w:tc>
        <w:tc>
          <w:tcPr>
            <w:tcW w:w="1655" w:type="dxa"/>
            <w:shd w:val="clear" w:color="auto" w:fill="auto"/>
            <w:vAlign w:val="center"/>
          </w:tcPr>
          <w:p w14:paraId="782BB741" w14:textId="77777777" w:rsidR="00410FBA" w:rsidRPr="00410FBA" w:rsidRDefault="00410FBA" w:rsidP="00410FBA">
            <w:pPr>
              <w:spacing w:before="120" w:after="120"/>
              <w:jc w:val="center"/>
            </w:pPr>
            <w:r w:rsidRPr="00410FBA">
              <w:t>30/05/2024</w:t>
            </w:r>
          </w:p>
          <w:p w14:paraId="3C0FDB42" w14:textId="77777777" w:rsidR="004F2A06" w:rsidRPr="00410FBA" w:rsidRDefault="004F2A06">
            <w:pPr>
              <w:spacing w:before="120" w:after="120"/>
            </w:pPr>
          </w:p>
        </w:tc>
        <w:tc>
          <w:tcPr>
            <w:tcW w:w="1791" w:type="dxa"/>
            <w:shd w:val="clear" w:color="auto" w:fill="auto"/>
          </w:tcPr>
          <w:p w14:paraId="475B42F6" w14:textId="77777777" w:rsidR="004F2A06" w:rsidRPr="00410FBA" w:rsidRDefault="004F2A06">
            <w:pPr>
              <w:spacing w:before="120" w:after="120"/>
              <w:jc w:val="center"/>
              <w:rPr>
                <w:sz w:val="26"/>
                <w:szCs w:val="26"/>
                <w:rPrChange w:id="34" w:author="Dang Oanh" w:date="2024-05-31T15:47:00Z" w16du:dateUtc="2024-05-31T08:47:00Z">
                  <w:rPr>
                    <w:color w:val="000000"/>
                    <w:sz w:val="26"/>
                    <w:szCs w:val="26"/>
                  </w:rPr>
                </w:rPrChange>
              </w:rPr>
            </w:pPr>
          </w:p>
        </w:tc>
      </w:tr>
    </w:tbl>
    <w:p w14:paraId="03FC556B" w14:textId="77777777" w:rsidR="004F2A06" w:rsidRPr="00410FBA" w:rsidRDefault="004F2A06">
      <w:pPr>
        <w:spacing w:before="120" w:after="120"/>
        <w:jc w:val="center"/>
        <w:rPr>
          <w:b/>
          <w:sz w:val="26"/>
          <w:szCs w:val="26"/>
        </w:rPr>
      </w:pPr>
    </w:p>
    <w:p w14:paraId="02659C14" w14:textId="77777777" w:rsidR="004F2A06" w:rsidRPr="00410FBA" w:rsidRDefault="004F2A06">
      <w:pPr>
        <w:spacing w:before="120" w:after="120"/>
        <w:rPr>
          <w:b/>
          <w:sz w:val="26"/>
          <w:szCs w:val="26"/>
        </w:rPr>
      </w:pPr>
    </w:p>
    <w:p w14:paraId="0F215335" w14:textId="77777777" w:rsidR="004F2A06" w:rsidRPr="00410FBA" w:rsidRDefault="00A15B10">
      <w:pPr>
        <w:spacing w:before="120" w:after="120"/>
        <w:rPr>
          <w:b/>
          <w:sz w:val="26"/>
          <w:szCs w:val="26"/>
        </w:rPr>
      </w:pPr>
      <w:r w:rsidRPr="00410FBA">
        <w:br w:type="page"/>
      </w:r>
    </w:p>
    <w:p w14:paraId="0C81C49E" w14:textId="77777777" w:rsidR="004F2A06" w:rsidRPr="00410FBA" w:rsidRDefault="00A15B10">
      <w:pPr>
        <w:spacing w:before="120" w:after="120"/>
        <w:jc w:val="center"/>
        <w:rPr>
          <w:b/>
          <w:sz w:val="28"/>
          <w:szCs w:val="28"/>
        </w:rPr>
      </w:pPr>
      <w:r w:rsidRPr="00410FBA">
        <w:rPr>
          <w:b/>
          <w:sz w:val="28"/>
          <w:szCs w:val="28"/>
        </w:rPr>
        <w:lastRenderedPageBreak/>
        <w:t>LỊCH SỬ THAY ĐỔI</w:t>
      </w:r>
    </w:p>
    <w:p w14:paraId="696099E4" w14:textId="77777777" w:rsidR="004F2A06" w:rsidRPr="00410FBA" w:rsidRDefault="004F2A06">
      <w:pPr>
        <w:spacing w:before="120" w:after="120"/>
        <w:rPr>
          <w:b/>
          <w:sz w:val="26"/>
          <w:szCs w:val="26"/>
        </w:rPr>
      </w:pPr>
    </w:p>
    <w:tbl>
      <w:tblPr>
        <w:tblStyle w:val="a1"/>
        <w:tblW w:w="9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8"/>
        <w:gridCol w:w="1375"/>
        <w:gridCol w:w="2084"/>
        <w:gridCol w:w="1850"/>
        <w:gridCol w:w="1653"/>
        <w:gridCol w:w="1503"/>
      </w:tblGrid>
      <w:tr w:rsidR="00410FBA" w:rsidRPr="00410FBA" w14:paraId="2E8860BE" w14:textId="77777777">
        <w:tc>
          <w:tcPr>
            <w:tcW w:w="599" w:type="dxa"/>
            <w:vAlign w:val="center"/>
          </w:tcPr>
          <w:p w14:paraId="39FCBE62" w14:textId="77777777" w:rsidR="004F2A06" w:rsidRPr="00410FBA" w:rsidRDefault="00A15B10">
            <w:pPr>
              <w:spacing w:before="120" w:after="120"/>
              <w:jc w:val="center"/>
              <w:rPr>
                <w:b/>
              </w:rPr>
            </w:pPr>
            <w:r w:rsidRPr="00410FBA">
              <w:rPr>
                <w:b/>
              </w:rPr>
              <w:t>ID</w:t>
            </w:r>
          </w:p>
        </w:tc>
        <w:tc>
          <w:tcPr>
            <w:tcW w:w="1375" w:type="dxa"/>
            <w:vAlign w:val="center"/>
          </w:tcPr>
          <w:p w14:paraId="3020876D" w14:textId="77777777" w:rsidR="004F2A06" w:rsidRPr="00410FBA" w:rsidRDefault="00A15B10">
            <w:pPr>
              <w:spacing w:before="120" w:after="120"/>
              <w:jc w:val="center"/>
              <w:rPr>
                <w:b/>
              </w:rPr>
            </w:pPr>
            <w:r w:rsidRPr="00410FBA">
              <w:rPr>
                <w:b/>
              </w:rPr>
              <w:t>Version</w:t>
            </w:r>
          </w:p>
          <w:p w14:paraId="6AF8218F" w14:textId="77777777" w:rsidR="004F2A06" w:rsidRPr="00410FBA" w:rsidRDefault="00A15B10">
            <w:pPr>
              <w:spacing w:before="120" w:after="120"/>
              <w:jc w:val="center"/>
              <w:rPr>
                <w:b/>
              </w:rPr>
            </w:pPr>
            <w:r w:rsidRPr="00410FBA">
              <w:rPr>
                <w:b/>
              </w:rPr>
              <w:t>Phiên bản</w:t>
            </w:r>
          </w:p>
        </w:tc>
        <w:tc>
          <w:tcPr>
            <w:tcW w:w="2084" w:type="dxa"/>
            <w:vAlign w:val="center"/>
          </w:tcPr>
          <w:p w14:paraId="4C2C574C" w14:textId="77777777" w:rsidR="004F2A06" w:rsidRPr="00410FBA" w:rsidRDefault="00A15B10">
            <w:pPr>
              <w:spacing w:before="120" w:after="120"/>
              <w:jc w:val="center"/>
              <w:rPr>
                <w:b/>
              </w:rPr>
            </w:pPr>
            <w:r w:rsidRPr="00410FBA">
              <w:rPr>
                <w:b/>
              </w:rPr>
              <w:t>Doer</w:t>
            </w:r>
          </w:p>
          <w:p w14:paraId="5C1DCB42" w14:textId="77777777" w:rsidR="004F2A06" w:rsidRPr="00410FBA" w:rsidRDefault="00A15B10">
            <w:pPr>
              <w:spacing w:before="120" w:after="120"/>
              <w:jc w:val="center"/>
              <w:rPr>
                <w:b/>
              </w:rPr>
            </w:pPr>
            <w:r w:rsidRPr="00410FBA">
              <w:rPr>
                <w:b/>
              </w:rPr>
              <w:t>Người thực hiện</w:t>
            </w:r>
          </w:p>
        </w:tc>
        <w:tc>
          <w:tcPr>
            <w:tcW w:w="1850" w:type="dxa"/>
            <w:vAlign w:val="center"/>
          </w:tcPr>
          <w:p w14:paraId="7E0B9C35" w14:textId="77777777" w:rsidR="004F2A06" w:rsidRPr="00410FBA" w:rsidRDefault="00A15B10">
            <w:pPr>
              <w:spacing w:before="120" w:after="120"/>
              <w:jc w:val="center"/>
              <w:rPr>
                <w:b/>
              </w:rPr>
            </w:pPr>
            <w:r w:rsidRPr="00410FBA">
              <w:rPr>
                <w:b/>
              </w:rPr>
              <w:t>Approver</w:t>
            </w:r>
          </w:p>
          <w:p w14:paraId="1E74996A" w14:textId="77777777" w:rsidR="004F2A06" w:rsidRPr="00410FBA" w:rsidRDefault="00A15B10">
            <w:pPr>
              <w:spacing w:before="120" w:after="120"/>
              <w:jc w:val="center"/>
              <w:rPr>
                <w:b/>
              </w:rPr>
            </w:pPr>
            <w:r w:rsidRPr="00410FBA">
              <w:rPr>
                <w:b/>
              </w:rPr>
              <w:t>Người phê duyệt</w:t>
            </w:r>
          </w:p>
        </w:tc>
        <w:tc>
          <w:tcPr>
            <w:tcW w:w="1653" w:type="dxa"/>
            <w:vAlign w:val="center"/>
          </w:tcPr>
          <w:p w14:paraId="7A2E2A3B" w14:textId="77777777" w:rsidR="004F2A06" w:rsidRPr="00410FBA" w:rsidRDefault="00A15B10">
            <w:pPr>
              <w:spacing w:before="120" w:after="120"/>
              <w:jc w:val="center"/>
              <w:rPr>
                <w:b/>
              </w:rPr>
            </w:pPr>
            <w:r w:rsidRPr="00410FBA">
              <w:rPr>
                <w:b/>
              </w:rPr>
              <w:t>Date</w:t>
            </w:r>
          </w:p>
          <w:p w14:paraId="58171883" w14:textId="77777777" w:rsidR="004F2A06" w:rsidRPr="00410FBA" w:rsidRDefault="00A15B10">
            <w:pPr>
              <w:spacing w:before="120" w:after="120"/>
              <w:jc w:val="center"/>
              <w:rPr>
                <w:b/>
              </w:rPr>
            </w:pPr>
            <w:r w:rsidRPr="00410FBA">
              <w:rPr>
                <w:b/>
              </w:rPr>
              <w:t>Ngày hiệu lực</w:t>
            </w:r>
          </w:p>
        </w:tc>
        <w:tc>
          <w:tcPr>
            <w:tcW w:w="1503" w:type="dxa"/>
            <w:vAlign w:val="center"/>
          </w:tcPr>
          <w:p w14:paraId="091435D5" w14:textId="77777777" w:rsidR="004F2A06" w:rsidRPr="00410FBA" w:rsidRDefault="00A15B10">
            <w:pPr>
              <w:spacing w:before="120" w:after="120"/>
              <w:jc w:val="center"/>
              <w:rPr>
                <w:b/>
              </w:rPr>
            </w:pPr>
            <w:r w:rsidRPr="00410FBA">
              <w:rPr>
                <w:b/>
              </w:rPr>
              <w:t>Content</w:t>
            </w:r>
          </w:p>
          <w:p w14:paraId="6761D07E" w14:textId="77777777" w:rsidR="004F2A06" w:rsidRPr="00410FBA" w:rsidRDefault="00A15B10">
            <w:pPr>
              <w:spacing w:before="120" w:after="120"/>
              <w:jc w:val="center"/>
              <w:rPr>
                <w:b/>
              </w:rPr>
            </w:pPr>
            <w:r w:rsidRPr="00410FBA">
              <w:rPr>
                <w:b/>
              </w:rPr>
              <w:t>Nội dung thay đổi</w:t>
            </w:r>
          </w:p>
        </w:tc>
      </w:tr>
      <w:tr w:rsidR="004F2A06" w:rsidRPr="00410FBA" w14:paraId="63D0F101" w14:textId="77777777">
        <w:trPr>
          <w:trHeight w:val="467"/>
        </w:trPr>
        <w:tc>
          <w:tcPr>
            <w:tcW w:w="599" w:type="dxa"/>
            <w:vAlign w:val="center"/>
          </w:tcPr>
          <w:p w14:paraId="40F4333D" w14:textId="77777777" w:rsidR="004F2A06" w:rsidRPr="00410FBA" w:rsidRDefault="00A15B10">
            <w:pPr>
              <w:spacing w:before="120" w:after="120"/>
              <w:jc w:val="center"/>
              <w:rPr>
                <w:b/>
              </w:rPr>
            </w:pPr>
            <w:r w:rsidRPr="00410FBA">
              <w:rPr>
                <w:b/>
              </w:rPr>
              <w:t>1</w:t>
            </w:r>
          </w:p>
        </w:tc>
        <w:tc>
          <w:tcPr>
            <w:tcW w:w="1375" w:type="dxa"/>
            <w:vAlign w:val="center"/>
          </w:tcPr>
          <w:p w14:paraId="735E794F" w14:textId="77777777" w:rsidR="004F2A06" w:rsidRPr="00410FBA" w:rsidRDefault="00A15B10">
            <w:pPr>
              <w:spacing w:before="120" w:after="120"/>
              <w:jc w:val="center"/>
            </w:pPr>
            <w:r w:rsidRPr="00410FBA">
              <w:t>1.0</w:t>
            </w:r>
          </w:p>
        </w:tc>
        <w:tc>
          <w:tcPr>
            <w:tcW w:w="2084" w:type="dxa"/>
          </w:tcPr>
          <w:p w14:paraId="0A60B6DA" w14:textId="77777777" w:rsidR="004F2A06" w:rsidRPr="00410FBA" w:rsidRDefault="00A15B10" w:rsidP="006E4081">
            <w:pPr>
              <w:spacing w:before="120" w:after="120"/>
            </w:pPr>
            <w:r w:rsidRPr="00410FBA">
              <w:t xml:space="preserve">Nguyễn </w:t>
            </w:r>
            <w:r w:rsidR="006E4081" w:rsidRPr="00410FBA">
              <w:t>Lương Hiền</w:t>
            </w:r>
          </w:p>
        </w:tc>
        <w:tc>
          <w:tcPr>
            <w:tcW w:w="1850" w:type="dxa"/>
          </w:tcPr>
          <w:p w14:paraId="3B537315" w14:textId="7B761E5F" w:rsidR="004F2A06" w:rsidRPr="00410FBA" w:rsidRDefault="00410FBA">
            <w:pPr>
              <w:spacing w:before="120" w:after="120"/>
              <w:jc w:val="center"/>
            </w:pPr>
            <w:ins w:id="35" w:author="Dang Oanh" w:date="2024-05-31T15:44:00Z" w16du:dateUtc="2024-05-31T08:44:00Z">
              <w:r w:rsidRPr="00410FBA">
                <w:t>Đoàn Bích Ngọc</w:t>
              </w:r>
            </w:ins>
          </w:p>
        </w:tc>
        <w:tc>
          <w:tcPr>
            <w:tcW w:w="1653" w:type="dxa"/>
            <w:vAlign w:val="center"/>
          </w:tcPr>
          <w:p w14:paraId="4A9AD43D" w14:textId="77777777" w:rsidR="00410FBA" w:rsidRPr="00410FBA" w:rsidRDefault="00410FBA" w:rsidP="00410FBA">
            <w:pPr>
              <w:spacing w:before="120" w:after="120"/>
              <w:jc w:val="center"/>
              <w:rPr>
                <w:ins w:id="36" w:author="Dang Oanh" w:date="2024-05-31T15:44:00Z" w16du:dateUtc="2024-05-31T08:44:00Z"/>
              </w:rPr>
            </w:pPr>
            <w:ins w:id="37" w:author="Dang Oanh" w:date="2024-05-31T15:44:00Z" w16du:dateUtc="2024-05-31T08:44:00Z">
              <w:r w:rsidRPr="00410FBA">
                <w:t>01/05/2024</w:t>
              </w:r>
            </w:ins>
          </w:p>
          <w:p w14:paraId="0B72B4B7" w14:textId="77777777" w:rsidR="004F2A06" w:rsidRPr="00410FBA" w:rsidRDefault="004F2A06">
            <w:pPr>
              <w:spacing w:before="120" w:after="120"/>
              <w:jc w:val="center"/>
            </w:pPr>
          </w:p>
        </w:tc>
        <w:tc>
          <w:tcPr>
            <w:tcW w:w="1503" w:type="dxa"/>
            <w:vAlign w:val="center"/>
          </w:tcPr>
          <w:p w14:paraId="4A8B79EA" w14:textId="77777777" w:rsidR="004F2A06" w:rsidRPr="00410FBA" w:rsidRDefault="00A15B10">
            <w:pPr>
              <w:spacing w:before="120" w:after="120"/>
              <w:jc w:val="center"/>
            </w:pPr>
            <w:r w:rsidRPr="00410FBA">
              <w:t>Tạo mới</w:t>
            </w:r>
          </w:p>
        </w:tc>
      </w:tr>
    </w:tbl>
    <w:p w14:paraId="61BA9BE3" w14:textId="77777777" w:rsidR="004F2A06" w:rsidRPr="00410FBA" w:rsidRDefault="004F2A06">
      <w:pPr>
        <w:spacing w:before="120" w:after="120"/>
        <w:rPr>
          <w:b/>
          <w:sz w:val="26"/>
          <w:szCs w:val="26"/>
        </w:rPr>
      </w:pPr>
    </w:p>
    <w:p w14:paraId="4EFB3C37" w14:textId="77777777" w:rsidR="004F2A06" w:rsidRPr="00410FBA" w:rsidRDefault="00A15B10">
      <w:pPr>
        <w:spacing w:before="120" w:after="120"/>
        <w:rPr>
          <w:b/>
          <w:sz w:val="26"/>
          <w:szCs w:val="26"/>
        </w:rPr>
      </w:pPr>
      <w:r w:rsidRPr="00410FBA">
        <w:br w:type="page"/>
      </w:r>
    </w:p>
    <w:p w14:paraId="1741E146" w14:textId="77777777" w:rsidR="004F2A06" w:rsidRPr="00410FBA" w:rsidRDefault="00A15B10">
      <w:pPr>
        <w:spacing w:before="120" w:after="120"/>
        <w:jc w:val="center"/>
        <w:rPr>
          <w:b/>
          <w:sz w:val="28"/>
          <w:szCs w:val="28"/>
        </w:rPr>
      </w:pPr>
      <w:r w:rsidRPr="00410FBA">
        <w:rPr>
          <w:b/>
          <w:sz w:val="28"/>
          <w:szCs w:val="28"/>
        </w:rPr>
        <w:lastRenderedPageBreak/>
        <w:t>MỤC LỤC</w:t>
      </w:r>
    </w:p>
    <w:bookmarkStart w:id="38" w:name="_heading=h.30j0zll" w:colFirst="0" w:colLast="0" w:displacedByCustomXml="next"/>
    <w:bookmarkEnd w:id="38" w:displacedByCustomXml="next"/>
    <w:sdt>
      <w:sdtPr>
        <w:rPr>
          <w:b w:val="0"/>
        </w:rPr>
        <w:id w:val="-1571108828"/>
        <w:docPartObj>
          <w:docPartGallery w:val="Table of Contents"/>
          <w:docPartUnique/>
        </w:docPartObj>
      </w:sdtPr>
      <w:sdtContent>
        <w:p w14:paraId="00ADBC84" w14:textId="68B97223" w:rsidR="00C63710" w:rsidRPr="00410FBA" w:rsidRDefault="00A15B10">
          <w:pPr>
            <w:pStyle w:val="TOC1"/>
            <w:rPr>
              <w:rFonts w:asciiTheme="minorHAnsi" w:eastAsiaTheme="minorEastAsia" w:hAnsiTheme="minorHAnsi" w:cstheme="minorBidi"/>
              <w:b w:val="0"/>
              <w:noProof/>
              <w:sz w:val="22"/>
              <w:szCs w:val="22"/>
            </w:rPr>
          </w:pPr>
          <w:r w:rsidRPr="00410FBA">
            <w:fldChar w:fldCharType="begin"/>
          </w:r>
          <w:r w:rsidRPr="00410FBA">
            <w:instrText xml:space="preserve"> TOC \h \u \z </w:instrText>
          </w:r>
          <w:r w:rsidRPr="00410FBA">
            <w:fldChar w:fldCharType="separate"/>
          </w:r>
          <w:r w:rsidRPr="00410FBA">
            <w:rPr>
              <w:noProof/>
            </w:rPr>
            <w:fldChar w:fldCharType="begin"/>
          </w:r>
          <w:r w:rsidRPr="00410FBA">
            <w:rPr>
              <w:noProof/>
            </w:rPr>
            <w:instrText>HYPERLINK \l "_Toc167894504"</w:instrText>
          </w:r>
          <w:r w:rsidRPr="00410FBA">
            <w:rPr>
              <w:noProof/>
            </w:rPr>
          </w:r>
          <w:r w:rsidRPr="00410FBA">
            <w:rPr>
              <w:noProof/>
            </w:rPr>
            <w:fldChar w:fldCharType="separate"/>
          </w:r>
          <w:r w:rsidR="00C63710" w:rsidRPr="00410FBA">
            <w:rPr>
              <w:rStyle w:val="Hyperlink"/>
              <w:noProof/>
              <w:color w:val="auto"/>
              <w:rPrChange w:id="39" w:author="Dang Oanh" w:date="2024-05-31T15:47:00Z" w16du:dateUtc="2024-05-31T08:47:00Z">
                <w:rPr>
                  <w:rStyle w:val="Hyperlink"/>
                  <w:noProof/>
                </w:rPr>
              </w:rPrChange>
            </w:rPr>
            <w:t>I.</w:t>
          </w:r>
          <w:r w:rsidR="00C63710" w:rsidRPr="00410FBA">
            <w:rPr>
              <w:rFonts w:asciiTheme="minorHAnsi" w:eastAsiaTheme="minorEastAsia" w:hAnsiTheme="minorHAnsi" w:cstheme="minorBidi"/>
              <w:b w:val="0"/>
              <w:noProof/>
              <w:sz w:val="22"/>
              <w:szCs w:val="22"/>
            </w:rPr>
            <w:tab/>
          </w:r>
          <w:r w:rsidR="00C63710" w:rsidRPr="00410FBA">
            <w:rPr>
              <w:rStyle w:val="Hyperlink"/>
              <w:noProof/>
              <w:color w:val="auto"/>
              <w:rPrChange w:id="40" w:author="Dang Oanh" w:date="2024-05-31T15:47:00Z" w16du:dateUtc="2024-05-31T08:47:00Z">
                <w:rPr>
                  <w:rStyle w:val="Hyperlink"/>
                  <w:noProof/>
                </w:rPr>
              </w:rPrChange>
            </w:rPr>
            <w:t>TỔNG QUAN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_Toc167894504 \h </w:instrText>
          </w:r>
          <w:r w:rsidR="00C63710" w:rsidRPr="00410FBA">
            <w:rPr>
              <w:noProof/>
              <w:webHidden/>
            </w:rPr>
          </w:r>
          <w:r w:rsidR="00C63710" w:rsidRPr="00410FBA">
            <w:rPr>
              <w:noProof/>
              <w:webHidden/>
            </w:rPr>
            <w:fldChar w:fldCharType="separate"/>
          </w:r>
          <w:r w:rsidR="00410FBA" w:rsidRPr="00410FBA">
            <w:rPr>
              <w:noProof/>
              <w:webHidden/>
            </w:rPr>
            <w:t>5</w:t>
          </w:r>
          <w:r w:rsidR="00C63710" w:rsidRPr="00410FBA">
            <w:rPr>
              <w:noProof/>
              <w:webHidden/>
            </w:rPr>
            <w:fldChar w:fldCharType="end"/>
          </w:r>
          <w:r w:rsidRPr="00410FBA">
            <w:rPr>
              <w:noProof/>
            </w:rPr>
            <w:fldChar w:fldCharType="end"/>
          </w:r>
        </w:p>
        <w:p w14:paraId="2425BC91" w14:textId="7D0BEAB1"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"_Toc167894505"</w:instrText>
          </w:r>
          <w:r w:rsidRPr="00410FBA">
            <w:rPr>
              <w:noProof/>
            </w:rPr>
          </w:r>
          <w:r w:rsidRPr="00410FBA">
            <w:rPr>
              <w:noProof/>
            </w:rPr>
            <w:fldChar w:fldCharType="separate"/>
          </w:r>
          <w:r w:rsidR="00C63710" w:rsidRPr="00410FBA">
            <w:rPr>
              <w:rStyle w:val="Hyperlink"/>
              <w:noProof/>
              <w:color w:val="auto"/>
              <w:rPrChange w:id="41" w:author="Dang Oanh" w:date="2024-05-31T15:47:00Z" w16du:dateUtc="2024-05-31T08:47:00Z">
                <w:rPr>
                  <w:rStyle w:val="Hyperlink"/>
                  <w:noProof/>
                </w:rPr>
              </w:rPrChange>
            </w:rPr>
            <w:t>I.1.</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42" w:author="Dang Oanh" w:date="2024-05-31T15:47:00Z" w16du:dateUtc="2024-05-31T08:47:00Z">
                <w:rPr>
                  <w:rStyle w:val="Hyperlink"/>
                  <w:noProof/>
                </w:rPr>
              </w:rPrChange>
            </w:rPr>
            <w:t>Mục đích</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_Toc167894505 \h </w:instrText>
          </w:r>
          <w:r w:rsidR="00C63710" w:rsidRPr="00410FBA">
            <w:rPr>
              <w:noProof/>
              <w:webHidden/>
            </w:rPr>
          </w:r>
          <w:r w:rsidR="00C63710" w:rsidRPr="00410FBA">
            <w:rPr>
              <w:noProof/>
              <w:webHidden/>
            </w:rPr>
            <w:fldChar w:fldCharType="separate"/>
          </w:r>
          <w:r w:rsidR="00410FBA" w:rsidRPr="00410FBA">
            <w:rPr>
              <w:noProof/>
              <w:webHidden/>
            </w:rPr>
            <w:t>5</w:t>
          </w:r>
          <w:r w:rsidR="00C63710" w:rsidRPr="00410FBA">
            <w:rPr>
              <w:noProof/>
              <w:webHidden/>
            </w:rPr>
            <w:fldChar w:fldCharType="end"/>
          </w:r>
          <w:r w:rsidRPr="00410FBA">
            <w:rPr>
              <w:noProof/>
            </w:rPr>
            <w:fldChar w:fldCharType="end"/>
          </w:r>
        </w:p>
        <w:p w14:paraId="56BFCB63" w14:textId="1CF35DBA"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"_Toc167894506"</w:instrText>
          </w:r>
          <w:r w:rsidRPr="00410FBA">
            <w:rPr>
              <w:noProof/>
            </w:rPr>
          </w:r>
          <w:r w:rsidRPr="00410FBA">
            <w:rPr>
              <w:noProof/>
            </w:rPr>
            <w:fldChar w:fldCharType="separate"/>
          </w:r>
          <w:r w:rsidR="00C63710" w:rsidRPr="00410FBA">
            <w:rPr>
              <w:rStyle w:val="Hyperlink"/>
              <w:noProof/>
              <w:color w:val="auto"/>
              <w:rPrChange w:id="43" w:author="Dang Oanh" w:date="2024-05-31T15:47:00Z" w16du:dateUtc="2024-05-31T08:47:00Z">
                <w:rPr>
                  <w:rStyle w:val="Hyperlink"/>
                  <w:noProof/>
                </w:rPr>
              </w:rPrChange>
            </w:rPr>
            <w:t>I.2.</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44" w:author="Dang Oanh" w:date="2024-05-31T15:47:00Z" w16du:dateUtc="2024-05-31T08:47:00Z">
                <w:rPr>
                  <w:rStyle w:val="Hyperlink"/>
                  <w:noProof/>
                </w:rPr>
              </w:rPrChange>
            </w:rPr>
            <w:t>Phạm vi</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_Toc167894506 \h </w:instrText>
          </w:r>
          <w:r w:rsidR="00C63710" w:rsidRPr="00410FBA">
            <w:rPr>
              <w:noProof/>
              <w:webHidden/>
            </w:rPr>
          </w:r>
          <w:r w:rsidR="00C63710" w:rsidRPr="00410FBA">
            <w:rPr>
              <w:noProof/>
              <w:webHidden/>
            </w:rPr>
            <w:fldChar w:fldCharType="separate"/>
          </w:r>
          <w:r w:rsidR="00410FBA" w:rsidRPr="00410FBA">
            <w:rPr>
              <w:noProof/>
              <w:webHidden/>
            </w:rPr>
            <w:t>5</w:t>
          </w:r>
          <w:r w:rsidR="00C63710" w:rsidRPr="00410FBA">
            <w:rPr>
              <w:noProof/>
              <w:webHidden/>
            </w:rPr>
            <w:fldChar w:fldCharType="end"/>
          </w:r>
          <w:r w:rsidRPr="00410FBA">
            <w:rPr>
              <w:noProof/>
            </w:rPr>
            <w:fldChar w:fldCharType="end"/>
          </w:r>
        </w:p>
        <w:p w14:paraId="16EA6999" w14:textId="43E2E30B"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"_Toc167894507"</w:instrText>
          </w:r>
          <w:r w:rsidRPr="00410FBA">
            <w:rPr>
              <w:noProof/>
            </w:rPr>
          </w:r>
          <w:r w:rsidRPr="00410FBA">
            <w:rPr>
              <w:noProof/>
            </w:rPr>
            <w:fldChar w:fldCharType="separate"/>
          </w:r>
          <w:r w:rsidR="00C63710" w:rsidRPr="00410FBA">
            <w:rPr>
              <w:rStyle w:val="Hyperlink"/>
              <w:noProof/>
              <w:color w:val="auto"/>
              <w:rPrChange w:id="45" w:author="Dang Oanh" w:date="2024-05-31T15:47:00Z" w16du:dateUtc="2024-05-31T08:47:00Z">
                <w:rPr>
                  <w:rStyle w:val="Hyperlink"/>
                  <w:noProof/>
                </w:rPr>
              </w:rPrChange>
            </w:rPr>
            <w:t>I.3.</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46" w:author="Dang Oanh" w:date="2024-05-31T15:47:00Z" w16du:dateUtc="2024-05-31T08:47:00Z">
                <w:rPr>
                  <w:rStyle w:val="Hyperlink"/>
                  <w:noProof/>
                </w:rPr>
              </w:rPrChange>
            </w:rPr>
            <w:t>Tài liệu liên quan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_Toc167894507 \h </w:instrText>
          </w:r>
          <w:r w:rsidR="00C63710" w:rsidRPr="00410FBA">
            <w:rPr>
              <w:noProof/>
              <w:webHidden/>
            </w:rPr>
          </w:r>
          <w:r w:rsidR="00C63710" w:rsidRPr="00410FBA">
            <w:rPr>
              <w:noProof/>
              <w:webHidden/>
            </w:rPr>
            <w:fldChar w:fldCharType="separate"/>
          </w:r>
          <w:r w:rsidR="00410FBA" w:rsidRPr="00410FBA">
            <w:rPr>
              <w:noProof/>
              <w:webHidden/>
            </w:rPr>
            <w:t>5</w:t>
          </w:r>
          <w:r w:rsidR="00C63710" w:rsidRPr="00410FBA">
            <w:rPr>
              <w:noProof/>
              <w:webHidden/>
            </w:rPr>
            <w:fldChar w:fldCharType="end"/>
          </w:r>
          <w:r w:rsidRPr="00410FBA">
            <w:rPr>
              <w:noProof/>
            </w:rPr>
            <w:fldChar w:fldCharType="end"/>
          </w:r>
        </w:p>
        <w:p w14:paraId="39E1DF76" w14:textId="0A116BAE"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"_Toc167894508"</w:instrText>
          </w:r>
          <w:r w:rsidRPr="00410FBA">
            <w:rPr>
              <w:noProof/>
            </w:rPr>
          </w:r>
          <w:r w:rsidRPr="00410FBA">
            <w:rPr>
              <w:noProof/>
            </w:rPr>
            <w:fldChar w:fldCharType="separate"/>
          </w:r>
          <w:r w:rsidR="00C63710" w:rsidRPr="00410FBA">
            <w:rPr>
              <w:rStyle w:val="Hyperlink"/>
              <w:noProof/>
              <w:color w:val="auto"/>
              <w:rPrChange w:id="47" w:author="Dang Oanh" w:date="2024-05-31T15:47:00Z" w16du:dateUtc="2024-05-31T08:47:00Z">
                <w:rPr>
                  <w:rStyle w:val="Hyperlink"/>
                  <w:noProof/>
                </w:rPr>
              </w:rPrChange>
            </w:rPr>
            <w:t>I.4.</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48" w:author="Dang Oanh" w:date="2024-05-31T15:47:00Z" w16du:dateUtc="2024-05-31T08:47:00Z">
                <w:rPr>
                  <w:rStyle w:val="Hyperlink"/>
                  <w:noProof/>
                </w:rPr>
              </w:rPrChange>
            </w:rPr>
            <w:t>Giải thích từ ngữ và các chữ viết tắt</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_Toc167894508 \h </w:instrText>
          </w:r>
          <w:r w:rsidR="00C63710" w:rsidRPr="00410FBA">
            <w:rPr>
              <w:noProof/>
              <w:webHidden/>
            </w:rPr>
          </w:r>
          <w:r w:rsidR="00C63710" w:rsidRPr="00410FBA">
            <w:rPr>
              <w:noProof/>
              <w:webHidden/>
            </w:rPr>
            <w:fldChar w:fldCharType="separate"/>
          </w:r>
          <w:r w:rsidR="00410FBA" w:rsidRPr="00410FBA">
            <w:rPr>
              <w:noProof/>
              <w:webHidden/>
            </w:rPr>
            <w:t>5</w:t>
          </w:r>
          <w:r w:rsidR="00C63710" w:rsidRPr="00410FBA">
            <w:rPr>
              <w:noProof/>
              <w:webHidden/>
            </w:rPr>
            <w:fldChar w:fldCharType="end"/>
          </w:r>
          <w:r w:rsidRPr="00410FBA">
            <w:rPr>
              <w:noProof/>
            </w:rPr>
            <w:fldChar w:fldCharType="end"/>
          </w:r>
        </w:p>
        <w:p w14:paraId="29467348" w14:textId="0C358B8B" w:rsidR="00C63710" w:rsidRPr="00410FBA" w:rsidRDefault="00000000">
          <w:pPr>
            <w:pStyle w:val="TOC1"/>
            <w:rPr>
              <w:rFonts w:asciiTheme="minorHAnsi" w:eastAsiaTheme="minorEastAsia" w:hAnsiTheme="minorHAnsi" w:cstheme="minorBidi"/>
              <w:b w:val="0"/>
              <w:noProof/>
              <w:sz w:val="22"/>
              <w:szCs w:val="22"/>
            </w:rPr>
          </w:pPr>
          <w:r w:rsidRPr="00410FBA">
            <w:rPr>
              <w:noProof/>
            </w:rPr>
            <w:fldChar w:fldCharType="begin"/>
          </w:r>
          <w:r w:rsidRPr="00410FBA">
            <w:rPr>
              <w:noProof/>
            </w:rPr>
            <w:instrText>HYPERLINK \l "_Toc167894509"</w:instrText>
          </w:r>
          <w:r w:rsidRPr="00410FBA">
            <w:rPr>
              <w:noProof/>
            </w:rPr>
          </w:r>
          <w:r w:rsidRPr="00410FBA">
            <w:rPr>
              <w:noProof/>
            </w:rPr>
            <w:fldChar w:fldCharType="separate"/>
          </w:r>
          <w:r w:rsidR="00C63710" w:rsidRPr="00410FBA">
            <w:rPr>
              <w:rStyle w:val="Hyperlink"/>
              <w:noProof/>
              <w:color w:val="auto"/>
              <w:rPrChange w:id="49" w:author="Dang Oanh" w:date="2024-05-31T15:47:00Z" w16du:dateUtc="2024-05-31T08:47:00Z">
                <w:rPr>
                  <w:rStyle w:val="Hyperlink"/>
                  <w:noProof/>
                </w:rPr>
              </w:rPrChange>
            </w:rPr>
            <w:t>II.</w:t>
          </w:r>
          <w:r w:rsidR="00C63710" w:rsidRPr="00410FBA">
            <w:rPr>
              <w:rFonts w:asciiTheme="minorHAnsi" w:eastAsiaTheme="minorEastAsia" w:hAnsiTheme="minorHAnsi" w:cstheme="minorBidi"/>
              <w:b w:val="0"/>
              <w:noProof/>
              <w:sz w:val="22"/>
              <w:szCs w:val="22"/>
            </w:rPr>
            <w:tab/>
          </w:r>
          <w:r w:rsidR="00C63710" w:rsidRPr="00410FBA">
            <w:rPr>
              <w:rStyle w:val="Hyperlink"/>
              <w:noProof/>
              <w:color w:val="auto"/>
              <w:rPrChange w:id="50" w:author="Dang Oanh" w:date="2024-05-31T15:47:00Z" w16du:dateUtc="2024-05-31T08:47:00Z">
                <w:rPr>
                  <w:rStyle w:val="Hyperlink"/>
                  <w:noProof/>
                </w:rPr>
              </w:rPrChange>
            </w:rPr>
            <w:t>TỔNG QUAN HỆ THỐNG</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_Toc167894509 \h </w:instrText>
          </w:r>
          <w:r w:rsidR="00C63710" w:rsidRPr="00410FBA">
            <w:rPr>
              <w:noProof/>
              <w:webHidden/>
            </w:rPr>
          </w:r>
          <w:r w:rsidR="00C63710" w:rsidRPr="00410FBA">
            <w:rPr>
              <w:noProof/>
              <w:webHidden/>
            </w:rPr>
            <w:fldChar w:fldCharType="separate"/>
          </w:r>
          <w:r w:rsidR="00410FBA" w:rsidRPr="00410FBA">
            <w:rPr>
              <w:noProof/>
              <w:webHidden/>
            </w:rPr>
            <w:t>6</w:t>
          </w:r>
          <w:r w:rsidR="00C63710" w:rsidRPr="00410FBA">
            <w:rPr>
              <w:noProof/>
              <w:webHidden/>
            </w:rPr>
            <w:fldChar w:fldCharType="end"/>
          </w:r>
          <w:r w:rsidRPr="00410FBA">
            <w:rPr>
              <w:noProof/>
            </w:rPr>
            <w:fldChar w:fldCharType="end"/>
          </w:r>
        </w:p>
        <w:p w14:paraId="0EC15A97" w14:textId="4738A750"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"_Toc167894510"</w:instrText>
          </w:r>
          <w:r w:rsidRPr="00410FBA">
            <w:rPr>
              <w:noProof/>
            </w:rPr>
          </w:r>
          <w:r w:rsidRPr="00410FBA">
            <w:rPr>
              <w:noProof/>
            </w:rPr>
            <w:fldChar w:fldCharType="separate"/>
          </w:r>
          <w:r w:rsidR="00C63710" w:rsidRPr="00410FBA">
            <w:rPr>
              <w:rStyle w:val="Hyperlink"/>
              <w:noProof/>
              <w:color w:val="auto"/>
              <w:rPrChange w:id="51" w:author="Dang Oanh" w:date="2024-05-31T15:47:00Z" w16du:dateUtc="2024-05-31T08:47:00Z">
                <w:rPr>
                  <w:rStyle w:val="Hyperlink"/>
                  <w:noProof/>
                </w:rPr>
              </w:rPrChange>
            </w:rPr>
            <w:t>II.1.</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52" w:author="Dang Oanh" w:date="2024-05-31T15:47:00Z" w16du:dateUtc="2024-05-31T08:47:00Z">
                <w:rPr>
                  <w:rStyle w:val="Hyperlink"/>
                  <w:noProof/>
                </w:rPr>
              </w:rPrChange>
            </w:rPr>
            <w:t>Mục tiêu hệ thống</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_Toc167894510 \h </w:instrText>
          </w:r>
          <w:r w:rsidR="00C63710" w:rsidRPr="00410FBA">
            <w:rPr>
              <w:noProof/>
              <w:webHidden/>
            </w:rPr>
          </w:r>
          <w:r w:rsidR="00C63710" w:rsidRPr="00410FBA">
            <w:rPr>
              <w:noProof/>
              <w:webHidden/>
            </w:rPr>
            <w:fldChar w:fldCharType="separate"/>
          </w:r>
          <w:r w:rsidR="00410FBA" w:rsidRPr="00410FBA">
            <w:rPr>
              <w:noProof/>
              <w:webHidden/>
            </w:rPr>
            <w:t>6</w:t>
          </w:r>
          <w:r w:rsidR="00C63710" w:rsidRPr="00410FBA">
            <w:rPr>
              <w:noProof/>
              <w:webHidden/>
            </w:rPr>
            <w:fldChar w:fldCharType="end"/>
          </w:r>
          <w:r w:rsidRPr="00410FBA">
            <w:rPr>
              <w:noProof/>
            </w:rPr>
            <w:fldChar w:fldCharType="end"/>
          </w:r>
        </w:p>
        <w:p w14:paraId="2ABD06A2" w14:textId="78060472"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"_Toc167894511"</w:instrText>
          </w:r>
          <w:r w:rsidRPr="00410FBA">
            <w:rPr>
              <w:noProof/>
            </w:rPr>
          </w:r>
          <w:r w:rsidRPr="00410FBA">
            <w:rPr>
              <w:noProof/>
            </w:rPr>
            <w:fldChar w:fldCharType="separate"/>
          </w:r>
          <w:r w:rsidR="00C63710" w:rsidRPr="00410FBA">
            <w:rPr>
              <w:rStyle w:val="Hyperlink"/>
              <w:noProof/>
              <w:color w:val="auto"/>
              <w:rPrChange w:id="53" w:author="Dang Oanh" w:date="2024-05-31T15:47:00Z" w16du:dateUtc="2024-05-31T08:47:00Z">
                <w:rPr>
                  <w:rStyle w:val="Hyperlink"/>
                  <w:noProof/>
                </w:rPr>
              </w:rPrChange>
            </w:rPr>
            <w:t>II.2.</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54" w:author="Dang Oanh" w:date="2024-05-31T15:47:00Z" w16du:dateUtc="2024-05-31T08:47:00Z">
                <w:rPr>
                  <w:rStyle w:val="Hyperlink"/>
                  <w:noProof/>
                </w:rPr>
              </w:rPrChange>
            </w:rPr>
            <w:t>Đối tượng người dùng của hệ thống</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_Toc167894511 \h </w:instrText>
          </w:r>
          <w:r w:rsidR="00C63710" w:rsidRPr="00410FBA">
            <w:rPr>
              <w:noProof/>
              <w:webHidden/>
            </w:rPr>
          </w:r>
          <w:r w:rsidR="00C63710" w:rsidRPr="00410FBA">
            <w:rPr>
              <w:noProof/>
              <w:webHidden/>
            </w:rPr>
            <w:fldChar w:fldCharType="separate"/>
          </w:r>
          <w:r w:rsidR="00410FBA" w:rsidRPr="00410FBA">
            <w:rPr>
              <w:noProof/>
              <w:webHidden/>
            </w:rPr>
            <w:t>6</w:t>
          </w:r>
          <w:r w:rsidR="00C63710" w:rsidRPr="00410FBA">
            <w:rPr>
              <w:noProof/>
              <w:webHidden/>
            </w:rPr>
            <w:fldChar w:fldCharType="end"/>
          </w:r>
          <w:r w:rsidRPr="00410FBA">
            <w:rPr>
              <w:noProof/>
            </w:rPr>
            <w:fldChar w:fldCharType="end"/>
          </w:r>
        </w:p>
        <w:p w14:paraId="30B43C09" w14:textId="740960E2" w:rsidR="00C63710" w:rsidRPr="00410FBA" w:rsidRDefault="00000000">
          <w:pPr>
            <w:pStyle w:val="TOC3"/>
            <w:tabs>
              <w:tab w:val="left" w:pos="132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"_Toc167894512"</w:instrText>
          </w:r>
          <w:r w:rsidRPr="00410FBA">
            <w:rPr>
              <w:noProof/>
            </w:rPr>
          </w:r>
          <w:r w:rsidRPr="00410FBA">
            <w:rPr>
              <w:noProof/>
            </w:rPr>
            <w:fldChar w:fldCharType="separate"/>
          </w:r>
          <w:r w:rsidR="00C63710" w:rsidRPr="00410FBA">
            <w:rPr>
              <w:rStyle w:val="Hyperlink"/>
              <w:noProof/>
              <w:color w:val="auto"/>
              <w:rPrChange w:id="55" w:author="Dang Oanh" w:date="2024-05-31T15:47:00Z" w16du:dateUtc="2024-05-31T08:47:00Z">
                <w:rPr>
                  <w:rStyle w:val="Hyperlink"/>
                  <w:noProof/>
                </w:rPr>
              </w:rPrChange>
            </w:rPr>
            <w:t>II.2.1.</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56" w:author="Dang Oanh" w:date="2024-05-31T15:47:00Z" w16du:dateUtc="2024-05-31T08:47:00Z">
                <w:rPr>
                  <w:rStyle w:val="Hyperlink"/>
                  <w:noProof/>
                </w:rPr>
              </w:rPrChange>
            </w:rPr>
            <w:t>Hệ thống phát hành và tra cứu hóa đơn điện tử</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_Toc167894512 \h </w:instrText>
          </w:r>
          <w:r w:rsidR="00C63710" w:rsidRPr="00410FBA">
            <w:rPr>
              <w:noProof/>
              <w:webHidden/>
            </w:rPr>
          </w:r>
          <w:r w:rsidR="00C63710" w:rsidRPr="00410FBA">
            <w:rPr>
              <w:noProof/>
              <w:webHidden/>
            </w:rPr>
            <w:fldChar w:fldCharType="separate"/>
          </w:r>
          <w:r w:rsidR="00410FBA" w:rsidRPr="00410FBA">
            <w:rPr>
              <w:noProof/>
              <w:webHidden/>
            </w:rPr>
            <w:t>6</w:t>
          </w:r>
          <w:r w:rsidR="00C63710" w:rsidRPr="00410FBA">
            <w:rPr>
              <w:noProof/>
              <w:webHidden/>
            </w:rPr>
            <w:fldChar w:fldCharType="end"/>
          </w:r>
          <w:r w:rsidRPr="00410FBA">
            <w:rPr>
              <w:noProof/>
            </w:rPr>
            <w:fldChar w:fldCharType="end"/>
          </w:r>
        </w:p>
        <w:p w14:paraId="0D6FEE2E" w14:textId="6FD37423" w:rsidR="00C63710" w:rsidRPr="00410FBA" w:rsidRDefault="00000000">
          <w:pPr>
            <w:pStyle w:val="TOC1"/>
            <w:rPr>
              <w:rFonts w:asciiTheme="minorHAnsi" w:eastAsiaTheme="minorEastAsia" w:hAnsiTheme="minorHAnsi" w:cstheme="minorBidi"/>
              <w:b w:val="0"/>
              <w:noProof/>
              <w:sz w:val="22"/>
              <w:szCs w:val="22"/>
            </w:rPr>
          </w:pPr>
          <w:r w:rsidRPr="00410FBA">
            <w:rPr>
              <w:noProof/>
            </w:rPr>
            <w:fldChar w:fldCharType="begin"/>
          </w:r>
          <w:r w:rsidRPr="00410FBA">
            <w:rPr>
              <w:noProof/>
            </w:rPr>
            <w:instrText>HYPERLINK \l "_Toc167894513"</w:instrText>
          </w:r>
          <w:r w:rsidRPr="00410FBA">
            <w:rPr>
              <w:noProof/>
            </w:rPr>
          </w:r>
          <w:r w:rsidRPr="00410FBA">
            <w:rPr>
              <w:noProof/>
            </w:rPr>
            <w:fldChar w:fldCharType="separate"/>
          </w:r>
          <w:r w:rsidR="00C63710" w:rsidRPr="00410FBA">
            <w:rPr>
              <w:rStyle w:val="Hyperlink"/>
              <w:noProof/>
              <w:color w:val="auto"/>
              <w:rPrChange w:id="57" w:author="Dang Oanh" w:date="2024-05-31T15:47:00Z" w16du:dateUtc="2024-05-31T08:47:00Z">
                <w:rPr>
                  <w:rStyle w:val="Hyperlink"/>
                  <w:noProof/>
                </w:rPr>
              </w:rPrChange>
            </w:rPr>
            <w:t>III.</w:t>
          </w:r>
          <w:r w:rsidR="00C63710" w:rsidRPr="00410FBA">
            <w:rPr>
              <w:rFonts w:asciiTheme="minorHAnsi" w:eastAsiaTheme="minorEastAsia" w:hAnsiTheme="minorHAnsi" w:cstheme="minorBidi"/>
              <w:b w:val="0"/>
              <w:noProof/>
              <w:sz w:val="22"/>
              <w:szCs w:val="22"/>
            </w:rPr>
            <w:tab/>
          </w:r>
          <w:r w:rsidR="00C63710" w:rsidRPr="00410FBA">
            <w:rPr>
              <w:rStyle w:val="Hyperlink"/>
              <w:noProof/>
              <w:color w:val="auto"/>
              <w:rPrChange w:id="58" w:author="Dang Oanh" w:date="2024-05-31T15:47:00Z" w16du:dateUtc="2024-05-31T08:47:00Z">
                <w:rPr>
                  <w:rStyle w:val="Hyperlink"/>
                  <w:noProof/>
                </w:rPr>
              </w:rPrChange>
            </w:rPr>
            <w:t>QUY TRÌNH NGHIỆP VỤ</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_Toc167894513 \h </w:instrText>
          </w:r>
          <w:r w:rsidR="00C63710" w:rsidRPr="00410FBA">
            <w:rPr>
              <w:noProof/>
              <w:webHidden/>
            </w:rPr>
          </w:r>
          <w:r w:rsidR="00C63710" w:rsidRPr="00410FBA">
            <w:rPr>
              <w:noProof/>
              <w:webHidden/>
            </w:rPr>
            <w:fldChar w:fldCharType="separate"/>
          </w:r>
          <w:r w:rsidR="00410FBA" w:rsidRPr="00410FBA">
            <w:rPr>
              <w:noProof/>
              <w:webHidden/>
            </w:rPr>
            <w:t>10</w:t>
          </w:r>
          <w:r w:rsidR="00C63710" w:rsidRPr="00410FBA">
            <w:rPr>
              <w:noProof/>
              <w:webHidden/>
            </w:rPr>
            <w:fldChar w:fldCharType="end"/>
          </w:r>
          <w:r w:rsidRPr="00410FBA">
            <w:rPr>
              <w:noProof/>
            </w:rPr>
            <w:fldChar w:fldCharType="end"/>
          </w:r>
        </w:p>
        <w:p w14:paraId="1A110413" w14:textId="6A963C6B" w:rsidR="00C63710" w:rsidRPr="00410FBA" w:rsidRDefault="00000000">
          <w:pPr>
            <w:pStyle w:val="TOC2"/>
            <w:tabs>
              <w:tab w:val="left" w:pos="110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"_Toc167894514"</w:instrText>
          </w:r>
          <w:r w:rsidRPr="00410FBA">
            <w:rPr>
              <w:noProof/>
            </w:rPr>
          </w:r>
          <w:r w:rsidRPr="00410FBA">
            <w:rPr>
              <w:noProof/>
            </w:rPr>
            <w:fldChar w:fldCharType="separate"/>
          </w:r>
          <w:r w:rsidR="00C63710" w:rsidRPr="00410FBA">
            <w:rPr>
              <w:rStyle w:val="Hyperlink"/>
              <w:noProof/>
              <w:color w:val="auto"/>
              <w:rPrChange w:id="59" w:author="Dang Oanh" w:date="2024-05-31T15:47:00Z" w16du:dateUtc="2024-05-31T08:47:00Z">
                <w:rPr>
                  <w:rStyle w:val="Hyperlink"/>
                  <w:noProof/>
                </w:rPr>
              </w:rPrChange>
            </w:rPr>
            <w:t>III.1.</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60" w:author="Dang Oanh" w:date="2024-05-31T15:47:00Z" w16du:dateUtc="2024-05-31T08:47:00Z">
                <w:rPr>
                  <w:rStyle w:val="Hyperlink"/>
                  <w:noProof/>
                </w:rPr>
              </w:rPrChange>
            </w:rPr>
            <w:t>Quy trình nghiệp vụ tổng thể hệ thống phát hành</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_Toc167894514 \h </w:instrText>
          </w:r>
          <w:r w:rsidR="00C63710" w:rsidRPr="00410FBA">
            <w:rPr>
              <w:noProof/>
              <w:webHidden/>
            </w:rPr>
          </w:r>
          <w:r w:rsidR="00C63710" w:rsidRPr="00410FBA">
            <w:rPr>
              <w:noProof/>
              <w:webHidden/>
            </w:rPr>
            <w:fldChar w:fldCharType="separate"/>
          </w:r>
          <w:r w:rsidR="00410FBA" w:rsidRPr="00410FBA">
            <w:rPr>
              <w:noProof/>
              <w:webHidden/>
            </w:rPr>
            <w:t>10</w:t>
          </w:r>
          <w:r w:rsidR="00C63710" w:rsidRPr="00410FBA">
            <w:rPr>
              <w:noProof/>
              <w:webHidden/>
            </w:rPr>
            <w:fldChar w:fldCharType="end"/>
          </w:r>
          <w:r w:rsidRPr="00410FBA">
            <w:rPr>
              <w:noProof/>
            </w:rPr>
            <w:fldChar w:fldCharType="end"/>
          </w:r>
        </w:p>
        <w:p w14:paraId="19D60A92" w14:textId="574F1536" w:rsidR="00C63710" w:rsidRPr="00410FBA" w:rsidRDefault="00000000">
          <w:pPr>
            <w:pStyle w:val="TOC3"/>
            <w:tabs>
              <w:tab w:val="left" w:pos="154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"_Toc167894515"</w:instrText>
          </w:r>
          <w:r w:rsidRPr="00410FBA">
            <w:rPr>
              <w:noProof/>
            </w:rPr>
          </w:r>
          <w:r w:rsidRPr="00410FBA">
            <w:rPr>
              <w:noProof/>
            </w:rPr>
            <w:fldChar w:fldCharType="separate"/>
          </w:r>
          <w:r w:rsidR="00C63710" w:rsidRPr="00410FBA">
            <w:rPr>
              <w:rStyle w:val="Hyperlink"/>
              <w:noProof/>
              <w:color w:val="auto"/>
              <w:rPrChange w:id="61" w:author="Dang Oanh" w:date="2024-05-31T15:47:00Z" w16du:dateUtc="2024-05-31T08:47:00Z">
                <w:rPr>
                  <w:rStyle w:val="Hyperlink"/>
                  <w:noProof/>
                </w:rPr>
              </w:rPrChange>
            </w:rPr>
            <w:t>III.1.1.</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62" w:author="Dang Oanh" w:date="2024-05-31T15:47:00Z" w16du:dateUtc="2024-05-31T08:47:00Z">
                <w:rPr>
                  <w:rStyle w:val="Hyperlink"/>
                  <w:noProof/>
                </w:rPr>
              </w:rPrChange>
            </w:rPr>
            <w:t>Quy trình tổng thể</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_Toc167894515 \h </w:instrText>
          </w:r>
          <w:r w:rsidR="00C63710" w:rsidRPr="00410FBA">
            <w:rPr>
              <w:noProof/>
              <w:webHidden/>
            </w:rPr>
          </w:r>
          <w:r w:rsidR="00C63710" w:rsidRPr="00410FBA">
            <w:rPr>
              <w:noProof/>
              <w:webHidden/>
            </w:rPr>
            <w:fldChar w:fldCharType="separate"/>
          </w:r>
          <w:r w:rsidR="00410FBA" w:rsidRPr="00410FBA">
            <w:rPr>
              <w:noProof/>
              <w:webHidden/>
            </w:rPr>
            <w:t>10</w:t>
          </w:r>
          <w:r w:rsidR="00C63710" w:rsidRPr="00410FBA">
            <w:rPr>
              <w:noProof/>
              <w:webHidden/>
            </w:rPr>
            <w:fldChar w:fldCharType="end"/>
          </w:r>
          <w:r w:rsidRPr="00410FBA">
            <w:rPr>
              <w:noProof/>
            </w:rPr>
            <w:fldChar w:fldCharType="end"/>
          </w:r>
        </w:p>
        <w:p w14:paraId="43604952" w14:textId="22E3C31D" w:rsidR="00C63710" w:rsidRPr="00410FBA" w:rsidRDefault="00000000">
          <w:pPr>
            <w:pStyle w:val="TOC2"/>
            <w:tabs>
              <w:tab w:val="left" w:pos="110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"_Toc167894516"</w:instrText>
          </w:r>
          <w:r w:rsidRPr="00410FBA">
            <w:rPr>
              <w:noProof/>
            </w:rPr>
          </w:r>
          <w:r w:rsidRPr="00410FBA">
            <w:rPr>
              <w:noProof/>
            </w:rPr>
            <w:fldChar w:fldCharType="separate"/>
          </w:r>
          <w:r w:rsidR="00C63710" w:rsidRPr="00410FBA">
            <w:rPr>
              <w:rStyle w:val="Hyperlink"/>
              <w:noProof/>
              <w:color w:val="auto"/>
              <w:rPrChange w:id="63" w:author="Dang Oanh" w:date="2024-05-31T15:47:00Z" w16du:dateUtc="2024-05-31T08:47:00Z">
                <w:rPr>
                  <w:rStyle w:val="Hyperlink"/>
                  <w:noProof/>
                </w:rPr>
              </w:rPrChange>
            </w:rPr>
            <w:t>III.2.</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64" w:author="Dang Oanh" w:date="2024-05-31T15:47:00Z" w16du:dateUtc="2024-05-31T08:47:00Z">
                <w:rPr>
                  <w:rStyle w:val="Hyperlink"/>
                  <w:noProof/>
                </w:rPr>
              </w:rPrChange>
            </w:rPr>
            <w:t>Quy trình chi tiết</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_Toc167894516 \h </w:instrText>
          </w:r>
          <w:r w:rsidR="00C63710" w:rsidRPr="00410FBA">
            <w:rPr>
              <w:noProof/>
              <w:webHidden/>
            </w:rPr>
          </w:r>
          <w:r w:rsidR="00C63710" w:rsidRPr="00410FBA">
            <w:rPr>
              <w:noProof/>
              <w:webHidden/>
            </w:rPr>
            <w:fldChar w:fldCharType="separate"/>
          </w:r>
          <w:r w:rsidR="00410FBA" w:rsidRPr="00410FBA">
            <w:rPr>
              <w:noProof/>
              <w:webHidden/>
            </w:rPr>
            <w:t>12</w:t>
          </w:r>
          <w:r w:rsidR="00C63710" w:rsidRPr="00410FBA">
            <w:rPr>
              <w:noProof/>
              <w:webHidden/>
            </w:rPr>
            <w:fldChar w:fldCharType="end"/>
          </w:r>
          <w:r w:rsidRPr="00410FBA">
            <w:rPr>
              <w:noProof/>
            </w:rPr>
            <w:fldChar w:fldCharType="end"/>
          </w:r>
        </w:p>
        <w:p w14:paraId="5FE9B72A" w14:textId="7743BDD9" w:rsidR="00C63710" w:rsidRPr="00410FBA" w:rsidRDefault="00000000">
          <w:pPr>
            <w:pStyle w:val="TOC3"/>
            <w:tabs>
              <w:tab w:val="left" w:pos="154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"_Toc167894517"</w:instrText>
          </w:r>
          <w:r w:rsidRPr="00410FBA">
            <w:rPr>
              <w:noProof/>
            </w:rPr>
          </w:r>
          <w:r w:rsidRPr="00410FBA">
            <w:rPr>
              <w:noProof/>
            </w:rPr>
            <w:fldChar w:fldCharType="separate"/>
          </w:r>
          <w:r w:rsidR="00C63710" w:rsidRPr="00410FBA">
            <w:rPr>
              <w:rStyle w:val="Hyperlink"/>
              <w:noProof/>
              <w:color w:val="auto"/>
              <w:rPrChange w:id="65" w:author="Dang Oanh" w:date="2024-05-31T15:47:00Z" w16du:dateUtc="2024-05-31T08:47:00Z">
                <w:rPr>
                  <w:rStyle w:val="Hyperlink"/>
                  <w:noProof/>
                </w:rPr>
              </w:rPrChange>
            </w:rPr>
            <w:t>III.2.1.</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66" w:author="Dang Oanh" w:date="2024-05-31T15:47:00Z" w16du:dateUtc="2024-05-31T08:47:00Z">
                <w:rPr>
                  <w:rStyle w:val="Hyperlink"/>
                  <w:noProof/>
                </w:rPr>
              </w:rPrChange>
            </w:rPr>
            <w:t>Quy trình nghiệp vụ Quản lý phát hành hóa đơn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_Toc167894517 \h </w:instrText>
          </w:r>
          <w:r w:rsidR="00C63710" w:rsidRPr="00410FBA">
            <w:rPr>
              <w:noProof/>
              <w:webHidden/>
            </w:rPr>
          </w:r>
          <w:r w:rsidR="00C63710" w:rsidRPr="00410FBA">
            <w:rPr>
              <w:noProof/>
              <w:webHidden/>
            </w:rPr>
            <w:fldChar w:fldCharType="separate"/>
          </w:r>
          <w:r w:rsidR="00410FBA" w:rsidRPr="00410FBA">
            <w:rPr>
              <w:noProof/>
              <w:webHidden/>
            </w:rPr>
            <w:t>12</w:t>
          </w:r>
          <w:r w:rsidR="00C63710" w:rsidRPr="00410FBA">
            <w:rPr>
              <w:noProof/>
              <w:webHidden/>
            </w:rPr>
            <w:fldChar w:fldCharType="end"/>
          </w:r>
          <w:r w:rsidRPr="00410FBA">
            <w:rPr>
              <w:noProof/>
            </w:rPr>
            <w:fldChar w:fldCharType="end"/>
          </w:r>
        </w:p>
        <w:p w14:paraId="2424A113" w14:textId="11291249" w:rsidR="00C63710" w:rsidRPr="00410FBA" w:rsidRDefault="00000000">
          <w:pPr>
            <w:pStyle w:val="TOC3"/>
            <w:tabs>
              <w:tab w:val="left" w:pos="154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"_Toc167894518"</w:instrText>
          </w:r>
          <w:r w:rsidRPr="00410FBA">
            <w:rPr>
              <w:noProof/>
            </w:rPr>
          </w:r>
          <w:r w:rsidRPr="00410FBA">
            <w:rPr>
              <w:noProof/>
            </w:rPr>
            <w:fldChar w:fldCharType="separate"/>
          </w:r>
          <w:r w:rsidR="00C63710" w:rsidRPr="00410FBA">
            <w:rPr>
              <w:rStyle w:val="Hyperlink"/>
              <w:noProof/>
              <w:color w:val="auto"/>
              <w:rPrChange w:id="67" w:author="Dang Oanh" w:date="2024-05-31T15:47:00Z" w16du:dateUtc="2024-05-31T08:47:00Z">
                <w:rPr>
                  <w:rStyle w:val="Hyperlink"/>
                  <w:noProof/>
                </w:rPr>
              </w:rPrChange>
            </w:rPr>
            <w:t>III.2.2.</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68" w:author="Dang Oanh" w:date="2024-05-31T15:47:00Z" w16du:dateUtc="2024-05-31T08:47:00Z">
                <w:rPr>
                  <w:rStyle w:val="Hyperlink"/>
                  <w:noProof/>
                </w:rPr>
              </w:rPrChange>
            </w:rPr>
            <w:t>Quy trình nghiệp vụ Phân phối hóa đơn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_Toc167894518 \h </w:instrText>
          </w:r>
          <w:r w:rsidR="00C63710" w:rsidRPr="00410FBA">
            <w:rPr>
              <w:noProof/>
              <w:webHidden/>
            </w:rPr>
          </w:r>
          <w:r w:rsidR="00C63710" w:rsidRPr="00410FBA">
            <w:rPr>
              <w:noProof/>
              <w:webHidden/>
            </w:rPr>
            <w:fldChar w:fldCharType="separate"/>
          </w:r>
          <w:r w:rsidR="00410FBA" w:rsidRPr="00410FBA">
            <w:rPr>
              <w:noProof/>
              <w:webHidden/>
            </w:rPr>
            <w:t>14</w:t>
          </w:r>
          <w:r w:rsidR="00C63710" w:rsidRPr="00410FBA">
            <w:rPr>
              <w:noProof/>
              <w:webHidden/>
            </w:rPr>
            <w:fldChar w:fldCharType="end"/>
          </w:r>
          <w:r w:rsidRPr="00410FBA">
            <w:rPr>
              <w:noProof/>
            </w:rPr>
            <w:fldChar w:fldCharType="end"/>
          </w:r>
        </w:p>
        <w:p w14:paraId="2C440F13" w14:textId="21BBF6D1" w:rsidR="00C63710" w:rsidRPr="00410FBA" w:rsidRDefault="00000000">
          <w:pPr>
            <w:pStyle w:val="TOC3"/>
            <w:tabs>
              <w:tab w:val="left" w:pos="154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"_Toc167894519"</w:instrText>
          </w:r>
          <w:r w:rsidRPr="00410FBA">
            <w:rPr>
              <w:noProof/>
            </w:rPr>
          </w:r>
          <w:r w:rsidRPr="00410FBA">
            <w:rPr>
              <w:noProof/>
            </w:rPr>
            <w:fldChar w:fldCharType="separate"/>
          </w:r>
          <w:r w:rsidR="00C63710" w:rsidRPr="00410FBA">
            <w:rPr>
              <w:rStyle w:val="Hyperlink"/>
              <w:noProof/>
              <w:color w:val="auto"/>
              <w:rPrChange w:id="69" w:author="Dang Oanh" w:date="2024-05-31T15:47:00Z" w16du:dateUtc="2024-05-31T08:47:00Z">
                <w:rPr>
                  <w:rStyle w:val="Hyperlink"/>
                  <w:noProof/>
                </w:rPr>
              </w:rPrChange>
            </w:rPr>
            <w:t>III.2.3.</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70" w:author="Dang Oanh" w:date="2024-05-31T15:47:00Z" w16du:dateUtc="2024-05-31T08:47:00Z">
                <w:rPr>
                  <w:rStyle w:val="Hyperlink"/>
                  <w:noProof/>
                </w:rPr>
              </w:rPrChange>
            </w:rPr>
            <w:t>Quy trình phát hành hóa đơn có mã của CQT</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_Toc167894519 \h </w:instrText>
          </w:r>
          <w:r w:rsidR="00C63710" w:rsidRPr="00410FBA">
            <w:rPr>
              <w:noProof/>
              <w:webHidden/>
            </w:rPr>
          </w:r>
          <w:r w:rsidR="00C63710" w:rsidRPr="00410FBA">
            <w:rPr>
              <w:noProof/>
              <w:webHidden/>
            </w:rPr>
            <w:fldChar w:fldCharType="separate"/>
          </w:r>
          <w:r w:rsidR="00410FBA" w:rsidRPr="00410FBA">
            <w:rPr>
              <w:noProof/>
              <w:webHidden/>
            </w:rPr>
            <w:t>15</w:t>
          </w:r>
          <w:r w:rsidR="00C63710" w:rsidRPr="00410FBA">
            <w:rPr>
              <w:noProof/>
              <w:webHidden/>
            </w:rPr>
            <w:fldChar w:fldCharType="end"/>
          </w:r>
          <w:r w:rsidRPr="00410FBA">
            <w:rPr>
              <w:noProof/>
            </w:rPr>
            <w:fldChar w:fldCharType="end"/>
          </w:r>
        </w:p>
        <w:p w14:paraId="4A031615" w14:textId="757EA319" w:rsidR="00C63710" w:rsidRPr="00410FBA" w:rsidRDefault="00000000">
          <w:pPr>
            <w:pStyle w:val="TOC1"/>
            <w:rPr>
              <w:rFonts w:asciiTheme="minorHAnsi" w:eastAsiaTheme="minorEastAsia" w:hAnsiTheme="minorHAnsi" w:cstheme="minorBidi"/>
              <w:b w:val="0"/>
              <w:noProof/>
              <w:sz w:val="22"/>
              <w:szCs w:val="22"/>
            </w:rPr>
          </w:pPr>
          <w:r w:rsidRPr="00410FBA">
            <w:rPr>
              <w:noProof/>
            </w:rPr>
            <w:fldChar w:fldCharType="begin"/>
          </w:r>
          <w:r w:rsidRPr="00410FBA">
            <w:rPr>
              <w:noProof/>
            </w:rPr>
            <w:instrText>HYPERLINK \l "_Toc167894520"</w:instrText>
          </w:r>
          <w:r w:rsidRPr="00410FBA">
            <w:rPr>
              <w:noProof/>
            </w:rPr>
          </w:r>
          <w:r w:rsidRPr="00410FBA">
            <w:rPr>
              <w:noProof/>
            </w:rPr>
            <w:fldChar w:fldCharType="separate"/>
          </w:r>
          <w:r w:rsidR="00C63710" w:rsidRPr="00410FBA">
            <w:rPr>
              <w:rStyle w:val="Hyperlink"/>
              <w:noProof/>
              <w:color w:val="auto"/>
              <w:rPrChange w:id="71" w:author="Dang Oanh" w:date="2024-05-31T15:47:00Z" w16du:dateUtc="2024-05-31T08:47:00Z">
                <w:rPr>
                  <w:rStyle w:val="Hyperlink"/>
                  <w:noProof/>
                </w:rPr>
              </w:rPrChange>
            </w:rPr>
            <w:t>IV.</w:t>
          </w:r>
          <w:r w:rsidR="00C63710" w:rsidRPr="00410FBA">
            <w:rPr>
              <w:rFonts w:asciiTheme="minorHAnsi" w:eastAsiaTheme="minorEastAsia" w:hAnsiTheme="minorHAnsi" w:cstheme="minorBidi"/>
              <w:b w:val="0"/>
              <w:noProof/>
              <w:sz w:val="22"/>
              <w:szCs w:val="22"/>
            </w:rPr>
            <w:tab/>
          </w:r>
          <w:r w:rsidR="00C63710" w:rsidRPr="00410FBA">
            <w:rPr>
              <w:rStyle w:val="Hyperlink"/>
              <w:noProof/>
              <w:color w:val="auto"/>
              <w:rPrChange w:id="72" w:author="Dang Oanh" w:date="2024-05-31T15:47:00Z" w16du:dateUtc="2024-05-31T08:47:00Z">
                <w:rPr>
                  <w:rStyle w:val="Hyperlink"/>
                  <w:noProof/>
                </w:rPr>
              </w:rPrChange>
            </w:rPr>
            <w:t>YÊU CẦU CHỨC NĂNG</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_Toc167894520 \h </w:instrText>
          </w:r>
          <w:r w:rsidR="00C63710" w:rsidRPr="00410FBA">
            <w:rPr>
              <w:noProof/>
              <w:webHidden/>
            </w:rPr>
          </w:r>
          <w:r w:rsidR="00C63710" w:rsidRPr="00410FBA">
            <w:rPr>
              <w:noProof/>
              <w:webHidden/>
            </w:rPr>
            <w:fldChar w:fldCharType="separate"/>
          </w:r>
          <w:r w:rsidR="00410FBA" w:rsidRPr="00410FBA">
            <w:rPr>
              <w:noProof/>
              <w:webHidden/>
            </w:rPr>
            <w:t>19</w:t>
          </w:r>
          <w:r w:rsidR="00C63710" w:rsidRPr="00410FBA">
            <w:rPr>
              <w:noProof/>
              <w:webHidden/>
            </w:rPr>
            <w:fldChar w:fldCharType="end"/>
          </w:r>
          <w:r w:rsidRPr="00410FBA">
            <w:rPr>
              <w:noProof/>
            </w:rPr>
            <w:fldChar w:fldCharType="end"/>
          </w:r>
        </w:p>
        <w:p w14:paraId="7372F6B9" w14:textId="424C4DE9" w:rsidR="00C63710" w:rsidRPr="00410FBA" w:rsidRDefault="00000000">
          <w:pPr>
            <w:pStyle w:val="TOC2"/>
            <w:tabs>
              <w:tab w:val="left" w:pos="110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"_Toc167894521"</w:instrText>
          </w:r>
          <w:r w:rsidRPr="00410FBA">
            <w:rPr>
              <w:noProof/>
            </w:rPr>
          </w:r>
          <w:r w:rsidRPr="00410FBA">
            <w:rPr>
              <w:noProof/>
            </w:rPr>
            <w:fldChar w:fldCharType="separate"/>
          </w:r>
          <w:r w:rsidR="00C63710" w:rsidRPr="00410FBA">
            <w:rPr>
              <w:rStyle w:val="Hyperlink"/>
              <w:noProof/>
              <w:color w:val="auto"/>
              <w:rPrChange w:id="73" w:author="Dang Oanh" w:date="2024-05-31T15:47:00Z" w16du:dateUtc="2024-05-31T08:47:00Z">
                <w:rPr>
                  <w:rStyle w:val="Hyperlink"/>
                  <w:noProof/>
                </w:rPr>
              </w:rPrChange>
            </w:rPr>
            <w:t>IV.1.</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74" w:author="Dang Oanh" w:date="2024-05-31T15:47:00Z" w16du:dateUtc="2024-05-31T08:47:00Z">
                <w:rPr>
                  <w:rStyle w:val="Hyperlink"/>
                  <w:noProof/>
                </w:rPr>
              </w:rPrChange>
            </w:rPr>
            <w:t>Quản trị hệ thống</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_Toc167894521 \h </w:instrText>
          </w:r>
          <w:r w:rsidR="00C63710" w:rsidRPr="00410FBA">
            <w:rPr>
              <w:noProof/>
              <w:webHidden/>
            </w:rPr>
          </w:r>
          <w:r w:rsidR="00C63710" w:rsidRPr="00410FBA">
            <w:rPr>
              <w:noProof/>
              <w:webHidden/>
            </w:rPr>
            <w:fldChar w:fldCharType="separate"/>
          </w:r>
          <w:r w:rsidR="00410FBA" w:rsidRPr="00410FBA">
            <w:rPr>
              <w:noProof/>
              <w:webHidden/>
            </w:rPr>
            <w:t>19</w:t>
          </w:r>
          <w:r w:rsidR="00C63710" w:rsidRPr="00410FBA">
            <w:rPr>
              <w:noProof/>
              <w:webHidden/>
            </w:rPr>
            <w:fldChar w:fldCharType="end"/>
          </w:r>
          <w:r w:rsidRPr="00410FBA">
            <w:rPr>
              <w:noProof/>
            </w:rPr>
            <w:fldChar w:fldCharType="end"/>
          </w:r>
        </w:p>
        <w:p w14:paraId="1C7001E8" w14:textId="4490AC3D"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"_Toc167894522"</w:instrText>
          </w:r>
          <w:r w:rsidRPr="00410FBA">
            <w:rPr>
              <w:noProof/>
            </w:rPr>
          </w:r>
          <w:r w:rsidRPr="00410FBA">
            <w:rPr>
              <w:noProof/>
            </w:rPr>
            <w:fldChar w:fldCharType="separate"/>
          </w:r>
          <w:r w:rsidR="00C63710" w:rsidRPr="00410FBA">
            <w:rPr>
              <w:rStyle w:val="Hyperlink"/>
              <w:noProof/>
              <w:color w:val="auto"/>
              <w:rPrChange w:id="75" w:author="Dang Oanh" w:date="2024-05-31T15:47:00Z" w16du:dateUtc="2024-05-31T08:47:00Z">
                <w:rPr>
                  <w:rStyle w:val="Hyperlink"/>
                  <w:noProof/>
                </w:rPr>
              </w:rPrChange>
            </w:rPr>
            <w:t>IV.1.1 Đăng nhập</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_Toc167894522 \h </w:instrText>
          </w:r>
          <w:r w:rsidR="00C63710" w:rsidRPr="00410FBA">
            <w:rPr>
              <w:noProof/>
              <w:webHidden/>
            </w:rPr>
          </w:r>
          <w:r w:rsidR="00C63710" w:rsidRPr="00410FBA">
            <w:rPr>
              <w:noProof/>
              <w:webHidden/>
            </w:rPr>
            <w:fldChar w:fldCharType="separate"/>
          </w:r>
          <w:r w:rsidR="00410FBA" w:rsidRPr="00410FBA">
            <w:rPr>
              <w:noProof/>
              <w:webHidden/>
            </w:rPr>
            <w:t>20</w:t>
          </w:r>
          <w:r w:rsidR="00C63710" w:rsidRPr="00410FBA">
            <w:rPr>
              <w:noProof/>
              <w:webHidden/>
            </w:rPr>
            <w:fldChar w:fldCharType="end"/>
          </w:r>
          <w:r w:rsidRPr="00410FBA">
            <w:rPr>
              <w:noProof/>
            </w:rPr>
            <w:fldChar w:fldCharType="end"/>
          </w:r>
        </w:p>
        <w:p w14:paraId="1005EDF0" w14:textId="271C7E4D"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"_Toc167894523"</w:instrText>
          </w:r>
          <w:r w:rsidRPr="00410FBA">
            <w:rPr>
              <w:noProof/>
            </w:rPr>
          </w:r>
          <w:r w:rsidRPr="00410FBA">
            <w:rPr>
              <w:noProof/>
            </w:rPr>
            <w:fldChar w:fldCharType="separate"/>
          </w:r>
          <w:r w:rsidR="00C63710" w:rsidRPr="00410FBA">
            <w:rPr>
              <w:rStyle w:val="Hyperlink"/>
              <w:noProof/>
              <w:color w:val="auto"/>
              <w:rPrChange w:id="76" w:author="Dang Oanh" w:date="2024-05-31T15:47:00Z" w16du:dateUtc="2024-05-31T08:47:00Z">
                <w:rPr>
                  <w:rStyle w:val="Hyperlink"/>
                  <w:noProof/>
                </w:rPr>
              </w:rPrChange>
            </w:rPr>
            <w:t>IV.1.2 Quản lý người dùng</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_Toc167894523 \h </w:instrText>
          </w:r>
          <w:r w:rsidR="00C63710" w:rsidRPr="00410FBA">
            <w:rPr>
              <w:noProof/>
              <w:webHidden/>
            </w:rPr>
          </w:r>
          <w:r w:rsidR="00C63710" w:rsidRPr="00410FBA">
            <w:rPr>
              <w:noProof/>
              <w:webHidden/>
            </w:rPr>
            <w:fldChar w:fldCharType="separate"/>
          </w:r>
          <w:r w:rsidR="00410FBA" w:rsidRPr="00410FBA">
            <w:rPr>
              <w:noProof/>
              <w:webHidden/>
            </w:rPr>
            <w:t>21</w:t>
          </w:r>
          <w:r w:rsidR="00C63710" w:rsidRPr="00410FBA">
            <w:rPr>
              <w:noProof/>
              <w:webHidden/>
            </w:rPr>
            <w:fldChar w:fldCharType="end"/>
          </w:r>
          <w:r w:rsidRPr="00410FBA">
            <w:rPr>
              <w:noProof/>
            </w:rPr>
            <w:fldChar w:fldCharType="end"/>
          </w:r>
        </w:p>
        <w:p w14:paraId="4E85BCB2" w14:textId="76B782ED"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"_Toc167894524"</w:instrText>
          </w:r>
          <w:r w:rsidRPr="00410FBA">
            <w:rPr>
              <w:noProof/>
            </w:rPr>
          </w:r>
          <w:r w:rsidRPr="00410FBA">
            <w:rPr>
              <w:noProof/>
            </w:rPr>
            <w:fldChar w:fldCharType="separate"/>
          </w:r>
          <w:r w:rsidR="00C63710" w:rsidRPr="00410FBA">
            <w:rPr>
              <w:rStyle w:val="Hyperlink"/>
              <w:noProof/>
              <w:color w:val="auto"/>
              <w:rPrChange w:id="77" w:author="Dang Oanh" w:date="2024-05-31T15:47:00Z" w16du:dateUtc="2024-05-31T08:47:00Z">
                <w:rPr>
                  <w:rStyle w:val="Hyperlink"/>
                  <w:noProof/>
                </w:rPr>
              </w:rPrChange>
            </w:rPr>
            <w:t>IV.1.3 Quản lý menu</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_Toc167894524 \h </w:instrText>
          </w:r>
          <w:r w:rsidR="00C63710" w:rsidRPr="00410FBA">
            <w:rPr>
              <w:noProof/>
              <w:webHidden/>
            </w:rPr>
          </w:r>
          <w:r w:rsidR="00C63710" w:rsidRPr="00410FBA">
            <w:rPr>
              <w:noProof/>
              <w:webHidden/>
            </w:rPr>
            <w:fldChar w:fldCharType="separate"/>
          </w:r>
          <w:r w:rsidR="00410FBA" w:rsidRPr="00410FBA">
            <w:rPr>
              <w:noProof/>
              <w:webHidden/>
            </w:rPr>
            <w:t>28</w:t>
          </w:r>
          <w:r w:rsidR="00C63710" w:rsidRPr="00410FBA">
            <w:rPr>
              <w:noProof/>
              <w:webHidden/>
            </w:rPr>
            <w:fldChar w:fldCharType="end"/>
          </w:r>
          <w:r w:rsidRPr="00410FBA">
            <w:rPr>
              <w:noProof/>
            </w:rPr>
            <w:fldChar w:fldCharType="end"/>
          </w:r>
        </w:p>
        <w:p w14:paraId="7BA4CE74" w14:textId="1E51A8EC"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"_Toc167894525"</w:instrText>
          </w:r>
          <w:r w:rsidRPr="00410FBA">
            <w:rPr>
              <w:noProof/>
            </w:rPr>
          </w:r>
          <w:r w:rsidRPr="00410FBA">
            <w:rPr>
              <w:noProof/>
            </w:rPr>
            <w:fldChar w:fldCharType="separate"/>
          </w:r>
          <w:r w:rsidR="00C63710" w:rsidRPr="00410FBA">
            <w:rPr>
              <w:rStyle w:val="Hyperlink"/>
              <w:noProof/>
              <w:color w:val="auto"/>
              <w:rPrChange w:id="78" w:author="Dang Oanh" w:date="2024-05-31T15:47:00Z" w16du:dateUtc="2024-05-31T08:47:00Z">
                <w:rPr>
                  <w:rStyle w:val="Hyperlink"/>
                  <w:noProof/>
                </w:rPr>
              </w:rPrChange>
            </w:rPr>
            <w:t>IV.1.4 Quản lý vai trò</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_Toc167894525 \h </w:instrText>
          </w:r>
          <w:r w:rsidR="00C63710" w:rsidRPr="00410FBA">
            <w:rPr>
              <w:noProof/>
              <w:webHidden/>
            </w:rPr>
          </w:r>
          <w:r w:rsidR="00C63710" w:rsidRPr="00410FBA">
            <w:rPr>
              <w:noProof/>
              <w:webHidden/>
            </w:rPr>
            <w:fldChar w:fldCharType="separate"/>
          </w:r>
          <w:r w:rsidR="00410FBA" w:rsidRPr="00410FBA">
            <w:rPr>
              <w:noProof/>
              <w:webHidden/>
            </w:rPr>
            <w:t>34</w:t>
          </w:r>
          <w:r w:rsidR="00C63710" w:rsidRPr="00410FBA">
            <w:rPr>
              <w:noProof/>
              <w:webHidden/>
            </w:rPr>
            <w:fldChar w:fldCharType="end"/>
          </w:r>
          <w:r w:rsidRPr="00410FBA">
            <w:rPr>
              <w:noProof/>
            </w:rPr>
            <w:fldChar w:fldCharType="end"/>
          </w:r>
        </w:p>
        <w:p w14:paraId="7C913784" w14:textId="5B0C123E"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"_Toc167894526"</w:instrText>
          </w:r>
          <w:r w:rsidRPr="00410FBA">
            <w:rPr>
              <w:noProof/>
            </w:rPr>
          </w:r>
          <w:r w:rsidRPr="00410FBA">
            <w:rPr>
              <w:noProof/>
            </w:rPr>
            <w:fldChar w:fldCharType="separate"/>
          </w:r>
          <w:r w:rsidR="00C63710" w:rsidRPr="00410FBA">
            <w:rPr>
              <w:rStyle w:val="Hyperlink"/>
              <w:noProof/>
              <w:color w:val="auto"/>
              <w:rPrChange w:id="79" w:author="Dang Oanh" w:date="2024-05-31T15:47:00Z" w16du:dateUtc="2024-05-31T08:47:00Z">
                <w:rPr>
                  <w:rStyle w:val="Hyperlink"/>
                  <w:noProof/>
                </w:rPr>
              </w:rPrChange>
            </w:rPr>
            <w:t>IV.1.5 Nghị định 13</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_Toc167894526 \h </w:instrText>
          </w:r>
          <w:r w:rsidR="00C63710" w:rsidRPr="00410FBA">
            <w:rPr>
              <w:noProof/>
              <w:webHidden/>
            </w:rPr>
          </w:r>
          <w:r w:rsidR="00C63710" w:rsidRPr="00410FBA">
            <w:rPr>
              <w:noProof/>
              <w:webHidden/>
            </w:rPr>
            <w:fldChar w:fldCharType="separate"/>
          </w:r>
          <w:r w:rsidR="00410FBA" w:rsidRPr="00410FBA">
            <w:rPr>
              <w:noProof/>
              <w:webHidden/>
            </w:rPr>
            <w:t>40</w:t>
          </w:r>
          <w:r w:rsidR="00C63710" w:rsidRPr="00410FBA">
            <w:rPr>
              <w:noProof/>
              <w:webHidden/>
            </w:rPr>
            <w:fldChar w:fldCharType="end"/>
          </w:r>
          <w:r w:rsidRPr="00410FBA">
            <w:rPr>
              <w:noProof/>
            </w:rPr>
            <w:fldChar w:fldCharType="end"/>
          </w:r>
        </w:p>
        <w:p w14:paraId="6A0BBB10" w14:textId="0237BB50"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"_Toc167894527"</w:instrText>
          </w:r>
          <w:r w:rsidRPr="00410FBA">
            <w:rPr>
              <w:noProof/>
            </w:rPr>
          </w:r>
          <w:r w:rsidRPr="00410FBA">
            <w:rPr>
              <w:noProof/>
            </w:rPr>
            <w:fldChar w:fldCharType="separate"/>
          </w:r>
          <w:r w:rsidR="00C63710" w:rsidRPr="00410FBA">
            <w:rPr>
              <w:rStyle w:val="Hyperlink"/>
              <w:noProof/>
              <w:color w:val="auto"/>
              <w:rPrChange w:id="80" w:author="Dang Oanh" w:date="2024-05-31T15:47:00Z" w16du:dateUtc="2024-05-31T08:47:00Z">
                <w:rPr>
                  <w:rStyle w:val="Hyperlink"/>
                  <w:noProof/>
                </w:rPr>
              </w:rPrChange>
            </w:rPr>
            <w:t>IV.1.6 Tích hợp xác thực đăng nhập qua Hệ</w:t>
          </w:r>
          <w:r w:rsidR="00C63710" w:rsidRPr="00410FBA">
            <w:rPr>
              <w:rStyle w:val="Hyperlink"/>
              <w:noProof/>
              <w:color w:val="auto"/>
              <w:lang w:val="vi-VN"/>
              <w:rPrChange w:id="81" w:author="Dang Oanh" w:date="2024-05-31T15:47:00Z" w16du:dateUtc="2024-05-31T08:47:00Z">
                <w:rPr>
                  <w:rStyle w:val="Hyperlink"/>
                  <w:noProof/>
                  <w:lang w:val="vi-VN"/>
                </w:rPr>
              </w:rPrChange>
            </w:rPr>
            <w:t xml:space="preserve"> sinh thái</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_Toc167894527 \h </w:instrText>
          </w:r>
          <w:r w:rsidR="00C63710" w:rsidRPr="00410FBA">
            <w:rPr>
              <w:noProof/>
              <w:webHidden/>
            </w:rPr>
          </w:r>
          <w:r w:rsidR="00C63710" w:rsidRPr="00410FBA">
            <w:rPr>
              <w:noProof/>
              <w:webHidden/>
            </w:rPr>
            <w:fldChar w:fldCharType="separate"/>
          </w:r>
          <w:r w:rsidR="00410FBA" w:rsidRPr="00410FBA">
            <w:rPr>
              <w:noProof/>
              <w:webHidden/>
            </w:rPr>
            <w:t>46</w:t>
          </w:r>
          <w:r w:rsidR="00C63710" w:rsidRPr="00410FBA">
            <w:rPr>
              <w:noProof/>
              <w:webHidden/>
            </w:rPr>
            <w:fldChar w:fldCharType="end"/>
          </w:r>
          <w:r w:rsidRPr="00410FBA">
            <w:rPr>
              <w:noProof/>
            </w:rPr>
            <w:fldChar w:fldCharType="end"/>
          </w:r>
        </w:p>
        <w:p w14:paraId="5F14353E" w14:textId="38D3CA0A"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"_Toc167894528"</w:instrText>
          </w:r>
          <w:r w:rsidRPr="00410FBA">
            <w:rPr>
              <w:noProof/>
            </w:rPr>
          </w:r>
          <w:r w:rsidRPr="00410FBA">
            <w:rPr>
              <w:noProof/>
            </w:rPr>
            <w:fldChar w:fldCharType="separate"/>
          </w:r>
          <w:r w:rsidR="00C63710" w:rsidRPr="00410FBA">
            <w:rPr>
              <w:rStyle w:val="Hyperlink"/>
              <w:noProof/>
              <w:color w:val="auto"/>
              <w:rPrChange w:id="82" w:author="Dang Oanh" w:date="2024-05-31T15:47:00Z" w16du:dateUtc="2024-05-31T08:47:00Z">
                <w:rPr>
                  <w:rStyle w:val="Hyperlink"/>
                  <w:noProof/>
                </w:rPr>
              </w:rPrChange>
            </w:rPr>
            <w:t>IV.1.7 Tích hợp đồng bộ người dùng - đơn vị</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_Toc167894528 \h </w:instrText>
          </w:r>
          <w:r w:rsidR="00C63710" w:rsidRPr="00410FBA">
            <w:rPr>
              <w:noProof/>
              <w:webHidden/>
            </w:rPr>
          </w:r>
          <w:r w:rsidR="00C63710" w:rsidRPr="00410FBA">
            <w:rPr>
              <w:noProof/>
              <w:webHidden/>
            </w:rPr>
            <w:fldChar w:fldCharType="separate"/>
          </w:r>
          <w:r w:rsidR="00410FBA" w:rsidRPr="00410FBA">
            <w:rPr>
              <w:noProof/>
              <w:webHidden/>
            </w:rPr>
            <w:t>47</w:t>
          </w:r>
          <w:r w:rsidR="00C63710" w:rsidRPr="00410FBA">
            <w:rPr>
              <w:noProof/>
              <w:webHidden/>
            </w:rPr>
            <w:fldChar w:fldCharType="end"/>
          </w:r>
          <w:r w:rsidRPr="00410FBA">
            <w:rPr>
              <w:noProof/>
            </w:rPr>
            <w:fldChar w:fldCharType="end"/>
          </w:r>
        </w:p>
        <w:p w14:paraId="254B82F6" w14:textId="6EA52F52"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"_Toc167894529"</w:instrText>
          </w:r>
          <w:r w:rsidRPr="00410FBA">
            <w:rPr>
              <w:noProof/>
            </w:rPr>
          </w:r>
          <w:r w:rsidRPr="00410FBA">
            <w:rPr>
              <w:noProof/>
            </w:rPr>
            <w:fldChar w:fldCharType="separate"/>
          </w:r>
          <w:r w:rsidR="00C63710" w:rsidRPr="00410FBA">
            <w:rPr>
              <w:rStyle w:val="Hyperlink"/>
              <w:noProof/>
              <w:color w:val="auto"/>
              <w:rPrChange w:id="83" w:author="Dang Oanh" w:date="2024-05-31T15:47:00Z" w16du:dateUtc="2024-05-31T08:47:00Z">
                <w:rPr>
                  <w:rStyle w:val="Hyperlink"/>
                  <w:noProof/>
                </w:rPr>
              </w:rPrChange>
            </w:rPr>
            <w:t>IV.1.8 Tích hợp đồng bộ người dùng - đơn vị - vai trò</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_Toc167894529 \h </w:instrText>
          </w:r>
          <w:r w:rsidR="00C63710" w:rsidRPr="00410FBA">
            <w:rPr>
              <w:noProof/>
              <w:webHidden/>
            </w:rPr>
          </w:r>
          <w:r w:rsidR="00C63710" w:rsidRPr="00410FBA">
            <w:rPr>
              <w:noProof/>
              <w:webHidden/>
            </w:rPr>
            <w:fldChar w:fldCharType="separate"/>
          </w:r>
          <w:r w:rsidR="00410FBA" w:rsidRPr="00410FBA">
            <w:rPr>
              <w:noProof/>
              <w:webHidden/>
            </w:rPr>
            <w:t>49</w:t>
          </w:r>
          <w:r w:rsidR="00C63710" w:rsidRPr="00410FBA">
            <w:rPr>
              <w:noProof/>
              <w:webHidden/>
            </w:rPr>
            <w:fldChar w:fldCharType="end"/>
          </w:r>
          <w:r w:rsidRPr="00410FBA">
            <w:rPr>
              <w:noProof/>
            </w:rPr>
            <w:fldChar w:fldCharType="end"/>
          </w:r>
        </w:p>
        <w:p w14:paraId="5CEBDF5F" w14:textId="1284F69A"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"_Toc167894530"</w:instrText>
          </w:r>
          <w:r w:rsidRPr="00410FBA">
            <w:rPr>
              <w:noProof/>
            </w:rPr>
          </w:r>
          <w:r w:rsidRPr="00410FBA">
            <w:rPr>
              <w:noProof/>
            </w:rPr>
            <w:fldChar w:fldCharType="separate"/>
          </w:r>
          <w:r w:rsidR="00C63710" w:rsidRPr="00410FBA">
            <w:rPr>
              <w:rStyle w:val="Hyperlink"/>
              <w:noProof/>
              <w:color w:val="auto"/>
              <w:rPrChange w:id="84" w:author="Dang Oanh" w:date="2024-05-31T15:47:00Z" w16du:dateUtc="2024-05-31T08:47:00Z">
                <w:rPr>
                  <w:rStyle w:val="Hyperlink"/>
                  <w:noProof/>
                </w:rPr>
              </w:rPrChange>
            </w:rPr>
            <w:t>IV.1.9 Điều hướng sản phẩm dịch vụ</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_Toc167894530 \h </w:instrText>
          </w:r>
          <w:r w:rsidR="00C63710" w:rsidRPr="00410FBA">
            <w:rPr>
              <w:noProof/>
              <w:webHidden/>
            </w:rPr>
          </w:r>
          <w:r w:rsidR="00C63710" w:rsidRPr="00410FBA">
            <w:rPr>
              <w:noProof/>
              <w:webHidden/>
            </w:rPr>
            <w:fldChar w:fldCharType="separate"/>
          </w:r>
          <w:r w:rsidR="00410FBA" w:rsidRPr="00410FBA">
            <w:rPr>
              <w:noProof/>
              <w:webHidden/>
            </w:rPr>
            <w:t>51</w:t>
          </w:r>
          <w:r w:rsidR="00C63710" w:rsidRPr="00410FBA">
            <w:rPr>
              <w:noProof/>
              <w:webHidden/>
            </w:rPr>
            <w:fldChar w:fldCharType="end"/>
          </w:r>
          <w:r w:rsidRPr="00410FBA">
            <w:rPr>
              <w:noProof/>
            </w:rPr>
            <w:fldChar w:fldCharType="end"/>
          </w:r>
        </w:p>
        <w:p w14:paraId="5FE52EB4" w14:textId="2304868C" w:rsidR="00C63710" w:rsidRPr="00410FBA" w:rsidRDefault="00000000">
          <w:pPr>
            <w:pStyle w:val="TOC2"/>
            <w:tabs>
              <w:tab w:val="left" w:pos="110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"_Toc167894531"</w:instrText>
          </w:r>
          <w:r w:rsidRPr="00410FBA">
            <w:rPr>
              <w:noProof/>
            </w:rPr>
          </w:r>
          <w:r w:rsidRPr="00410FBA">
            <w:rPr>
              <w:noProof/>
            </w:rPr>
            <w:fldChar w:fldCharType="separate"/>
          </w:r>
          <w:r w:rsidR="00C63710" w:rsidRPr="00410FBA">
            <w:rPr>
              <w:rStyle w:val="Hyperlink"/>
              <w:noProof/>
              <w:color w:val="auto"/>
              <w:rPrChange w:id="85" w:author="Dang Oanh" w:date="2024-05-31T15:47:00Z" w16du:dateUtc="2024-05-31T08:47:00Z">
                <w:rPr>
                  <w:rStyle w:val="Hyperlink"/>
                  <w:noProof/>
                </w:rPr>
              </w:rPrChange>
            </w:rPr>
            <w:t>IV.2.</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86" w:author="Dang Oanh" w:date="2024-05-31T15:47:00Z" w16du:dateUtc="2024-05-31T08:47:00Z">
                <w:rPr>
                  <w:rStyle w:val="Hyperlink"/>
                  <w:noProof/>
                </w:rPr>
              </w:rPrChange>
            </w:rPr>
            <w:t>Cấu hình hóa đơn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_Toc167894531 \h </w:instrText>
          </w:r>
          <w:r w:rsidR="00C63710" w:rsidRPr="00410FBA">
            <w:rPr>
              <w:noProof/>
              <w:webHidden/>
            </w:rPr>
          </w:r>
          <w:r w:rsidR="00C63710" w:rsidRPr="00410FBA">
            <w:rPr>
              <w:noProof/>
              <w:webHidden/>
            </w:rPr>
            <w:fldChar w:fldCharType="separate"/>
          </w:r>
          <w:r w:rsidR="00410FBA" w:rsidRPr="00410FBA">
            <w:rPr>
              <w:noProof/>
              <w:webHidden/>
            </w:rPr>
            <w:t>52</w:t>
          </w:r>
          <w:r w:rsidR="00C63710" w:rsidRPr="00410FBA">
            <w:rPr>
              <w:noProof/>
              <w:webHidden/>
            </w:rPr>
            <w:fldChar w:fldCharType="end"/>
          </w:r>
          <w:r w:rsidRPr="00410FBA">
            <w:rPr>
              <w:noProof/>
            </w:rPr>
            <w:fldChar w:fldCharType="end"/>
          </w:r>
        </w:p>
        <w:p w14:paraId="763D9E82" w14:textId="04388011"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"_Toc167894532"</w:instrText>
          </w:r>
          <w:r w:rsidRPr="00410FBA">
            <w:rPr>
              <w:noProof/>
            </w:rPr>
          </w:r>
          <w:r w:rsidRPr="00410FBA">
            <w:rPr>
              <w:noProof/>
            </w:rPr>
            <w:fldChar w:fldCharType="separate"/>
          </w:r>
          <w:r w:rsidR="00C63710" w:rsidRPr="00410FBA">
            <w:rPr>
              <w:rStyle w:val="Hyperlink"/>
              <w:noProof/>
              <w:color w:val="auto"/>
              <w:rPrChange w:id="87" w:author="Dang Oanh" w:date="2024-05-31T15:47:00Z" w16du:dateUtc="2024-05-31T08:47:00Z">
                <w:rPr>
                  <w:rStyle w:val="Hyperlink"/>
                  <w:noProof/>
                </w:rPr>
              </w:rPrChange>
            </w:rPr>
            <w:t>IV.2.1 Kết nối HDDT</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_Toc167894532 \h </w:instrText>
          </w:r>
          <w:r w:rsidR="00C63710" w:rsidRPr="00410FBA">
            <w:rPr>
              <w:noProof/>
              <w:webHidden/>
            </w:rPr>
          </w:r>
          <w:r w:rsidR="00C63710" w:rsidRPr="00410FBA">
            <w:rPr>
              <w:noProof/>
              <w:webHidden/>
            </w:rPr>
            <w:fldChar w:fldCharType="separate"/>
          </w:r>
          <w:r w:rsidR="00410FBA" w:rsidRPr="00410FBA">
            <w:rPr>
              <w:noProof/>
              <w:webHidden/>
            </w:rPr>
            <w:t>52</w:t>
          </w:r>
          <w:r w:rsidR="00C63710" w:rsidRPr="00410FBA">
            <w:rPr>
              <w:noProof/>
              <w:webHidden/>
            </w:rPr>
            <w:fldChar w:fldCharType="end"/>
          </w:r>
          <w:r w:rsidRPr="00410FBA">
            <w:rPr>
              <w:noProof/>
            </w:rPr>
            <w:fldChar w:fldCharType="end"/>
          </w:r>
        </w:p>
        <w:p w14:paraId="34F6C961" w14:textId="40B9E1AE"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"_Toc167894533"</w:instrText>
          </w:r>
          <w:r w:rsidRPr="00410FBA">
            <w:rPr>
              <w:noProof/>
            </w:rPr>
          </w:r>
          <w:r w:rsidRPr="00410FBA">
            <w:rPr>
              <w:noProof/>
            </w:rPr>
            <w:fldChar w:fldCharType="separate"/>
          </w:r>
          <w:r w:rsidR="00C63710" w:rsidRPr="00410FBA">
            <w:rPr>
              <w:rStyle w:val="Hyperlink"/>
              <w:noProof/>
              <w:color w:val="auto"/>
              <w:rPrChange w:id="88" w:author="Dang Oanh" w:date="2024-05-31T15:47:00Z" w16du:dateUtc="2024-05-31T08:47:00Z">
                <w:rPr>
                  <w:rStyle w:val="Hyperlink"/>
                  <w:noProof/>
                </w:rPr>
              </w:rPrChange>
            </w:rPr>
            <w:t>IV.2.2 Thông tin doanh nghiệp</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_Toc167894533 \h </w:instrText>
          </w:r>
          <w:r w:rsidR="00C63710" w:rsidRPr="00410FBA">
            <w:rPr>
              <w:noProof/>
              <w:webHidden/>
            </w:rPr>
          </w:r>
          <w:r w:rsidR="00C63710" w:rsidRPr="00410FBA">
            <w:rPr>
              <w:noProof/>
              <w:webHidden/>
            </w:rPr>
            <w:fldChar w:fldCharType="separate"/>
          </w:r>
          <w:r w:rsidR="00410FBA" w:rsidRPr="00410FBA">
            <w:rPr>
              <w:noProof/>
              <w:webHidden/>
            </w:rPr>
            <w:t>57</w:t>
          </w:r>
          <w:r w:rsidR="00C63710" w:rsidRPr="00410FBA">
            <w:rPr>
              <w:noProof/>
              <w:webHidden/>
            </w:rPr>
            <w:fldChar w:fldCharType="end"/>
          </w:r>
          <w:r w:rsidRPr="00410FBA">
            <w:rPr>
              <w:noProof/>
            </w:rPr>
            <w:fldChar w:fldCharType="end"/>
          </w:r>
        </w:p>
        <w:p w14:paraId="7A98544B" w14:textId="0BA41F1C"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"_Toc167894534"</w:instrText>
          </w:r>
          <w:r w:rsidRPr="00410FBA">
            <w:rPr>
              <w:noProof/>
            </w:rPr>
          </w:r>
          <w:r w:rsidRPr="00410FBA">
            <w:rPr>
              <w:noProof/>
            </w:rPr>
            <w:fldChar w:fldCharType="separate"/>
          </w:r>
          <w:r w:rsidR="00C63710" w:rsidRPr="00410FBA">
            <w:rPr>
              <w:rStyle w:val="Hyperlink"/>
              <w:noProof/>
              <w:color w:val="auto"/>
              <w:rPrChange w:id="89" w:author="Dang Oanh" w:date="2024-05-31T15:47:00Z" w16du:dateUtc="2024-05-31T08:47:00Z">
                <w:rPr>
                  <w:rStyle w:val="Hyperlink"/>
                  <w:noProof/>
                </w:rPr>
              </w:rPrChange>
            </w:rPr>
            <w:t>IV.2.3 Đăng ký tờ khai ĐK01 sử dụng HDDT</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_Toc167894534 \h </w:instrText>
          </w:r>
          <w:r w:rsidR="00C63710" w:rsidRPr="00410FBA">
            <w:rPr>
              <w:noProof/>
              <w:webHidden/>
            </w:rPr>
          </w:r>
          <w:r w:rsidR="00C63710" w:rsidRPr="00410FBA">
            <w:rPr>
              <w:noProof/>
              <w:webHidden/>
            </w:rPr>
            <w:fldChar w:fldCharType="separate"/>
          </w:r>
          <w:r w:rsidR="00410FBA" w:rsidRPr="00410FBA">
            <w:rPr>
              <w:noProof/>
              <w:webHidden/>
            </w:rPr>
            <w:t>61</w:t>
          </w:r>
          <w:r w:rsidR="00C63710" w:rsidRPr="00410FBA">
            <w:rPr>
              <w:noProof/>
              <w:webHidden/>
            </w:rPr>
            <w:fldChar w:fldCharType="end"/>
          </w:r>
          <w:r w:rsidRPr="00410FBA">
            <w:rPr>
              <w:noProof/>
            </w:rPr>
            <w:fldChar w:fldCharType="end"/>
          </w:r>
        </w:p>
        <w:p w14:paraId="40E6BB14" w14:textId="4BFEC23C"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"_Toc167894535"</w:instrText>
          </w:r>
          <w:r w:rsidRPr="00410FBA">
            <w:rPr>
              <w:noProof/>
            </w:rPr>
          </w:r>
          <w:r w:rsidRPr="00410FBA">
            <w:rPr>
              <w:noProof/>
            </w:rPr>
            <w:fldChar w:fldCharType="separate"/>
          </w:r>
          <w:r w:rsidR="00C63710" w:rsidRPr="00410FBA">
            <w:rPr>
              <w:rStyle w:val="Hyperlink"/>
              <w:noProof/>
              <w:color w:val="auto"/>
              <w:rPrChange w:id="90" w:author="Dang Oanh" w:date="2024-05-31T15:47:00Z" w16du:dateUtc="2024-05-31T08:47:00Z">
                <w:rPr>
                  <w:rStyle w:val="Hyperlink"/>
                  <w:noProof/>
                </w:rPr>
              </w:rPrChange>
            </w:rPr>
            <w:t>IV.2.4 Cấu hình chứng thư số</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_Toc167894535 \h </w:instrText>
          </w:r>
          <w:r w:rsidR="00C63710" w:rsidRPr="00410FBA">
            <w:rPr>
              <w:noProof/>
              <w:webHidden/>
            </w:rPr>
          </w:r>
          <w:r w:rsidR="00C63710" w:rsidRPr="00410FBA">
            <w:rPr>
              <w:noProof/>
              <w:webHidden/>
            </w:rPr>
            <w:fldChar w:fldCharType="separate"/>
          </w:r>
          <w:r w:rsidR="00410FBA" w:rsidRPr="00410FBA">
            <w:rPr>
              <w:noProof/>
              <w:webHidden/>
            </w:rPr>
            <w:t>73</w:t>
          </w:r>
          <w:r w:rsidR="00C63710" w:rsidRPr="00410FBA">
            <w:rPr>
              <w:noProof/>
              <w:webHidden/>
            </w:rPr>
            <w:fldChar w:fldCharType="end"/>
          </w:r>
          <w:r w:rsidRPr="00410FBA">
            <w:rPr>
              <w:noProof/>
            </w:rPr>
            <w:fldChar w:fldCharType="end"/>
          </w:r>
        </w:p>
        <w:p w14:paraId="6EA3D597" w14:textId="04AB4A92"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"_Toc167894536"</w:instrText>
          </w:r>
          <w:r w:rsidRPr="00410FBA">
            <w:rPr>
              <w:noProof/>
            </w:rPr>
          </w:r>
          <w:r w:rsidRPr="00410FBA">
            <w:rPr>
              <w:noProof/>
            </w:rPr>
            <w:fldChar w:fldCharType="separate"/>
          </w:r>
          <w:r w:rsidR="00C63710" w:rsidRPr="00410FBA">
            <w:rPr>
              <w:rStyle w:val="Hyperlink"/>
              <w:noProof/>
              <w:color w:val="auto"/>
              <w:rPrChange w:id="91" w:author="Dang Oanh" w:date="2024-05-31T15:47:00Z" w16du:dateUtc="2024-05-31T08:47:00Z">
                <w:rPr>
                  <w:rStyle w:val="Hyperlink"/>
                  <w:noProof/>
                </w:rPr>
              </w:rPrChange>
            </w:rPr>
            <w:t>IV.2.5 Quản lý mẫu hóa đơn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_Toc167894536 \h </w:instrText>
          </w:r>
          <w:r w:rsidR="00C63710" w:rsidRPr="00410FBA">
            <w:rPr>
              <w:noProof/>
              <w:webHidden/>
            </w:rPr>
          </w:r>
          <w:r w:rsidR="00C63710" w:rsidRPr="00410FBA">
            <w:rPr>
              <w:noProof/>
              <w:webHidden/>
            </w:rPr>
            <w:fldChar w:fldCharType="separate"/>
          </w:r>
          <w:r w:rsidR="00410FBA" w:rsidRPr="00410FBA">
            <w:rPr>
              <w:noProof/>
              <w:webHidden/>
            </w:rPr>
            <w:t>79</w:t>
          </w:r>
          <w:r w:rsidR="00C63710" w:rsidRPr="00410FBA">
            <w:rPr>
              <w:noProof/>
              <w:webHidden/>
            </w:rPr>
            <w:fldChar w:fldCharType="end"/>
          </w:r>
          <w:r w:rsidRPr="00410FBA">
            <w:rPr>
              <w:noProof/>
            </w:rPr>
            <w:fldChar w:fldCharType="end"/>
          </w:r>
        </w:p>
        <w:p w14:paraId="1E45EE34" w14:textId="2B501F51"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"_Toc167894537"</w:instrText>
          </w:r>
          <w:r w:rsidRPr="00410FBA">
            <w:rPr>
              <w:noProof/>
            </w:rPr>
          </w:r>
          <w:r w:rsidRPr="00410FBA">
            <w:rPr>
              <w:noProof/>
            </w:rPr>
            <w:fldChar w:fldCharType="separate"/>
          </w:r>
          <w:r w:rsidR="00C63710" w:rsidRPr="00410FBA">
            <w:rPr>
              <w:rStyle w:val="Hyperlink"/>
              <w:noProof/>
              <w:color w:val="auto"/>
              <w:rPrChange w:id="92" w:author="Dang Oanh" w:date="2024-05-31T15:47:00Z" w16du:dateUtc="2024-05-31T08:47:00Z">
                <w:rPr>
                  <w:rStyle w:val="Hyperlink"/>
                  <w:noProof/>
                </w:rPr>
              </w:rPrChange>
            </w:rPr>
            <w:t>IV.2.6 Quản lý dải hóa đơn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_Toc167894537 \h </w:instrText>
          </w:r>
          <w:r w:rsidR="00C63710" w:rsidRPr="00410FBA">
            <w:rPr>
              <w:noProof/>
              <w:webHidden/>
            </w:rPr>
          </w:r>
          <w:r w:rsidR="00C63710" w:rsidRPr="00410FBA">
            <w:rPr>
              <w:noProof/>
              <w:webHidden/>
            </w:rPr>
            <w:fldChar w:fldCharType="separate"/>
          </w:r>
          <w:r w:rsidR="00410FBA" w:rsidRPr="00410FBA">
            <w:rPr>
              <w:noProof/>
              <w:webHidden/>
            </w:rPr>
            <w:t>89</w:t>
          </w:r>
          <w:r w:rsidR="00C63710" w:rsidRPr="00410FBA">
            <w:rPr>
              <w:noProof/>
              <w:webHidden/>
            </w:rPr>
            <w:fldChar w:fldCharType="end"/>
          </w:r>
          <w:r w:rsidRPr="00410FBA">
            <w:rPr>
              <w:noProof/>
            </w:rPr>
            <w:fldChar w:fldCharType="end"/>
          </w:r>
        </w:p>
        <w:p w14:paraId="7BD00D8A" w14:textId="6F7348A6" w:rsidR="00C63710" w:rsidRPr="00410FBA" w:rsidRDefault="00000000">
          <w:pPr>
            <w:pStyle w:val="TOC2"/>
            <w:tabs>
              <w:tab w:val="left" w:pos="110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"_Toc167894538"</w:instrText>
          </w:r>
          <w:r w:rsidRPr="00410FBA">
            <w:rPr>
              <w:noProof/>
            </w:rPr>
          </w:r>
          <w:r w:rsidRPr="00410FBA">
            <w:rPr>
              <w:noProof/>
            </w:rPr>
            <w:fldChar w:fldCharType="separate"/>
          </w:r>
          <w:r w:rsidR="00C63710" w:rsidRPr="00410FBA">
            <w:rPr>
              <w:rStyle w:val="Hyperlink"/>
              <w:noProof/>
              <w:color w:val="auto"/>
              <w:rPrChange w:id="93" w:author="Dang Oanh" w:date="2024-05-31T15:47:00Z" w16du:dateUtc="2024-05-31T08:47:00Z">
                <w:rPr>
                  <w:rStyle w:val="Hyperlink"/>
                  <w:noProof/>
                </w:rPr>
              </w:rPrChange>
            </w:rPr>
            <w:t>IV.3.</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94" w:author="Dang Oanh" w:date="2024-05-31T15:47:00Z" w16du:dateUtc="2024-05-31T08:47:00Z">
                <w:rPr>
                  <w:rStyle w:val="Hyperlink"/>
                  <w:noProof/>
                </w:rPr>
              </w:rPrChange>
            </w:rPr>
            <w:t>Xử lý hóa đơn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_Toc167894538 \h </w:instrText>
          </w:r>
          <w:r w:rsidR="00C63710" w:rsidRPr="00410FBA">
            <w:rPr>
              <w:noProof/>
              <w:webHidden/>
            </w:rPr>
          </w:r>
          <w:r w:rsidR="00C63710" w:rsidRPr="00410FBA">
            <w:rPr>
              <w:noProof/>
              <w:webHidden/>
            </w:rPr>
            <w:fldChar w:fldCharType="separate"/>
          </w:r>
          <w:r w:rsidR="00410FBA" w:rsidRPr="00410FBA">
            <w:rPr>
              <w:noProof/>
              <w:webHidden/>
            </w:rPr>
            <w:t>97</w:t>
          </w:r>
          <w:r w:rsidR="00C63710" w:rsidRPr="00410FBA">
            <w:rPr>
              <w:noProof/>
              <w:webHidden/>
            </w:rPr>
            <w:fldChar w:fldCharType="end"/>
          </w:r>
          <w:r w:rsidRPr="00410FBA">
            <w:rPr>
              <w:noProof/>
            </w:rPr>
            <w:fldChar w:fldCharType="end"/>
          </w:r>
        </w:p>
        <w:p w14:paraId="77A4605D" w14:textId="7AD8467D"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lastRenderedPageBreak/>
            <w:fldChar w:fldCharType="begin"/>
          </w:r>
          <w:r w:rsidRPr="00410FBA">
            <w:rPr>
              <w:noProof/>
            </w:rPr>
            <w:instrText>HYPERLINK \l "_Toc167894539"</w:instrText>
          </w:r>
          <w:r w:rsidRPr="00410FBA">
            <w:rPr>
              <w:noProof/>
            </w:rPr>
          </w:r>
          <w:r w:rsidRPr="00410FBA">
            <w:rPr>
              <w:noProof/>
            </w:rPr>
            <w:fldChar w:fldCharType="separate"/>
          </w:r>
          <w:r w:rsidR="00C63710" w:rsidRPr="00410FBA">
            <w:rPr>
              <w:rStyle w:val="Hyperlink"/>
              <w:noProof/>
              <w:color w:val="auto"/>
              <w:rPrChange w:id="95" w:author="Dang Oanh" w:date="2024-05-31T15:47:00Z" w16du:dateUtc="2024-05-31T08:47:00Z">
                <w:rPr>
                  <w:rStyle w:val="Hyperlink"/>
                  <w:noProof/>
                </w:rPr>
              </w:rPrChange>
            </w:rPr>
            <w:t>IV.3.1 Quản lý hóa đơn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_Toc167894539 \h </w:instrText>
          </w:r>
          <w:r w:rsidR="00C63710" w:rsidRPr="00410FBA">
            <w:rPr>
              <w:noProof/>
              <w:webHidden/>
            </w:rPr>
          </w:r>
          <w:r w:rsidR="00C63710" w:rsidRPr="00410FBA">
            <w:rPr>
              <w:noProof/>
              <w:webHidden/>
            </w:rPr>
            <w:fldChar w:fldCharType="separate"/>
          </w:r>
          <w:r w:rsidR="00410FBA" w:rsidRPr="00410FBA">
            <w:rPr>
              <w:noProof/>
              <w:webHidden/>
            </w:rPr>
            <w:t>97</w:t>
          </w:r>
          <w:r w:rsidR="00C63710" w:rsidRPr="00410FBA">
            <w:rPr>
              <w:noProof/>
              <w:webHidden/>
            </w:rPr>
            <w:fldChar w:fldCharType="end"/>
          </w:r>
          <w:r w:rsidRPr="00410FBA">
            <w:rPr>
              <w:noProof/>
            </w:rPr>
            <w:fldChar w:fldCharType="end"/>
          </w:r>
        </w:p>
        <w:p w14:paraId="7811CC17" w14:textId="70722D82"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"_Toc167894540"</w:instrText>
          </w:r>
          <w:r w:rsidRPr="00410FBA">
            <w:rPr>
              <w:noProof/>
            </w:rPr>
          </w:r>
          <w:r w:rsidRPr="00410FBA">
            <w:rPr>
              <w:noProof/>
            </w:rPr>
            <w:fldChar w:fldCharType="separate"/>
          </w:r>
          <w:r w:rsidR="00C63710" w:rsidRPr="00410FBA">
            <w:rPr>
              <w:rStyle w:val="Hyperlink"/>
              <w:noProof/>
              <w:color w:val="auto"/>
              <w:rPrChange w:id="96" w:author="Dang Oanh" w:date="2024-05-31T15:47:00Z" w16du:dateUtc="2024-05-31T08:47:00Z">
                <w:rPr>
                  <w:rStyle w:val="Hyperlink"/>
                  <w:noProof/>
                </w:rPr>
              </w:rPrChange>
            </w:rPr>
            <w:t>IV.3.2 Dữ liệu hóa đơn từ máy tính tiền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_Toc167894540 \h </w:instrText>
          </w:r>
          <w:r w:rsidR="00C63710" w:rsidRPr="00410FBA">
            <w:rPr>
              <w:noProof/>
              <w:webHidden/>
            </w:rPr>
          </w:r>
          <w:r w:rsidR="00C63710" w:rsidRPr="00410FBA">
            <w:rPr>
              <w:noProof/>
              <w:webHidden/>
            </w:rPr>
            <w:fldChar w:fldCharType="separate"/>
          </w:r>
          <w:r w:rsidR="00410FBA" w:rsidRPr="00410FBA">
            <w:rPr>
              <w:noProof/>
              <w:webHidden/>
            </w:rPr>
            <w:t>109</w:t>
          </w:r>
          <w:r w:rsidR="00C63710" w:rsidRPr="00410FBA">
            <w:rPr>
              <w:noProof/>
              <w:webHidden/>
            </w:rPr>
            <w:fldChar w:fldCharType="end"/>
          </w:r>
          <w:r w:rsidRPr="00410FBA">
            <w:rPr>
              <w:noProof/>
            </w:rPr>
            <w:fldChar w:fldCharType="end"/>
          </w:r>
        </w:p>
        <w:p w14:paraId="5DCF7561" w14:textId="7D2D7182"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"_Toc167894541"</w:instrText>
          </w:r>
          <w:r w:rsidRPr="00410FBA">
            <w:rPr>
              <w:noProof/>
            </w:rPr>
          </w:r>
          <w:r w:rsidRPr="00410FBA">
            <w:rPr>
              <w:noProof/>
            </w:rPr>
            <w:fldChar w:fldCharType="separate"/>
          </w:r>
          <w:r w:rsidR="00C63710" w:rsidRPr="00410FBA">
            <w:rPr>
              <w:rStyle w:val="Hyperlink"/>
              <w:noProof/>
              <w:color w:val="auto"/>
              <w:rPrChange w:id="97" w:author="Dang Oanh" w:date="2024-05-31T15:47:00Z" w16du:dateUtc="2024-05-31T08:47:00Z">
                <w:rPr>
                  <w:rStyle w:val="Hyperlink"/>
                  <w:noProof/>
                </w:rPr>
              </w:rPrChange>
            </w:rPr>
            <w:t>IV.3.3 Danh sách hóa đơn điều chỉnh</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_Toc167894541 \h </w:instrText>
          </w:r>
          <w:r w:rsidR="00C63710" w:rsidRPr="00410FBA">
            <w:rPr>
              <w:noProof/>
              <w:webHidden/>
            </w:rPr>
          </w:r>
          <w:r w:rsidR="00C63710" w:rsidRPr="00410FBA">
            <w:rPr>
              <w:noProof/>
              <w:webHidden/>
            </w:rPr>
            <w:fldChar w:fldCharType="separate"/>
          </w:r>
          <w:r w:rsidR="00410FBA" w:rsidRPr="00410FBA">
            <w:rPr>
              <w:noProof/>
              <w:webHidden/>
            </w:rPr>
            <w:t>114</w:t>
          </w:r>
          <w:r w:rsidR="00C63710" w:rsidRPr="00410FBA">
            <w:rPr>
              <w:noProof/>
              <w:webHidden/>
            </w:rPr>
            <w:fldChar w:fldCharType="end"/>
          </w:r>
          <w:r w:rsidRPr="00410FBA">
            <w:rPr>
              <w:noProof/>
            </w:rPr>
            <w:fldChar w:fldCharType="end"/>
          </w:r>
        </w:p>
        <w:p w14:paraId="7AD70125" w14:textId="6F27A491"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"_Toc167894542"</w:instrText>
          </w:r>
          <w:r w:rsidRPr="00410FBA">
            <w:rPr>
              <w:noProof/>
            </w:rPr>
          </w:r>
          <w:r w:rsidRPr="00410FBA">
            <w:rPr>
              <w:noProof/>
            </w:rPr>
            <w:fldChar w:fldCharType="separate"/>
          </w:r>
          <w:r w:rsidR="00C63710" w:rsidRPr="00410FBA">
            <w:rPr>
              <w:rStyle w:val="Hyperlink"/>
              <w:noProof/>
              <w:color w:val="auto"/>
              <w:rPrChange w:id="98" w:author="Dang Oanh" w:date="2024-05-31T15:47:00Z" w16du:dateUtc="2024-05-31T08:47:00Z">
                <w:rPr>
                  <w:rStyle w:val="Hyperlink"/>
                  <w:noProof/>
                </w:rPr>
              </w:rPrChange>
            </w:rPr>
            <w:t>IV.3.4 Danh sách hóa đơn thay thế</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_Toc167894542 \h </w:instrText>
          </w:r>
          <w:r w:rsidR="00C63710" w:rsidRPr="00410FBA">
            <w:rPr>
              <w:noProof/>
              <w:webHidden/>
            </w:rPr>
          </w:r>
          <w:r w:rsidR="00C63710" w:rsidRPr="00410FBA">
            <w:rPr>
              <w:noProof/>
              <w:webHidden/>
            </w:rPr>
            <w:fldChar w:fldCharType="separate"/>
          </w:r>
          <w:r w:rsidR="00410FBA" w:rsidRPr="00410FBA">
            <w:rPr>
              <w:noProof/>
              <w:webHidden/>
            </w:rPr>
            <w:t>136</w:t>
          </w:r>
          <w:r w:rsidR="00C63710" w:rsidRPr="00410FBA">
            <w:rPr>
              <w:noProof/>
              <w:webHidden/>
            </w:rPr>
            <w:fldChar w:fldCharType="end"/>
          </w:r>
          <w:r w:rsidRPr="00410FBA">
            <w:rPr>
              <w:noProof/>
            </w:rPr>
            <w:fldChar w:fldCharType="end"/>
          </w:r>
        </w:p>
        <w:p w14:paraId="2553F2C3" w14:textId="3107E82C"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"_Toc167894543"</w:instrText>
          </w:r>
          <w:r w:rsidRPr="00410FBA">
            <w:rPr>
              <w:noProof/>
            </w:rPr>
          </w:r>
          <w:r w:rsidRPr="00410FBA">
            <w:rPr>
              <w:noProof/>
            </w:rPr>
            <w:fldChar w:fldCharType="separate"/>
          </w:r>
          <w:r w:rsidR="00C63710" w:rsidRPr="00410FBA">
            <w:rPr>
              <w:rStyle w:val="Hyperlink"/>
              <w:noProof/>
              <w:color w:val="auto"/>
              <w:rPrChange w:id="99" w:author="Dang Oanh" w:date="2024-05-31T15:47:00Z" w16du:dateUtc="2024-05-31T08:47:00Z">
                <w:rPr>
                  <w:rStyle w:val="Hyperlink"/>
                  <w:noProof/>
                </w:rPr>
              </w:rPrChange>
            </w:rPr>
            <w:t>IV.3.5 Quản lý thông báo sai sót</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_Toc167894543 \h </w:instrText>
          </w:r>
          <w:r w:rsidR="00C63710" w:rsidRPr="00410FBA">
            <w:rPr>
              <w:noProof/>
              <w:webHidden/>
            </w:rPr>
          </w:r>
          <w:r w:rsidR="00C63710" w:rsidRPr="00410FBA">
            <w:rPr>
              <w:noProof/>
              <w:webHidden/>
            </w:rPr>
            <w:fldChar w:fldCharType="separate"/>
          </w:r>
          <w:r w:rsidR="00410FBA" w:rsidRPr="00410FBA">
            <w:rPr>
              <w:noProof/>
              <w:webHidden/>
            </w:rPr>
            <w:t>151</w:t>
          </w:r>
          <w:r w:rsidR="00C63710" w:rsidRPr="00410FBA">
            <w:rPr>
              <w:noProof/>
              <w:webHidden/>
            </w:rPr>
            <w:fldChar w:fldCharType="end"/>
          </w:r>
          <w:r w:rsidRPr="00410FBA">
            <w:rPr>
              <w:noProof/>
            </w:rPr>
            <w:fldChar w:fldCharType="end"/>
          </w:r>
        </w:p>
        <w:p w14:paraId="2094E24E" w14:textId="4A6419F9"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"_Toc167894544"</w:instrText>
          </w:r>
          <w:r w:rsidRPr="00410FBA">
            <w:rPr>
              <w:noProof/>
            </w:rPr>
          </w:r>
          <w:r w:rsidRPr="00410FBA">
            <w:rPr>
              <w:noProof/>
            </w:rPr>
            <w:fldChar w:fldCharType="separate"/>
          </w:r>
          <w:r w:rsidR="00C63710" w:rsidRPr="00410FBA">
            <w:rPr>
              <w:rStyle w:val="Hyperlink"/>
              <w:noProof/>
              <w:color w:val="auto"/>
              <w:rPrChange w:id="100" w:author="Dang Oanh" w:date="2024-05-31T15:47:00Z" w16du:dateUtc="2024-05-31T08:47:00Z">
                <w:rPr>
                  <w:rStyle w:val="Hyperlink"/>
                  <w:noProof/>
                </w:rPr>
              </w:rPrChange>
            </w:rPr>
            <w:t>IV.3.6 Danh sách hóa đơn hủy</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_Toc167894544 \h </w:instrText>
          </w:r>
          <w:r w:rsidR="00C63710" w:rsidRPr="00410FBA">
            <w:rPr>
              <w:noProof/>
              <w:webHidden/>
            </w:rPr>
          </w:r>
          <w:r w:rsidR="00C63710" w:rsidRPr="00410FBA">
            <w:rPr>
              <w:noProof/>
              <w:webHidden/>
            </w:rPr>
            <w:fldChar w:fldCharType="separate"/>
          </w:r>
          <w:r w:rsidR="00410FBA" w:rsidRPr="00410FBA">
            <w:rPr>
              <w:noProof/>
              <w:webHidden/>
            </w:rPr>
            <w:t>163</w:t>
          </w:r>
          <w:r w:rsidR="00C63710" w:rsidRPr="00410FBA">
            <w:rPr>
              <w:noProof/>
              <w:webHidden/>
            </w:rPr>
            <w:fldChar w:fldCharType="end"/>
          </w:r>
          <w:r w:rsidRPr="00410FBA">
            <w:rPr>
              <w:noProof/>
            </w:rPr>
            <w:fldChar w:fldCharType="end"/>
          </w:r>
        </w:p>
        <w:p w14:paraId="0ABA9E69" w14:textId="66A59BA9"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"_Toc167894545"</w:instrText>
          </w:r>
          <w:r w:rsidRPr="00410FBA">
            <w:rPr>
              <w:noProof/>
            </w:rPr>
          </w:r>
          <w:r w:rsidRPr="00410FBA">
            <w:rPr>
              <w:noProof/>
            </w:rPr>
            <w:fldChar w:fldCharType="separate"/>
          </w:r>
          <w:r w:rsidR="00C63710" w:rsidRPr="00410FBA">
            <w:rPr>
              <w:rStyle w:val="Hyperlink"/>
              <w:noProof/>
              <w:color w:val="auto"/>
              <w:rPrChange w:id="101" w:author="Dang Oanh" w:date="2024-05-31T15:47:00Z" w16du:dateUtc="2024-05-31T08:47:00Z">
                <w:rPr>
                  <w:rStyle w:val="Hyperlink"/>
                  <w:noProof/>
                </w:rPr>
              </w:rPrChange>
            </w:rPr>
            <w:t>IV.3.7 Lịch sử gửi cơ quan thuế</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_Toc167894545 \h </w:instrText>
          </w:r>
          <w:r w:rsidR="00C63710" w:rsidRPr="00410FBA">
            <w:rPr>
              <w:noProof/>
              <w:webHidden/>
            </w:rPr>
          </w:r>
          <w:r w:rsidR="00C63710" w:rsidRPr="00410FBA">
            <w:rPr>
              <w:noProof/>
              <w:webHidden/>
            </w:rPr>
            <w:fldChar w:fldCharType="separate"/>
          </w:r>
          <w:r w:rsidR="00410FBA" w:rsidRPr="00410FBA">
            <w:rPr>
              <w:noProof/>
              <w:webHidden/>
            </w:rPr>
            <w:t>171</w:t>
          </w:r>
          <w:r w:rsidR="00C63710" w:rsidRPr="00410FBA">
            <w:rPr>
              <w:noProof/>
              <w:webHidden/>
            </w:rPr>
            <w:fldChar w:fldCharType="end"/>
          </w:r>
          <w:r w:rsidRPr="00410FBA">
            <w:rPr>
              <w:noProof/>
            </w:rPr>
            <w:fldChar w:fldCharType="end"/>
          </w:r>
        </w:p>
        <w:p w14:paraId="345BCDFB" w14:textId="5E3014AE"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"_Toc167894546"</w:instrText>
          </w:r>
          <w:r w:rsidRPr="00410FBA">
            <w:rPr>
              <w:noProof/>
            </w:rPr>
          </w:r>
          <w:r w:rsidRPr="00410FBA">
            <w:rPr>
              <w:noProof/>
            </w:rPr>
            <w:fldChar w:fldCharType="separate"/>
          </w:r>
          <w:r w:rsidR="00C63710" w:rsidRPr="00410FBA">
            <w:rPr>
              <w:rStyle w:val="Hyperlink"/>
              <w:noProof/>
              <w:color w:val="auto"/>
              <w:rPrChange w:id="102" w:author="Dang Oanh" w:date="2024-05-31T15:47:00Z" w16du:dateUtc="2024-05-31T08:47:00Z">
                <w:rPr>
                  <w:rStyle w:val="Hyperlink"/>
                  <w:noProof/>
                </w:rPr>
              </w:rPrChange>
            </w:rPr>
            <w:t>IV.3.8 Danh sách hóa đơn chuyển đổi</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_Toc167894546 \h </w:instrText>
          </w:r>
          <w:r w:rsidR="00C63710" w:rsidRPr="00410FBA">
            <w:rPr>
              <w:noProof/>
              <w:webHidden/>
            </w:rPr>
          </w:r>
          <w:r w:rsidR="00C63710" w:rsidRPr="00410FBA">
            <w:rPr>
              <w:noProof/>
              <w:webHidden/>
            </w:rPr>
            <w:fldChar w:fldCharType="separate"/>
          </w:r>
          <w:r w:rsidR="00410FBA" w:rsidRPr="00410FBA">
            <w:rPr>
              <w:noProof/>
              <w:webHidden/>
            </w:rPr>
            <w:t>177</w:t>
          </w:r>
          <w:r w:rsidR="00C63710" w:rsidRPr="00410FBA">
            <w:rPr>
              <w:noProof/>
              <w:webHidden/>
            </w:rPr>
            <w:fldChar w:fldCharType="end"/>
          </w:r>
          <w:r w:rsidRPr="00410FBA">
            <w:rPr>
              <w:noProof/>
            </w:rPr>
            <w:fldChar w:fldCharType="end"/>
          </w:r>
        </w:p>
        <w:p w14:paraId="40F9D3A0" w14:textId="6A6EEF86"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"_Toc167894547"</w:instrText>
          </w:r>
          <w:r w:rsidRPr="00410FBA">
            <w:rPr>
              <w:noProof/>
            </w:rPr>
          </w:r>
          <w:r w:rsidRPr="00410FBA">
            <w:rPr>
              <w:noProof/>
            </w:rPr>
            <w:fldChar w:fldCharType="separate"/>
          </w:r>
          <w:r w:rsidR="00C63710" w:rsidRPr="00410FBA">
            <w:rPr>
              <w:rStyle w:val="Hyperlink"/>
              <w:noProof/>
              <w:color w:val="auto"/>
              <w:rPrChange w:id="103" w:author="Dang Oanh" w:date="2024-05-31T15:47:00Z" w16du:dateUtc="2024-05-31T08:47:00Z">
                <w:rPr>
                  <w:rStyle w:val="Hyperlink"/>
                  <w:noProof/>
                </w:rPr>
              </w:rPrChange>
            </w:rPr>
            <w:t>IV.3.9 Tra cứu hóa đơn từ Hệ thống HDDT của Tổng cục thuế</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_Toc167894547 \h </w:instrText>
          </w:r>
          <w:r w:rsidR="00C63710" w:rsidRPr="00410FBA">
            <w:rPr>
              <w:noProof/>
              <w:webHidden/>
            </w:rPr>
          </w:r>
          <w:r w:rsidR="00C63710" w:rsidRPr="00410FBA">
            <w:rPr>
              <w:noProof/>
              <w:webHidden/>
            </w:rPr>
            <w:fldChar w:fldCharType="separate"/>
          </w:r>
          <w:r w:rsidR="00410FBA" w:rsidRPr="00410FBA">
            <w:rPr>
              <w:noProof/>
              <w:webHidden/>
            </w:rPr>
            <w:t>180</w:t>
          </w:r>
          <w:r w:rsidR="00C63710" w:rsidRPr="00410FBA">
            <w:rPr>
              <w:noProof/>
              <w:webHidden/>
            </w:rPr>
            <w:fldChar w:fldCharType="end"/>
          </w:r>
          <w:r w:rsidRPr="00410FBA">
            <w:rPr>
              <w:noProof/>
            </w:rPr>
            <w:fldChar w:fldCharType="end"/>
          </w:r>
        </w:p>
        <w:p w14:paraId="4B3878DE" w14:textId="77142402" w:rsidR="00C63710" w:rsidRPr="00410FBA" w:rsidRDefault="00000000">
          <w:pPr>
            <w:pStyle w:val="TOC2"/>
            <w:tabs>
              <w:tab w:val="left" w:pos="110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"_Toc167894548"</w:instrText>
          </w:r>
          <w:r w:rsidRPr="00410FBA">
            <w:rPr>
              <w:noProof/>
            </w:rPr>
          </w:r>
          <w:r w:rsidRPr="00410FBA">
            <w:rPr>
              <w:noProof/>
            </w:rPr>
            <w:fldChar w:fldCharType="separate"/>
          </w:r>
          <w:r w:rsidR="00C63710" w:rsidRPr="00410FBA">
            <w:rPr>
              <w:rStyle w:val="Hyperlink"/>
              <w:noProof/>
              <w:color w:val="auto"/>
              <w:rPrChange w:id="104" w:author="Dang Oanh" w:date="2024-05-31T15:47:00Z" w16du:dateUtc="2024-05-31T08:47:00Z">
                <w:rPr>
                  <w:rStyle w:val="Hyperlink"/>
                  <w:noProof/>
                </w:rPr>
              </w:rPrChange>
            </w:rPr>
            <w:t>IV.4.</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05" w:author="Dang Oanh" w:date="2024-05-31T15:47:00Z" w16du:dateUtc="2024-05-31T08:47:00Z">
                <w:rPr>
                  <w:rStyle w:val="Hyperlink"/>
                  <w:noProof/>
                </w:rPr>
              </w:rPrChange>
            </w:rPr>
            <w:t>Báo cáo</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_Toc167894548 \h </w:instrText>
          </w:r>
          <w:r w:rsidR="00C63710" w:rsidRPr="00410FBA">
            <w:rPr>
              <w:noProof/>
              <w:webHidden/>
            </w:rPr>
          </w:r>
          <w:r w:rsidR="00C63710" w:rsidRPr="00410FBA">
            <w:rPr>
              <w:noProof/>
              <w:webHidden/>
            </w:rPr>
            <w:fldChar w:fldCharType="separate"/>
          </w:r>
          <w:r w:rsidR="00410FBA" w:rsidRPr="00410FBA">
            <w:rPr>
              <w:noProof/>
              <w:webHidden/>
            </w:rPr>
            <w:t>184</w:t>
          </w:r>
          <w:r w:rsidR="00C63710" w:rsidRPr="00410FBA">
            <w:rPr>
              <w:noProof/>
              <w:webHidden/>
            </w:rPr>
            <w:fldChar w:fldCharType="end"/>
          </w:r>
          <w:r w:rsidRPr="00410FBA">
            <w:rPr>
              <w:noProof/>
            </w:rPr>
            <w:fldChar w:fldCharType="end"/>
          </w:r>
        </w:p>
        <w:p w14:paraId="5081AB06" w14:textId="48435E87"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"_Toc167894549"</w:instrText>
          </w:r>
          <w:r w:rsidRPr="00410FBA">
            <w:rPr>
              <w:noProof/>
            </w:rPr>
          </w:r>
          <w:r w:rsidRPr="00410FBA">
            <w:rPr>
              <w:noProof/>
            </w:rPr>
            <w:fldChar w:fldCharType="separate"/>
          </w:r>
          <w:r w:rsidR="00C63710" w:rsidRPr="00410FBA">
            <w:rPr>
              <w:rStyle w:val="Hyperlink"/>
              <w:noProof/>
              <w:color w:val="auto"/>
              <w:rPrChange w:id="106" w:author="Dang Oanh" w:date="2024-05-31T15:47:00Z" w16du:dateUtc="2024-05-31T08:47:00Z">
                <w:rPr>
                  <w:rStyle w:val="Hyperlink"/>
                  <w:noProof/>
                </w:rPr>
              </w:rPrChange>
            </w:rPr>
            <w:t>IV.3.1 Bảng kê hóa đơn từ chứng từ bán hàng (mẫu GTGT)</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_Toc167894549 \h </w:instrText>
          </w:r>
          <w:r w:rsidR="00C63710" w:rsidRPr="00410FBA">
            <w:rPr>
              <w:noProof/>
              <w:webHidden/>
            </w:rPr>
          </w:r>
          <w:r w:rsidR="00C63710" w:rsidRPr="00410FBA">
            <w:rPr>
              <w:noProof/>
              <w:webHidden/>
            </w:rPr>
            <w:fldChar w:fldCharType="separate"/>
          </w:r>
          <w:r w:rsidR="00410FBA" w:rsidRPr="00410FBA">
            <w:rPr>
              <w:noProof/>
              <w:webHidden/>
            </w:rPr>
            <w:t>184</w:t>
          </w:r>
          <w:r w:rsidR="00C63710" w:rsidRPr="00410FBA">
            <w:rPr>
              <w:noProof/>
              <w:webHidden/>
            </w:rPr>
            <w:fldChar w:fldCharType="end"/>
          </w:r>
          <w:r w:rsidRPr="00410FBA">
            <w:rPr>
              <w:noProof/>
            </w:rPr>
            <w:fldChar w:fldCharType="end"/>
          </w:r>
        </w:p>
        <w:p w14:paraId="198ADEDF" w14:textId="6EE3BBB0"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"_Toc167894550"</w:instrText>
          </w:r>
          <w:r w:rsidRPr="00410FBA">
            <w:rPr>
              <w:noProof/>
            </w:rPr>
          </w:r>
          <w:r w:rsidRPr="00410FBA">
            <w:rPr>
              <w:noProof/>
            </w:rPr>
            <w:fldChar w:fldCharType="separate"/>
          </w:r>
          <w:r w:rsidR="00C63710" w:rsidRPr="00410FBA">
            <w:rPr>
              <w:rStyle w:val="Hyperlink"/>
              <w:noProof/>
              <w:color w:val="auto"/>
              <w:rPrChange w:id="107" w:author="Dang Oanh" w:date="2024-05-31T15:47:00Z" w16du:dateUtc="2024-05-31T08:47:00Z">
                <w:rPr>
                  <w:rStyle w:val="Hyperlink"/>
                  <w:noProof/>
                </w:rPr>
              </w:rPrChange>
            </w:rPr>
            <w:t>IV.3.2 Thống kê chi tiết hàng hóa trong hóa đơn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_Toc167894550 \h </w:instrText>
          </w:r>
          <w:r w:rsidR="00C63710" w:rsidRPr="00410FBA">
            <w:rPr>
              <w:noProof/>
              <w:webHidden/>
            </w:rPr>
          </w:r>
          <w:r w:rsidR="00C63710" w:rsidRPr="00410FBA">
            <w:rPr>
              <w:noProof/>
              <w:webHidden/>
            </w:rPr>
            <w:fldChar w:fldCharType="separate"/>
          </w:r>
          <w:r w:rsidR="00410FBA" w:rsidRPr="00410FBA">
            <w:rPr>
              <w:noProof/>
              <w:webHidden/>
            </w:rPr>
            <w:t>190</w:t>
          </w:r>
          <w:r w:rsidR="00C63710" w:rsidRPr="00410FBA">
            <w:rPr>
              <w:noProof/>
              <w:webHidden/>
            </w:rPr>
            <w:fldChar w:fldCharType="end"/>
          </w:r>
          <w:r w:rsidRPr="00410FBA">
            <w:rPr>
              <w:noProof/>
            </w:rPr>
            <w:fldChar w:fldCharType="end"/>
          </w:r>
        </w:p>
        <w:p w14:paraId="7F94D4BE" w14:textId="55C0E942"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"_Toc167894551"</w:instrText>
          </w:r>
          <w:r w:rsidRPr="00410FBA">
            <w:rPr>
              <w:noProof/>
            </w:rPr>
          </w:r>
          <w:r w:rsidRPr="00410FBA">
            <w:rPr>
              <w:noProof/>
            </w:rPr>
            <w:fldChar w:fldCharType="separate"/>
          </w:r>
          <w:r w:rsidR="00C63710" w:rsidRPr="00410FBA">
            <w:rPr>
              <w:rStyle w:val="Hyperlink"/>
              <w:noProof/>
              <w:color w:val="auto"/>
              <w:rPrChange w:id="108" w:author="Dang Oanh" w:date="2024-05-31T15:47:00Z" w16du:dateUtc="2024-05-31T08:47:00Z">
                <w:rPr>
                  <w:rStyle w:val="Hyperlink"/>
                  <w:noProof/>
                </w:rPr>
              </w:rPrChange>
            </w:rPr>
            <w:t>IV.3.3 Báo cáo doanh thu sản phẩm dịch vụ</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_Toc167894551 \h </w:instrText>
          </w:r>
          <w:r w:rsidR="00C63710" w:rsidRPr="00410FBA">
            <w:rPr>
              <w:noProof/>
              <w:webHidden/>
            </w:rPr>
          </w:r>
          <w:r w:rsidR="00C63710" w:rsidRPr="00410FBA">
            <w:rPr>
              <w:noProof/>
              <w:webHidden/>
            </w:rPr>
            <w:fldChar w:fldCharType="separate"/>
          </w:r>
          <w:r w:rsidR="00410FBA" w:rsidRPr="00410FBA">
            <w:rPr>
              <w:noProof/>
              <w:webHidden/>
            </w:rPr>
            <w:t>195</w:t>
          </w:r>
          <w:r w:rsidR="00C63710" w:rsidRPr="00410FBA">
            <w:rPr>
              <w:noProof/>
              <w:webHidden/>
            </w:rPr>
            <w:fldChar w:fldCharType="end"/>
          </w:r>
          <w:r w:rsidRPr="00410FBA">
            <w:rPr>
              <w:noProof/>
            </w:rPr>
            <w:fldChar w:fldCharType="end"/>
          </w:r>
        </w:p>
        <w:p w14:paraId="0BB28506" w14:textId="4CBF83A3"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"_Toc167894552"</w:instrText>
          </w:r>
          <w:r w:rsidRPr="00410FBA">
            <w:rPr>
              <w:noProof/>
            </w:rPr>
          </w:r>
          <w:r w:rsidRPr="00410FBA">
            <w:rPr>
              <w:noProof/>
            </w:rPr>
            <w:fldChar w:fldCharType="separate"/>
          </w:r>
          <w:r w:rsidR="00C63710" w:rsidRPr="00410FBA">
            <w:rPr>
              <w:rStyle w:val="Hyperlink"/>
              <w:noProof/>
              <w:color w:val="auto"/>
              <w:rPrChange w:id="109" w:author="Dang Oanh" w:date="2024-05-31T15:47:00Z" w16du:dateUtc="2024-05-31T08:47:00Z">
                <w:rPr>
                  <w:rStyle w:val="Hyperlink"/>
                  <w:noProof/>
                </w:rPr>
              </w:rPrChange>
            </w:rPr>
            <w:t>IV.3.4 Báo cáo giảm thuế GTGT</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_Toc167894552 \h </w:instrText>
          </w:r>
          <w:r w:rsidR="00C63710" w:rsidRPr="00410FBA">
            <w:rPr>
              <w:noProof/>
              <w:webHidden/>
            </w:rPr>
          </w:r>
          <w:r w:rsidR="00C63710" w:rsidRPr="00410FBA">
            <w:rPr>
              <w:noProof/>
              <w:webHidden/>
            </w:rPr>
            <w:fldChar w:fldCharType="separate"/>
          </w:r>
          <w:r w:rsidR="00410FBA" w:rsidRPr="00410FBA">
            <w:rPr>
              <w:noProof/>
              <w:webHidden/>
            </w:rPr>
            <w:t>200</w:t>
          </w:r>
          <w:r w:rsidR="00C63710" w:rsidRPr="00410FBA">
            <w:rPr>
              <w:noProof/>
              <w:webHidden/>
            </w:rPr>
            <w:fldChar w:fldCharType="end"/>
          </w:r>
          <w:r w:rsidRPr="00410FBA">
            <w:rPr>
              <w:noProof/>
            </w:rPr>
            <w:fldChar w:fldCharType="end"/>
          </w:r>
        </w:p>
        <w:p w14:paraId="5AA5DE5E" w14:textId="57C91A34" w:rsidR="00C63710" w:rsidRPr="00410FBA" w:rsidRDefault="00000000">
          <w:pPr>
            <w:pStyle w:val="TOC2"/>
            <w:tabs>
              <w:tab w:val="left" w:pos="110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"_Toc167894553"</w:instrText>
          </w:r>
          <w:r w:rsidRPr="00410FBA">
            <w:rPr>
              <w:noProof/>
            </w:rPr>
          </w:r>
          <w:r w:rsidRPr="00410FBA">
            <w:rPr>
              <w:noProof/>
            </w:rPr>
            <w:fldChar w:fldCharType="separate"/>
          </w:r>
          <w:r w:rsidR="00C63710" w:rsidRPr="00410FBA">
            <w:rPr>
              <w:rStyle w:val="Hyperlink"/>
              <w:noProof/>
              <w:color w:val="auto"/>
              <w:rPrChange w:id="110" w:author="Dang Oanh" w:date="2024-05-31T15:47:00Z" w16du:dateUtc="2024-05-31T08:47:00Z">
                <w:rPr>
                  <w:rStyle w:val="Hyperlink"/>
                  <w:noProof/>
                </w:rPr>
              </w:rPrChange>
            </w:rPr>
            <w:t>IV.5.</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11" w:author="Dang Oanh" w:date="2024-05-31T15:47:00Z" w16du:dateUtc="2024-05-31T08:47:00Z">
                <w:rPr>
                  <w:rStyle w:val="Hyperlink"/>
                  <w:noProof/>
                </w:rPr>
              </w:rPrChange>
            </w:rPr>
            <w:t>Tích hợp API</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_Toc167894553 \h </w:instrText>
          </w:r>
          <w:r w:rsidR="00C63710" w:rsidRPr="00410FBA">
            <w:rPr>
              <w:noProof/>
              <w:webHidden/>
            </w:rPr>
          </w:r>
          <w:r w:rsidR="00C63710" w:rsidRPr="00410FBA">
            <w:rPr>
              <w:noProof/>
              <w:webHidden/>
            </w:rPr>
            <w:fldChar w:fldCharType="separate"/>
          </w:r>
          <w:r w:rsidR="00410FBA" w:rsidRPr="00410FBA">
            <w:rPr>
              <w:noProof/>
              <w:webHidden/>
            </w:rPr>
            <w:t>205</w:t>
          </w:r>
          <w:r w:rsidR="00C63710" w:rsidRPr="00410FBA">
            <w:rPr>
              <w:noProof/>
              <w:webHidden/>
            </w:rPr>
            <w:fldChar w:fldCharType="end"/>
          </w:r>
          <w:r w:rsidRPr="00410FBA">
            <w:rPr>
              <w:noProof/>
            </w:rPr>
            <w:fldChar w:fldCharType="end"/>
          </w:r>
        </w:p>
        <w:p w14:paraId="285095EA" w14:textId="6F3EC553"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"_Toc167894554"</w:instrText>
          </w:r>
          <w:r w:rsidRPr="00410FBA">
            <w:rPr>
              <w:noProof/>
            </w:rPr>
          </w:r>
          <w:r w:rsidRPr="00410FBA">
            <w:rPr>
              <w:noProof/>
            </w:rPr>
            <w:fldChar w:fldCharType="separate"/>
          </w:r>
          <w:r w:rsidR="00C63710" w:rsidRPr="00410FBA">
            <w:rPr>
              <w:rStyle w:val="Hyperlink"/>
              <w:noProof/>
              <w:color w:val="auto"/>
              <w:rPrChange w:id="112" w:author="Dang Oanh" w:date="2024-05-31T15:47:00Z" w16du:dateUtc="2024-05-31T08:47:00Z">
                <w:rPr>
                  <w:rStyle w:val="Hyperlink"/>
                  <w:noProof/>
                </w:rPr>
              </w:rPrChange>
            </w:rPr>
            <w:t>IV.5.1 API quản lý chứng thư số</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_Toc167894554 \h </w:instrText>
          </w:r>
          <w:r w:rsidR="00C63710" w:rsidRPr="00410FBA">
            <w:rPr>
              <w:noProof/>
              <w:webHidden/>
            </w:rPr>
          </w:r>
          <w:r w:rsidR="00C63710" w:rsidRPr="00410FBA">
            <w:rPr>
              <w:noProof/>
              <w:webHidden/>
            </w:rPr>
            <w:fldChar w:fldCharType="separate"/>
          </w:r>
          <w:r w:rsidR="00410FBA" w:rsidRPr="00410FBA">
            <w:rPr>
              <w:noProof/>
              <w:webHidden/>
            </w:rPr>
            <w:t>205</w:t>
          </w:r>
          <w:r w:rsidR="00C63710" w:rsidRPr="00410FBA">
            <w:rPr>
              <w:noProof/>
              <w:webHidden/>
            </w:rPr>
            <w:fldChar w:fldCharType="end"/>
          </w:r>
          <w:r w:rsidRPr="00410FBA">
            <w:rPr>
              <w:noProof/>
            </w:rPr>
            <w:fldChar w:fldCharType="end"/>
          </w:r>
        </w:p>
        <w:p w14:paraId="3693FCB6" w14:textId="45009D56"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"_Toc167894555"</w:instrText>
          </w:r>
          <w:r w:rsidRPr="00410FBA">
            <w:rPr>
              <w:noProof/>
            </w:rPr>
          </w:r>
          <w:r w:rsidRPr="00410FBA">
            <w:rPr>
              <w:noProof/>
            </w:rPr>
            <w:fldChar w:fldCharType="separate"/>
          </w:r>
          <w:r w:rsidR="00C63710" w:rsidRPr="00410FBA">
            <w:rPr>
              <w:rStyle w:val="Hyperlink"/>
              <w:noProof/>
              <w:color w:val="auto"/>
              <w:rPrChange w:id="113" w:author="Dang Oanh" w:date="2024-05-31T15:47:00Z" w16du:dateUtc="2024-05-31T08:47:00Z">
                <w:rPr>
                  <w:rStyle w:val="Hyperlink"/>
                  <w:noProof/>
                </w:rPr>
              </w:rPrChange>
            </w:rPr>
            <w:t>IV.5.2 API quản lý mẫu hóa đơn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_Toc167894555 \h </w:instrText>
          </w:r>
          <w:r w:rsidR="00C63710" w:rsidRPr="00410FBA">
            <w:rPr>
              <w:noProof/>
              <w:webHidden/>
            </w:rPr>
          </w:r>
          <w:r w:rsidR="00C63710" w:rsidRPr="00410FBA">
            <w:rPr>
              <w:noProof/>
              <w:webHidden/>
            </w:rPr>
            <w:fldChar w:fldCharType="separate"/>
          </w:r>
          <w:r w:rsidR="00410FBA" w:rsidRPr="00410FBA">
            <w:rPr>
              <w:noProof/>
              <w:webHidden/>
            </w:rPr>
            <w:t>209</w:t>
          </w:r>
          <w:r w:rsidR="00C63710" w:rsidRPr="00410FBA">
            <w:rPr>
              <w:noProof/>
              <w:webHidden/>
            </w:rPr>
            <w:fldChar w:fldCharType="end"/>
          </w:r>
          <w:r w:rsidRPr="00410FBA">
            <w:rPr>
              <w:noProof/>
            </w:rPr>
            <w:fldChar w:fldCharType="end"/>
          </w:r>
        </w:p>
        <w:p w14:paraId="6652AFA0" w14:textId="46376DCA"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"_Toc167894556"</w:instrText>
          </w:r>
          <w:r w:rsidRPr="00410FBA">
            <w:rPr>
              <w:noProof/>
            </w:rPr>
          </w:r>
          <w:r w:rsidRPr="00410FBA">
            <w:rPr>
              <w:noProof/>
            </w:rPr>
            <w:fldChar w:fldCharType="separate"/>
          </w:r>
          <w:r w:rsidR="00C63710" w:rsidRPr="00410FBA">
            <w:rPr>
              <w:rStyle w:val="Hyperlink"/>
              <w:noProof/>
              <w:color w:val="auto"/>
              <w:rPrChange w:id="114" w:author="Dang Oanh" w:date="2024-05-31T15:47:00Z" w16du:dateUtc="2024-05-31T08:47:00Z">
                <w:rPr>
                  <w:rStyle w:val="Hyperlink"/>
                  <w:noProof/>
                </w:rPr>
              </w:rPrChange>
            </w:rPr>
            <w:t>IV.5.3 API quản lý dải ký hiệu</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_Toc167894556 \h </w:instrText>
          </w:r>
          <w:r w:rsidR="00C63710" w:rsidRPr="00410FBA">
            <w:rPr>
              <w:noProof/>
              <w:webHidden/>
            </w:rPr>
          </w:r>
          <w:r w:rsidR="00C63710" w:rsidRPr="00410FBA">
            <w:rPr>
              <w:noProof/>
              <w:webHidden/>
            </w:rPr>
            <w:fldChar w:fldCharType="separate"/>
          </w:r>
          <w:r w:rsidR="00410FBA" w:rsidRPr="00410FBA">
            <w:rPr>
              <w:noProof/>
              <w:webHidden/>
            </w:rPr>
            <w:t>211</w:t>
          </w:r>
          <w:r w:rsidR="00C63710" w:rsidRPr="00410FBA">
            <w:rPr>
              <w:noProof/>
              <w:webHidden/>
            </w:rPr>
            <w:fldChar w:fldCharType="end"/>
          </w:r>
          <w:r w:rsidRPr="00410FBA">
            <w:rPr>
              <w:noProof/>
            </w:rPr>
            <w:fldChar w:fldCharType="end"/>
          </w:r>
        </w:p>
        <w:p w14:paraId="0D288158" w14:textId="16247299" w:rsidR="00C63710" w:rsidRPr="00410FBA" w:rsidRDefault="00000000">
          <w:pPr>
            <w:pStyle w:val="TOC3"/>
            <w:tabs>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"_Toc167894557"</w:instrText>
          </w:r>
          <w:r w:rsidRPr="00410FBA">
            <w:rPr>
              <w:noProof/>
            </w:rPr>
          </w:r>
          <w:r w:rsidRPr="00410FBA">
            <w:rPr>
              <w:noProof/>
            </w:rPr>
            <w:fldChar w:fldCharType="separate"/>
          </w:r>
          <w:r w:rsidR="00C63710" w:rsidRPr="00410FBA">
            <w:rPr>
              <w:rStyle w:val="Hyperlink"/>
              <w:noProof/>
              <w:color w:val="auto"/>
              <w:rPrChange w:id="115" w:author="Dang Oanh" w:date="2024-05-31T15:47:00Z" w16du:dateUtc="2024-05-31T08:47:00Z">
                <w:rPr>
                  <w:rStyle w:val="Hyperlink"/>
                  <w:noProof/>
                </w:rPr>
              </w:rPrChange>
            </w:rPr>
            <w:t>IV.5.4 API quản lý hóa đơn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_Toc167894557 \h </w:instrText>
          </w:r>
          <w:r w:rsidR="00C63710" w:rsidRPr="00410FBA">
            <w:rPr>
              <w:noProof/>
              <w:webHidden/>
            </w:rPr>
          </w:r>
          <w:r w:rsidR="00C63710" w:rsidRPr="00410FBA">
            <w:rPr>
              <w:noProof/>
              <w:webHidden/>
            </w:rPr>
            <w:fldChar w:fldCharType="separate"/>
          </w:r>
          <w:r w:rsidR="00410FBA" w:rsidRPr="00410FBA">
            <w:rPr>
              <w:noProof/>
              <w:webHidden/>
            </w:rPr>
            <w:t>214</w:t>
          </w:r>
          <w:r w:rsidR="00C63710" w:rsidRPr="00410FBA">
            <w:rPr>
              <w:noProof/>
              <w:webHidden/>
            </w:rPr>
            <w:fldChar w:fldCharType="end"/>
          </w:r>
          <w:r w:rsidRPr="00410FBA">
            <w:rPr>
              <w:noProof/>
            </w:rPr>
            <w:fldChar w:fldCharType="end"/>
          </w:r>
        </w:p>
        <w:p w14:paraId="65F6B5E1" w14:textId="733677D9" w:rsidR="00C63710" w:rsidRPr="00410FBA" w:rsidRDefault="00000000">
          <w:pPr>
            <w:pStyle w:val="TOC1"/>
            <w:rPr>
              <w:rFonts w:asciiTheme="minorHAnsi" w:eastAsiaTheme="minorEastAsia" w:hAnsiTheme="minorHAnsi" w:cstheme="minorBidi"/>
              <w:b w:val="0"/>
              <w:noProof/>
              <w:sz w:val="22"/>
              <w:szCs w:val="22"/>
            </w:rPr>
          </w:pPr>
          <w:r w:rsidRPr="00410FBA">
            <w:rPr>
              <w:noProof/>
            </w:rPr>
            <w:fldChar w:fldCharType="begin"/>
          </w:r>
          <w:r w:rsidRPr="00410FBA">
            <w:rPr>
              <w:noProof/>
            </w:rPr>
            <w:instrText>HYPERLINK \l "_Toc167894558"</w:instrText>
          </w:r>
          <w:r w:rsidRPr="00410FBA">
            <w:rPr>
              <w:noProof/>
            </w:rPr>
          </w:r>
          <w:r w:rsidRPr="00410FBA">
            <w:rPr>
              <w:noProof/>
            </w:rPr>
            <w:fldChar w:fldCharType="separate"/>
          </w:r>
          <w:r w:rsidR="00C63710" w:rsidRPr="00410FBA">
            <w:rPr>
              <w:rStyle w:val="Hyperlink"/>
              <w:noProof/>
              <w:color w:val="auto"/>
              <w:rPrChange w:id="116" w:author="Dang Oanh" w:date="2024-05-31T15:47:00Z" w16du:dateUtc="2024-05-31T08:47:00Z">
                <w:rPr>
                  <w:rStyle w:val="Hyperlink"/>
                  <w:noProof/>
                </w:rPr>
              </w:rPrChange>
            </w:rPr>
            <w:t>V.</w:t>
          </w:r>
          <w:r w:rsidR="00C63710" w:rsidRPr="00410FBA">
            <w:rPr>
              <w:rFonts w:asciiTheme="minorHAnsi" w:eastAsiaTheme="minorEastAsia" w:hAnsiTheme="minorHAnsi" w:cstheme="minorBidi"/>
              <w:b w:val="0"/>
              <w:noProof/>
              <w:sz w:val="22"/>
              <w:szCs w:val="22"/>
            </w:rPr>
            <w:tab/>
          </w:r>
          <w:r w:rsidR="00C63710" w:rsidRPr="00410FBA">
            <w:rPr>
              <w:rStyle w:val="Hyperlink"/>
              <w:noProof/>
              <w:color w:val="auto"/>
              <w:rPrChange w:id="117" w:author="Dang Oanh" w:date="2024-05-31T15:47:00Z" w16du:dateUtc="2024-05-31T08:47:00Z">
                <w:rPr>
                  <w:rStyle w:val="Hyperlink"/>
                  <w:noProof/>
                </w:rPr>
              </w:rPrChange>
            </w:rPr>
            <w:t>CÁC YÊU CẦU PHI CHỨC NĂNG</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_Toc167894558 \h </w:instrText>
          </w:r>
          <w:r w:rsidR="00C63710" w:rsidRPr="00410FBA">
            <w:rPr>
              <w:noProof/>
              <w:webHidden/>
            </w:rPr>
          </w:r>
          <w:r w:rsidR="00C63710" w:rsidRPr="00410FBA">
            <w:rPr>
              <w:noProof/>
              <w:webHidden/>
            </w:rPr>
            <w:fldChar w:fldCharType="separate"/>
          </w:r>
          <w:r w:rsidR="00410FBA" w:rsidRPr="00410FBA">
            <w:rPr>
              <w:noProof/>
              <w:webHidden/>
            </w:rPr>
            <w:t>224</w:t>
          </w:r>
          <w:r w:rsidR="00C63710" w:rsidRPr="00410FBA">
            <w:rPr>
              <w:noProof/>
              <w:webHidden/>
            </w:rPr>
            <w:fldChar w:fldCharType="end"/>
          </w:r>
          <w:r w:rsidRPr="00410FBA">
            <w:rPr>
              <w:noProof/>
            </w:rPr>
            <w:fldChar w:fldCharType="end"/>
          </w:r>
        </w:p>
        <w:p w14:paraId="44AC5952" w14:textId="6A4094CA"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"_Toc167894559"</w:instrText>
          </w:r>
          <w:r w:rsidRPr="00410FBA">
            <w:rPr>
              <w:noProof/>
            </w:rPr>
          </w:r>
          <w:r w:rsidRPr="00410FBA">
            <w:rPr>
              <w:noProof/>
            </w:rPr>
            <w:fldChar w:fldCharType="separate"/>
          </w:r>
          <w:r w:rsidR="00C63710" w:rsidRPr="00410FBA">
            <w:rPr>
              <w:rStyle w:val="Hyperlink"/>
              <w:noProof/>
              <w:color w:val="auto"/>
              <w:rPrChange w:id="118" w:author="Dang Oanh" w:date="2024-05-31T15:47:00Z" w16du:dateUtc="2024-05-31T08:47:00Z">
                <w:rPr>
                  <w:rStyle w:val="Hyperlink"/>
                  <w:noProof/>
                </w:rPr>
              </w:rPrChange>
            </w:rPr>
            <w:t>V.1.</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19" w:author="Dang Oanh" w:date="2024-05-31T15:47:00Z" w16du:dateUtc="2024-05-31T08:47:00Z">
                <w:rPr>
                  <w:rStyle w:val="Hyperlink"/>
                  <w:noProof/>
                </w:rPr>
              </w:rPrChange>
            </w:rPr>
            <w:t>Yêu cầu bản mật, phân quyền người sử dụng</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_Toc167894559 \h </w:instrText>
          </w:r>
          <w:r w:rsidR="00C63710" w:rsidRPr="00410FBA">
            <w:rPr>
              <w:noProof/>
              <w:webHidden/>
            </w:rPr>
          </w:r>
          <w:r w:rsidR="00C63710" w:rsidRPr="00410FBA">
            <w:rPr>
              <w:noProof/>
              <w:webHidden/>
            </w:rPr>
            <w:fldChar w:fldCharType="separate"/>
          </w:r>
          <w:r w:rsidR="00410FBA" w:rsidRPr="00410FBA">
            <w:rPr>
              <w:noProof/>
              <w:webHidden/>
            </w:rPr>
            <w:t>224</w:t>
          </w:r>
          <w:r w:rsidR="00C63710" w:rsidRPr="00410FBA">
            <w:rPr>
              <w:noProof/>
              <w:webHidden/>
            </w:rPr>
            <w:fldChar w:fldCharType="end"/>
          </w:r>
          <w:r w:rsidRPr="00410FBA">
            <w:rPr>
              <w:noProof/>
            </w:rPr>
            <w:fldChar w:fldCharType="end"/>
          </w:r>
        </w:p>
        <w:p w14:paraId="22EB7DCD" w14:textId="563115C2"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"_Toc167894560"</w:instrText>
          </w:r>
          <w:r w:rsidRPr="00410FBA">
            <w:rPr>
              <w:noProof/>
            </w:rPr>
          </w:r>
          <w:r w:rsidRPr="00410FBA">
            <w:rPr>
              <w:noProof/>
            </w:rPr>
            <w:fldChar w:fldCharType="separate"/>
          </w:r>
          <w:r w:rsidR="00C63710" w:rsidRPr="00410FBA">
            <w:rPr>
              <w:rStyle w:val="Hyperlink"/>
              <w:noProof/>
              <w:color w:val="auto"/>
              <w:rPrChange w:id="120" w:author="Dang Oanh" w:date="2024-05-31T15:47:00Z" w16du:dateUtc="2024-05-31T08:47:00Z">
                <w:rPr>
                  <w:rStyle w:val="Hyperlink"/>
                  <w:noProof/>
                </w:rPr>
              </w:rPrChange>
            </w:rPr>
            <w:t>V.2.</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21" w:author="Dang Oanh" w:date="2024-05-31T15:47:00Z" w16du:dateUtc="2024-05-31T08:47:00Z">
                <w:rPr>
                  <w:rStyle w:val="Hyperlink"/>
                  <w:noProof/>
                </w:rPr>
              </w:rPrChange>
            </w:rPr>
            <w:t>Yêu cầu sao lưu và phục hồi dữ liệu</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_Toc167894560 \h </w:instrText>
          </w:r>
          <w:r w:rsidR="00C63710" w:rsidRPr="00410FBA">
            <w:rPr>
              <w:noProof/>
              <w:webHidden/>
            </w:rPr>
          </w:r>
          <w:r w:rsidR="00C63710" w:rsidRPr="00410FBA">
            <w:rPr>
              <w:noProof/>
              <w:webHidden/>
            </w:rPr>
            <w:fldChar w:fldCharType="separate"/>
          </w:r>
          <w:r w:rsidR="00410FBA" w:rsidRPr="00410FBA">
            <w:rPr>
              <w:noProof/>
              <w:webHidden/>
            </w:rPr>
            <w:t>224</w:t>
          </w:r>
          <w:r w:rsidR="00C63710" w:rsidRPr="00410FBA">
            <w:rPr>
              <w:noProof/>
              <w:webHidden/>
            </w:rPr>
            <w:fldChar w:fldCharType="end"/>
          </w:r>
          <w:r w:rsidRPr="00410FBA">
            <w:rPr>
              <w:noProof/>
            </w:rPr>
            <w:fldChar w:fldCharType="end"/>
          </w:r>
        </w:p>
        <w:p w14:paraId="3F45E13D" w14:textId="7C8C863C"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"_Toc167894561"</w:instrText>
          </w:r>
          <w:r w:rsidRPr="00410FBA">
            <w:rPr>
              <w:noProof/>
            </w:rPr>
          </w:r>
          <w:r w:rsidRPr="00410FBA">
            <w:rPr>
              <w:noProof/>
            </w:rPr>
            <w:fldChar w:fldCharType="separate"/>
          </w:r>
          <w:r w:rsidR="00C63710" w:rsidRPr="00410FBA">
            <w:rPr>
              <w:rStyle w:val="Hyperlink"/>
              <w:noProof/>
              <w:color w:val="auto"/>
              <w:rPrChange w:id="122" w:author="Dang Oanh" w:date="2024-05-31T15:47:00Z" w16du:dateUtc="2024-05-31T08:47:00Z">
                <w:rPr>
                  <w:rStyle w:val="Hyperlink"/>
                  <w:noProof/>
                </w:rPr>
              </w:rPrChange>
            </w:rPr>
            <w:t>V.3.</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23" w:author="Dang Oanh" w:date="2024-05-31T15:47:00Z" w16du:dateUtc="2024-05-31T08:47:00Z">
                <w:rPr>
                  <w:rStyle w:val="Hyperlink"/>
                  <w:noProof/>
                </w:rPr>
              </w:rPrChange>
            </w:rPr>
            <w:t>Yêu cầu về tính khả dụng (Usability)</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_Toc167894561 \h </w:instrText>
          </w:r>
          <w:r w:rsidR="00C63710" w:rsidRPr="00410FBA">
            <w:rPr>
              <w:noProof/>
              <w:webHidden/>
            </w:rPr>
          </w:r>
          <w:r w:rsidR="00C63710" w:rsidRPr="00410FBA">
            <w:rPr>
              <w:noProof/>
              <w:webHidden/>
            </w:rPr>
            <w:fldChar w:fldCharType="separate"/>
          </w:r>
          <w:r w:rsidR="00410FBA" w:rsidRPr="00410FBA">
            <w:rPr>
              <w:noProof/>
              <w:webHidden/>
            </w:rPr>
            <w:t>224</w:t>
          </w:r>
          <w:r w:rsidR="00C63710" w:rsidRPr="00410FBA">
            <w:rPr>
              <w:noProof/>
              <w:webHidden/>
            </w:rPr>
            <w:fldChar w:fldCharType="end"/>
          </w:r>
          <w:r w:rsidRPr="00410FBA">
            <w:rPr>
              <w:noProof/>
            </w:rPr>
            <w:fldChar w:fldCharType="end"/>
          </w:r>
        </w:p>
        <w:p w14:paraId="76DEAABD" w14:textId="007994EC"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"_Toc167894562"</w:instrText>
          </w:r>
          <w:r w:rsidRPr="00410FBA">
            <w:rPr>
              <w:noProof/>
            </w:rPr>
          </w:r>
          <w:r w:rsidRPr="00410FBA">
            <w:rPr>
              <w:noProof/>
            </w:rPr>
            <w:fldChar w:fldCharType="separate"/>
          </w:r>
          <w:r w:rsidR="00C63710" w:rsidRPr="00410FBA">
            <w:rPr>
              <w:rStyle w:val="Hyperlink"/>
              <w:noProof/>
              <w:color w:val="auto"/>
              <w:rPrChange w:id="124" w:author="Dang Oanh" w:date="2024-05-31T15:47:00Z" w16du:dateUtc="2024-05-31T08:47:00Z">
                <w:rPr>
                  <w:rStyle w:val="Hyperlink"/>
                  <w:noProof/>
                </w:rPr>
              </w:rPrChange>
            </w:rPr>
            <w:t>V.4.</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25" w:author="Dang Oanh" w:date="2024-05-31T15:47:00Z" w16du:dateUtc="2024-05-31T08:47:00Z">
                <w:rPr>
                  <w:rStyle w:val="Hyperlink"/>
                  <w:noProof/>
                </w:rPr>
              </w:rPrChange>
            </w:rPr>
            <w:t>Mã yêu cầu: yêu cầu về tính ổn định (Reliability)</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_Toc167894562 \h </w:instrText>
          </w:r>
          <w:r w:rsidR="00C63710" w:rsidRPr="00410FBA">
            <w:rPr>
              <w:noProof/>
              <w:webHidden/>
            </w:rPr>
          </w:r>
          <w:r w:rsidR="00C63710" w:rsidRPr="00410FBA">
            <w:rPr>
              <w:noProof/>
              <w:webHidden/>
            </w:rPr>
            <w:fldChar w:fldCharType="separate"/>
          </w:r>
          <w:r w:rsidR="00410FBA" w:rsidRPr="00410FBA">
            <w:rPr>
              <w:noProof/>
              <w:webHidden/>
            </w:rPr>
            <w:t>224</w:t>
          </w:r>
          <w:r w:rsidR="00C63710" w:rsidRPr="00410FBA">
            <w:rPr>
              <w:noProof/>
              <w:webHidden/>
            </w:rPr>
            <w:fldChar w:fldCharType="end"/>
          </w:r>
          <w:r w:rsidRPr="00410FBA">
            <w:rPr>
              <w:noProof/>
            </w:rPr>
            <w:fldChar w:fldCharType="end"/>
          </w:r>
        </w:p>
        <w:p w14:paraId="5748FCBC" w14:textId="2690F48B"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"_Toc167894563"</w:instrText>
          </w:r>
          <w:r w:rsidRPr="00410FBA">
            <w:rPr>
              <w:noProof/>
            </w:rPr>
          </w:r>
          <w:r w:rsidRPr="00410FBA">
            <w:rPr>
              <w:noProof/>
            </w:rPr>
            <w:fldChar w:fldCharType="separate"/>
          </w:r>
          <w:r w:rsidR="00C63710" w:rsidRPr="00410FBA">
            <w:rPr>
              <w:rStyle w:val="Hyperlink"/>
              <w:noProof/>
              <w:color w:val="auto"/>
              <w:rPrChange w:id="126" w:author="Dang Oanh" w:date="2024-05-31T15:47:00Z" w16du:dateUtc="2024-05-31T08:47:00Z">
                <w:rPr>
                  <w:rStyle w:val="Hyperlink"/>
                  <w:noProof/>
                </w:rPr>
              </w:rPrChange>
            </w:rPr>
            <w:t>V.5.</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27" w:author="Dang Oanh" w:date="2024-05-31T15:47:00Z" w16du:dateUtc="2024-05-31T08:47:00Z">
                <w:rPr>
                  <w:rStyle w:val="Hyperlink"/>
                  <w:noProof/>
                </w:rPr>
              </w:rPrChange>
            </w:rPr>
            <w:t>Yêu cầu về hiệu năng (Performance)</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_Toc167894563 \h </w:instrText>
          </w:r>
          <w:r w:rsidR="00C63710" w:rsidRPr="00410FBA">
            <w:rPr>
              <w:noProof/>
              <w:webHidden/>
            </w:rPr>
          </w:r>
          <w:r w:rsidR="00C63710" w:rsidRPr="00410FBA">
            <w:rPr>
              <w:noProof/>
              <w:webHidden/>
            </w:rPr>
            <w:fldChar w:fldCharType="separate"/>
          </w:r>
          <w:r w:rsidR="00410FBA" w:rsidRPr="00410FBA">
            <w:rPr>
              <w:noProof/>
              <w:webHidden/>
            </w:rPr>
            <w:t>225</w:t>
          </w:r>
          <w:r w:rsidR="00C63710" w:rsidRPr="00410FBA">
            <w:rPr>
              <w:noProof/>
              <w:webHidden/>
            </w:rPr>
            <w:fldChar w:fldCharType="end"/>
          </w:r>
          <w:r w:rsidRPr="00410FBA">
            <w:rPr>
              <w:noProof/>
            </w:rPr>
            <w:fldChar w:fldCharType="end"/>
          </w:r>
        </w:p>
        <w:p w14:paraId="26149DAD" w14:textId="691DD35F"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"_Toc167894564"</w:instrText>
          </w:r>
          <w:r w:rsidRPr="00410FBA">
            <w:rPr>
              <w:noProof/>
            </w:rPr>
          </w:r>
          <w:r w:rsidRPr="00410FBA">
            <w:rPr>
              <w:noProof/>
            </w:rPr>
            <w:fldChar w:fldCharType="separate"/>
          </w:r>
          <w:r w:rsidR="00C63710" w:rsidRPr="00410FBA">
            <w:rPr>
              <w:rStyle w:val="Hyperlink"/>
              <w:noProof/>
              <w:color w:val="auto"/>
              <w:rPrChange w:id="128" w:author="Dang Oanh" w:date="2024-05-31T15:47:00Z" w16du:dateUtc="2024-05-31T08:47:00Z">
                <w:rPr>
                  <w:rStyle w:val="Hyperlink"/>
                  <w:noProof/>
                </w:rPr>
              </w:rPrChange>
            </w:rPr>
            <w:t>V.6.</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29" w:author="Dang Oanh" w:date="2024-05-31T15:47:00Z" w16du:dateUtc="2024-05-31T08:47:00Z">
                <w:rPr>
                  <w:rStyle w:val="Hyperlink"/>
                  <w:noProof/>
                </w:rPr>
              </w:rPrChange>
            </w:rPr>
            <w:t>Yêu cầu về tính hỗ trợ (Supportability)</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_Toc167894564 \h </w:instrText>
          </w:r>
          <w:r w:rsidR="00C63710" w:rsidRPr="00410FBA">
            <w:rPr>
              <w:noProof/>
              <w:webHidden/>
            </w:rPr>
          </w:r>
          <w:r w:rsidR="00C63710" w:rsidRPr="00410FBA">
            <w:rPr>
              <w:noProof/>
              <w:webHidden/>
            </w:rPr>
            <w:fldChar w:fldCharType="separate"/>
          </w:r>
          <w:r w:rsidR="00410FBA" w:rsidRPr="00410FBA">
            <w:rPr>
              <w:noProof/>
              <w:webHidden/>
            </w:rPr>
            <w:t>225</w:t>
          </w:r>
          <w:r w:rsidR="00C63710" w:rsidRPr="00410FBA">
            <w:rPr>
              <w:noProof/>
              <w:webHidden/>
            </w:rPr>
            <w:fldChar w:fldCharType="end"/>
          </w:r>
          <w:r w:rsidRPr="00410FBA">
            <w:rPr>
              <w:noProof/>
            </w:rPr>
            <w:fldChar w:fldCharType="end"/>
          </w:r>
        </w:p>
        <w:p w14:paraId="7FF1C678" w14:textId="3CDC8C39"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"_Toc167894565"</w:instrText>
          </w:r>
          <w:r w:rsidRPr="00410FBA">
            <w:rPr>
              <w:noProof/>
            </w:rPr>
          </w:r>
          <w:r w:rsidRPr="00410FBA">
            <w:rPr>
              <w:noProof/>
            </w:rPr>
            <w:fldChar w:fldCharType="separate"/>
          </w:r>
          <w:r w:rsidR="00C63710" w:rsidRPr="00410FBA">
            <w:rPr>
              <w:rStyle w:val="Hyperlink"/>
              <w:noProof/>
              <w:color w:val="auto"/>
              <w:rPrChange w:id="130" w:author="Dang Oanh" w:date="2024-05-31T15:47:00Z" w16du:dateUtc="2024-05-31T08:47:00Z">
                <w:rPr>
                  <w:rStyle w:val="Hyperlink"/>
                  <w:noProof/>
                </w:rPr>
              </w:rPrChange>
            </w:rPr>
            <w:t>V.7.</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31" w:author="Dang Oanh" w:date="2024-05-31T15:47:00Z" w16du:dateUtc="2024-05-31T08:47:00Z">
                <w:rPr>
                  <w:rStyle w:val="Hyperlink"/>
                  <w:noProof/>
                </w:rPr>
              </w:rPrChange>
            </w:rPr>
            <w:t>Yêu cầu các ràng buộc thiết kế (Design contraints)</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_Toc167894565 \h </w:instrText>
          </w:r>
          <w:r w:rsidR="00C63710" w:rsidRPr="00410FBA">
            <w:rPr>
              <w:noProof/>
              <w:webHidden/>
            </w:rPr>
          </w:r>
          <w:r w:rsidR="00C63710" w:rsidRPr="00410FBA">
            <w:rPr>
              <w:noProof/>
              <w:webHidden/>
            </w:rPr>
            <w:fldChar w:fldCharType="separate"/>
          </w:r>
          <w:r w:rsidR="00410FBA" w:rsidRPr="00410FBA">
            <w:rPr>
              <w:noProof/>
              <w:webHidden/>
            </w:rPr>
            <w:t>225</w:t>
          </w:r>
          <w:r w:rsidR="00C63710" w:rsidRPr="00410FBA">
            <w:rPr>
              <w:noProof/>
              <w:webHidden/>
            </w:rPr>
            <w:fldChar w:fldCharType="end"/>
          </w:r>
          <w:r w:rsidRPr="00410FBA">
            <w:rPr>
              <w:noProof/>
            </w:rPr>
            <w:fldChar w:fldCharType="end"/>
          </w:r>
        </w:p>
        <w:p w14:paraId="7957D483" w14:textId="1DA621CD"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"_Toc167894566"</w:instrText>
          </w:r>
          <w:r w:rsidRPr="00410FBA">
            <w:rPr>
              <w:noProof/>
            </w:rPr>
          </w:r>
          <w:r w:rsidRPr="00410FBA">
            <w:rPr>
              <w:noProof/>
            </w:rPr>
            <w:fldChar w:fldCharType="separate"/>
          </w:r>
          <w:r w:rsidR="00C63710" w:rsidRPr="00410FBA">
            <w:rPr>
              <w:rStyle w:val="Hyperlink"/>
              <w:noProof/>
              <w:color w:val="auto"/>
              <w:rPrChange w:id="132" w:author="Dang Oanh" w:date="2024-05-31T15:47:00Z" w16du:dateUtc="2024-05-31T08:47:00Z">
                <w:rPr>
                  <w:rStyle w:val="Hyperlink"/>
                  <w:noProof/>
                </w:rPr>
              </w:rPrChange>
            </w:rPr>
            <w:t>V.8.</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33" w:author="Dang Oanh" w:date="2024-05-31T15:47:00Z" w16du:dateUtc="2024-05-31T08:47:00Z">
                <w:rPr>
                  <w:rStyle w:val="Hyperlink"/>
                  <w:noProof/>
                </w:rPr>
              </w:rPrChange>
            </w:rPr>
            <w:t>Yêu cầu về giao tiếp (Interfaces)</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_Toc167894566 \h </w:instrText>
          </w:r>
          <w:r w:rsidR="00C63710" w:rsidRPr="00410FBA">
            <w:rPr>
              <w:noProof/>
              <w:webHidden/>
            </w:rPr>
          </w:r>
          <w:r w:rsidR="00C63710" w:rsidRPr="00410FBA">
            <w:rPr>
              <w:noProof/>
              <w:webHidden/>
            </w:rPr>
            <w:fldChar w:fldCharType="separate"/>
          </w:r>
          <w:r w:rsidR="00410FBA" w:rsidRPr="00410FBA">
            <w:rPr>
              <w:noProof/>
              <w:webHidden/>
            </w:rPr>
            <w:t>225</w:t>
          </w:r>
          <w:r w:rsidR="00C63710" w:rsidRPr="00410FBA">
            <w:rPr>
              <w:noProof/>
              <w:webHidden/>
            </w:rPr>
            <w:fldChar w:fldCharType="end"/>
          </w:r>
          <w:r w:rsidRPr="00410FBA">
            <w:rPr>
              <w:noProof/>
            </w:rPr>
            <w:fldChar w:fldCharType="end"/>
          </w:r>
        </w:p>
        <w:p w14:paraId="3980AD96" w14:textId="798A01B5" w:rsidR="00C63710" w:rsidRPr="00410FBA" w:rsidRDefault="00000000">
          <w:pPr>
            <w:pStyle w:val="TOC2"/>
            <w:tabs>
              <w:tab w:val="left" w:pos="88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"_Toc167894567"</w:instrText>
          </w:r>
          <w:r w:rsidRPr="00410FBA">
            <w:rPr>
              <w:noProof/>
            </w:rPr>
          </w:r>
          <w:r w:rsidRPr="00410FBA">
            <w:rPr>
              <w:noProof/>
            </w:rPr>
            <w:fldChar w:fldCharType="separate"/>
          </w:r>
          <w:r w:rsidR="00C63710" w:rsidRPr="00410FBA">
            <w:rPr>
              <w:rStyle w:val="Hyperlink"/>
              <w:noProof/>
              <w:color w:val="auto"/>
              <w:rPrChange w:id="134" w:author="Dang Oanh" w:date="2024-05-31T15:47:00Z" w16du:dateUtc="2024-05-31T08:47:00Z">
                <w:rPr>
                  <w:rStyle w:val="Hyperlink"/>
                  <w:noProof/>
                </w:rPr>
              </w:rPrChange>
            </w:rPr>
            <w:t>V.9.</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35" w:author="Dang Oanh" w:date="2024-05-31T15:47:00Z" w16du:dateUtc="2024-05-31T08:47:00Z">
                <w:rPr>
                  <w:rStyle w:val="Hyperlink"/>
                  <w:noProof/>
                </w:rPr>
              </w:rPrChange>
            </w:rPr>
            <w:t>Các yêu cầu về tài liệu người dùng và hỗ trợ trực tuyến</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_Toc167894567 \h </w:instrText>
          </w:r>
          <w:r w:rsidR="00C63710" w:rsidRPr="00410FBA">
            <w:rPr>
              <w:noProof/>
              <w:webHidden/>
            </w:rPr>
          </w:r>
          <w:r w:rsidR="00C63710" w:rsidRPr="00410FBA">
            <w:rPr>
              <w:noProof/>
              <w:webHidden/>
            </w:rPr>
            <w:fldChar w:fldCharType="separate"/>
          </w:r>
          <w:r w:rsidR="00410FBA" w:rsidRPr="00410FBA">
            <w:rPr>
              <w:noProof/>
              <w:webHidden/>
            </w:rPr>
            <w:t>226</w:t>
          </w:r>
          <w:r w:rsidR="00C63710" w:rsidRPr="00410FBA">
            <w:rPr>
              <w:noProof/>
              <w:webHidden/>
            </w:rPr>
            <w:fldChar w:fldCharType="end"/>
          </w:r>
          <w:r w:rsidRPr="00410FBA">
            <w:rPr>
              <w:noProof/>
            </w:rPr>
            <w:fldChar w:fldCharType="end"/>
          </w:r>
        </w:p>
        <w:p w14:paraId="1890210C" w14:textId="7687F2E0" w:rsidR="00C63710" w:rsidRPr="00410FBA" w:rsidRDefault="00000000">
          <w:pPr>
            <w:pStyle w:val="TOC2"/>
            <w:tabs>
              <w:tab w:val="left" w:pos="110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"_Toc167894568"</w:instrText>
          </w:r>
          <w:r w:rsidRPr="00410FBA">
            <w:rPr>
              <w:noProof/>
            </w:rPr>
          </w:r>
          <w:r w:rsidRPr="00410FBA">
            <w:rPr>
              <w:noProof/>
            </w:rPr>
            <w:fldChar w:fldCharType="separate"/>
          </w:r>
          <w:r w:rsidR="00C63710" w:rsidRPr="00410FBA">
            <w:rPr>
              <w:rStyle w:val="Hyperlink"/>
              <w:noProof/>
              <w:color w:val="auto"/>
              <w:rPrChange w:id="136" w:author="Dang Oanh" w:date="2024-05-31T15:47:00Z" w16du:dateUtc="2024-05-31T08:47:00Z">
                <w:rPr>
                  <w:rStyle w:val="Hyperlink"/>
                  <w:noProof/>
                </w:rPr>
              </w:rPrChange>
            </w:rPr>
            <w:t>V.10.</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37" w:author="Dang Oanh" w:date="2024-05-31T15:47:00Z" w16du:dateUtc="2024-05-31T08:47:00Z">
                <w:rPr>
                  <w:rStyle w:val="Hyperlink"/>
                  <w:noProof/>
                </w:rPr>
              </w:rPrChange>
            </w:rPr>
            <w:t>Mã yêu cầu: các thành phần mua ngoài</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_Toc167894568 \h </w:instrText>
          </w:r>
          <w:r w:rsidR="00C63710" w:rsidRPr="00410FBA">
            <w:rPr>
              <w:noProof/>
              <w:webHidden/>
            </w:rPr>
          </w:r>
          <w:r w:rsidR="00C63710" w:rsidRPr="00410FBA">
            <w:rPr>
              <w:noProof/>
              <w:webHidden/>
            </w:rPr>
            <w:fldChar w:fldCharType="separate"/>
          </w:r>
          <w:r w:rsidR="00410FBA" w:rsidRPr="00410FBA">
            <w:rPr>
              <w:noProof/>
              <w:webHidden/>
            </w:rPr>
            <w:t>226</w:t>
          </w:r>
          <w:r w:rsidR="00C63710" w:rsidRPr="00410FBA">
            <w:rPr>
              <w:noProof/>
              <w:webHidden/>
            </w:rPr>
            <w:fldChar w:fldCharType="end"/>
          </w:r>
          <w:r w:rsidRPr="00410FBA">
            <w:rPr>
              <w:noProof/>
            </w:rPr>
            <w:fldChar w:fldCharType="end"/>
          </w:r>
        </w:p>
        <w:p w14:paraId="6C507CC2" w14:textId="30378842" w:rsidR="00C63710" w:rsidRPr="00410FBA" w:rsidRDefault="00000000">
          <w:pPr>
            <w:pStyle w:val="TOC2"/>
            <w:tabs>
              <w:tab w:val="left" w:pos="110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"_Toc167894569"</w:instrText>
          </w:r>
          <w:r w:rsidRPr="00410FBA">
            <w:rPr>
              <w:noProof/>
            </w:rPr>
          </w:r>
          <w:r w:rsidRPr="00410FBA">
            <w:rPr>
              <w:noProof/>
            </w:rPr>
            <w:fldChar w:fldCharType="separate"/>
          </w:r>
          <w:r w:rsidR="00C63710" w:rsidRPr="00410FBA">
            <w:rPr>
              <w:rStyle w:val="Hyperlink"/>
              <w:noProof/>
              <w:color w:val="auto"/>
              <w:rPrChange w:id="138" w:author="Dang Oanh" w:date="2024-05-31T15:47:00Z" w16du:dateUtc="2024-05-31T08:47:00Z">
                <w:rPr>
                  <w:rStyle w:val="Hyperlink"/>
                  <w:noProof/>
                </w:rPr>
              </w:rPrChange>
            </w:rPr>
            <w:t>V.11.</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39" w:author="Dang Oanh" w:date="2024-05-31T15:47:00Z" w16du:dateUtc="2024-05-31T08:47:00Z">
                <w:rPr>
                  <w:rStyle w:val="Hyperlink"/>
                  <w:noProof/>
                </w:rPr>
              </w:rPrChange>
            </w:rPr>
            <w:t>Các yêu cầu pháp lý, bản quyền và ghi chú khác</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_Toc167894569 \h </w:instrText>
          </w:r>
          <w:r w:rsidR="00C63710" w:rsidRPr="00410FBA">
            <w:rPr>
              <w:noProof/>
              <w:webHidden/>
            </w:rPr>
          </w:r>
          <w:r w:rsidR="00C63710" w:rsidRPr="00410FBA">
            <w:rPr>
              <w:noProof/>
              <w:webHidden/>
            </w:rPr>
            <w:fldChar w:fldCharType="separate"/>
          </w:r>
          <w:r w:rsidR="00410FBA" w:rsidRPr="00410FBA">
            <w:rPr>
              <w:noProof/>
              <w:webHidden/>
            </w:rPr>
            <w:t>226</w:t>
          </w:r>
          <w:r w:rsidR="00C63710" w:rsidRPr="00410FBA">
            <w:rPr>
              <w:noProof/>
              <w:webHidden/>
            </w:rPr>
            <w:fldChar w:fldCharType="end"/>
          </w:r>
          <w:r w:rsidRPr="00410FBA">
            <w:rPr>
              <w:noProof/>
            </w:rPr>
            <w:fldChar w:fldCharType="end"/>
          </w:r>
        </w:p>
        <w:p w14:paraId="66CF0F8B" w14:textId="52391C3D" w:rsidR="00C63710" w:rsidRPr="00410FBA" w:rsidRDefault="00000000">
          <w:pPr>
            <w:pStyle w:val="TOC2"/>
            <w:tabs>
              <w:tab w:val="left" w:pos="1100"/>
              <w:tab w:val="right" w:leader="dot" w:pos="9064"/>
            </w:tabs>
            <w:rPr>
              <w:rFonts w:asciiTheme="minorHAnsi" w:eastAsiaTheme="minorEastAsia" w:hAnsiTheme="minorHAnsi" w:cstheme="minorBidi"/>
              <w:noProof/>
              <w:sz w:val="22"/>
              <w:szCs w:val="22"/>
            </w:rPr>
          </w:pPr>
          <w:r w:rsidRPr="00410FBA">
            <w:rPr>
              <w:noProof/>
            </w:rPr>
            <w:fldChar w:fldCharType="begin"/>
          </w:r>
          <w:r w:rsidRPr="00410FBA">
            <w:rPr>
              <w:noProof/>
            </w:rPr>
            <w:instrText>HYPERLINK \l "_Toc167894570"</w:instrText>
          </w:r>
          <w:r w:rsidRPr="00410FBA">
            <w:rPr>
              <w:noProof/>
            </w:rPr>
          </w:r>
          <w:r w:rsidRPr="00410FBA">
            <w:rPr>
              <w:noProof/>
            </w:rPr>
            <w:fldChar w:fldCharType="separate"/>
          </w:r>
          <w:r w:rsidR="00C63710" w:rsidRPr="00410FBA">
            <w:rPr>
              <w:rStyle w:val="Hyperlink"/>
              <w:noProof/>
              <w:color w:val="auto"/>
              <w:rPrChange w:id="140" w:author="Dang Oanh" w:date="2024-05-31T15:47:00Z" w16du:dateUtc="2024-05-31T08:47:00Z">
                <w:rPr>
                  <w:rStyle w:val="Hyperlink"/>
                  <w:noProof/>
                </w:rPr>
              </w:rPrChange>
            </w:rPr>
            <w:t>V.12.</w:t>
          </w:r>
          <w:r w:rsidR="00C63710" w:rsidRPr="00410FBA">
            <w:rPr>
              <w:rFonts w:asciiTheme="minorHAnsi" w:eastAsiaTheme="minorEastAsia" w:hAnsiTheme="minorHAnsi" w:cstheme="minorBidi"/>
              <w:noProof/>
              <w:sz w:val="22"/>
              <w:szCs w:val="22"/>
            </w:rPr>
            <w:tab/>
          </w:r>
          <w:r w:rsidR="00C63710" w:rsidRPr="00410FBA">
            <w:rPr>
              <w:rStyle w:val="Hyperlink"/>
              <w:noProof/>
              <w:color w:val="auto"/>
              <w:rPrChange w:id="141" w:author="Dang Oanh" w:date="2024-05-31T15:47:00Z" w16du:dateUtc="2024-05-31T08:47:00Z">
                <w:rPr>
                  <w:rStyle w:val="Hyperlink"/>
                  <w:noProof/>
                </w:rPr>
              </w:rPrChange>
            </w:rPr>
            <w:t>Các tiêu chuẩn áp dụng</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_Toc167894570 \h </w:instrText>
          </w:r>
          <w:r w:rsidR="00C63710" w:rsidRPr="00410FBA">
            <w:rPr>
              <w:noProof/>
              <w:webHidden/>
            </w:rPr>
          </w:r>
          <w:r w:rsidR="00C63710" w:rsidRPr="00410FBA">
            <w:rPr>
              <w:noProof/>
              <w:webHidden/>
            </w:rPr>
            <w:fldChar w:fldCharType="separate"/>
          </w:r>
          <w:r w:rsidR="00410FBA" w:rsidRPr="00410FBA">
            <w:rPr>
              <w:noProof/>
              <w:webHidden/>
            </w:rPr>
            <w:t>226</w:t>
          </w:r>
          <w:r w:rsidR="00C63710" w:rsidRPr="00410FBA">
            <w:rPr>
              <w:noProof/>
              <w:webHidden/>
            </w:rPr>
            <w:fldChar w:fldCharType="end"/>
          </w:r>
          <w:r w:rsidRPr="00410FBA">
            <w:rPr>
              <w:noProof/>
            </w:rPr>
            <w:fldChar w:fldCharType="end"/>
          </w:r>
        </w:p>
        <w:p w14:paraId="30942515" w14:textId="250E270A" w:rsidR="00C63710" w:rsidRPr="00410FBA" w:rsidRDefault="00000000">
          <w:pPr>
            <w:pStyle w:val="TOC1"/>
            <w:rPr>
              <w:rFonts w:asciiTheme="minorHAnsi" w:eastAsiaTheme="minorEastAsia" w:hAnsiTheme="minorHAnsi" w:cstheme="minorBidi"/>
              <w:b w:val="0"/>
              <w:noProof/>
              <w:sz w:val="22"/>
              <w:szCs w:val="22"/>
            </w:rPr>
          </w:pPr>
          <w:r w:rsidRPr="00410FBA">
            <w:rPr>
              <w:noProof/>
            </w:rPr>
            <w:fldChar w:fldCharType="begin"/>
          </w:r>
          <w:r w:rsidRPr="00410FBA">
            <w:rPr>
              <w:noProof/>
            </w:rPr>
            <w:instrText>HYPERLINK \l "_Toc167894571"</w:instrText>
          </w:r>
          <w:r w:rsidRPr="00410FBA">
            <w:rPr>
              <w:noProof/>
            </w:rPr>
          </w:r>
          <w:r w:rsidRPr="00410FBA">
            <w:rPr>
              <w:noProof/>
            </w:rPr>
            <w:fldChar w:fldCharType="separate"/>
          </w:r>
          <w:r w:rsidR="00C63710" w:rsidRPr="00410FBA">
            <w:rPr>
              <w:rStyle w:val="Hyperlink"/>
              <w:noProof/>
              <w:color w:val="auto"/>
              <w:rPrChange w:id="142" w:author="Dang Oanh" w:date="2024-05-31T15:47:00Z" w16du:dateUtc="2024-05-31T08:47:00Z">
                <w:rPr>
                  <w:rStyle w:val="Hyperlink"/>
                  <w:noProof/>
                </w:rPr>
              </w:rPrChange>
            </w:rPr>
            <w:t>VI.</w:t>
          </w:r>
          <w:r w:rsidR="00C63710" w:rsidRPr="00410FBA">
            <w:rPr>
              <w:rFonts w:asciiTheme="minorHAnsi" w:eastAsiaTheme="minorEastAsia" w:hAnsiTheme="minorHAnsi" w:cstheme="minorBidi"/>
              <w:b w:val="0"/>
              <w:noProof/>
              <w:sz w:val="22"/>
              <w:szCs w:val="22"/>
            </w:rPr>
            <w:tab/>
          </w:r>
          <w:r w:rsidR="00C63710" w:rsidRPr="00410FBA">
            <w:rPr>
              <w:rStyle w:val="Hyperlink"/>
              <w:noProof/>
              <w:color w:val="auto"/>
              <w:rPrChange w:id="143" w:author="Dang Oanh" w:date="2024-05-31T15:47:00Z" w16du:dateUtc="2024-05-31T08:47:00Z">
                <w:rPr>
                  <w:rStyle w:val="Hyperlink"/>
                  <w:noProof/>
                </w:rPr>
              </w:rPrChange>
            </w:rPr>
            <w:t>TIÊU CHUẨN NGHIỆM THU (*)</w:t>
          </w:r>
          <w:r w:rsidR="00C63710" w:rsidRPr="00410FBA">
            <w:rPr>
              <w:noProof/>
              <w:webHidden/>
            </w:rPr>
            <w:tab/>
          </w:r>
          <w:r w:rsidR="00C63710" w:rsidRPr="00410FBA">
            <w:rPr>
              <w:noProof/>
              <w:webHidden/>
            </w:rPr>
            <w:fldChar w:fldCharType="begin"/>
          </w:r>
          <w:r w:rsidR="00C63710" w:rsidRPr="00410FBA">
            <w:rPr>
              <w:noProof/>
              <w:webHidden/>
            </w:rPr>
            <w:instrText xml:space="preserve"> PAGEREF _Toc167894571 \h </w:instrText>
          </w:r>
          <w:r w:rsidR="00C63710" w:rsidRPr="00410FBA">
            <w:rPr>
              <w:noProof/>
              <w:webHidden/>
            </w:rPr>
          </w:r>
          <w:r w:rsidR="00C63710" w:rsidRPr="00410FBA">
            <w:rPr>
              <w:noProof/>
              <w:webHidden/>
            </w:rPr>
            <w:fldChar w:fldCharType="separate"/>
          </w:r>
          <w:r w:rsidR="00410FBA" w:rsidRPr="00410FBA">
            <w:rPr>
              <w:noProof/>
              <w:webHidden/>
            </w:rPr>
            <w:t>226</w:t>
          </w:r>
          <w:r w:rsidR="00C63710" w:rsidRPr="00410FBA">
            <w:rPr>
              <w:noProof/>
              <w:webHidden/>
            </w:rPr>
            <w:fldChar w:fldCharType="end"/>
          </w:r>
          <w:r w:rsidRPr="00410FBA">
            <w:rPr>
              <w:noProof/>
            </w:rPr>
            <w:fldChar w:fldCharType="end"/>
          </w:r>
        </w:p>
        <w:p w14:paraId="27CAC4CF" w14:textId="31ED8901" w:rsidR="004F2A06" w:rsidRPr="00410FBA" w:rsidRDefault="00A15B10">
          <w:pPr>
            <w:tabs>
              <w:tab w:val="right" w:pos="10620"/>
            </w:tabs>
            <w:spacing w:before="120" w:after="120"/>
            <w:rPr>
              <w:sz w:val="26"/>
              <w:szCs w:val="26"/>
            </w:rPr>
          </w:pPr>
          <w:r w:rsidRPr="00410FBA">
            <w:fldChar w:fldCharType="end"/>
          </w:r>
        </w:p>
      </w:sdtContent>
    </w:sdt>
    <w:p w14:paraId="28ED0FBE" w14:textId="77777777" w:rsidR="004F2A06" w:rsidRPr="00410FBA" w:rsidRDefault="00A15B10">
      <w:pPr>
        <w:spacing w:before="120" w:after="120"/>
        <w:rPr>
          <w:sz w:val="26"/>
          <w:szCs w:val="26"/>
        </w:rPr>
      </w:pPr>
      <w:r w:rsidRPr="00410FBA">
        <w:br w:type="page"/>
      </w:r>
    </w:p>
    <w:p w14:paraId="2981BDFF" w14:textId="77777777" w:rsidR="004F2A06" w:rsidRPr="00410FBA" w:rsidRDefault="00A15B10">
      <w:pPr>
        <w:pStyle w:val="Heading1"/>
        <w:numPr>
          <w:ilvl w:val="0"/>
          <w:numId w:val="9"/>
        </w:numPr>
      </w:pPr>
      <w:bookmarkStart w:id="144" w:name="_Toc167894504"/>
      <w:r w:rsidRPr="00410FBA">
        <w:lastRenderedPageBreak/>
        <w:t>TỔNG QUAN</w:t>
      </w:r>
      <w:bookmarkEnd w:id="144"/>
      <w:r w:rsidRPr="00410FBA">
        <w:t xml:space="preserve"> </w:t>
      </w:r>
    </w:p>
    <w:p w14:paraId="7162AE89" w14:textId="77777777" w:rsidR="004F2A06" w:rsidRPr="00410FBA" w:rsidRDefault="00A15B10" w:rsidP="00C808E0">
      <w:pPr>
        <w:pStyle w:val="Heading2"/>
      </w:pPr>
      <w:bookmarkStart w:id="145" w:name="_Toc167894505"/>
      <w:r w:rsidRPr="00410FBA">
        <w:t>Mục đích</w:t>
      </w:r>
      <w:bookmarkEnd w:id="145"/>
      <w:r w:rsidRPr="00410FBA">
        <w:t xml:space="preserve"> </w:t>
      </w:r>
    </w:p>
    <w:p w14:paraId="71CEA1DF" w14:textId="77777777" w:rsidR="004F2A06" w:rsidRPr="00410FBA" w:rsidRDefault="002B433C">
      <w:pPr>
        <w:spacing w:before="120" w:after="120"/>
        <w:ind w:firstLine="446"/>
        <w:jc w:val="both"/>
        <w:rPr>
          <w:sz w:val="26"/>
          <w:szCs w:val="26"/>
        </w:rPr>
      </w:pPr>
      <w:r w:rsidRPr="00410FBA">
        <w:rPr>
          <w:sz w:val="26"/>
          <w:szCs w:val="26"/>
        </w:rPr>
        <w:t>Tài liệu được xây dựng nhằm đả</w:t>
      </w:r>
      <w:r w:rsidR="00A15B10" w:rsidRPr="00410FBA">
        <w:rPr>
          <w:sz w:val="26"/>
          <w:szCs w:val="26"/>
        </w:rPr>
        <w:t>m bảo người dùng và đội dự án có cùng một ý hiểu về các chức năng nghiệp vụ sẽ thực hiện. Nó còn là đầu vào cho đội dự án xây dựng kế hoạch chi tiết, thiết kế chi tiết; thực hiện các vấn đề về bảo mật, triển khai.</w:t>
      </w:r>
    </w:p>
    <w:p w14:paraId="1F24DBA1" w14:textId="77777777" w:rsidR="004F2A06" w:rsidRPr="00410FBA" w:rsidRDefault="00A15B10" w:rsidP="00C808E0">
      <w:pPr>
        <w:pStyle w:val="Heading2"/>
      </w:pPr>
      <w:bookmarkStart w:id="146" w:name="_Toc167894506"/>
      <w:r w:rsidRPr="00410FBA">
        <w:t>Phạm vi</w:t>
      </w:r>
      <w:bookmarkEnd w:id="146"/>
      <w:r w:rsidRPr="00410FBA">
        <w:t xml:space="preserve"> </w:t>
      </w:r>
    </w:p>
    <w:p w14:paraId="640A6D74" w14:textId="77777777" w:rsidR="004F2A06" w:rsidRPr="00410FBA" w:rsidRDefault="00A15B10">
      <w:pPr>
        <w:keepNext/>
        <w:numPr>
          <w:ilvl w:val="0"/>
          <w:numId w:val="2"/>
        </w:numPr>
        <w:pBdr>
          <w:top w:val="nil"/>
          <w:left w:val="nil"/>
          <w:bottom w:val="nil"/>
          <w:right w:val="nil"/>
          <w:between w:val="nil"/>
        </w:pBdr>
        <w:spacing w:before="120" w:after="144"/>
        <w:jc w:val="both"/>
        <w:rPr>
          <w:sz w:val="26"/>
          <w:szCs w:val="26"/>
          <w:rPrChange w:id="147" w:author="Dang Oanh" w:date="2024-05-31T15:47:00Z" w16du:dateUtc="2024-05-31T08:47:00Z">
            <w:rPr>
              <w:color w:val="000000"/>
              <w:sz w:val="26"/>
              <w:szCs w:val="26"/>
            </w:rPr>
          </w:rPrChange>
        </w:rPr>
      </w:pPr>
      <w:r w:rsidRPr="00410FBA">
        <w:rPr>
          <w:sz w:val="26"/>
          <w:szCs w:val="26"/>
          <w:rPrChange w:id="148" w:author="Dang Oanh" w:date="2024-05-31T15:47:00Z" w16du:dateUtc="2024-05-31T08:47:00Z">
            <w:rPr>
              <w:color w:val="000000"/>
              <w:sz w:val="26"/>
              <w:szCs w:val="26"/>
            </w:rPr>
          </w:rPrChange>
        </w:rPr>
        <w:t>Trình bày chi tiết các yêu cầu nghiệp vụ. Làm rõ các yêu cầu về bảo mật, hạ tầng để hỗ trợ cho quá trình thiết kế bảo mật, hạ tầng.</w:t>
      </w:r>
    </w:p>
    <w:p w14:paraId="7F15DD4B" w14:textId="77777777" w:rsidR="004F2A06" w:rsidRPr="00410FBA" w:rsidRDefault="00A15B10">
      <w:pPr>
        <w:keepNext/>
        <w:numPr>
          <w:ilvl w:val="0"/>
          <w:numId w:val="2"/>
        </w:numPr>
        <w:pBdr>
          <w:top w:val="nil"/>
          <w:left w:val="nil"/>
          <w:bottom w:val="nil"/>
          <w:right w:val="nil"/>
          <w:between w:val="nil"/>
        </w:pBdr>
        <w:spacing w:before="120" w:after="144"/>
        <w:jc w:val="both"/>
        <w:rPr>
          <w:sz w:val="26"/>
          <w:szCs w:val="26"/>
          <w:rPrChange w:id="149" w:author="Dang Oanh" w:date="2024-05-31T15:47:00Z" w16du:dateUtc="2024-05-31T08:47:00Z">
            <w:rPr>
              <w:color w:val="000000"/>
              <w:sz w:val="26"/>
              <w:szCs w:val="26"/>
            </w:rPr>
          </w:rPrChange>
        </w:rPr>
      </w:pPr>
      <w:r w:rsidRPr="00410FBA">
        <w:rPr>
          <w:sz w:val="26"/>
          <w:szCs w:val="26"/>
          <w:rPrChange w:id="150" w:author="Dang Oanh" w:date="2024-05-31T15:47:00Z" w16du:dateUtc="2024-05-31T08:47:00Z">
            <w:rPr>
              <w:color w:val="000000"/>
              <w:sz w:val="26"/>
              <w:szCs w:val="26"/>
            </w:rPr>
          </w:rPrChange>
        </w:rPr>
        <w:t>Đảm bảo dự án tuân theo chiến lược phát triển của tổ chức, cũng như tuân thủ kiến trúc tổng thể của hệ thống của tổ chức.</w:t>
      </w:r>
    </w:p>
    <w:p w14:paraId="04D78481" w14:textId="77777777" w:rsidR="004F2A06" w:rsidRPr="00410FBA" w:rsidRDefault="00A15B10">
      <w:pPr>
        <w:keepNext/>
        <w:numPr>
          <w:ilvl w:val="0"/>
          <w:numId w:val="2"/>
        </w:numPr>
        <w:pBdr>
          <w:top w:val="nil"/>
          <w:left w:val="nil"/>
          <w:bottom w:val="nil"/>
          <w:right w:val="nil"/>
          <w:between w:val="nil"/>
        </w:pBdr>
        <w:spacing w:before="120" w:after="144"/>
        <w:jc w:val="both"/>
        <w:rPr>
          <w:sz w:val="26"/>
          <w:szCs w:val="26"/>
          <w:rPrChange w:id="151" w:author="Dang Oanh" w:date="2024-05-31T15:47:00Z" w16du:dateUtc="2024-05-31T08:47:00Z">
            <w:rPr>
              <w:color w:val="000000"/>
              <w:sz w:val="26"/>
              <w:szCs w:val="26"/>
            </w:rPr>
          </w:rPrChange>
        </w:rPr>
      </w:pPr>
      <w:r w:rsidRPr="00410FBA">
        <w:rPr>
          <w:sz w:val="26"/>
          <w:szCs w:val="26"/>
          <w:rPrChange w:id="152" w:author="Dang Oanh" w:date="2024-05-31T15:47:00Z" w16du:dateUtc="2024-05-31T08:47:00Z">
            <w:rPr>
              <w:color w:val="000000"/>
              <w:sz w:val="26"/>
              <w:szCs w:val="26"/>
            </w:rPr>
          </w:rPrChange>
        </w:rPr>
        <w:t>Thuyết minh các yêu cầu chức năng nghiệp vụ mức cao và những thành phần của nó từ các khung nhìn mức logic, dữ liệu, đến mức vật lý, tương tác giữa các thành phần.</w:t>
      </w:r>
    </w:p>
    <w:p w14:paraId="5B02FEE3" w14:textId="77777777" w:rsidR="004F2A06" w:rsidRPr="00410FBA" w:rsidRDefault="00A15B10" w:rsidP="00C808E0">
      <w:pPr>
        <w:pStyle w:val="Heading2"/>
      </w:pPr>
      <w:bookmarkStart w:id="153" w:name="_Toc167894507"/>
      <w:r w:rsidRPr="00410FBA">
        <w:t>Tài liệu liên quan</w:t>
      </w:r>
      <w:bookmarkEnd w:id="153"/>
    </w:p>
    <w:tbl>
      <w:tblPr>
        <w:tblStyle w:val="a2"/>
        <w:tblW w:w="90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
        <w:gridCol w:w="5534"/>
        <w:gridCol w:w="2596"/>
      </w:tblGrid>
      <w:tr w:rsidR="00410FBA" w:rsidRPr="00410FBA" w14:paraId="6107ED45" w14:textId="77777777">
        <w:trPr>
          <w:trHeight w:val="417"/>
        </w:trPr>
        <w:tc>
          <w:tcPr>
            <w:tcW w:w="934" w:type="dxa"/>
            <w:shd w:val="clear" w:color="auto" w:fill="FFFFFF"/>
            <w:vAlign w:val="center"/>
          </w:tcPr>
          <w:p w14:paraId="1CF922E2" w14:textId="77777777" w:rsidR="004F2A06" w:rsidRPr="00410FBA" w:rsidRDefault="00A15B10">
            <w:pPr>
              <w:spacing w:before="120" w:after="120"/>
              <w:jc w:val="center"/>
              <w:rPr>
                <w:b/>
                <w:rPrChange w:id="154" w:author="Dang Oanh" w:date="2024-05-31T15:47:00Z" w16du:dateUtc="2024-05-31T08:47:00Z">
                  <w:rPr>
                    <w:b/>
                    <w:color w:val="000000"/>
                  </w:rPr>
                </w:rPrChange>
              </w:rPr>
            </w:pPr>
            <w:r w:rsidRPr="00410FBA">
              <w:rPr>
                <w:b/>
                <w:rPrChange w:id="155" w:author="Dang Oanh" w:date="2024-05-31T15:47:00Z" w16du:dateUtc="2024-05-31T08:47:00Z">
                  <w:rPr>
                    <w:b/>
                    <w:color w:val="000000"/>
                  </w:rPr>
                </w:rPrChange>
              </w:rPr>
              <w:t>STT</w:t>
            </w:r>
          </w:p>
        </w:tc>
        <w:tc>
          <w:tcPr>
            <w:tcW w:w="5534" w:type="dxa"/>
            <w:shd w:val="clear" w:color="auto" w:fill="FFFFFF"/>
            <w:vAlign w:val="center"/>
          </w:tcPr>
          <w:p w14:paraId="1CBBF878" w14:textId="77777777" w:rsidR="004F2A06" w:rsidRPr="00410FBA" w:rsidRDefault="006E4081">
            <w:pPr>
              <w:spacing w:before="120" w:after="120"/>
              <w:jc w:val="center"/>
              <w:rPr>
                <w:b/>
                <w:rPrChange w:id="156" w:author="Dang Oanh" w:date="2024-05-31T15:47:00Z" w16du:dateUtc="2024-05-31T08:47:00Z">
                  <w:rPr>
                    <w:b/>
                    <w:color w:val="000000"/>
                  </w:rPr>
                </w:rPrChange>
              </w:rPr>
            </w:pPr>
            <w:r w:rsidRPr="00410FBA">
              <w:rPr>
                <w:b/>
                <w:rPrChange w:id="157" w:author="Dang Oanh" w:date="2024-05-31T15:47:00Z" w16du:dateUtc="2024-05-31T08:47:00Z">
                  <w:rPr>
                    <w:b/>
                    <w:color w:val="000000"/>
                  </w:rPr>
                </w:rPrChange>
              </w:rPr>
              <w:t>Tên t</w:t>
            </w:r>
            <w:r w:rsidR="00A15B10" w:rsidRPr="00410FBA">
              <w:rPr>
                <w:b/>
                <w:rPrChange w:id="158" w:author="Dang Oanh" w:date="2024-05-31T15:47:00Z" w16du:dateUtc="2024-05-31T08:47:00Z">
                  <w:rPr>
                    <w:b/>
                    <w:color w:val="000000"/>
                  </w:rPr>
                </w:rPrChange>
              </w:rPr>
              <w:t>ài liệu</w:t>
            </w:r>
          </w:p>
        </w:tc>
        <w:tc>
          <w:tcPr>
            <w:tcW w:w="2596" w:type="dxa"/>
            <w:shd w:val="clear" w:color="auto" w:fill="FFFFFF"/>
            <w:vAlign w:val="center"/>
          </w:tcPr>
          <w:p w14:paraId="7237C831" w14:textId="77777777" w:rsidR="004F2A06" w:rsidRPr="00410FBA" w:rsidRDefault="00A15B10">
            <w:pPr>
              <w:spacing w:before="120" w:after="120"/>
              <w:jc w:val="center"/>
              <w:rPr>
                <w:b/>
                <w:rPrChange w:id="159" w:author="Dang Oanh" w:date="2024-05-31T15:47:00Z" w16du:dateUtc="2024-05-31T08:47:00Z">
                  <w:rPr>
                    <w:b/>
                    <w:color w:val="000000"/>
                  </w:rPr>
                </w:rPrChange>
              </w:rPr>
            </w:pPr>
            <w:r w:rsidRPr="00410FBA">
              <w:rPr>
                <w:b/>
                <w:rPrChange w:id="160" w:author="Dang Oanh" w:date="2024-05-31T15:47:00Z" w16du:dateUtc="2024-05-31T08:47:00Z">
                  <w:rPr>
                    <w:b/>
                    <w:color w:val="000000"/>
                  </w:rPr>
                </w:rPrChange>
              </w:rPr>
              <w:t>Tên file</w:t>
            </w:r>
          </w:p>
        </w:tc>
      </w:tr>
      <w:tr w:rsidR="00410FBA" w:rsidRPr="00410FBA" w14:paraId="32B6B478" w14:textId="77777777">
        <w:trPr>
          <w:trHeight w:val="476"/>
        </w:trPr>
        <w:tc>
          <w:tcPr>
            <w:tcW w:w="934" w:type="dxa"/>
            <w:vAlign w:val="center"/>
          </w:tcPr>
          <w:p w14:paraId="08265872" w14:textId="77777777" w:rsidR="004F2A06" w:rsidRPr="00410FBA" w:rsidRDefault="004F2A06">
            <w:pPr>
              <w:numPr>
                <w:ilvl w:val="0"/>
                <w:numId w:val="1"/>
              </w:numPr>
              <w:spacing w:before="120" w:after="120"/>
              <w:ind w:hanging="360"/>
              <w:jc w:val="both"/>
              <w:rPr>
                <w:rPrChange w:id="161" w:author="Dang Oanh" w:date="2024-05-31T15:47:00Z" w16du:dateUtc="2024-05-31T08:47:00Z">
                  <w:rPr>
                    <w:color w:val="000000"/>
                  </w:rPr>
                </w:rPrChange>
              </w:rPr>
            </w:pPr>
          </w:p>
        </w:tc>
        <w:tc>
          <w:tcPr>
            <w:tcW w:w="5534" w:type="dxa"/>
            <w:vAlign w:val="center"/>
          </w:tcPr>
          <w:p w14:paraId="421BC1DD" w14:textId="77777777" w:rsidR="004F2A06" w:rsidRPr="00410FBA" w:rsidRDefault="00A15B10">
            <w:pPr>
              <w:spacing w:before="120" w:after="120"/>
              <w:rPr>
                <w:sz w:val="26"/>
                <w:szCs w:val="26"/>
              </w:rPr>
            </w:pPr>
            <w:r w:rsidRPr="00410FBA">
              <w:rPr>
                <w:sz w:val="26"/>
                <w:szCs w:val="26"/>
              </w:rPr>
              <w:t>Tài liệu đặc tả yêu cầu phần mềm</w:t>
            </w:r>
          </w:p>
        </w:tc>
        <w:tc>
          <w:tcPr>
            <w:tcW w:w="2596" w:type="dxa"/>
            <w:vAlign w:val="center"/>
          </w:tcPr>
          <w:p w14:paraId="3DE91AD2" w14:textId="77777777" w:rsidR="004F2A06" w:rsidRPr="00410FBA" w:rsidRDefault="004F2A06">
            <w:pPr>
              <w:spacing w:before="120" w:after="120"/>
              <w:rPr>
                <w:rPrChange w:id="162" w:author="Dang Oanh" w:date="2024-05-31T15:47:00Z" w16du:dateUtc="2024-05-31T08:47:00Z">
                  <w:rPr>
                    <w:color w:val="000000"/>
                  </w:rPr>
                </w:rPrChange>
              </w:rPr>
            </w:pPr>
          </w:p>
        </w:tc>
      </w:tr>
      <w:tr w:rsidR="00410FBA" w:rsidRPr="00410FBA" w14:paraId="53C3E085" w14:textId="77777777" w:rsidTr="006E4081">
        <w:trPr>
          <w:trHeight w:val="476"/>
        </w:trPr>
        <w:tc>
          <w:tcPr>
            <w:tcW w:w="934" w:type="dxa"/>
            <w:vAlign w:val="center"/>
          </w:tcPr>
          <w:p w14:paraId="263632B1" w14:textId="77777777" w:rsidR="00B6570E" w:rsidRPr="00410FBA" w:rsidRDefault="00B6570E" w:rsidP="00B6570E">
            <w:pPr>
              <w:numPr>
                <w:ilvl w:val="0"/>
                <w:numId w:val="1"/>
              </w:numPr>
              <w:spacing w:before="120" w:after="120"/>
              <w:ind w:hanging="360"/>
              <w:jc w:val="both"/>
              <w:rPr>
                <w:rPrChange w:id="163" w:author="Dang Oanh" w:date="2024-05-31T15:47:00Z" w16du:dateUtc="2024-05-31T08:47:00Z">
                  <w:rPr>
                    <w:color w:val="000000"/>
                  </w:rPr>
                </w:rPrChange>
              </w:rPr>
            </w:pPr>
          </w:p>
        </w:tc>
        <w:tc>
          <w:tcPr>
            <w:tcW w:w="5534" w:type="dxa"/>
          </w:tcPr>
          <w:p w14:paraId="084374A4" w14:textId="77777777" w:rsidR="00B6570E" w:rsidRPr="00410FBA" w:rsidRDefault="00B6570E" w:rsidP="00B6570E">
            <w:pPr>
              <w:spacing w:before="120" w:after="120" w:line="360" w:lineRule="auto"/>
              <w:rPr>
                <w:sz w:val="26"/>
                <w:szCs w:val="26"/>
                <w:rPrChange w:id="164" w:author="Dang Oanh" w:date="2024-05-31T15:47:00Z" w16du:dateUtc="2024-05-31T08:47:00Z">
                  <w:rPr>
                    <w:color w:val="000000" w:themeColor="text1"/>
                    <w:sz w:val="26"/>
                    <w:szCs w:val="26"/>
                  </w:rPr>
                </w:rPrChange>
              </w:rPr>
            </w:pPr>
            <w:r w:rsidRPr="00410FBA">
              <w:rPr>
                <w:sz w:val="26"/>
                <w:szCs w:val="26"/>
              </w:rPr>
              <w:t>Nghị định 123/2020/NĐ-CP</w:t>
            </w:r>
          </w:p>
        </w:tc>
        <w:tc>
          <w:tcPr>
            <w:tcW w:w="2596" w:type="dxa"/>
            <w:vAlign w:val="center"/>
          </w:tcPr>
          <w:p w14:paraId="1EDE5DDE" w14:textId="77777777" w:rsidR="00B6570E" w:rsidRPr="00410FBA" w:rsidRDefault="00B6570E" w:rsidP="00B6570E">
            <w:pPr>
              <w:spacing w:before="120" w:after="120"/>
              <w:rPr>
                <w:rPrChange w:id="165" w:author="Dang Oanh" w:date="2024-05-31T15:47:00Z" w16du:dateUtc="2024-05-31T08:47:00Z">
                  <w:rPr>
                    <w:color w:val="000000"/>
                  </w:rPr>
                </w:rPrChange>
              </w:rPr>
            </w:pPr>
          </w:p>
        </w:tc>
      </w:tr>
      <w:tr w:rsidR="00410FBA" w:rsidRPr="00410FBA" w14:paraId="5319596E" w14:textId="77777777" w:rsidTr="006E4081">
        <w:trPr>
          <w:trHeight w:val="476"/>
        </w:trPr>
        <w:tc>
          <w:tcPr>
            <w:tcW w:w="934" w:type="dxa"/>
            <w:vAlign w:val="center"/>
          </w:tcPr>
          <w:p w14:paraId="1C89241D" w14:textId="77777777" w:rsidR="00B6570E" w:rsidRPr="00410FBA" w:rsidRDefault="00B6570E" w:rsidP="00B6570E">
            <w:pPr>
              <w:numPr>
                <w:ilvl w:val="0"/>
                <w:numId w:val="1"/>
              </w:numPr>
              <w:spacing w:before="120" w:after="120"/>
              <w:ind w:hanging="360"/>
              <w:jc w:val="both"/>
              <w:rPr>
                <w:rPrChange w:id="166" w:author="Dang Oanh" w:date="2024-05-31T15:47:00Z" w16du:dateUtc="2024-05-31T08:47:00Z">
                  <w:rPr>
                    <w:color w:val="000000"/>
                  </w:rPr>
                </w:rPrChange>
              </w:rPr>
            </w:pPr>
          </w:p>
        </w:tc>
        <w:tc>
          <w:tcPr>
            <w:tcW w:w="5534" w:type="dxa"/>
          </w:tcPr>
          <w:p w14:paraId="543B1F30" w14:textId="77777777" w:rsidR="00B6570E" w:rsidRPr="00410FBA" w:rsidRDefault="00B6570E" w:rsidP="00B6570E">
            <w:pPr>
              <w:spacing w:before="120" w:after="120" w:line="360" w:lineRule="auto"/>
              <w:rPr>
                <w:sz w:val="26"/>
                <w:szCs w:val="26"/>
              </w:rPr>
            </w:pPr>
            <w:r w:rsidRPr="00410FBA">
              <w:rPr>
                <w:sz w:val="26"/>
                <w:szCs w:val="26"/>
              </w:rPr>
              <w:t>Thông tư 78/2021/TT-BTC</w:t>
            </w:r>
          </w:p>
        </w:tc>
        <w:tc>
          <w:tcPr>
            <w:tcW w:w="2596" w:type="dxa"/>
            <w:vAlign w:val="center"/>
          </w:tcPr>
          <w:p w14:paraId="7B28462E" w14:textId="77777777" w:rsidR="00B6570E" w:rsidRPr="00410FBA" w:rsidRDefault="00B6570E" w:rsidP="00B6570E">
            <w:pPr>
              <w:spacing w:before="120" w:after="120"/>
              <w:rPr>
                <w:rPrChange w:id="167" w:author="Dang Oanh" w:date="2024-05-31T15:47:00Z" w16du:dateUtc="2024-05-31T08:47:00Z">
                  <w:rPr>
                    <w:color w:val="000000"/>
                  </w:rPr>
                </w:rPrChange>
              </w:rPr>
            </w:pPr>
          </w:p>
        </w:tc>
      </w:tr>
      <w:tr w:rsidR="00410FBA" w:rsidRPr="00410FBA" w14:paraId="31DEF73F" w14:textId="77777777" w:rsidTr="006E4081">
        <w:trPr>
          <w:trHeight w:val="476"/>
        </w:trPr>
        <w:tc>
          <w:tcPr>
            <w:tcW w:w="934" w:type="dxa"/>
            <w:vAlign w:val="center"/>
          </w:tcPr>
          <w:p w14:paraId="0E88C195" w14:textId="77777777" w:rsidR="00B6570E" w:rsidRPr="00410FBA" w:rsidRDefault="00B6570E" w:rsidP="00B6570E">
            <w:pPr>
              <w:numPr>
                <w:ilvl w:val="0"/>
                <w:numId w:val="1"/>
              </w:numPr>
              <w:spacing w:before="120" w:after="120"/>
              <w:ind w:hanging="360"/>
              <w:jc w:val="both"/>
              <w:rPr>
                <w:rPrChange w:id="168" w:author="Dang Oanh" w:date="2024-05-31T15:47:00Z" w16du:dateUtc="2024-05-31T08:47:00Z">
                  <w:rPr>
                    <w:color w:val="000000"/>
                  </w:rPr>
                </w:rPrChange>
              </w:rPr>
            </w:pPr>
          </w:p>
        </w:tc>
        <w:tc>
          <w:tcPr>
            <w:tcW w:w="5534" w:type="dxa"/>
          </w:tcPr>
          <w:p w14:paraId="2F7724D5" w14:textId="77777777" w:rsidR="00B6570E" w:rsidRPr="00410FBA" w:rsidRDefault="00B6570E" w:rsidP="00B6570E">
            <w:pPr>
              <w:spacing w:before="120" w:after="120" w:line="360" w:lineRule="auto"/>
              <w:rPr>
                <w:szCs w:val="26"/>
              </w:rPr>
            </w:pPr>
            <w:r w:rsidRPr="00410FBA">
              <w:rPr>
                <w:sz w:val="26"/>
                <w:szCs w:val="26"/>
              </w:rPr>
              <w:t>Quyết định số 1450/QĐ-TCT ngày 07/10/2021</w:t>
            </w:r>
          </w:p>
        </w:tc>
        <w:tc>
          <w:tcPr>
            <w:tcW w:w="2596" w:type="dxa"/>
            <w:vAlign w:val="center"/>
          </w:tcPr>
          <w:p w14:paraId="08CCBF99" w14:textId="77777777" w:rsidR="00B6570E" w:rsidRPr="00410FBA" w:rsidRDefault="00B6570E" w:rsidP="00B6570E">
            <w:pPr>
              <w:spacing w:before="120" w:after="120"/>
              <w:rPr>
                <w:rPrChange w:id="169" w:author="Dang Oanh" w:date="2024-05-31T15:47:00Z" w16du:dateUtc="2024-05-31T08:47:00Z">
                  <w:rPr>
                    <w:color w:val="000000"/>
                  </w:rPr>
                </w:rPrChange>
              </w:rPr>
            </w:pPr>
          </w:p>
        </w:tc>
      </w:tr>
      <w:tr w:rsidR="00410FBA" w:rsidRPr="00410FBA" w14:paraId="41C81715" w14:textId="77777777" w:rsidTr="006E4081">
        <w:trPr>
          <w:trHeight w:val="476"/>
          <w:ins w:id="170" w:author="Dang Oanh" w:date="2024-05-31T15:45:00Z"/>
        </w:trPr>
        <w:tc>
          <w:tcPr>
            <w:tcW w:w="934" w:type="dxa"/>
            <w:vAlign w:val="center"/>
          </w:tcPr>
          <w:p w14:paraId="3FB77A99" w14:textId="77777777" w:rsidR="00410FBA" w:rsidRPr="00410FBA" w:rsidRDefault="00410FBA" w:rsidP="00B6570E">
            <w:pPr>
              <w:numPr>
                <w:ilvl w:val="0"/>
                <w:numId w:val="1"/>
              </w:numPr>
              <w:spacing w:before="120" w:after="120"/>
              <w:ind w:hanging="360"/>
              <w:jc w:val="both"/>
              <w:rPr>
                <w:ins w:id="171" w:author="Dang Oanh" w:date="2024-05-31T15:45:00Z" w16du:dateUtc="2024-05-31T08:45:00Z"/>
                <w:rPrChange w:id="172" w:author="Dang Oanh" w:date="2024-05-31T15:47:00Z" w16du:dateUtc="2024-05-31T08:47:00Z">
                  <w:rPr>
                    <w:ins w:id="173" w:author="Dang Oanh" w:date="2024-05-31T15:45:00Z" w16du:dateUtc="2024-05-31T08:45:00Z"/>
                    <w:color w:val="000000"/>
                  </w:rPr>
                </w:rPrChange>
              </w:rPr>
            </w:pPr>
          </w:p>
        </w:tc>
        <w:tc>
          <w:tcPr>
            <w:tcW w:w="5534" w:type="dxa"/>
          </w:tcPr>
          <w:p w14:paraId="7CE7215C" w14:textId="52C0F093" w:rsidR="00410FBA" w:rsidRPr="00410FBA" w:rsidRDefault="00410FBA" w:rsidP="00B6570E">
            <w:pPr>
              <w:spacing w:before="120" w:after="120" w:line="360" w:lineRule="auto"/>
              <w:rPr>
                <w:ins w:id="174" w:author="Dang Oanh" w:date="2024-05-31T15:45:00Z" w16du:dateUtc="2024-05-31T08:45:00Z"/>
                <w:sz w:val="26"/>
                <w:szCs w:val="26"/>
              </w:rPr>
            </w:pPr>
            <w:ins w:id="175" w:author="Dang Oanh" w:date="2024-05-31T15:45:00Z" w16du:dateUtc="2024-05-31T08:45:00Z">
              <w:r w:rsidRPr="00410FBA">
                <w:rPr>
                  <w:sz w:val="26"/>
                  <w:szCs w:val="26"/>
                </w:rPr>
                <w:t>Quyết định 1510/QĐ-TCT ngày 21/09/2022 của Tổng cục thế sửa đổi bổ sung  Quyết định 1450/QĐ-TCT</w:t>
              </w:r>
            </w:ins>
          </w:p>
        </w:tc>
        <w:tc>
          <w:tcPr>
            <w:tcW w:w="2596" w:type="dxa"/>
            <w:vAlign w:val="center"/>
          </w:tcPr>
          <w:p w14:paraId="49F7C833" w14:textId="77777777" w:rsidR="00410FBA" w:rsidRPr="00410FBA" w:rsidRDefault="00410FBA" w:rsidP="00B6570E">
            <w:pPr>
              <w:spacing w:before="120" w:after="120"/>
              <w:rPr>
                <w:ins w:id="176" w:author="Dang Oanh" w:date="2024-05-31T15:45:00Z" w16du:dateUtc="2024-05-31T08:45:00Z"/>
                <w:rPrChange w:id="177" w:author="Dang Oanh" w:date="2024-05-31T15:47:00Z" w16du:dateUtc="2024-05-31T08:47:00Z">
                  <w:rPr>
                    <w:ins w:id="178" w:author="Dang Oanh" w:date="2024-05-31T15:45:00Z" w16du:dateUtc="2024-05-31T08:45:00Z"/>
                    <w:color w:val="000000"/>
                  </w:rPr>
                </w:rPrChange>
              </w:rPr>
            </w:pPr>
          </w:p>
        </w:tc>
      </w:tr>
    </w:tbl>
    <w:p w14:paraId="51BFFB3C" w14:textId="77777777" w:rsidR="004F2A06" w:rsidRPr="00410FBA" w:rsidRDefault="00A15B10" w:rsidP="00C808E0">
      <w:pPr>
        <w:pStyle w:val="Heading2"/>
      </w:pPr>
      <w:bookmarkStart w:id="179" w:name="_Toc167894508"/>
      <w:r w:rsidRPr="00410FBA">
        <w:t>Giải thích từ ngữ và các chữ viết tắt</w:t>
      </w:r>
      <w:bookmarkEnd w:id="179"/>
    </w:p>
    <w:tbl>
      <w:tblPr>
        <w:tblStyle w:val="a3"/>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00" w:firstRow="0" w:lastRow="0" w:firstColumn="0" w:lastColumn="0" w:noHBand="0" w:noVBand="1"/>
      </w:tblPr>
      <w:tblGrid>
        <w:gridCol w:w="2250"/>
        <w:gridCol w:w="6814"/>
      </w:tblGrid>
      <w:tr w:rsidR="00410FBA" w:rsidRPr="00410FBA" w14:paraId="15F8CBD9" w14:textId="77777777" w:rsidTr="002164AD">
        <w:trPr>
          <w:tblHeader/>
        </w:trPr>
        <w:tc>
          <w:tcPr>
            <w:tcW w:w="2250" w:type="dxa"/>
            <w:shd w:val="clear" w:color="auto" w:fill="FFFFFF" w:themeFill="background1"/>
            <w:vAlign w:val="center"/>
          </w:tcPr>
          <w:p w14:paraId="4D161459" w14:textId="77777777" w:rsidR="004F2A06" w:rsidRPr="00410FBA" w:rsidRDefault="00A15B10">
            <w:pPr>
              <w:spacing w:before="120" w:after="120"/>
              <w:jc w:val="center"/>
              <w:rPr>
                <w:b/>
                <w:rPrChange w:id="180" w:author="Dang Oanh" w:date="2024-05-31T15:47:00Z" w16du:dateUtc="2024-05-31T08:47:00Z">
                  <w:rPr>
                    <w:b/>
                    <w:color w:val="000000"/>
                  </w:rPr>
                </w:rPrChange>
              </w:rPr>
            </w:pPr>
            <w:r w:rsidRPr="00410FBA">
              <w:rPr>
                <w:b/>
                <w:rPrChange w:id="181" w:author="Dang Oanh" w:date="2024-05-31T15:47:00Z" w16du:dateUtc="2024-05-31T08:47:00Z">
                  <w:rPr>
                    <w:b/>
                    <w:color w:val="000000"/>
                  </w:rPr>
                </w:rPrChange>
              </w:rPr>
              <w:t>Thuật ngữ</w:t>
            </w:r>
          </w:p>
        </w:tc>
        <w:tc>
          <w:tcPr>
            <w:tcW w:w="6814" w:type="dxa"/>
            <w:shd w:val="clear" w:color="auto" w:fill="FFFFFF" w:themeFill="background1"/>
            <w:vAlign w:val="center"/>
          </w:tcPr>
          <w:p w14:paraId="63177538" w14:textId="77777777" w:rsidR="004F2A06" w:rsidRPr="00410FBA" w:rsidRDefault="00A15B10">
            <w:pPr>
              <w:spacing w:before="120" w:after="120"/>
              <w:jc w:val="center"/>
              <w:rPr>
                <w:b/>
                <w:rPrChange w:id="182" w:author="Dang Oanh" w:date="2024-05-31T15:47:00Z" w16du:dateUtc="2024-05-31T08:47:00Z">
                  <w:rPr>
                    <w:b/>
                    <w:color w:val="000000"/>
                  </w:rPr>
                </w:rPrChange>
              </w:rPr>
            </w:pPr>
            <w:r w:rsidRPr="00410FBA">
              <w:rPr>
                <w:b/>
                <w:rPrChange w:id="183" w:author="Dang Oanh" w:date="2024-05-31T15:47:00Z" w16du:dateUtc="2024-05-31T08:47:00Z">
                  <w:rPr>
                    <w:b/>
                    <w:color w:val="000000"/>
                  </w:rPr>
                </w:rPrChange>
              </w:rPr>
              <w:t>Ý nghĩa</w:t>
            </w:r>
          </w:p>
        </w:tc>
      </w:tr>
      <w:tr w:rsidR="00410FBA" w:rsidRPr="00410FBA" w14:paraId="0E83A1CA" w14:textId="77777777" w:rsidTr="002164AD">
        <w:tc>
          <w:tcPr>
            <w:tcW w:w="2250" w:type="dxa"/>
            <w:shd w:val="clear" w:color="auto" w:fill="FFFFFF" w:themeFill="background1"/>
            <w:vAlign w:val="center"/>
          </w:tcPr>
          <w:p w14:paraId="04B109E5" w14:textId="77777777" w:rsidR="004F2A06" w:rsidRPr="00410FBA" w:rsidRDefault="00A15B10" w:rsidP="002164AD">
            <w:pPr>
              <w:spacing w:before="120" w:after="120"/>
              <w:rPr>
                <w:sz w:val="26"/>
                <w:szCs w:val="26"/>
                <w:rPrChange w:id="184" w:author="Dang Oanh" w:date="2024-05-31T15:47:00Z" w16du:dateUtc="2024-05-31T08:47:00Z">
                  <w:rPr>
                    <w:color w:val="000000"/>
                    <w:sz w:val="26"/>
                    <w:szCs w:val="26"/>
                  </w:rPr>
                </w:rPrChange>
              </w:rPr>
            </w:pPr>
            <w:r w:rsidRPr="00410FBA">
              <w:rPr>
                <w:sz w:val="26"/>
                <w:szCs w:val="26"/>
                <w:rPrChange w:id="185" w:author="Dang Oanh" w:date="2024-05-31T15:47:00Z" w16du:dateUtc="2024-05-31T08:47:00Z">
                  <w:rPr>
                    <w:color w:val="000000"/>
                    <w:sz w:val="26"/>
                    <w:szCs w:val="26"/>
                  </w:rPr>
                </w:rPrChange>
              </w:rPr>
              <w:t>HDDT</w:t>
            </w:r>
          </w:p>
        </w:tc>
        <w:tc>
          <w:tcPr>
            <w:tcW w:w="6814" w:type="dxa"/>
            <w:shd w:val="clear" w:color="auto" w:fill="FFFFFF" w:themeFill="background1"/>
            <w:vAlign w:val="center"/>
          </w:tcPr>
          <w:p w14:paraId="16D5434D" w14:textId="77777777" w:rsidR="004F2A06" w:rsidRPr="00410FBA" w:rsidRDefault="00A15B10" w:rsidP="002164AD">
            <w:pPr>
              <w:spacing w:before="120" w:after="120"/>
              <w:rPr>
                <w:sz w:val="26"/>
                <w:szCs w:val="26"/>
                <w:rPrChange w:id="186" w:author="Dang Oanh" w:date="2024-05-31T15:47:00Z" w16du:dateUtc="2024-05-31T08:47:00Z">
                  <w:rPr>
                    <w:color w:val="000000"/>
                    <w:sz w:val="26"/>
                    <w:szCs w:val="26"/>
                  </w:rPr>
                </w:rPrChange>
              </w:rPr>
            </w:pPr>
            <w:r w:rsidRPr="00410FBA">
              <w:rPr>
                <w:sz w:val="26"/>
                <w:szCs w:val="26"/>
                <w:rPrChange w:id="187" w:author="Dang Oanh" w:date="2024-05-31T15:47:00Z" w16du:dateUtc="2024-05-31T08:47:00Z">
                  <w:rPr>
                    <w:color w:val="000000"/>
                    <w:sz w:val="26"/>
                    <w:szCs w:val="26"/>
                  </w:rPr>
                </w:rPrChange>
              </w:rPr>
              <w:t>Hóa đơn điện tử</w:t>
            </w:r>
          </w:p>
        </w:tc>
      </w:tr>
      <w:tr w:rsidR="00410FBA" w:rsidRPr="00410FBA" w14:paraId="7491BE03" w14:textId="77777777" w:rsidTr="002164AD">
        <w:tc>
          <w:tcPr>
            <w:tcW w:w="2250" w:type="dxa"/>
            <w:shd w:val="clear" w:color="auto" w:fill="FFFFFF" w:themeFill="background1"/>
            <w:vAlign w:val="center"/>
          </w:tcPr>
          <w:p w14:paraId="6AE27A6D" w14:textId="77777777" w:rsidR="004F2A06" w:rsidRPr="00410FBA" w:rsidRDefault="00A15B10" w:rsidP="002164AD">
            <w:pPr>
              <w:spacing w:before="120" w:after="120"/>
              <w:rPr>
                <w:sz w:val="26"/>
                <w:szCs w:val="26"/>
                <w:rPrChange w:id="188" w:author="Dang Oanh" w:date="2024-05-31T15:47:00Z" w16du:dateUtc="2024-05-31T08:47:00Z">
                  <w:rPr>
                    <w:color w:val="000000"/>
                    <w:sz w:val="26"/>
                    <w:szCs w:val="26"/>
                  </w:rPr>
                </w:rPrChange>
              </w:rPr>
            </w:pPr>
            <w:r w:rsidRPr="00410FBA">
              <w:rPr>
                <w:sz w:val="26"/>
                <w:szCs w:val="26"/>
                <w:rPrChange w:id="189" w:author="Dang Oanh" w:date="2024-05-31T15:47:00Z" w16du:dateUtc="2024-05-31T08:47:00Z">
                  <w:rPr>
                    <w:color w:val="000000"/>
                    <w:sz w:val="26"/>
                    <w:szCs w:val="26"/>
                  </w:rPr>
                </w:rPrChange>
              </w:rPr>
              <w:t>BTC</w:t>
            </w:r>
          </w:p>
        </w:tc>
        <w:tc>
          <w:tcPr>
            <w:tcW w:w="6814" w:type="dxa"/>
            <w:shd w:val="clear" w:color="auto" w:fill="FFFFFF" w:themeFill="background1"/>
            <w:vAlign w:val="center"/>
          </w:tcPr>
          <w:p w14:paraId="0D7FA2B5" w14:textId="77777777" w:rsidR="004F2A06" w:rsidRPr="00410FBA" w:rsidRDefault="00A15B10" w:rsidP="002164AD">
            <w:pPr>
              <w:spacing w:before="120" w:after="120"/>
              <w:rPr>
                <w:sz w:val="26"/>
                <w:szCs w:val="26"/>
                <w:rPrChange w:id="190" w:author="Dang Oanh" w:date="2024-05-31T15:47:00Z" w16du:dateUtc="2024-05-31T08:47:00Z">
                  <w:rPr>
                    <w:color w:val="000000"/>
                    <w:sz w:val="26"/>
                    <w:szCs w:val="26"/>
                  </w:rPr>
                </w:rPrChange>
              </w:rPr>
            </w:pPr>
            <w:r w:rsidRPr="00410FBA">
              <w:rPr>
                <w:sz w:val="26"/>
                <w:szCs w:val="26"/>
                <w:rPrChange w:id="191" w:author="Dang Oanh" w:date="2024-05-31T15:47:00Z" w16du:dateUtc="2024-05-31T08:47:00Z">
                  <w:rPr>
                    <w:color w:val="000000"/>
                    <w:sz w:val="26"/>
                    <w:szCs w:val="26"/>
                  </w:rPr>
                </w:rPrChange>
              </w:rPr>
              <w:t>Bộ tài chính</w:t>
            </w:r>
          </w:p>
        </w:tc>
      </w:tr>
      <w:tr w:rsidR="00410FBA" w:rsidRPr="00410FBA" w14:paraId="5AC8A2EA" w14:textId="77777777" w:rsidTr="002164AD">
        <w:tc>
          <w:tcPr>
            <w:tcW w:w="2250" w:type="dxa"/>
            <w:shd w:val="clear" w:color="auto" w:fill="FFFFFF" w:themeFill="background1"/>
          </w:tcPr>
          <w:p w14:paraId="16336524" w14:textId="77777777" w:rsidR="004F2A06" w:rsidRPr="00410FBA" w:rsidRDefault="00A15B10" w:rsidP="002164AD">
            <w:pPr>
              <w:spacing w:before="120" w:after="120"/>
              <w:rPr>
                <w:sz w:val="26"/>
                <w:szCs w:val="26"/>
                <w:rPrChange w:id="192" w:author="Dang Oanh" w:date="2024-05-31T15:47:00Z" w16du:dateUtc="2024-05-31T08:47:00Z">
                  <w:rPr>
                    <w:color w:val="000000"/>
                    <w:sz w:val="26"/>
                    <w:szCs w:val="26"/>
                  </w:rPr>
                </w:rPrChange>
              </w:rPr>
            </w:pPr>
            <w:r w:rsidRPr="00410FBA">
              <w:rPr>
                <w:sz w:val="26"/>
                <w:szCs w:val="26"/>
                <w:rPrChange w:id="193" w:author="Dang Oanh" w:date="2024-05-31T15:47:00Z" w16du:dateUtc="2024-05-31T08:47:00Z">
                  <w:rPr>
                    <w:color w:val="000000"/>
                    <w:sz w:val="26"/>
                    <w:szCs w:val="26"/>
                  </w:rPr>
                </w:rPrChange>
              </w:rPr>
              <w:t>CQT</w:t>
            </w:r>
          </w:p>
        </w:tc>
        <w:tc>
          <w:tcPr>
            <w:tcW w:w="6814" w:type="dxa"/>
            <w:shd w:val="clear" w:color="auto" w:fill="FFFFFF" w:themeFill="background1"/>
          </w:tcPr>
          <w:p w14:paraId="4CBBC6DB" w14:textId="77777777" w:rsidR="004F2A06" w:rsidRPr="00410FBA" w:rsidRDefault="00A15B10" w:rsidP="002164AD">
            <w:pPr>
              <w:spacing w:before="120" w:after="120"/>
              <w:rPr>
                <w:sz w:val="26"/>
                <w:szCs w:val="26"/>
                <w:rPrChange w:id="194" w:author="Dang Oanh" w:date="2024-05-31T15:47:00Z" w16du:dateUtc="2024-05-31T08:47:00Z">
                  <w:rPr>
                    <w:color w:val="000000"/>
                    <w:sz w:val="26"/>
                    <w:szCs w:val="26"/>
                  </w:rPr>
                </w:rPrChange>
              </w:rPr>
            </w:pPr>
            <w:r w:rsidRPr="00410FBA">
              <w:rPr>
                <w:sz w:val="26"/>
                <w:szCs w:val="26"/>
                <w:rPrChange w:id="195" w:author="Dang Oanh" w:date="2024-05-31T15:47:00Z" w16du:dateUtc="2024-05-31T08:47:00Z">
                  <w:rPr>
                    <w:color w:val="000000"/>
                    <w:sz w:val="26"/>
                    <w:szCs w:val="26"/>
                  </w:rPr>
                </w:rPrChange>
              </w:rPr>
              <w:t>Cơ quan thuế</w:t>
            </w:r>
          </w:p>
        </w:tc>
      </w:tr>
      <w:tr w:rsidR="00410FBA" w:rsidRPr="00410FBA" w14:paraId="2DDDB458" w14:textId="77777777" w:rsidTr="002164AD">
        <w:tc>
          <w:tcPr>
            <w:tcW w:w="2250" w:type="dxa"/>
            <w:shd w:val="clear" w:color="auto" w:fill="FFFFFF" w:themeFill="background1"/>
          </w:tcPr>
          <w:p w14:paraId="5E1EBF4D" w14:textId="77777777" w:rsidR="004F2A06" w:rsidRPr="00410FBA" w:rsidRDefault="00A15B10" w:rsidP="002164AD">
            <w:pPr>
              <w:spacing w:before="120" w:after="120"/>
              <w:rPr>
                <w:sz w:val="26"/>
                <w:szCs w:val="26"/>
                <w:rPrChange w:id="196" w:author="Dang Oanh" w:date="2024-05-31T15:47:00Z" w16du:dateUtc="2024-05-31T08:47:00Z">
                  <w:rPr>
                    <w:color w:val="000000"/>
                    <w:sz w:val="26"/>
                    <w:szCs w:val="26"/>
                  </w:rPr>
                </w:rPrChange>
              </w:rPr>
            </w:pPr>
            <w:r w:rsidRPr="00410FBA">
              <w:rPr>
                <w:sz w:val="26"/>
                <w:szCs w:val="26"/>
                <w:rPrChange w:id="197" w:author="Dang Oanh" w:date="2024-05-31T15:47:00Z" w16du:dateUtc="2024-05-31T08:47:00Z">
                  <w:rPr>
                    <w:color w:val="000000"/>
                    <w:sz w:val="26"/>
                    <w:szCs w:val="26"/>
                  </w:rPr>
                </w:rPrChange>
              </w:rPr>
              <w:t>KH</w:t>
            </w:r>
          </w:p>
        </w:tc>
        <w:tc>
          <w:tcPr>
            <w:tcW w:w="6814" w:type="dxa"/>
            <w:shd w:val="clear" w:color="auto" w:fill="FFFFFF" w:themeFill="background1"/>
          </w:tcPr>
          <w:p w14:paraId="5C9DD413" w14:textId="77777777" w:rsidR="004F2A06" w:rsidRPr="00410FBA" w:rsidRDefault="00A15B10" w:rsidP="002164AD">
            <w:pPr>
              <w:spacing w:before="120" w:after="120"/>
              <w:rPr>
                <w:sz w:val="26"/>
                <w:szCs w:val="26"/>
                <w:rPrChange w:id="198" w:author="Dang Oanh" w:date="2024-05-31T15:47:00Z" w16du:dateUtc="2024-05-31T08:47:00Z">
                  <w:rPr>
                    <w:color w:val="000000"/>
                    <w:sz w:val="26"/>
                    <w:szCs w:val="26"/>
                  </w:rPr>
                </w:rPrChange>
              </w:rPr>
            </w:pPr>
            <w:r w:rsidRPr="00410FBA">
              <w:rPr>
                <w:sz w:val="26"/>
                <w:szCs w:val="26"/>
                <w:rPrChange w:id="199" w:author="Dang Oanh" w:date="2024-05-31T15:47:00Z" w16du:dateUtc="2024-05-31T08:47:00Z">
                  <w:rPr>
                    <w:color w:val="000000"/>
                    <w:sz w:val="26"/>
                    <w:szCs w:val="26"/>
                  </w:rPr>
                </w:rPrChange>
              </w:rPr>
              <w:t>Khách hàng</w:t>
            </w:r>
          </w:p>
        </w:tc>
      </w:tr>
      <w:tr w:rsidR="00410FBA" w:rsidRPr="00410FBA" w14:paraId="0F5636D3" w14:textId="77777777" w:rsidTr="002164AD">
        <w:tc>
          <w:tcPr>
            <w:tcW w:w="2250" w:type="dxa"/>
            <w:shd w:val="clear" w:color="auto" w:fill="FFFFFF" w:themeFill="background1"/>
          </w:tcPr>
          <w:p w14:paraId="2D5C6CD6" w14:textId="77777777" w:rsidR="004F2A06" w:rsidRPr="00410FBA" w:rsidRDefault="00A15B10" w:rsidP="002164AD">
            <w:pPr>
              <w:spacing w:before="120" w:after="120"/>
              <w:rPr>
                <w:sz w:val="26"/>
                <w:szCs w:val="26"/>
                <w:rPrChange w:id="200" w:author="Dang Oanh" w:date="2024-05-31T15:47:00Z" w16du:dateUtc="2024-05-31T08:47:00Z">
                  <w:rPr>
                    <w:color w:val="000000"/>
                    <w:sz w:val="26"/>
                    <w:szCs w:val="26"/>
                  </w:rPr>
                </w:rPrChange>
              </w:rPr>
            </w:pPr>
            <w:r w:rsidRPr="00410FBA">
              <w:rPr>
                <w:sz w:val="26"/>
                <w:szCs w:val="26"/>
                <w:rPrChange w:id="201" w:author="Dang Oanh" w:date="2024-05-31T15:47:00Z" w16du:dateUtc="2024-05-31T08:47:00Z">
                  <w:rPr>
                    <w:color w:val="000000"/>
                    <w:sz w:val="26"/>
                    <w:szCs w:val="26"/>
                  </w:rPr>
                </w:rPrChange>
              </w:rPr>
              <w:t>DN</w:t>
            </w:r>
          </w:p>
        </w:tc>
        <w:tc>
          <w:tcPr>
            <w:tcW w:w="6814" w:type="dxa"/>
            <w:shd w:val="clear" w:color="auto" w:fill="FFFFFF" w:themeFill="background1"/>
          </w:tcPr>
          <w:p w14:paraId="4DC8118D" w14:textId="77777777" w:rsidR="004F2A06" w:rsidRPr="00410FBA" w:rsidRDefault="00A15B10" w:rsidP="002164AD">
            <w:pPr>
              <w:spacing w:before="120" w:after="120"/>
              <w:rPr>
                <w:sz w:val="26"/>
                <w:szCs w:val="26"/>
                <w:rPrChange w:id="202" w:author="Dang Oanh" w:date="2024-05-31T15:47:00Z" w16du:dateUtc="2024-05-31T08:47:00Z">
                  <w:rPr>
                    <w:color w:val="000000"/>
                    <w:sz w:val="26"/>
                    <w:szCs w:val="26"/>
                  </w:rPr>
                </w:rPrChange>
              </w:rPr>
            </w:pPr>
            <w:r w:rsidRPr="00410FBA">
              <w:rPr>
                <w:sz w:val="26"/>
                <w:szCs w:val="26"/>
                <w:rPrChange w:id="203" w:author="Dang Oanh" w:date="2024-05-31T15:47:00Z" w16du:dateUtc="2024-05-31T08:47:00Z">
                  <w:rPr>
                    <w:color w:val="000000"/>
                    <w:sz w:val="26"/>
                    <w:szCs w:val="26"/>
                  </w:rPr>
                </w:rPrChange>
              </w:rPr>
              <w:t>Doanh nghiệp</w:t>
            </w:r>
          </w:p>
        </w:tc>
      </w:tr>
      <w:tr w:rsidR="00410FBA" w:rsidRPr="00410FBA" w14:paraId="41123C02" w14:textId="77777777" w:rsidTr="002164AD">
        <w:tc>
          <w:tcPr>
            <w:tcW w:w="2250" w:type="dxa"/>
            <w:shd w:val="clear" w:color="auto" w:fill="FFFFFF" w:themeFill="background1"/>
          </w:tcPr>
          <w:p w14:paraId="79820601" w14:textId="77777777" w:rsidR="008E62F1" w:rsidRPr="00410FBA" w:rsidRDefault="008E62F1" w:rsidP="002164AD">
            <w:pPr>
              <w:spacing w:before="120" w:after="120"/>
              <w:rPr>
                <w:sz w:val="26"/>
                <w:szCs w:val="26"/>
                <w:rPrChange w:id="204" w:author="Dang Oanh" w:date="2024-05-31T15:47:00Z" w16du:dateUtc="2024-05-31T08:47:00Z">
                  <w:rPr>
                    <w:color w:val="000000"/>
                    <w:sz w:val="26"/>
                    <w:szCs w:val="26"/>
                  </w:rPr>
                </w:rPrChange>
              </w:rPr>
            </w:pPr>
            <w:r w:rsidRPr="00410FBA">
              <w:rPr>
                <w:sz w:val="26"/>
                <w:szCs w:val="26"/>
                <w:rPrChange w:id="205" w:author="Dang Oanh" w:date="2024-05-31T15:47:00Z" w16du:dateUtc="2024-05-31T08:47:00Z">
                  <w:rPr>
                    <w:color w:val="000000"/>
                    <w:sz w:val="26"/>
                    <w:szCs w:val="26"/>
                  </w:rPr>
                </w:rPrChange>
              </w:rPr>
              <w:lastRenderedPageBreak/>
              <w:t>HĐ</w:t>
            </w:r>
          </w:p>
        </w:tc>
        <w:tc>
          <w:tcPr>
            <w:tcW w:w="6814" w:type="dxa"/>
            <w:shd w:val="clear" w:color="auto" w:fill="FFFFFF" w:themeFill="background1"/>
          </w:tcPr>
          <w:p w14:paraId="0C2D4DE7" w14:textId="77777777" w:rsidR="008E62F1" w:rsidRPr="00410FBA" w:rsidRDefault="008E62F1" w:rsidP="002164AD">
            <w:pPr>
              <w:spacing w:before="120" w:after="120"/>
              <w:rPr>
                <w:sz w:val="26"/>
                <w:szCs w:val="26"/>
                <w:rPrChange w:id="206" w:author="Dang Oanh" w:date="2024-05-31T15:47:00Z" w16du:dateUtc="2024-05-31T08:47:00Z">
                  <w:rPr>
                    <w:color w:val="000000"/>
                    <w:sz w:val="26"/>
                    <w:szCs w:val="26"/>
                  </w:rPr>
                </w:rPrChange>
              </w:rPr>
            </w:pPr>
            <w:r w:rsidRPr="00410FBA">
              <w:rPr>
                <w:sz w:val="26"/>
                <w:szCs w:val="26"/>
                <w:rPrChange w:id="207" w:author="Dang Oanh" w:date="2024-05-31T15:47:00Z" w16du:dateUtc="2024-05-31T08:47:00Z">
                  <w:rPr>
                    <w:color w:val="000000"/>
                    <w:sz w:val="26"/>
                    <w:szCs w:val="26"/>
                  </w:rPr>
                </w:rPrChange>
              </w:rPr>
              <w:t>Hóa đơn</w:t>
            </w:r>
          </w:p>
        </w:tc>
      </w:tr>
      <w:tr w:rsidR="00410FBA" w:rsidRPr="00410FBA" w14:paraId="79AA70B7" w14:textId="77777777" w:rsidTr="002164AD">
        <w:tc>
          <w:tcPr>
            <w:tcW w:w="2250" w:type="dxa"/>
            <w:shd w:val="clear" w:color="auto" w:fill="FFFFFF" w:themeFill="background1"/>
          </w:tcPr>
          <w:p w14:paraId="7394EF31" w14:textId="77777777" w:rsidR="002B433C" w:rsidRPr="00410FBA" w:rsidRDefault="002B433C" w:rsidP="002164AD">
            <w:pPr>
              <w:spacing w:before="120" w:after="120"/>
              <w:rPr>
                <w:sz w:val="26"/>
                <w:szCs w:val="26"/>
                <w:rPrChange w:id="208" w:author="Dang Oanh" w:date="2024-05-31T15:47:00Z" w16du:dateUtc="2024-05-31T08:47:00Z">
                  <w:rPr>
                    <w:color w:val="000000"/>
                    <w:sz w:val="26"/>
                    <w:szCs w:val="26"/>
                  </w:rPr>
                </w:rPrChange>
              </w:rPr>
            </w:pPr>
            <w:r w:rsidRPr="00410FBA">
              <w:rPr>
                <w:sz w:val="26"/>
                <w:szCs w:val="26"/>
                <w:rPrChange w:id="209" w:author="Dang Oanh" w:date="2024-05-31T15:47:00Z" w16du:dateUtc="2024-05-31T08:47:00Z">
                  <w:rPr>
                    <w:color w:val="000000"/>
                    <w:sz w:val="26"/>
                    <w:szCs w:val="26"/>
                  </w:rPr>
                </w:rPrChange>
              </w:rPr>
              <w:t>NTT</w:t>
            </w:r>
          </w:p>
        </w:tc>
        <w:tc>
          <w:tcPr>
            <w:tcW w:w="6814" w:type="dxa"/>
            <w:shd w:val="clear" w:color="auto" w:fill="FFFFFF" w:themeFill="background1"/>
          </w:tcPr>
          <w:p w14:paraId="33A91C2B" w14:textId="77777777" w:rsidR="002B433C" w:rsidRPr="00410FBA" w:rsidRDefault="002B433C" w:rsidP="002164AD">
            <w:pPr>
              <w:spacing w:before="120" w:after="120"/>
              <w:rPr>
                <w:sz w:val="26"/>
                <w:szCs w:val="26"/>
                <w:rPrChange w:id="210" w:author="Dang Oanh" w:date="2024-05-31T15:47:00Z" w16du:dateUtc="2024-05-31T08:47:00Z">
                  <w:rPr>
                    <w:color w:val="000000"/>
                    <w:sz w:val="26"/>
                    <w:szCs w:val="26"/>
                  </w:rPr>
                </w:rPrChange>
              </w:rPr>
            </w:pPr>
            <w:r w:rsidRPr="00410FBA">
              <w:rPr>
                <w:sz w:val="26"/>
                <w:szCs w:val="26"/>
                <w:rPrChange w:id="211" w:author="Dang Oanh" w:date="2024-05-31T15:47:00Z" w16du:dateUtc="2024-05-31T08:47:00Z">
                  <w:rPr>
                    <w:color w:val="000000"/>
                    <w:sz w:val="26"/>
                    <w:szCs w:val="26"/>
                  </w:rPr>
                </w:rPrChange>
              </w:rPr>
              <w:t>Người nộp thuế</w:t>
            </w:r>
          </w:p>
        </w:tc>
      </w:tr>
      <w:tr w:rsidR="00410FBA" w:rsidRPr="00410FBA" w14:paraId="39438EA8" w14:textId="77777777" w:rsidTr="002164AD">
        <w:tc>
          <w:tcPr>
            <w:tcW w:w="2250" w:type="dxa"/>
            <w:shd w:val="clear" w:color="auto" w:fill="FFFFFF" w:themeFill="background1"/>
          </w:tcPr>
          <w:p w14:paraId="1AB3072E" w14:textId="77777777" w:rsidR="002B433C" w:rsidRPr="00410FBA" w:rsidRDefault="002B433C" w:rsidP="002164AD">
            <w:pPr>
              <w:spacing w:before="120" w:after="120"/>
              <w:rPr>
                <w:sz w:val="26"/>
                <w:szCs w:val="26"/>
                <w:rPrChange w:id="212" w:author="Dang Oanh" w:date="2024-05-31T15:47:00Z" w16du:dateUtc="2024-05-31T08:47:00Z">
                  <w:rPr>
                    <w:color w:val="000000"/>
                    <w:sz w:val="26"/>
                    <w:szCs w:val="26"/>
                  </w:rPr>
                </w:rPrChange>
              </w:rPr>
            </w:pPr>
            <w:r w:rsidRPr="00410FBA">
              <w:rPr>
                <w:sz w:val="26"/>
                <w:szCs w:val="26"/>
                <w:rPrChange w:id="213" w:author="Dang Oanh" w:date="2024-05-31T15:47:00Z" w16du:dateUtc="2024-05-31T08:47:00Z">
                  <w:rPr>
                    <w:color w:val="000000"/>
                    <w:sz w:val="26"/>
                    <w:szCs w:val="26"/>
                  </w:rPr>
                </w:rPrChange>
              </w:rPr>
              <w:t>TCTN</w:t>
            </w:r>
          </w:p>
        </w:tc>
        <w:tc>
          <w:tcPr>
            <w:tcW w:w="6814" w:type="dxa"/>
            <w:shd w:val="clear" w:color="auto" w:fill="FFFFFF" w:themeFill="background1"/>
          </w:tcPr>
          <w:p w14:paraId="61273C5C" w14:textId="77777777" w:rsidR="002B433C" w:rsidRPr="00410FBA" w:rsidRDefault="002B433C" w:rsidP="002164AD">
            <w:pPr>
              <w:spacing w:before="120" w:after="120"/>
              <w:rPr>
                <w:sz w:val="26"/>
                <w:szCs w:val="26"/>
                <w:rPrChange w:id="214" w:author="Dang Oanh" w:date="2024-05-31T15:47:00Z" w16du:dateUtc="2024-05-31T08:47:00Z">
                  <w:rPr>
                    <w:color w:val="000000"/>
                    <w:sz w:val="26"/>
                    <w:szCs w:val="26"/>
                  </w:rPr>
                </w:rPrChange>
              </w:rPr>
            </w:pPr>
            <w:r w:rsidRPr="00410FBA">
              <w:rPr>
                <w:sz w:val="26"/>
                <w:szCs w:val="26"/>
                <w:rPrChange w:id="215" w:author="Dang Oanh" w:date="2024-05-31T15:47:00Z" w16du:dateUtc="2024-05-31T08:47:00Z">
                  <w:rPr>
                    <w:color w:val="000000"/>
                    <w:sz w:val="26"/>
                    <w:szCs w:val="26"/>
                  </w:rPr>
                </w:rPrChange>
              </w:rPr>
              <w:t>Tổ chức truyền nhận</w:t>
            </w:r>
          </w:p>
        </w:tc>
      </w:tr>
      <w:tr w:rsidR="00410FBA" w:rsidRPr="00410FBA" w14:paraId="618B04DE" w14:textId="77777777" w:rsidTr="002164AD">
        <w:tc>
          <w:tcPr>
            <w:tcW w:w="2250" w:type="dxa"/>
            <w:shd w:val="clear" w:color="auto" w:fill="FFFFFF" w:themeFill="background1"/>
          </w:tcPr>
          <w:p w14:paraId="6FC498D2" w14:textId="77777777" w:rsidR="002B433C" w:rsidRPr="00410FBA" w:rsidRDefault="002B433C" w:rsidP="002164AD">
            <w:pPr>
              <w:spacing w:before="120" w:after="120"/>
              <w:rPr>
                <w:sz w:val="26"/>
                <w:szCs w:val="26"/>
                <w:rPrChange w:id="216" w:author="Dang Oanh" w:date="2024-05-31T15:47:00Z" w16du:dateUtc="2024-05-31T08:47:00Z">
                  <w:rPr>
                    <w:color w:val="000000"/>
                    <w:sz w:val="26"/>
                    <w:szCs w:val="26"/>
                  </w:rPr>
                </w:rPrChange>
              </w:rPr>
            </w:pPr>
            <w:r w:rsidRPr="00410FBA">
              <w:rPr>
                <w:sz w:val="26"/>
                <w:szCs w:val="26"/>
                <w:rPrChange w:id="217" w:author="Dang Oanh" w:date="2024-05-31T15:47:00Z" w16du:dateUtc="2024-05-31T08:47:00Z">
                  <w:rPr>
                    <w:color w:val="000000"/>
                    <w:sz w:val="26"/>
                    <w:szCs w:val="26"/>
                  </w:rPr>
                </w:rPrChange>
              </w:rPr>
              <w:t>TCGP</w:t>
            </w:r>
          </w:p>
        </w:tc>
        <w:tc>
          <w:tcPr>
            <w:tcW w:w="6814" w:type="dxa"/>
            <w:shd w:val="clear" w:color="auto" w:fill="FFFFFF" w:themeFill="background1"/>
          </w:tcPr>
          <w:p w14:paraId="6427AFAA" w14:textId="77777777" w:rsidR="002B433C" w:rsidRPr="00410FBA" w:rsidRDefault="002B433C" w:rsidP="002B433C">
            <w:pPr>
              <w:spacing w:before="120" w:after="120"/>
              <w:rPr>
                <w:sz w:val="26"/>
                <w:szCs w:val="26"/>
                <w:rPrChange w:id="218" w:author="Dang Oanh" w:date="2024-05-31T15:47:00Z" w16du:dateUtc="2024-05-31T08:47:00Z">
                  <w:rPr>
                    <w:color w:val="000000"/>
                    <w:sz w:val="26"/>
                    <w:szCs w:val="26"/>
                  </w:rPr>
                </w:rPrChange>
              </w:rPr>
            </w:pPr>
            <w:r w:rsidRPr="00410FBA">
              <w:rPr>
                <w:sz w:val="26"/>
                <w:szCs w:val="26"/>
                <w:rPrChange w:id="219" w:author="Dang Oanh" w:date="2024-05-31T15:47:00Z" w16du:dateUtc="2024-05-31T08:47:00Z">
                  <w:rPr>
                    <w:color w:val="000000"/>
                    <w:sz w:val="26"/>
                    <w:szCs w:val="26"/>
                  </w:rPr>
                </w:rPrChange>
              </w:rPr>
              <w:t>Tổ chức (cung cấp) giải pháp</w:t>
            </w:r>
          </w:p>
        </w:tc>
      </w:tr>
      <w:tr w:rsidR="00410FBA" w:rsidRPr="00410FBA" w14:paraId="0B9520C9" w14:textId="77777777" w:rsidTr="002164AD">
        <w:tc>
          <w:tcPr>
            <w:tcW w:w="2250" w:type="dxa"/>
            <w:shd w:val="clear" w:color="auto" w:fill="FFFFFF" w:themeFill="background1"/>
          </w:tcPr>
          <w:p w14:paraId="488BF6C3" w14:textId="6F5004D0" w:rsidR="00C63710" w:rsidRPr="00410FBA" w:rsidRDefault="00C63710" w:rsidP="002164AD">
            <w:pPr>
              <w:spacing w:before="120" w:after="120"/>
              <w:rPr>
                <w:sz w:val="26"/>
                <w:szCs w:val="26"/>
                <w:rPrChange w:id="220" w:author="Dang Oanh" w:date="2024-05-31T15:47:00Z" w16du:dateUtc="2024-05-31T08:47:00Z">
                  <w:rPr>
                    <w:color w:val="000000"/>
                    <w:sz w:val="26"/>
                    <w:szCs w:val="26"/>
                  </w:rPr>
                </w:rPrChange>
              </w:rPr>
            </w:pPr>
            <w:r w:rsidRPr="00410FBA">
              <w:rPr>
                <w:sz w:val="26"/>
                <w:szCs w:val="26"/>
                <w:rPrChange w:id="221" w:author="Dang Oanh" w:date="2024-05-31T15:47:00Z" w16du:dateUtc="2024-05-31T08:47:00Z">
                  <w:rPr>
                    <w:color w:val="000000"/>
                    <w:sz w:val="26"/>
                    <w:szCs w:val="26"/>
                  </w:rPr>
                </w:rPrChange>
              </w:rPr>
              <w:t>HST</w:t>
            </w:r>
          </w:p>
        </w:tc>
        <w:tc>
          <w:tcPr>
            <w:tcW w:w="6814" w:type="dxa"/>
            <w:shd w:val="clear" w:color="auto" w:fill="FFFFFF" w:themeFill="background1"/>
          </w:tcPr>
          <w:p w14:paraId="3C8669C9" w14:textId="0C77194E" w:rsidR="00C63710" w:rsidRPr="00410FBA" w:rsidRDefault="00C63710" w:rsidP="002B433C">
            <w:pPr>
              <w:spacing w:before="120" w:after="120"/>
              <w:rPr>
                <w:sz w:val="26"/>
                <w:szCs w:val="26"/>
                <w:rPrChange w:id="222" w:author="Dang Oanh" w:date="2024-05-31T15:47:00Z" w16du:dateUtc="2024-05-31T08:47:00Z">
                  <w:rPr>
                    <w:color w:val="000000"/>
                    <w:sz w:val="26"/>
                    <w:szCs w:val="26"/>
                  </w:rPr>
                </w:rPrChange>
              </w:rPr>
            </w:pPr>
            <w:r w:rsidRPr="00410FBA">
              <w:rPr>
                <w:sz w:val="26"/>
                <w:szCs w:val="26"/>
                <w:rPrChange w:id="223" w:author="Dang Oanh" w:date="2024-05-31T15:47:00Z" w16du:dateUtc="2024-05-31T08:47:00Z">
                  <w:rPr>
                    <w:color w:val="000000"/>
                    <w:sz w:val="26"/>
                    <w:szCs w:val="26"/>
                  </w:rPr>
                </w:rPrChange>
              </w:rPr>
              <w:t>Hệ sinh thái</w:t>
            </w:r>
          </w:p>
        </w:tc>
      </w:tr>
    </w:tbl>
    <w:p w14:paraId="2D469902" w14:textId="77777777" w:rsidR="004F2A06" w:rsidRPr="00410FBA" w:rsidRDefault="00A15B10">
      <w:pPr>
        <w:pStyle w:val="Heading1"/>
        <w:numPr>
          <w:ilvl w:val="0"/>
          <w:numId w:val="9"/>
        </w:numPr>
      </w:pPr>
      <w:bookmarkStart w:id="224" w:name="_Toc167894509"/>
      <w:r w:rsidRPr="00410FBA">
        <w:t>TỔNG QUAN HỆ THỐNG</w:t>
      </w:r>
      <w:bookmarkEnd w:id="224"/>
    </w:p>
    <w:p w14:paraId="0868ABD6" w14:textId="77777777" w:rsidR="004F2A06" w:rsidRPr="00410FBA" w:rsidRDefault="00A15B10" w:rsidP="00C808E0">
      <w:pPr>
        <w:pStyle w:val="Heading2"/>
      </w:pPr>
      <w:bookmarkStart w:id="225" w:name="_Toc167894510"/>
      <w:r w:rsidRPr="00410FBA">
        <w:t>Mục tiêu hệ thống</w:t>
      </w:r>
      <w:bookmarkEnd w:id="225"/>
    </w:p>
    <w:tbl>
      <w:tblPr>
        <w:tblStyle w:val="a4"/>
        <w:tblW w:w="9064"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00" w:firstRow="0" w:lastRow="0" w:firstColumn="0" w:lastColumn="0" w:noHBand="0" w:noVBand="1"/>
      </w:tblPr>
      <w:tblGrid>
        <w:gridCol w:w="730"/>
        <w:gridCol w:w="1492"/>
        <w:gridCol w:w="3035"/>
        <w:gridCol w:w="2230"/>
        <w:gridCol w:w="1577"/>
      </w:tblGrid>
      <w:tr w:rsidR="00410FBA" w:rsidRPr="00410FBA" w14:paraId="1DC29FF7" w14:textId="77777777">
        <w:tc>
          <w:tcPr>
            <w:tcW w:w="730" w:type="dxa"/>
          </w:tcPr>
          <w:p w14:paraId="3294D682" w14:textId="77777777" w:rsidR="004F2A06" w:rsidRPr="00410FBA" w:rsidRDefault="00A15B10">
            <w:pPr>
              <w:spacing w:before="120" w:after="120"/>
              <w:jc w:val="center"/>
              <w:rPr>
                <w:b/>
                <w:sz w:val="26"/>
                <w:szCs w:val="26"/>
              </w:rPr>
            </w:pPr>
            <w:r w:rsidRPr="00410FBA">
              <w:rPr>
                <w:b/>
                <w:sz w:val="26"/>
                <w:szCs w:val="26"/>
              </w:rPr>
              <w:t>STT</w:t>
            </w:r>
          </w:p>
        </w:tc>
        <w:tc>
          <w:tcPr>
            <w:tcW w:w="1492" w:type="dxa"/>
          </w:tcPr>
          <w:p w14:paraId="12F601AF" w14:textId="77777777" w:rsidR="004F2A06" w:rsidRPr="00410FBA" w:rsidRDefault="00A15B10">
            <w:pPr>
              <w:spacing w:before="120" w:after="120"/>
              <w:jc w:val="center"/>
              <w:rPr>
                <w:b/>
                <w:sz w:val="26"/>
                <w:szCs w:val="26"/>
              </w:rPr>
            </w:pPr>
            <w:r w:rsidRPr="00410FBA">
              <w:rPr>
                <w:b/>
                <w:sz w:val="26"/>
                <w:szCs w:val="26"/>
              </w:rPr>
              <w:t>Mã mục tiêu</w:t>
            </w:r>
          </w:p>
        </w:tc>
        <w:tc>
          <w:tcPr>
            <w:tcW w:w="3035" w:type="dxa"/>
          </w:tcPr>
          <w:p w14:paraId="02AB62DB" w14:textId="77777777" w:rsidR="004F2A06" w:rsidRPr="00410FBA" w:rsidRDefault="00A15B10">
            <w:pPr>
              <w:spacing w:before="120" w:after="120"/>
              <w:jc w:val="center"/>
              <w:rPr>
                <w:b/>
                <w:sz w:val="26"/>
                <w:szCs w:val="26"/>
              </w:rPr>
            </w:pPr>
            <w:r w:rsidRPr="00410FBA">
              <w:rPr>
                <w:b/>
                <w:sz w:val="26"/>
                <w:szCs w:val="26"/>
              </w:rPr>
              <w:t>Tên mục tiêu</w:t>
            </w:r>
          </w:p>
        </w:tc>
        <w:tc>
          <w:tcPr>
            <w:tcW w:w="2230" w:type="dxa"/>
          </w:tcPr>
          <w:p w14:paraId="03FC1B97" w14:textId="77777777" w:rsidR="004F2A06" w:rsidRPr="00410FBA" w:rsidRDefault="00A15B10">
            <w:pPr>
              <w:spacing w:before="120" w:after="120"/>
              <w:jc w:val="center"/>
              <w:rPr>
                <w:b/>
                <w:sz w:val="26"/>
                <w:szCs w:val="26"/>
              </w:rPr>
            </w:pPr>
            <w:r w:rsidRPr="00410FBA">
              <w:rPr>
                <w:b/>
                <w:sz w:val="26"/>
                <w:szCs w:val="26"/>
              </w:rPr>
              <w:t>Đối tượng liên quan</w:t>
            </w:r>
          </w:p>
        </w:tc>
        <w:tc>
          <w:tcPr>
            <w:tcW w:w="1577" w:type="dxa"/>
          </w:tcPr>
          <w:p w14:paraId="79BB33E4" w14:textId="77777777" w:rsidR="004F2A06" w:rsidRPr="00410FBA" w:rsidRDefault="00A15B10">
            <w:pPr>
              <w:spacing w:before="120" w:after="120"/>
              <w:jc w:val="center"/>
              <w:rPr>
                <w:b/>
                <w:sz w:val="26"/>
                <w:szCs w:val="26"/>
              </w:rPr>
            </w:pPr>
            <w:r w:rsidRPr="00410FBA">
              <w:rPr>
                <w:b/>
                <w:sz w:val="26"/>
                <w:szCs w:val="26"/>
              </w:rPr>
              <w:t>Mức độ ưu tiên</w:t>
            </w:r>
          </w:p>
        </w:tc>
      </w:tr>
      <w:tr w:rsidR="00410FBA" w:rsidRPr="00410FBA" w14:paraId="10B7383C" w14:textId="77777777">
        <w:tc>
          <w:tcPr>
            <w:tcW w:w="730" w:type="dxa"/>
          </w:tcPr>
          <w:p w14:paraId="4E7F91E2" w14:textId="77777777" w:rsidR="004F2A06" w:rsidRPr="00410FBA" w:rsidRDefault="00A15B10">
            <w:pPr>
              <w:spacing w:before="120" w:after="120"/>
              <w:jc w:val="center"/>
              <w:rPr>
                <w:sz w:val="26"/>
                <w:szCs w:val="26"/>
              </w:rPr>
            </w:pPr>
            <w:r w:rsidRPr="00410FBA">
              <w:rPr>
                <w:sz w:val="26"/>
                <w:szCs w:val="26"/>
              </w:rPr>
              <w:t>1</w:t>
            </w:r>
          </w:p>
        </w:tc>
        <w:tc>
          <w:tcPr>
            <w:tcW w:w="1492" w:type="dxa"/>
          </w:tcPr>
          <w:p w14:paraId="0F0C6C10" w14:textId="77777777" w:rsidR="004F2A06" w:rsidRPr="00410FBA" w:rsidRDefault="00A15B10">
            <w:pPr>
              <w:spacing w:before="120" w:after="120"/>
              <w:rPr>
                <w:sz w:val="26"/>
                <w:szCs w:val="26"/>
              </w:rPr>
            </w:pPr>
            <w:r w:rsidRPr="00410FBA">
              <w:rPr>
                <w:sz w:val="26"/>
                <w:szCs w:val="26"/>
              </w:rPr>
              <w:t>MT01</w:t>
            </w:r>
          </w:p>
        </w:tc>
        <w:tc>
          <w:tcPr>
            <w:tcW w:w="3035" w:type="dxa"/>
          </w:tcPr>
          <w:p w14:paraId="6A9A56EF" w14:textId="77777777" w:rsidR="004F2A06" w:rsidRPr="00410FBA" w:rsidRDefault="00D917B6">
            <w:pPr>
              <w:spacing w:before="120" w:after="120"/>
              <w:rPr>
                <w:sz w:val="26"/>
                <w:szCs w:val="26"/>
              </w:rPr>
            </w:pPr>
            <w:r w:rsidRPr="00410FBA">
              <w:rPr>
                <w:sz w:val="26"/>
                <w:szCs w:val="26"/>
              </w:rPr>
              <w:t>Quản lý quy trình</w:t>
            </w:r>
            <w:r w:rsidR="00A15B10" w:rsidRPr="00410FBA">
              <w:rPr>
                <w:sz w:val="26"/>
                <w:szCs w:val="26"/>
              </w:rPr>
              <w:t xml:space="preserve"> khởi tạo hệ thống hóa đơn điện tử </w:t>
            </w:r>
          </w:p>
          <w:p w14:paraId="3E0606B6" w14:textId="77777777" w:rsidR="00D917B6" w:rsidRPr="00410FBA" w:rsidRDefault="00D917B6" w:rsidP="00D917B6">
            <w:pPr>
              <w:spacing w:before="120" w:after="120"/>
              <w:rPr>
                <w:sz w:val="26"/>
                <w:szCs w:val="26"/>
              </w:rPr>
            </w:pPr>
            <w:r w:rsidRPr="00410FBA">
              <w:rPr>
                <w:sz w:val="26"/>
                <w:szCs w:val="26"/>
              </w:rPr>
              <w:t>Quản lý thông tin doanh nghiệp, cấu hình hệ thống và mẫu hóa đơn</w:t>
            </w:r>
          </w:p>
        </w:tc>
        <w:tc>
          <w:tcPr>
            <w:tcW w:w="2230" w:type="dxa"/>
          </w:tcPr>
          <w:p w14:paraId="083C3F93" w14:textId="77777777" w:rsidR="004F2A06" w:rsidRPr="00410FBA" w:rsidRDefault="00D917B6">
            <w:pPr>
              <w:spacing w:before="120" w:after="120"/>
              <w:rPr>
                <w:sz w:val="26"/>
                <w:szCs w:val="26"/>
              </w:rPr>
            </w:pPr>
            <w:r w:rsidRPr="00410FBA">
              <w:rPr>
                <w:sz w:val="26"/>
                <w:szCs w:val="26"/>
              </w:rPr>
              <w:t>Quản trị hệ thống - VNPT</w:t>
            </w:r>
          </w:p>
        </w:tc>
        <w:tc>
          <w:tcPr>
            <w:tcW w:w="1577" w:type="dxa"/>
          </w:tcPr>
          <w:p w14:paraId="0A5F9A83" w14:textId="77777777" w:rsidR="004F2A06" w:rsidRPr="00410FBA" w:rsidRDefault="00A15B10">
            <w:pPr>
              <w:spacing w:before="120" w:after="120"/>
              <w:jc w:val="center"/>
              <w:rPr>
                <w:sz w:val="26"/>
                <w:szCs w:val="26"/>
              </w:rPr>
            </w:pPr>
            <w:r w:rsidRPr="00410FBA">
              <w:rPr>
                <w:sz w:val="26"/>
                <w:szCs w:val="26"/>
              </w:rPr>
              <w:t>Cao</w:t>
            </w:r>
          </w:p>
        </w:tc>
      </w:tr>
      <w:tr w:rsidR="00410FBA" w:rsidRPr="00410FBA" w14:paraId="7D3F2A52" w14:textId="77777777">
        <w:tc>
          <w:tcPr>
            <w:tcW w:w="730" w:type="dxa"/>
          </w:tcPr>
          <w:p w14:paraId="5FF50274" w14:textId="77777777" w:rsidR="004F2A06" w:rsidRPr="00410FBA" w:rsidRDefault="00A15B10">
            <w:pPr>
              <w:spacing w:before="120" w:after="120"/>
              <w:jc w:val="center"/>
              <w:rPr>
                <w:sz w:val="26"/>
                <w:szCs w:val="26"/>
              </w:rPr>
            </w:pPr>
            <w:r w:rsidRPr="00410FBA">
              <w:rPr>
                <w:sz w:val="26"/>
                <w:szCs w:val="26"/>
              </w:rPr>
              <w:t>2</w:t>
            </w:r>
          </w:p>
        </w:tc>
        <w:tc>
          <w:tcPr>
            <w:tcW w:w="1492" w:type="dxa"/>
          </w:tcPr>
          <w:p w14:paraId="556BFFDF" w14:textId="77777777" w:rsidR="004F2A06" w:rsidRPr="00410FBA" w:rsidRDefault="00A15B10">
            <w:pPr>
              <w:spacing w:before="120" w:after="120"/>
              <w:rPr>
                <w:sz w:val="26"/>
                <w:szCs w:val="26"/>
              </w:rPr>
            </w:pPr>
            <w:r w:rsidRPr="00410FBA">
              <w:rPr>
                <w:sz w:val="26"/>
                <w:szCs w:val="26"/>
              </w:rPr>
              <w:t>MT02</w:t>
            </w:r>
          </w:p>
        </w:tc>
        <w:tc>
          <w:tcPr>
            <w:tcW w:w="3035" w:type="dxa"/>
          </w:tcPr>
          <w:p w14:paraId="2B43DEC9" w14:textId="77777777" w:rsidR="004F2A06" w:rsidRPr="00410FBA" w:rsidRDefault="00A15B10">
            <w:pPr>
              <w:spacing w:before="120" w:after="120"/>
              <w:rPr>
                <w:sz w:val="26"/>
                <w:szCs w:val="26"/>
              </w:rPr>
            </w:pPr>
            <w:r w:rsidRPr="00410FBA">
              <w:rPr>
                <w:sz w:val="26"/>
                <w:szCs w:val="26"/>
              </w:rPr>
              <w:t>Quản lý phát hành hóa đơn</w:t>
            </w:r>
          </w:p>
        </w:tc>
        <w:tc>
          <w:tcPr>
            <w:tcW w:w="2230" w:type="dxa"/>
          </w:tcPr>
          <w:p w14:paraId="65C69783" w14:textId="77777777" w:rsidR="004F2A06" w:rsidRPr="00410FBA" w:rsidRDefault="00A15B10">
            <w:pPr>
              <w:spacing w:before="120" w:after="120"/>
              <w:rPr>
                <w:sz w:val="26"/>
                <w:szCs w:val="26"/>
              </w:rPr>
            </w:pPr>
            <w:r w:rsidRPr="00410FBA">
              <w:rPr>
                <w:sz w:val="26"/>
                <w:szCs w:val="26"/>
              </w:rPr>
              <w:t>Quản trị hệ thống của doanh nghiệp, Nhân viên quản trị nội dung, Nhân viên kế toán, Kế toán trưởng, Lãnh đạo đơn vị</w:t>
            </w:r>
          </w:p>
        </w:tc>
        <w:tc>
          <w:tcPr>
            <w:tcW w:w="1577" w:type="dxa"/>
          </w:tcPr>
          <w:p w14:paraId="0EAF7C45" w14:textId="77777777" w:rsidR="004F2A06" w:rsidRPr="00410FBA" w:rsidRDefault="00A15B10">
            <w:pPr>
              <w:spacing w:before="120" w:after="120"/>
              <w:jc w:val="center"/>
              <w:rPr>
                <w:sz w:val="26"/>
                <w:szCs w:val="26"/>
              </w:rPr>
            </w:pPr>
            <w:r w:rsidRPr="00410FBA">
              <w:rPr>
                <w:sz w:val="26"/>
                <w:szCs w:val="26"/>
              </w:rPr>
              <w:t>Cao</w:t>
            </w:r>
          </w:p>
        </w:tc>
      </w:tr>
      <w:tr w:rsidR="00410FBA" w:rsidRPr="00410FBA" w14:paraId="23318FB0" w14:textId="77777777">
        <w:tc>
          <w:tcPr>
            <w:tcW w:w="730" w:type="dxa"/>
          </w:tcPr>
          <w:p w14:paraId="7B478206" w14:textId="77777777" w:rsidR="004F2A06" w:rsidRPr="00410FBA" w:rsidRDefault="00A15B10">
            <w:pPr>
              <w:spacing w:before="120" w:after="120"/>
              <w:jc w:val="center"/>
              <w:rPr>
                <w:sz w:val="26"/>
                <w:szCs w:val="26"/>
              </w:rPr>
            </w:pPr>
            <w:r w:rsidRPr="00410FBA">
              <w:rPr>
                <w:sz w:val="26"/>
                <w:szCs w:val="26"/>
              </w:rPr>
              <w:t>3</w:t>
            </w:r>
          </w:p>
        </w:tc>
        <w:tc>
          <w:tcPr>
            <w:tcW w:w="1492" w:type="dxa"/>
          </w:tcPr>
          <w:p w14:paraId="0154124D" w14:textId="77777777" w:rsidR="004F2A06" w:rsidRPr="00410FBA" w:rsidRDefault="00A15B10">
            <w:pPr>
              <w:spacing w:before="120" w:after="120"/>
              <w:rPr>
                <w:sz w:val="26"/>
                <w:szCs w:val="26"/>
              </w:rPr>
            </w:pPr>
            <w:r w:rsidRPr="00410FBA">
              <w:rPr>
                <w:sz w:val="26"/>
                <w:szCs w:val="26"/>
              </w:rPr>
              <w:t>MT03</w:t>
            </w:r>
          </w:p>
        </w:tc>
        <w:tc>
          <w:tcPr>
            <w:tcW w:w="3035" w:type="dxa"/>
          </w:tcPr>
          <w:p w14:paraId="114EB9AA" w14:textId="77777777" w:rsidR="004F2A06" w:rsidRPr="00410FBA" w:rsidRDefault="00A15B10">
            <w:pPr>
              <w:spacing w:before="120" w:after="120"/>
              <w:rPr>
                <w:sz w:val="26"/>
                <w:szCs w:val="26"/>
              </w:rPr>
            </w:pPr>
            <w:r w:rsidRPr="00410FBA">
              <w:rPr>
                <w:sz w:val="26"/>
                <w:szCs w:val="26"/>
              </w:rPr>
              <w:t>Phân phối hóa đơn đến khách hàng</w:t>
            </w:r>
          </w:p>
        </w:tc>
        <w:tc>
          <w:tcPr>
            <w:tcW w:w="2230" w:type="dxa"/>
          </w:tcPr>
          <w:p w14:paraId="14357040" w14:textId="77777777" w:rsidR="004F2A06" w:rsidRPr="00410FBA" w:rsidRDefault="00A15B10">
            <w:pPr>
              <w:spacing w:before="120" w:after="120"/>
              <w:rPr>
                <w:sz w:val="26"/>
                <w:szCs w:val="26"/>
              </w:rPr>
            </w:pPr>
            <w:r w:rsidRPr="00410FBA">
              <w:rPr>
                <w:sz w:val="26"/>
                <w:szCs w:val="26"/>
              </w:rPr>
              <w:t>Khách hàng cá nhân, Khách hàng là đơn vị kế toán</w:t>
            </w:r>
          </w:p>
        </w:tc>
        <w:tc>
          <w:tcPr>
            <w:tcW w:w="1577" w:type="dxa"/>
          </w:tcPr>
          <w:p w14:paraId="611FFCC9" w14:textId="77777777" w:rsidR="004F2A06" w:rsidRPr="00410FBA" w:rsidRDefault="00A15B10">
            <w:pPr>
              <w:spacing w:before="120" w:after="120"/>
              <w:jc w:val="center"/>
              <w:rPr>
                <w:sz w:val="26"/>
                <w:szCs w:val="26"/>
              </w:rPr>
            </w:pPr>
            <w:r w:rsidRPr="00410FBA">
              <w:rPr>
                <w:sz w:val="26"/>
                <w:szCs w:val="26"/>
              </w:rPr>
              <w:t>Cao</w:t>
            </w:r>
          </w:p>
        </w:tc>
      </w:tr>
      <w:tr w:rsidR="00410FBA" w:rsidRPr="00410FBA" w14:paraId="7E17FC86" w14:textId="77777777">
        <w:tc>
          <w:tcPr>
            <w:tcW w:w="730" w:type="dxa"/>
          </w:tcPr>
          <w:p w14:paraId="3F621ADE" w14:textId="77777777" w:rsidR="00383DD2" w:rsidRPr="00410FBA" w:rsidRDefault="00383DD2">
            <w:pPr>
              <w:spacing w:before="120" w:after="120"/>
              <w:jc w:val="center"/>
              <w:rPr>
                <w:sz w:val="26"/>
                <w:szCs w:val="26"/>
              </w:rPr>
            </w:pPr>
            <w:r w:rsidRPr="00410FBA">
              <w:rPr>
                <w:sz w:val="26"/>
                <w:szCs w:val="26"/>
              </w:rPr>
              <w:t>4</w:t>
            </w:r>
          </w:p>
        </w:tc>
        <w:tc>
          <w:tcPr>
            <w:tcW w:w="1492" w:type="dxa"/>
          </w:tcPr>
          <w:p w14:paraId="31AD9EE0" w14:textId="77777777" w:rsidR="00383DD2" w:rsidRPr="00410FBA" w:rsidRDefault="00383DD2">
            <w:pPr>
              <w:spacing w:before="120" w:after="120"/>
              <w:rPr>
                <w:sz w:val="26"/>
                <w:szCs w:val="26"/>
              </w:rPr>
            </w:pPr>
            <w:r w:rsidRPr="00410FBA">
              <w:rPr>
                <w:sz w:val="26"/>
                <w:szCs w:val="26"/>
              </w:rPr>
              <w:t>MT04</w:t>
            </w:r>
          </w:p>
        </w:tc>
        <w:tc>
          <w:tcPr>
            <w:tcW w:w="3035" w:type="dxa"/>
          </w:tcPr>
          <w:p w14:paraId="6CB4C440" w14:textId="77777777" w:rsidR="00383DD2" w:rsidRPr="00410FBA" w:rsidRDefault="00383DD2">
            <w:pPr>
              <w:spacing w:before="120" w:after="120"/>
              <w:rPr>
                <w:sz w:val="26"/>
                <w:szCs w:val="26"/>
              </w:rPr>
            </w:pPr>
            <w:r w:rsidRPr="00410FBA">
              <w:rPr>
                <w:sz w:val="26"/>
                <w:szCs w:val="26"/>
              </w:rPr>
              <w:t>Gửi dữ liệu hóa đơn điện tử đến Cơ quan thuế</w:t>
            </w:r>
          </w:p>
        </w:tc>
        <w:tc>
          <w:tcPr>
            <w:tcW w:w="2230" w:type="dxa"/>
          </w:tcPr>
          <w:p w14:paraId="6DD9B306" w14:textId="77777777" w:rsidR="00383DD2" w:rsidRPr="00410FBA" w:rsidRDefault="00383DD2">
            <w:pPr>
              <w:spacing w:before="120" w:after="120"/>
              <w:rPr>
                <w:sz w:val="26"/>
                <w:szCs w:val="26"/>
              </w:rPr>
            </w:pPr>
            <w:r w:rsidRPr="00410FBA">
              <w:rPr>
                <w:sz w:val="26"/>
                <w:szCs w:val="26"/>
              </w:rPr>
              <w:t>Hệ thống</w:t>
            </w:r>
          </w:p>
          <w:p w14:paraId="53B5DD0C" w14:textId="77777777" w:rsidR="00383DD2" w:rsidRPr="00410FBA" w:rsidRDefault="00383DD2">
            <w:pPr>
              <w:spacing w:before="120" w:after="120"/>
              <w:rPr>
                <w:sz w:val="26"/>
                <w:szCs w:val="26"/>
              </w:rPr>
            </w:pPr>
            <w:r w:rsidRPr="00410FBA">
              <w:rPr>
                <w:sz w:val="26"/>
                <w:szCs w:val="26"/>
              </w:rPr>
              <w:t>Nhân viên kế toán, Kế toán trưởng, Lãnh đạo đơn vị</w:t>
            </w:r>
          </w:p>
        </w:tc>
        <w:tc>
          <w:tcPr>
            <w:tcW w:w="1577" w:type="dxa"/>
          </w:tcPr>
          <w:p w14:paraId="02EDF68C" w14:textId="77777777" w:rsidR="00383DD2" w:rsidRPr="00410FBA" w:rsidRDefault="00383DD2">
            <w:pPr>
              <w:spacing w:before="120" w:after="120"/>
              <w:jc w:val="center"/>
              <w:rPr>
                <w:sz w:val="26"/>
                <w:szCs w:val="26"/>
              </w:rPr>
            </w:pPr>
            <w:r w:rsidRPr="00410FBA">
              <w:rPr>
                <w:sz w:val="26"/>
                <w:szCs w:val="26"/>
              </w:rPr>
              <w:t>Cao</w:t>
            </w:r>
          </w:p>
        </w:tc>
      </w:tr>
    </w:tbl>
    <w:p w14:paraId="793F8C33" w14:textId="77777777" w:rsidR="004F2A06" w:rsidRPr="00410FBA" w:rsidRDefault="00A15B10" w:rsidP="00C808E0">
      <w:pPr>
        <w:pStyle w:val="Heading2"/>
      </w:pPr>
      <w:bookmarkStart w:id="226" w:name="_Toc167894511"/>
      <w:r w:rsidRPr="00410FBA">
        <w:t>Đối tượng người dùng của hệ thống</w:t>
      </w:r>
      <w:bookmarkEnd w:id="226"/>
    </w:p>
    <w:p w14:paraId="15F28A79" w14:textId="77777777" w:rsidR="004F2A06" w:rsidRPr="00410FBA" w:rsidRDefault="00A15B10">
      <w:pPr>
        <w:pStyle w:val="Heading3"/>
        <w:numPr>
          <w:ilvl w:val="2"/>
          <w:numId w:val="9"/>
        </w:numPr>
        <w:spacing w:before="120" w:after="120"/>
      </w:pPr>
      <w:bookmarkStart w:id="227" w:name="_Toc167894512"/>
      <w:r w:rsidRPr="00410FBA">
        <w:t>Hệ thống phát hành và tra cứu hóa đơn điện tử</w:t>
      </w:r>
      <w:bookmarkEnd w:id="227"/>
    </w:p>
    <w:p w14:paraId="14B706DF" w14:textId="77777777" w:rsidR="004F2A06" w:rsidRPr="00410FBA" w:rsidRDefault="004F2A06">
      <w:pPr>
        <w:spacing w:before="120" w:after="120"/>
      </w:pPr>
    </w:p>
    <w:p w14:paraId="4C8F545B" w14:textId="77777777" w:rsidR="004F2A06" w:rsidRPr="00410FBA" w:rsidRDefault="004F2A06">
      <w:pPr>
        <w:spacing w:before="120" w:after="120"/>
      </w:pPr>
    </w:p>
    <w:p w14:paraId="31A3FB81" w14:textId="77777777" w:rsidR="004F2A06" w:rsidRPr="00410FBA" w:rsidRDefault="00EE39C9">
      <w:pPr>
        <w:spacing w:before="120" w:after="120"/>
      </w:pPr>
      <w:r w:rsidRPr="00410FBA">
        <w:rPr>
          <w:noProof/>
        </w:rPr>
        <w:object w:dxaOrig="10260" w:dyaOrig="7956" w14:anchorId="1AD45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3pt;height:398pt;mso-width-percent:0;mso-height-percent:0;mso-width-percent:0;mso-height-percent:0" o:ole="">
            <v:imagedata r:id="rId9" o:title=""/>
          </v:shape>
          <o:OLEObject Type="Embed" ProgID="Visio.Drawing.11" ShapeID="_x0000_i1025" DrawAspect="Content" ObjectID="_1778677244" r:id="rId10"/>
        </w:object>
      </w:r>
    </w:p>
    <w:tbl>
      <w:tblPr>
        <w:tblStyle w:val="a6"/>
        <w:tblW w:w="9064"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00" w:firstRow="0" w:lastRow="0" w:firstColumn="0" w:lastColumn="0" w:noHBand="0" w:noVBand="1"/>
      </w:tblPr>
      <w:tblGrid>
        <w:gridCol w:w="724"/>
        <w:gridCol w:w="1494"/>
        <w:gridCol w:w="2829"/>
        <w:gridCol w:w="1199"/>
        <w:gridCol w:w="1084"/>
        <w:gridCol w:w="1734"/>
      </w:tblGrid>
      <w:tr w:rsidR="00410FBA" w:rsidRPr="00410FBA" w14:paraId="6A8643C9" w14:textId="77777777">
        <w:trPr>
          <w:trHeight w:val="294"/>
        </w:trPr>
        <w:tc>
          <w:tcPr>
            <w:tcW w:w="724" w:type="dxa"/>
            <w:vMerge w:val="restart"/>
          </w:tcPr>
          <w:p w14:paraId="7AF45289" w14:textId="77777777" w:rsidR="004F2A06" w:rsidRPr="00410FBA" w:rsidRDefault="00A15B10">
            <w:pPr>
              <w:spacing w:before="120" w:after="120"/>
              <w:jc w:val="center"/>
              <w:rPr>
                <w:b/>
                <w:sz w:val="26"/>
                <w:szCs w:val="26"/>
              </w:rPr>
            </w:pPr>
            <w:r w:rsidRPr="00410FBA">
              <w:rPr>
                <w:b/>
                <w:sz w:val="26"/>
                <w:szCs w:val="26"/>
              </w:rPr>
              <w:t>STT</w:t>
            </w:r>
          </w:p>
        </w:tc>
        <w:tc>
          <w:tcPr>
            <w:tcW w:w="1494" w:type="dxa"/>
            <w:vMerge w:val="restart"/>
          </w:tcPr>
          <w:p w14:paraId="0A0F4756" w14:textId="77777777" w:rsidR="004F2A06" w:rsidRPr="00410FBA" w:rsidRDefault="00A15B10">
            <w:pPr>
              <w:spacing w:before="120" w:after="120"/>
              <w:jc w:val="center"/>
              <w:rPr>
                <w:b/>
                <w:sz w:val="26"/>
                <w:szCs w:val="26"/>
              </w:rPr>
            </w:pPr>
            <w:r w:rsidRPr="00410FBA">
              <w:rPr>
                <w:b/>
                <w:sz w:val="26"/>
                <w:szCs w:val="26"/>
              </w:rPr>
              <w:t>Tên đối tượng</w:t>
            </w:r>
          </w:p>
        </w:tc>
        <w:tc>
          <w:tcPr>
            <w:tcW w:w="2829" w:type="dxa"/>
            <w:vMerge w:val="restart"/>
          </w:tcPr>
          <w:p w14:paraId="07306192" w14:textId="77777777" w:rsidR="004F2A06" w:rsidRPr="00410FBA" w:rsidRDefault="00A15B10">
            <w:pPr>
              <w:spacing w:before="120" w:after="120"/>
              <w:jc w:val="center"/>
              <w:rPr>
                <w:b/>
                <w:sz w:val="26"/>
                <w:szCs w:val="26"/>
              </w:rPr>
            </w:pPr>
            <w:r w:rsidRPr="00410FBA">
              <w:rPr>
                <w:b/>
                <w:sz w:val="26"/>
                <w:szCs w:val="26"/>
              </w:rPr>
              <w:t>Mô tả</w:t>
            </w:r>
          </w:p>
        </w:tc>
        <w:tc>
          <w:tcPr>
            <w:tcW w:w="2283" w:type="dxa"/>
            <w:gridSpan w:val="2"/>
          </w:tcPr>
          <w:p w14:paraId="661BE1C6" w14:textId="77777777" w:rsidR="004F2A06" w:rsidRPr="00410FBA" w:rsidRDefault="00A15B10">
            <w:pPr>
              <w:spacing w:before="120" w:after="120"/>
              <w:jc w:val="center"/>
              <w:rPr>
                <w:b/>
                <w:sz w:val="26"/>
                <w:szCs w:val="26"/>
              </w:rPr>
            </w:pPr>
            <w:r w:rsidRPr="00410FBA">
              <w:rPr>
                <w:b/>
                <w:sz w:val="26"/>
                <w:szCs w:val="26"/>
              </w:rPr>
              <w:t>Tương tác với hệ thống</w:t>
            </w:r>
          </w:p>
        </w:tc>
        <w:tc>
          <w:tcPr>
            <w:tcW w:w="1734" w:type="dxa"/>
            <w:vMerge w:val="restart"/>
          </w:tcPr>
          <w:p w14:paraId="56B14A8F" w14:textId="77777777" w:rsidR="004F2A06" w:rsidRPr="00410FBA" w:rsidRDefault="00A15B10">
            <w:pPr>
              <w:spacing w:before="120" w:after="120"/>
              <w:jc w:val="center"/>
              <w:rPr>
                <w:b/>
                <w:sz w:val="26"/>
                <w:szCs w:val="26"/>
              </w:rPr>
            </w:pPr>
            <w:r w:rsidRPr="00410FBA">
              <w:rPr>
                <w:b/>
                <w:sz w:val="26"/>
                <w:szCs w:val="26"/>
              </w:rPr>
              <w:t>Lợi ích mong đợi</w:t>
            </w:r>
          </w:p>
        </w:tc>
      </w:tr>
      <w:tr w:rsidR="00410FBA" w:rsidRPr="00410FBA" w14:paraId="7B16554A" w14:textId="77777777">
        <w:trPr>
          <w:trHeight w:val="294"/>
        </w:trPr>
        <w:tc>
          <w:tcPr>
            <w:tcW w:w="724" w:type="dxa"/>
            <w:vMerge/>
          </w:tcPr>
          <w:p w14:paraId="3BE36F2E" w14:textId="77777777" w:rsidR="004F2A06" w:rsidRPr="00410FBA" w:rsidRDefault="004F2A06">
            <w:pPr>
              <w:widowControl w:val="0"/>
              <w:pBdr>
                <w:top w:val="nil"/>
                <w:left w:val="nil"/>
                <w:bottom w:val="nil"/>
                <w:right w:val="nil"/>
                <w:between w:val="nil"/>
              </w:pBdr>
              <w:spacing w:line="276" w:lineRule="auto"/>
              <w:rPr>
                <w:b/>
                <w:sz w:val="26"/>
                <w:szCs w:val="26"/>
              </w:rPr>
            </w:pPr>
          </w:p>
        </w:tc>
        <w:tc>
          <w:tcPr>
            <w:tcW w:w="1494" w:type="dxa"/>
            <w:vMerge/>
          </w:tcPr>
          <w:p w14:paraId="1F2D068A" w14:textId="77777777" w:rsidR="004F2A06" w:rsidRPr="00410FBA" w:rsidRDefault="004F2A06">
            <w:pPr>
              <w:widowControl w:val="0"/>
              <w:pBdr>
                <w:top w:val="nil"/>
                <w:left w:val="nil"/>
                <w:bottom w:val="nil"/>
                <w:right w:val="nil"/>
                <w:between w:val="nil"/>
              </w:pBdr>
              <w:spacing w:line="276" w:lineRule="auto"/>
              <w:rPr>
                <w:b/>
                <w:sz w:val="26"/>
                <w:szCs w:val="26"/>
              </w:rPr>
            </w:pPr>
          </w:p>
        </w:tc>
        <w:tc>
          <w:tcPr>
            <w:tcW w:w="2829" w:type="dxa"/>
            <w:vMerge/>
          </w:tcPr>
          <w:p w14:paraId="1D6092E8" w14:textId="77777777" w:rsidR="004F2A06" w:rsidRPr="00410FBA" w:rsidRDefault="004F2A06">
            <w:pPr>
              <w:widowControl w:val="0"/>
              <w:pBdr>
                <w:top w:val="nil"/>
                <w:left w:val="nil"/>
                <w:bottom w:val="nil"/>
                <w:right w:val="nil"/>
                <w:between w:val="nil"/>
              </w:pBdr>
              <w:spacing w:line="276" w:lineRule="auto"/>
              <w:rPr>
                <w:b/>
                <w:sz w:val="26"/>
                <w:szCs w:val="26"/>
              </w:rPr>
            </w:pPr>
          </w:p>
        </w:tc>
        <w:tc>
          <w:tcPr>
            <w:tcW w:w="1199" w:type="dxa"/>
          </w:tcPr>
          <w:p w14:paraId="1CF09FA8" w14:textId="77777777" w:rsidR="004F2A06" w:rsidRPr="00410FBA" w:rsidRDefault="00A15B10">
            <w:pPr>
              <w:spacing w:before="120" w:after="120"/>
              <w:jc w:val="center"/>
              <w:rPr>
                <w:b/>
                <w:sz w:val="26"/>
                <w:szCs w:val="26"/>
              </w:rPr>
            </w:pPr>
            <w:r w:rsidRPr="00410FBA">
              <w:rPr>
                <w:b/>
                <w:sz w:val="26"/>
                <w:szCs w:val="26"/>
              </w:rPr>
              <w:t xml:space="preserve">Vào </w:t>
            </w:r>
          </w:p>
        </w:tc>
        <w:tc>
          <w:tcPr>
            <w:tcW w:w="1084" w:type="dxa"/>
          </w:tcPr>
          <w:p w14:paraId="5629AD8C" w14:textId="77777777" w:rsidR="004F2A06" w:rsidRPr="00410FBA" w:rsidRDefault="00A15B10">
            <w:pPr>
              <w:spacing w:before="120" w:after="120"/>
              <w:jc w:val="center"/>
              <w:rPr>
                <w:b/>
                <w:sz w:val="26"/>
                <w:szCs w:val="26"/>
              </w:rPr>
            </w:pPr>
            <w:r w:rsidRPr="00410FBA">
              <w:rPr>
                <w:b/>
                <w:sz w:val="26"/>
                <w:szCs w:val="26"/>
              </w:rPr>
              <w:t>Ra</w:t>
            </w:r>
          </w:p>
        </w:tc>
        <w:tc>
          <w:tcPr>
            <w:tcW w:w="1734" w:type="dxa"/>
            <w:vMerge/>
          </w:tcPr>
          <w:p w14:paraId="17F3B292" w14:textId="77777777" w:rsidR="004F2A06" w:rsidRPr="00410FBA" w:rsidRDefault="004F2A06">
            <w:pPr>
              <w:widowControl w:val="0"/>
              <w:pBdr>
                <w:top w:val="nil"/>
                <w:left w:val="nil"/>
                <w:bottom w:val="nil"/>
                <w:right w:val="nil"/>
                <w:between w:val="nil"/>
              </w:pBdr>
              <w:spacing w:line="276" w:lineRule="auto"/>
              <w:rPr>
                <w:b/>
                <w:sz w:val="26"/>
                <w:szCs w:val="26"/>
              </w:rPr>
            </w:pPr>
          </w:p>
        </w:tc>
      </w:tr>
      <w:tr w:rsidR="00410FBA" w:rsidRPr="00410FBA" w14:paraId="2B0991D5" w14:textId="77777777">
        <w:trPr>
          <w:trHeight w:val="374"/>
        </w:trPr>
        <w:tc>
          <w:tcPr>
            <w:tcW w:w="724" w:type="dxa"/>
          </w:tcPr>
          <w:p w14:paraId="22D2F850" w14:textId="77777777" w:rsidR="004F2A06" w:rsidRPr="00410FBA" w:rsidRDefault="00A15B10">
            <w:pPr>
              <w:spacing w:before="120" w:after="120"/>
              <w:jc w:val="center"/>
            </w:pPr>
            <w:r w:rsidRPr="00410FBA">
              <w:t>1</w:t>
            </w:r>
          </w:p>
        </w:tc>
        <w:tc>
          <w:tcPr>
            <w:tcW w:w="1494" w:type="dxa"/>
          </w:tcPr>
          <w:p w14:paraId="128CD56E" w14:textId="77777777" w:rsidR="004F2A06" w:rsidRPr="00410FBA" w:rsidRDefault="00A15B10">
            <w:pPr>
              <w:spacing w:before="120" w:after="120"/>
            </w:pPr>
            <w:r w:rsidRPr="00410FBA">
              <w:t>Quản trị hệ thống quản lý doanh nghiệp</w:t>
            </w:r>
          </w:p>
        </w:tc>
        <w:tc>
          <w:tcPr>
            <w:tcW w:w="2829" w:type="dxa"/>
          </w:tcPr>
          <w:p w14:paraId="3FE49190" w14:textId="77777777" w:rsidR="004F2A06" w:rsidRPr="00410FBA" w:rsidRDefault="00A15B10">
            <w:pPr>
              <w:spacing w:before="120" w:after="120"/>
            </w:pPr>
            <w:r w:rsidRPr="00410FBA">
              <w:t>Là nhân viên quản trị của công ty cung cấp dịch vụ hoặc của tổng công ty quản lý các công ty con. Thực hiện quản trị chung các doanh nghiệp phát hành hóa đơn trong hệ thống.</w:t>
            </w:r>
          </w:p>
          <w:p w14:paraId="3EB1086B" w14:textId="77777777" w:rsidR="004F2A06" w:rsidRPr="00410FBA" w:rsidRDefault="004F2A06">
            <w:pPr>
              <w:spacing w:before="120" w:after="120"/>
              <w:rPr>
                <w:sz w:val="26"/>
                <w:szCs w:val="26"/>
              </w:rPr>
            </w:pPr>
          </w:p>
        </w:tc>
        <w:tc>
          <w:tcPr>
            <w:tcW w:w="1199" w:type="dxa"/>
          </w:tcPr>
          <w:p w14:paraId="289CD92C" w14:textId="77777777" w:rsidR="004F2A06" w:rsidRPr="00410FBA" w:rsidRDefault="00A15B10">
            <w:pPr>
              <w:spacing w:before="120" w:after="120"/>
              <w:rPr>
                <w:sz w:val="26"/>
                <w:szCs w:val="26"/>
              </w:rPr>
            </w:pPr>
            <w:r w:rsidRPr="00410FBA">
              <w:t>Yêu cầu dữ liệu, khai báo các mục dữ liệu cần thiết</w:t>
            </w:r>
          </w:p>
        </w:tc>
        <w:tc>
          <w:tcPr>
            <w:tcW w:w="1084" w:type="dxa"/>
          </w:tcPr>
          <w:p w14:paraId="244440D5" w14:textId="77777777" w:rsidR="004F2A06" w:rsidRPr="00410FBA" w:rsidRDefault="00A15B10">
            <w:pPr>
              <w:spacing w:before="120" w:after="120"/>
              <w:rPr>
                <w:sz w:val="26"/>
                <w:szCs w:val="26"/>
              </w:rPr>
            </w:pPr>
            <w:r w:rsidRPr="00410FBA">
              <w:t xml:space="preserve">Kết quả dữ liệu yêu cầu, danh sách danh mục dữ liệu </w:t>
            </w:r>
          </w:p>
        </w:tc>
        <w:tc>
          <w:tcPr>
            <w:tcW w:w="1734" w:type="dxa"/>
          </w:tcPr>
          <w:p w14:paraId="6977E8AB" w14:textId="77777777" w:rsidR="004F2A06" w:rsidRPr="00410FBA" w:rsidRDefault="00A15B10">
            <w:pPr>
              <w:numPr>
                <w:ilvl w:val="0"/>
                <w:numId w:val="4"/>
              </w:numPr>
              <w:pBdr>
                <w:top w:val="nil"/>
                <w:left w:val="nil"/>
                <w:bottom w:val="nil"/>
                <w:right w:val="nil"/>
                <w:between w:val="nil"/>
              </w:pBdr>
              <w:spacing w:before="120"/>
              <w:ind w:left="159" w:hanging="180"/>
              <w:rPr>
                <w:sz w:val="26"/>
                <w:szCs w:val="26"/>
                <w:rPrChange w:id="228" w:author="Dang Oanh" w:date="2024-05-31T15:47:00Z" w16du:dateUtc="2024-05-31T08:47:00Z">
                  <w:rPr>
                    <w:color w:val="000000"/>
                    <w:sz w:val="26"/>
                    <w:szCs w:val="26"/>
                  </w:rPr>
                </w:rPrChange>
              </w:rPr>
            </w:pPr>
            <w:r w:rsidRPr="00410FBA">
              <w:rPr>
                <w:rPrChange w:id="229" w:author="Dang Oanh" w:date="2024-05-31T15:47:00Z" w16du:dateUtc="2024-05-31T08:47:00Z">
                  <w:rPr>
                    <w:color w:val="000000"/>
                  </w:rPr>
                </w:rPrChange>
              </w:rPr>
              <w:t xml:space="preserve">Kiểm soát hệ thống, </w:t>
            </w:r>
            <w:r w:rsidR="002B433C" w:rsidRPr="00410FBA">
              <w:rPr>
                <w:rPrChange w:id="230" w:author="Dang Oanh" w:date="2024-05-31T15:47:00Z" w16du:dateUtc="2024-05-31T08:47:00Z">
                  <w:rPr>
                    <w:color w:val="000000"/>
                  </w:rPr>
                </w:rPrChange>
              </w:rPr>
              <w:t>tạo và cấp quyền cho người dùng</w:t>
            </w:r>
          </w:p>
          <w:p w14:paraId="3825D84A" w14:textId="77777777" w:rsidR="004F2A06" w:rsidRPr="00410FBA" w:rsidRDefault="00A15B10">
            <w:pPr>
              <w:numPr>
                <w:ilvl w:val="0"/>
                <w:numId w:val="4"/>
              </w:numPr>
              <w:pBdr>
                <w:top w:val="nil"/>
                <w:left w:val="nil"/>
                <w:bottom w:val="nil"/>
                <w:right w:val="nil"/>
                <w:between w:val="nil"/>
              </w:pBdr>
              <w:ind w:left="159" w:hanging="180"/>
              <w:rPr>
                <w:sz w:val="26"/>
                <w:szCs w:val="26"/>
                <w:rPrChange w:id="231" w:author="Dang Oanh" w:date="2024-05-31T15:47:00Z" w16du:dateUtc="2024-05-31T08:47:00Z">
                  <w:rPr>
                    <w:color w:val="000000"/>
                    <w:sz w:val="26"/>
                    <w:szCs w:val="26"/>
                  </w:rPr>
                </w:rPrChange>
              </w:rPr>
            </w:pPr>
            <w:r w:rsidRPr="00410FBA">
              <w:rPr>
                <w:rPrChange w:id="232" w:author="Dang Oanh" w:date="2024-05-31T15:47:00Z" w16du:dateUtc="2024-05-31T08:47:00Z">
                  <w:rPr>
                    <w:color w:val="000000"/>
                  </w:rPr>
                </w:rPrChange>
              </w:rPr>
              <w:t>Tạo, sửa thông tin các công ty thực hiện Quản lý phát hành hóa đơn trên hệ thống</w:t>
            </w:r>
          </w:p>
          <w:p w14:paraId="1EE76581" w14:textId="77777777" w:rsidR="004F2A06" w:rsidRPr="00410FBA" w:rsidRDefault="00A15B10">
            <w:pPr>
              <w:numPr>
                <w:ilvl w:val="0"/>
                <w:numId w:val="4"/>
              </w:numPr>
              <w:pBdr>
                <w:top w:val="nil"/>
                <w:left w:val="nil"/>
                <w:bottom w:val="nil"/>
                <w:right w:val="nil"/>
                <w:between w:val="nil"/>
              </w:pBdr>
              <w:ind w:left="159" w:hanging="180"/>
              <w:rPr>
                <w:sz w:val="26"/>
                <w:szCs w:val="26"/>
                <w:rPrChange w:id="233" w:author="Dang Oanh" w:date="2024-05-31T15:47:00Z" w16du:dateUtc="2024-05-31T08:47:00Z">
                  <w:rPr>
                    <w:color w:val="000000"/>
                    <w:sz w:val="26"/>
                    <w:szCs w:val="26"/>
                  </w:rPr>
                </w:rPrChange>
              </w:rPr>
            </w:pPr>
            <w:r w:rsidRPr="00410FBA">
              <w:rPr>
                <w:rPrChange w:id="234" w:author="Dang Oanh" w:date="2024-05-31T15:47:00Z" w16du:dateUtc="2024-05-31T08:47:00Z">
                  <w:rPr>
                    <w:color w:val="000000"/>
                  </w:rPr>
                </w:rPrChange>
              </w:rPr>
              <w:lastRenderedPageBreak/>
              <w:t>Quản lý mẫu hóa đơn, đăng ký mẫu cho các công ty. Cấu hình thông</w:t>
            </w:r>
            <w:r w:rsidR="002B433C" w:rsidRPr="00410FBA">
              <w:rPr>
                <w:rPrChange w:id="235" w:author="Dang Oanh" w:date="2024-05-31T15:47:00Z" w16du:dateUtc="2024-05-31T08:47:00Z">
                  <w:rPr>
                    <w:color w:val="000000"/>
                  </w:rPr>
                </w:rPrChange>
              </w:rPr>
              <w:t xml:space="preserve"> tin chữ ký số cho công ty</w:t>
            </w:r>
          </w:p>
          <w:p w14:paraId="2E2DB871" w14:textId="77777777" w:rsidR="004F2A06" w:rsidRPr="00410FBA" w:rsidRDefault="00A15B10">
            <w:pPr>
              <w:numPr>
                <w:ilvl w:val="0"/>
                <w:numId w:val="4"/>
              </w:numPr>
              <w:pBdr>
                <w:top w:val="nil"/>
                <w:left w:val="nil"/>
                <w:bottom w:val="nil"/>
                <w:right w:val="nil"/>
                <w:between w:val="nil"/>
              </w:pBdr>
              <w:spacing w:after="120"/>
              <w:ind w:left="159" w:hanging="180"/>
              <w:rPr>
                <w:sz w:val="26"/>
                <w:szCs w:val="26"/>
                <w:rPrChange w:id="236" w:author="Dang Oanh" w:date="2024-05-31T15:47:00Z" w16du:dateUtc="2024-05-31T08:47:00Z">
                  <w:rPr>
                    <w:color w:val="000000"/>
                    <w:sz w:val="26"/>
                    <w:szCs w:val="26"/>
                  </w:rPr>
                </w:rPrChange>
              </w:rPr>
            </w:pPr>
            <w:r w:rsidRPr="00410FBA">
              <w:rPr>
                <w:rPrChange w:id="237" w:author="Dang Oanh" w:date="2024-05-31T15:47:00Z" w16du:dateUtc="2024-05-31T08:47:00Z">
                  <w:rPr>
                    <w:color w:val="000000"/>
                  </w:rPr>
                </w:rPrChange>
              </w:rPr>
              <w:t>Quả</w:t>
            </w:r>
            <w:r w:rsidR="002B433C" w:rsidRPr="00410FBA">
              <w:rPr>
                <w:rPrChange w:id="238" w:author="Dang Oanh" w:date="2024-05-31T15:47:00Z" w16du:dateUtc="2024-05-31T08:47:00Z">
                  <w:rPr>
                    <w:color w:val="000000"/>
                  </w:rPr>
                </w:rPrChange>
              </w:rPr>
              <w:t>n lý một số danh mục dùng chung</w:t>
            </w:r>
          </w:p>
        </w:tc>
      </w:tr>
      <w:tr w:rsidR="00410FBA" w:rsidRPr="00410FBA" w14:paraId="1A91B873" w14:textId="77777777">
        <w:trPr>
          <w:trHeight w:val="374"/>
        </w:trPr>
        <w:tc>
          <w:tcPr>
            <w:tcW w:w="724" w:type="dxa"/>
          </w:tcPr>
          <w:p w14:paraId="292C567F" w14:textId="77777777" w:rsidR="004F2A06" w:rsidRPr="00410FBA" w:rsidRDefault="00A15B10">
            <w:pPr>
              <w:spacing w:before="120" w:after="120"/>
              <w:jc w:val="center"/>
            </w:pPr>
            <w:r w:rsidRPr="00410FBA">
              <w:t>2</w:t>
            </w:r>
          </w:p>
        </w:tc>
        <w:tc>
          <w:tcPr>
            <w:tcW w:w="1494" w:type="dxa"/>
          </w:tcPr>
          <w:p w14:paraId="24FF0FDE" w14:textId="77777777" w:rsidR="004F2A06" w:rsidRPr="00410FBA" w:rsidRDefault="00A15B10">
            <w:pPr>
              <w:spacing w:before="120" w:after="120"/>
            </w:pPr>
            <w:r w:rsidRPr="00410FBA">
              <w:t>Quản trị hệ thống của doanh nghiệp</w:t>
            </w:r>
          </w:p>
        </w:tc>
        <w:tc>
          <w:tcPr>
            <w:tcW w:w="2829" w:type="dxa"/>
          </w:tcPr>
          <w:p w14:paraId="6810874C" w14:textId="77777777" w:rsidR="004F2A06" w:rsidRPr="00410FBA" w:rsidRDefault="00A15B10">
            <w:pPr>
              <w:spacing w:before="120" w:after="120"/>
            </w:pPr>
            <w:r w:rsidRPr="00410FBA">
              <w:t>Nhân viên được giao quản trị các danh mục hệ thống. Quản lý và cấp quyền cho người dùng trong công ty mình. Sửa một số thông tin của công ty mình, xem thông tin chữ ký số.</w:t>
            </w:r>
          </w:p>
        </w:tc>
        <w:tc>
          <w:tcPr>
            <w:tcW w:w="1199" w:type="dxa"/>
          </w:tcPr>
          <w:p w14:paraId="5D234BAB" w14:textId="77777777" w:rsidR="004F2A06" w:rsidRPr="00410FBA" w:rsidRDefault="00A15B10">
            <w:pPr>
              <w:spacing w:before="120" w:after="120"/>
            </w:pPr>
            <w:r w:rsidRPr="00410FBA">
              <w:t>Yêu cầu dữ liệu, khai báo danh mục dữ liệu cần thiết</w:t>
            </w:r>
          </w:p>
        </w:tc>
        <w:tc>
          <w:tcPr>
            <w:tcW w:w="1084" w:type="dxa"/>
          </w:tcPr>
          <w:p w14:paraId="2E1ACFE4" w14:textId="77777777" w:rsidR="004F2A06" w:rsidRPr="00410FBA" w:rsidRDefault="00A15B10">
            <w:pPr>
              <w:spacing w:before="120" w:after="120"/>
            </w:pPr>
            <w:r w:rsidRPr="00410FBA">
              <w:t>Kết quả dữ liệu yêu cầu, danh sách danh mục dữ liệu</w:t>
            </w:r>
          </w:p>
        </w:tc>
        <w:tc>
          <w:tcPr>
            <w:tcW w:w="1734" w:type="dxa"/>
          </w:tcPr>
          <w:p w14:paraId="55A61F77" w14:textId="77777777" w:rsidR="004F2A06" w:rsidRPr="00410FBA" w:rsidRDefault="00A15B10">
            <w:pPr>
              <w:numPr>
                <w:ilvl w:val="0"/>
                <w:numId w:val="4"/>
              </w:numPr>
              <w:pBdr>
                <w:top w:val="nil"/>
                <w:left w:val="nil"/>
                <w:bottom w:val="nil"/>
                <w:right w:val="nil"/>
                <w:between w:val="nil"/>
              </w:pBdr>
              <w:spacing w:before="120"/>
              <w:ind w:left="159" w:hanging="180"/>
            </w:pPr>
            <w:r w:rsidRPr="00410FBA">
              <w:rPr>
                <w:rPrChange w:id="239" w:author="Dang Oanh" w:date="2024-05-31T15:47:00Z" w16du:dateUtc="2024-05-31T08:47:00Z">
                  <w:rPr>
                    <w:color w:val="000000"/>
                  </w:rPr>
                </w:rPrChange>
              </w:rPr>
              <w:t xml:space="preserve">Kiểm soát hệ thống, </w:t>
            </w:r>
            <w:r w:rsidR="002B433C" w:rsidRPr="00410FBA">
              <w:rPr>
                <w:rPrChange w:id="240" w:author="Dang Oanh" w:date="2024-05-31T15:47:00Z" w16du:dateUtc="2024-05-31T08:47:00Z">
                  <w:rPr>
                    <w:color w:val="000000"/>
                  </w:rPr>
                </w:rPrChange>
              </w:rPr>
              <w:t>tạo và cấp quyền cho người dùng</w:t>
            </w:r>
          </w:p>
          <w:p w14:paraId="6111F690" w14:textId="77777777" w:rsidR="004F2A06" w:rsidRPr="00410FBA" w:rsidRDefault="00A15B10">
            <w:pPr>
              <w:numPr>
                <w:ilvl w:val="0"/>
                <w:numId w:val="4"/>
              </w:numPr>
              <w:pBdr>
                <w:top w:val="nil"/>
                <w:left w:val="nil"/>
                <w:bottom w:val="nil"/>
                <w:right w:val="nil"/>
                <w:between w:val="nil"/>
              </w:pBdr>
              <w:ind w:left="159" w:hanging="180"/>
            </w:pPr>
            <w:r w:rsidRPr="00410FBA">
              <w:rPr>
                <w:rPrChange w:id="241" w:author="Dang Oanh" w:date="2024-05-31T15:47:00Z" w16du:dateUtc="2024-05-31T08:47:00Z">
                  <w:rPr>
                    <w:color w:val="000000"/>
                  </w:rPr>
                </w:rPrChange>
              </w:rPr>
              <w:t>Chỉnh sửa thông tin công ty khi cần thiết</w:t>
            </w:r>
          </w:p>
          <w:p w14:paraId="092CE674" w14:textId="77777777" w:rsidR="004F2A06" w:rsidRPr="00410FBA" w:rsidRDefault="00A15B10">
            <w:pPr>
              <w:numPr>
                <w:ilvl w:val="0"/>
                <w:numId w:val="4"/>
              </w:numPr>
              <w:pBdr>
                <w:top w:val="nil"/>
                <w:left w:val="nil"/>
                <w:bottom w:val="nil"/>
                <w:right w:val="nil"/>
                <w:between w:val="nil"/>
              </w:pBdr>
              <w:spacing w:after="120"/>
              <w:ind w:left="159" w:hanging="180"/>
            </w:pPr>
            <w:r w:rsidRPr="00410FBA">
              <w:rPr>
                <w:rPrChange w:id="242" w:author="Dang Oanh" w:date="2024-05-31T15:47:00Z" w16du:dateUtc="2024-05-31T08:47:00Z">
                  <w:rPr>
                    <w:color w:val="000000"/>
                  </w:rPr>
                </w:rPrChange>
              </w:rPr>
              <w:t>Xem thông tin chữ ký số của công ty</w:t>
            </w:r>
            <w:r w:rsidR="002B433C" w:rsidRPr="00410FBA">
              <w:rPr>
                <w:rPrChange w:id="243" w:author="Dang Oanh" w:date="2024-05-31T15:47:00Z" w16du:dateUtc="2024-05-31T08:47:00Z">
                  <w:rPr>
                    <w:color w:val="000000"/>
                  </w:rPr>
                </w:rPrChange>
              </w:rPr>
              <w:t xml:space="preserve"> mình</w:t>
            </w:r>
          </w:p>
        </w:tc>
      </w:tr>
      <w:tr w:rsidR="00410FBA" w:rsidRPr="00410FBA" w14:paraId="07AC8DE2" w14:textId="77777777">
        <w:trPr>
          <w:trHeight w:val="374"/>
        </w:trPr>
        <w:tc>
          <w:tcPr>
            <w:tcW w:w="724" w:type="dxa"/>
          </w:tcPr>
          <w:p w14:paraId="635DD21E" w14:textId="77777777" w:rsidR="004F2A06" w:rsidRPr="00410FBA" w:rsidRDefault="00A15B10">
            <w:pPr>
              <w:spacing w:before="120" w:after="120"/>
              <w:jc w:val="center"/>
            </w:pPr>
            <w:r w:rsidRPr="00410FBA">
              <w:t>3</w:t>
            </w:r>
          </w:p>
        </w:tc>
        <w:tc>
          <w:tcPr>
            <w:tcW w:w="1494" w:type="dxa"/>
          </w:tcPr>
          <w:p w14:paraId="2152A789" w14:textId="77777777" w:rsidR="004F2A06" w:rsidRPr="00410FBA" w:rsidRDefault="00A15B10">
            <w:pPr>
              <w:spacing w:before="120" w:after="120"/>
            </w:pPr>
            <w:r w:rsidRPr="00410FBA">
              <w:t>Nhân viên quản trị nội dung</w:t>
            </w:r>
          </w:p>
        </w:tc>
        <w:tc>
          <w:tcPr>
            <w:tcW w:w="2829" w:type="dxa"/>
          </w:tcPr>
          <w:p w14:paraId="7AF1F60D" w14:textId="77777777" w:rsidR="004F2A06" w:rsidRPr="00410FBA" w:rsidRDefault="00A15B10">
            <w:pPr>
              <w:spacing w:before="120" w:after="120"/>
            </w:pPr>
            <w:r w:rsidRPr="00410FBA">
              <w:t>Nhân viên được giao nhiệm vụ quản trị nội dung. Nhập, sửa các thông tin về khách hàng, sản phẩm và một số danh mục khác.</w:t>
            </w:r>
          </w:p>
        </w:tc>
        <w:tc>
          <w:tcPr>
            <w:tcW w:w="1199" w:type="dxa"/>
          </w:tcPr>
          <w:p w14:paraId="2F795546" w14:textId="77777777" w:rsidR="004F2A06" w:rsidRPr="00410FBA" w:rsidRDefault="00A15B10">
            <w:pPr>
              <w:spacing w:before="120" w:after="120"/>
            </w:pPr>
            <w:r w:rsidRPr="00410FBA">
              <w:t>Yêu cầu dữ liệu, Các dữ liệu cần thiết của các danh mục như khách hàng, sản phẩm,…</w:t>
            </w:r>
          </w:p>
        </w:tc>
        <w:tc>
          <w:tcPr>
            <w:tcW w:w="1084" w:type="dxa"/>
          </w:tcPr>
          <w:p w14:paraId="5CC91E58" w14:textId="77777777" w:rsidR="004F2A06" w:rsidRPr="00410FBA" w:rsidRDefault="00A15B10">
            <w:pPr>
              <w:spacing w:before="120" w:after="120"/>
            </w:pPr>
            <w:r w:rsidRPr="00410FBA">
              <w:t>Kết quả dữ liệu yêu cầu, danh sách danh mục dữ liệu</w:t>
            </w:r>
          </w:p>
        </w:tc>
        <w:tc>
          <w:tcPr>
            <w:tcW w:w="1734" w:type="dxa"/>
          </w:tcPr>
          <w:p w14:paraId="2A9DED7D" w14:textId="77777777" w:rsidR="004F2A06" w:rsidRPr="00410FBA" w:rsidRDefault="00A15B10">
            <w:pPr>
              <w:spacing w:before="120" w:after="120"/>
            </w:pPr>
            <w:r w:rsidRPr="00410FBA">
              <w:t>Quản lý các thông tin về danh mục như sản phẩm, khách hàng,…</w:t>
            </w:r>
          </w:p>
        </w:tc>
      </w:tr>
      <w:tr w:rsidR="00410FBA" w:rsidRPr="00410FBA" w14:paraId="57A58D68" w14:textId="77777777">
        <w:trPr>
          <w:trHeight w:val="374"/>
        </w:trPr>
        <w:tc>
          <w:tcPr>
            <w:tcW w:w="724" w:type="dxa"/>
          </w:tcPr>
          <w:p w14:paraId="01CBD6CB" w14:textId="77777777" w:rsidR="004F2A06" w:rsidRPr="00410FBA" w:rsidRDefault="00A15B10">
            <w:pPr>
              <w:spacing w:before="120" w:after="120"/>
              <w:jc w:val="center"/>
            </w:pPr>
            <w:r w:rsidRPr="00410FBA">
              <w:t>4</w:t>
            </w:r>
          </w:p>
        </w:tc>
        <w:tc>
          <w:tcPr>
            <w:tcW w:w="1494" w:type="dxa"/>
          </w:tcPr>
          <w:p w14:paraId="03FBEC5D" w14:textId="77777777" w:rsidR="004F2A06" w:rsidRPr="00410FBA" w:rsidRDefault="00A15B10">
            <w:pPr>
              <w:spacing w:before="120" w:after="120"/>
            </w:pPr>
            <w:r w:rsidRPr="00410FBA">
              <w:t>Nhân viên kế toán</w:t>
            </w:r>
          </w:p>
        </w:tc>
        <w:tc>
          <w:tcPr>
            <w:tcW w:w="2829" w:type="dxa"/>
          </w:tcPr>
          <w:p w14:paraId="72A74B41" w14:textId="77777777" w:rsidR="004F2A06" w:rsidRPr="00410FBA" w:rsidRDefault="00A15B10">
            <w:pPr>
              <w:spacing w:before="120" w:after="120"/>
            </w:pPr>
            <w:r w:rsidRPr="00410FBA">
              <w:t>Thực hiện tạo lập bộ hồ sơ đăng ký phát hành với Cục thuế trực tiếp quản lý như: Quyết định áp dụng HDDT, Thông báo phát hành HDDT. Thực hiện tạo lập, phát hành hóa đơn, báo cáo thống kê, xử lý hóa đơn sau lập.</w:t>
            </w:r>
          </w:p>
          <w:p w14:paraId="16FEF88A" w14:textId="77777777" w:rsidR="004F2A06" w:rsidRPr="00410FBA" w:rsidRDefault="00A15B10">
            <w:pPr>
              <w:spacing w:before="120" w:after="120"/>
            </w:pPr>
            <w:r w:rsidRPr="00410FBA">
              <w:lastRenderedPageBreak/>
              <w:t>Quản lý các danh mục liên quan như khách hàng, sản phẩm,..</w:t>
            </w:r>
          </w:p>
        </w:tc>
        <w:tc>
          <w:tcPr>
            <w:tcW w:w="1199" w:type="dxa"/>
          </w:tcPr>
          <w:p w14:paraId="4E917B1B" w14:textId="77777777" w:rsidR="004F2A06" w:rsidRPr="00410FBA" w:rsidRDefault="00A15B10">
            <w:pPr>
              <w:spacing w:before="120" w:after="120"/>
            </w:pPr>
            <w:r w:rsidRPr="00410FBA">
              <w:lastRenderedPageBreak/>
              <w:t>Yêu cầu dữ liệu, khai báo danh mục dữ liệu cần thiết</w:t>
            </w:r>
          </w:p>
        </w:tc>
        <w:tc>
          <w:tcPr>
            <w:tcW w:w="1084" w:type="dxa"/>
          </w:tcPr>
          <w:p w14:paraId="3E2CA4C2" w14:textId="77777777" w:rsidR="004F2A06" w:rsidRPr="00410FBA" w:rsidRDefault="00A15B10">
            <w:pPr>
              <w:spacing w:before="120" w:after="120"/>
            </w:pPr>
            <w:r w:rsidRPr="00410FBA">
              <w:t>Kết quả dữ liệu yêu cầu, danh sách danh mục dữ liệu</w:t>
            </w:r>
          </w:p>
        </w:tc>
        <w:tc>
          <w:tcPr>
            <w:tcW w:w="1734" w:type="dxa"/>
          </w:tcPr>
          <w:p w14:paraId="51B97A2C" w14:textId="77777777" w:rsidR="004F2A06" w:rsidRPr="00410FBA" w:rsidRDefault="00A15B10">
            <w:pPr>
              <w:numPr>
                <w:ilvl w:val="0"/>
                <w:numId w:val="4"/>
              </w:numPr>
              <w:pBdr>
                <w:top w:val="nil"/>
                <w:left w:val="nil"/>
                <w:bottom w:val="nil"/>
                <w:right w:val="nil"/>
                <w:between w:val="nil"/>
              </w:pBdr>
              <w:spacing w:before="120"/>
              <w:ind w:left="159" w:hanging="180"/>
            </w:pPr>
            <w:r w:rsidRPr="00410FBA">
              <w:rPr>
                <w:rPrChange w:id="244" w:author="Dang Oanh" w:date="2024-05-31T15:47:00Z" w16du:dateUtc="2024-05-31T08:47:00Z">
                  <w:rPr>
                    <w:color w:val="000000"/>
                  </w:rPr>
                </w:rPrChange>
              </w:rPr>
              <w:t>Quản lý Quyết định áp dụng HDDT</w:t>
            </w:r>
          </w:p>
          <w:p w14:paraId="5390BFB4" w14:textId="77777777" w:rsidR="004F2A06" w:rsidRPr="00410FBA" w:rsidRDefault="00A15B10">
            <w:pPr>
              <w:numPr>
                <w:ilvl w:val="0"/>
                <w:numId w:val="4"/>
              </w:numPr>
              <w:pBdr>
                <w:top w:val="nil"/>
                <w:left w:val="nil"/>
                <w:bottom w:val="nil"/>
                <w:right w:val="nil"/>
                <w:between w:val="nil"/>
              </w:pBdr>
              <w:ind w:left="159" w:hanging="180"/>
            </w:pPr>
            <w:r w:rsidRPr="00410FBA">
              <w:rPr>
                <w:rPrChange w:id="245" w:author="Dang Oanh" w:date="2024-05-31T15:47:00Z" w16du:dateUtc="2024-05-31T08:47:00Z">
                  <w:rPr>
                    <w:color w:val="000000"/>
                  </w:rPr>
                </w:rPrChange>
              </w:rPr>
              <w:t>Quản lý thông báo phát hành</w:t>
            </w:r>
          </w:p>
          <w:p w14:paraId="73172E6F" w14:textId="77777777" w:rsidR="004F2A06" w:rsidRPr="00410FBA" w:rsidRDefault="00A15B10">
            <w:pPr>
              <w:numPr>
                <w:ilvl w:val="0"/>
                <w:numId w:val="4"/>
              </w:numPr>
              <w:pBdr>
                <w:top w:val="nil"/>
                <w:left w:val="nil"/>
                <w:bottom w:val="nil"/>
                <w:right w:val="nil"/>
                <w:between w:val="nil"/>
              </w:pBdr>
              <w:ind w:left="159" w:hanging="180"/>
            </w:pPr>
            <w:r w:rsidRPr="00410FBA">
              <w:rPr>
                <w:rPrChange w:id="246" w:author="Dang Oanh" w:date="2024-05-31T15:47:00Z" w16du:dateUtc="2024-05-31T08:47:00Z">
                  <w:rPr>
                    <w:color w:val="000000"/>
                  </w:rPr>
                </w:rPrChange>
              </w:rPr>
              <w:t>Tạo lập và phát hành hóa đơn</w:t>
            </w:r>
          </w:p>
          <w:p w14:paraId="5B5D548E" w14:textId="77777777" w:rsidR="004F2A06" w:rsidRPr="00410FBA" w:rsidRDefault="00A15B10">
            <w:pPr>
              <w:numPr>
                <w:ilvl w:val="0"/>
                <w:numId w:val="4"/>
              </w:numPr>
              <w:pBdr>
                <w:top w:val="nil"/>
                <w:left w:val="nil"/>
                <w:bottom w:val="nil"/>
                <w:right w:val="nil"/>
                <w:between w:val="nil"/>
              </w:pBdr>
              <w:ind w:left="159" w:hanging="180"/>
            </w:pPr>
            <w:r w:rsidRPr="00410FBA">
              <w:rPr>
                <w:rPrChange w:id="247" w:author="Dang Oanh" w:date="2024-05-31T15:47:00Z" w16du:dateUtc="2024-05-31T08:47:00Z">
                  <w:rPr>
                    <w:color w:val="000000"/>
                  </w:rPr>
                </w:rPrChange>
              </w:rPr>
              <w:t>Xử lý hóa đơn sau lập</w:t>
            </w:r>
          </w:p>
          <w:p w14:paraId="2681ABB9" w14:textId="77777777" w:rsidR="004F2A06" w:rsidRPr="00410FBA" w:rsidRDefault="00A15B10">
            <w:pPr>
              <w:numPr>
                <w:ilvl w:val="0"/>
                <w:numId w:val="4"/>
              </w:numPr>
              <w:pBdr>
                <w:top w:val="nil"/>
                <w:left w:val="nil"/>
                <w:bottom w:val="nil"/>
                <w:right w:val="nil"/>
                <w:between w:val="nil"/>
              </w:pBdr>
              <w:spacing w:after="120"/>
              <w:ind w:left="159" w:hanging="180"/>
            </w:pPr>
            <w:r w:rsidRPr="00410FBA">
              <w:rPr>
                <w:rPrChange w:id="248" w:author="Dang Oanh" w:date="2024-05-31T15:47:00Z" w16du:dateUtc="2024-05-31T08:47:00Z">
                  <w:rPr>
                    <w:color w:val="000000"/>
                  </w:rPr>
                </w:rPrChange>
              </w:rPr>
              <w:lastRenderedPageBreak/>
              <w:t>Xem các báo cáo thống kê</w:t>
            </w:r>
          </w:p>
        </w:tc>
      </w:tr>
      <w:tr w:rsidR="00410FBA" w:rsidRPr="00410FBA" w14:paraId="6AA6C723" w14:textId="77777777">
        <w:trPr>
          <w:trHeight w:val="374"/>
        </w:trPr>
        <w:tc>
          <w:tcPr>
            <w:tcW w:w="724" w:type="dxa"/>
          </w:tcPr>
          <w:p w14:paraId="052EA747" w14:textId="77777777" w:rsidR="004F2A06" w:rsidRPr="00410FBA" w:rsidRDefault="00A15B10">
            <w:pPr>
              <w:spacing w:before="120" w:after="120"/>
              <w:jc w:val="center"/>
            </w:pPr>
            <w:r w:rsidRPr="00410FBA">
              <w:t>5</w:t>
            </w:r>
          </w:p>
        </w:tc>
        <w:tc>
          <w:tcPr>
            <w:tcW w:w="1494" w:type="dxa"/>
          </w:tcPr>
          <w:p w14:paraId="69D3EFC2" w14:textId="77777777" w:rsidR="004F2A06" w:rsidRPr="00410FBA" w:rsidRDefault="00A15B10">
            <w:pPr>
              <w:spacing w:before="120" w:after="120"/>
            </w:pPr>
            <w:r w:rsidRPr="00410FBA">
              <w:t>Kế toán trưởng</w:t>
            </w:r>
          </w:p>
        </w:tc>
        <w:tc>
          <w:tcPr>
            <w:tcW w:w="2829" w:type="dxa"/>
          </w:tcPr>
          <w:p w14:paraId="02A1E2B0" w14:textId="77777777" w:rsidR="004F2A06" w:rsidRPr="00410FBA" w:rsidRDefault="00A15B10">
            <w:pPr>
              <w:spacing w:before="120" w:after="120"/>
            </w:pPr>
            <w:r w:rsidRPr="00410FBA">
              <w:t>Kiểm tra, xem thông tin hóa đơn. Xem các báo cáo thống kê.</w:t>
            </w:r>
          </w:p>
        </w:tc>
        <w:tc>
          <w:tcPr>
            <w:tcW w:w="1199" w:type="dxa"/>
          </w:tcPr>
          <w:p w14:paraId="17821B0F" w14:textId="77777777" w:rsidR="004F2A06" w:rsidRPr="00410FBA" w:rsidRDefault="00A15B10">
            <w:pPr>
              <w:spacing w:before="120" w:after="120"/>
            </w:pPr>
            <w:r w:rsidRPr="00410FBA">
              <w:t>Yêu cầu dữ liệu, khai báo danh mục dữ liệu cần thiết</w:t>
            </w:r>
          </w:p>
        </w:tc>
        <w:tc>
          <w:tcPr>
            <w:tcW w:w="1084" w:type="dxa"/>
          </w:tcPr>
          <w:p w14:paraId="7554CCDD" w14:textId="77777777" w:rsidR="004F2A06" w:rsidRPr="00410FBA" w:rsidRDefault="00A15B10">
            <w:pPr>
              <w:spacing w:before="120" w:after="120"/>
            </w:pPr>
            <w:r w:rsidRPr="00410FBA">
              <w:t>Kết quả dữ liệu yêu cầu, danh sách danh mục dữ liệu</w:t>
            </w:r>
          </w:p>
        </w:tc>
        <w:tc>
          <w:tcPr>
            <w:tcW w:w="1734" w:type="dxa"/>
          </w:tcPr>
          <w:p w14:paraId="514436E4" w14:textId="77777777" w:rsidR="004F2A06" w:rsidRPr="00410FBA" w:rsidRDefault="00A15B10">
            <w:pPr>
              <w:numPr>
                <w:ilvl w:val="0"/>
                <w:numId w:val="4"/>
              </w:numPr>
              <w:pBdr>
                <w:top w:val="nil"/>
                <w:left w:val="nil"/>
                <w:bottom w:val="nil"/>
                <w:right w:val="nil"/>
                <w:between w:val="nil"/>
              </w:pBdr>
              <w:spacing w:before="120"/>
              <w:ind w:left="159" w:hanging="180"/>
            </w:pPr>
            <w:r w:rsidRPr="00410FBA">
              <w:rPr>
                <w:rPrChange w:id="249" w:author="Dang Oanh" w:date="2024-05-31T15:47:00Z" w16du:dateUtc="2024-05-31T08:47:00Z">
                  <w:rPr>
                    <w:color w:val="000000"/>
                  </w:rPr>
                </w:rPrChange>
              </w:rPr>
              <w:t>Kiểm tra, xem thông tin chi tiết của các hóa đơn</w:t>
            </w:r>
          </w:p>
          <w:p w14:paraId="40FAA55D" w14:textId="77777777" w:rsidR="004F2A06" w:rsidRPr="00410FBA" w:rsidRDefault="00A15B10">
            <w:pPr>
              <w:numPr>
                <w:ilvl w:val="0"/>
                <w:numId w:val="4"/>
              </w:numPr>
              <w:pBdr>
                <w:top w:val="nil"/>
                <w:left w:val="nil"/>
                <w:bottom w:val="nil"/>
                <w:right w:val="nil"/>
                <w:between w:val="nil"/>
              </w:pBdr>
              <w:spacing w:after="120"/>
              <w:ind w:left="159" w:hanging="180"/>
            </w:pPr>
            <w:r w:rsidRPr="00410FBA">
              <w:rPr>
                <w:rPrChange w:id="250" w:author="Dang Oanh" w:date="2024-05-31T15:47:00Z" w16du:dateUtc="2024-05-31T08:47:00Z">
                  <w:rPr>
                    <w:color w:val="000000"/>
                  </w:rPr>
                </w:rPrChange>
              </w:rPr>
              <w:t xml:space="preserve">Xem các báo cáo thống kê </w:t>
            </w:r>
          </w:p>
        </w:tc>
      </w:tr>
      <w:tr w:rsidR="00410FBA" w:rsidRPr="00410FBA" w14:paraId="1AC26684" w14:textId="77777777">
        <w:trPr>
          <w:trHeight w:val="374"/>
        </w:trPr>
        <w:tc>
          <w:tcPr>
            <w:tcW w:w="724" w:type="dxa"/>
          </w:tcPr>
          <w:p w14:paraId="1B326834" w14:textId="77777777" w:rsidR="004F2A06" w:rsidRPr="00410FBA" w:rsidRDefault="00A15B10">
            <w:pPr>
              <w:spacing w:before="120" w:after="120"/>
              <w:jc w:val="center"/>
            </w:pPr>
            <w:r w:rsidRPr="00410FBA">
              <w:t>6</w:t>
            </w:r>
          </w:p>
        </w:tc>
        <w:tc>
          <w:tcPr>
            <w:tcW w:w="1494" w:type="dxa"/>
          </w:tcPr>
          <w:p w14:paraId="77D4483D" w14:textId="77777777" w:rsidR="004F2A06" w:rsidRPr="00410FBA" w:rsidRDefault="00A15B10">
            <w:pPr>
              <w:spacing w:before="120" w:after="120"/>
            </w:pPr>
            <w:r w:rsidRPr="00410FBA">
              <w:t>Lãnh đạo đơn vị</w:t>
            </w:r>
          </w:p>
        </w:tc>
        <w:tc>
          <w:tcPr>
            <w:tcW w:w="2829" w:type="dxa"/>
          </w:tcPr>
          <w:p w14:paraId="25E43297" w14:textId="77777777" w:rsidR="004F2A06" w:rsidRPr="00410FBA" w:rsidRDefault="00A15B10">
            <w:pPr>
              <w:spacing w:before="120" w:after="120"/>
            </w:pPr>
            <w:r w:rsidRPr="00410FBA">
              <w:t>Kiểm tra, xem thông tin hóa đơn. Xem các báo cáo thống kê.</w:t>
            </w:r>
          </w:p>
          <w:p w14:paraId="3E758A05" w14:textId="77777777" w:rsidR="004F2A06" w:rsidRPr="00410FBA" w:rsidRDefault="00A15B10">
            <w:pPr>
              <w:spacing w:before="120" w:after="120"/>
            </w:pPr>
            <w:r w:rsidRPr="00410FBA">
              <w:t>Xem thông tin các nhân viên</w:t>
            </w:r>
          </w:p>
        </w:tc>
        <w:tc>
          <w:tcPr>
            <w:tcW w:w="1199" w:type="dxa"/>
          </w:tcPr>
          <w:p w14:paraId="3E3CC060" w14:textId="77777777" w:rsidR="004F2A06" w:rsidRPr="00410FBA" w:rsidRDefault="00A15B10">
            <w:pPr>
              <w:spacing w:before="120" w:after="120"/>
            </w:pPr>
            <w:r w:rsidRPr="00410FBA">
              <w:t>Yêu cầu dữ liệu, khai báo danh mục dữ liệu cần thiết</w:t>
            </w:r>
          </w:p>
        </w:tc>
        <w:tc>
          <w:tcPr>
            <w:tcW w:w="1084" w:type="dxa"/>
          </w:tcPr>
          <w:p w14:paraId="3BAD058E" w14:textId="77777777" w:rsidR="004F2A06" w:rsidRPr="00410FBA" w:rsidRDefault="00A15B10">
            <w:pPr>
              <w:spacing w:before="120" w:after="120"/>
            </w:pPr>
            <w:r w:rsidRPr="00410FBA">
              <w:t>Kết quả dữ liệu yêu cầu, danh sách danh mục dữ liệu</w:t>
            </w:r>
          </w:p>
        </w:tc>
        <w:tc>
          <w:tcPr>
            <w:tcW w:w="1734" w:type="dxa"/>
          </w:tcPr>
          <w:p w14:paraId="77BAFAE4" w14:textId="77777777" w:rsidR="004F2A06" w:rsidRPr="00410FBA" w:rsidRDefault="00A15B10">
            <w:pPr>
              <w:numPr>
                <w:ilvl w:val="0"/>
                <w:numId w:val="4"/>
              </w:numPr>
              <w:pBdr>
                <w:top w:val="nil"/>
                <w:left w:val="nil"/>
                <w:bottom w:val="nil"/>
                <w:right w:val="nil"/>
                <w:between w:val="nil"/>
              </w:pBdr>
              <w:spacing w:before="120"/>
              <w:ind w:left="159" w:hanging="180"/>
            </w:pPr>
            <w:r w:rsidRPr="00410FBA">
              <w:rPr>
                <w:rPrChange w:id="251" w:author="Dang Oanh" w:date="2024-05-31T15:47:00Z" w16du:dateUtc="2024-05-31T08:47:00Z">
                  <w:rPr>
                    <w:color w:val="000000"/>
                  </w:rPr>
                </w:rPrChange>
              </w:rPr>
              <w:t>Kiểm tra, xem thông tin chi tiết của các hóa đơn</w:t>
            </w:r>
          </w:p>
          <w:p w14:paraId="5B37E2A8" w14:textId="77777777" w:rsidR="004F2A06" w:rsidRPr="00410FBA" w:rsidRDefault="00A15B10">
            <w:pPr>
              <w:numPr>
                <w:ilvl w:val="0"/>
                <w:numId w:val="4"/>
              </w:numPr>
              <w:pBdr>
                <w:top w:val="nil"/>
                <w:left w:val="nil"/>
                <w:bottom w:val="nil"/>
                <w:right w:val="nil"/>
                <w:between w:val="nil"/>
              </w:pBdr>
              <w:ind w:left="159" w:hanging="180"/>
            </w:pPr>
            <w:r w:rsidRPr="00410FBA">
              <w:rPr>
                <w:rPrChange w:id="252" w:author="Dang Oanh" w:date="2024-05-31T15:47:00Z" w16du:dateUtc="2024-05-31T08:47:00Z">
                  <w:rPr>
                    <w:color w:val="000000"/>
                  </w:rPr>
                </w:rPrChange>
              </w:rPr>
              <w:t xml:space="preserve">Xem các báo cáo thống kê </w:t>
            </w:r>
          </w:p>
          <w:p w14:paraId="09FF1B2E" w14:textId="77777777" w:rsidR="004F2A06" w:rsidRPr="00410FBA" w:rsidRDefault="00A15B10">
            <w:pPr>
              <w:numPr>
                <w:ilvl w:val="0"/>
                <w:numId w:val="4"/>
              </w:numPr>
              <w:pBdr>
                <w:top w:val="nil"/>
                <w:left w:val="nil"/>
                <w:bottom w:val="nil"/>
                <w:right w:val="nil"/>
                <w:between w:val="nil"/>
              </w:pBdr>
              <w:spacing w:after="120"/>
              <w:ind w:left="159" w:hanging="180"/>
            </w:pPr>
            <w:r w:rsidRPr="00410FBA">
              <w:rPr>
                <w:rPrChange w:id="253" w:author="Dang Oanh" w:date="2024-05-31T15:47:00Z" w16du:dateUtc="2024-05-31T08:47:00Z">
                  <w:rPr>
                    <w:color w:val="000000"/>
                  </w:rPr>
                </w:rPrChange>
              </w:rPr>
              <w:t>Xem thông tin nhân viên</w:t>
            </w:r>
          </w:p>
        </w:tc>
      </w:tr>
      <w:tr w:rsidR="00410FBA" w:rsidRPr="00410FBA" w14:paraId="3EF87150" w14:textId="77777777">
        <w:trPr>
          <w:trHeight w:val="374"/>
        </w:trPr>
        <w:tc>
          <w:tcPr>
            <w:tcW w:w="724" w:type="dxa"/>
          </w:tcPr>
          <w:p w14:paraId="2EE38F46" w14:textId="77777777" w:rsidR="004F2A06" w:rsidRPr="00410FBA" w:rsidRDefault="00A15B10">
            <w:pPr>
              <w:spacing w:before="120" w:after="120"/>
              <w:jc w:val="center"/>
            </w:pPr>
            <w:r w:rsidRPr="00410FBA">
              <w:t>7</w:t>
            </w:r>
          </w:p>
        </w:tc>
        <w:tc>
          <w:tcPr>
            <w:tcW w:w="1494" w:type="dxa"/>
          </w:tcPr>
          <w:p w14:paraId="6AFC488B" w14:textId="77777777" w:rsidR="004F2A06" w:rsidRPr="00410FBA" w:rsidRDefault="00A15B10">
            <w:pPr>
              <w:spacing w:before="120" w:after="120"/>
            </w:pPr>
            <w:r w:rsidRPr="00410FBA">
              <w:t>Khách hàng cá nhân</w:t>
            </w:r>
          </w:p>
        </w:tc>
        <w:tc>
          <w:tcPr>
            <w:tcW w:w="2829" w:type="dxa"/>
          </w:tcPr>
          <w:p w14:paraId="6B77EDB6" w14:textId="77777777" w:rsidR="004F2A06" w:rsidRPr="00410FBA" w:rsidRDefault="00A15B10">
            <w:pPr>
              <w:spacing w:before="120" w:after="120"/>
            </w:pPr>
            <w:r w:rsidRPr="00410FBA">
              <w:t>Là khách hàng cá nhân tiếp nhận hóa đơn của doanh nghiệp đã phát hành. Phương tiện tiếp nhận HDDT là qua portal, Email</w:t>
            </w:r>
          </w:p>
        </w:tc>
        <w:tc>
          <w:tcPr>
            <w:tcW w:w="1199" w:type="dxa"/>
          </w:tcPr>
          <w:p w14:paraId="72E74AA3" w14:textId="77777777" w:rsidR="004F2A06" w:rsidRPr="00410FBA" w:rsidRDefault="00A15B10">
            <w:pPr>
              <w:spacing w:before="120" w:after="120"/>
            </w:pPr>
            <w:r w:rsidRPr="00410FBA">
              <w:t>Yêu cầu dữ liệu</w:t>
            </w:r>
          </w:p>
        </w:tc>
        <w:tc>
          <w:tcPr>
            <w:tcW w:w="1084" w:type="dxa"/>
          </w:tcPr>
          <w:p w14:paraId="2E27423B" w14:textId="77777777" w:rsidR="004F2A06" w:rsidRPr="00410FBA" w:rsidRDefault="00A15B10">
            <w:pPr>
              <w:spacing w:before="120" w:after="120"/>
            </w:pPr>
            <w:r w:rsidRPr="00410FBA">
              <w:t>Kết quả dữ liệu yêu cầu</w:t>
            </w:r>
          </w:p>
        </w:tc>
        <w:tc>
          <w:tcPr>
            <w:tcW w:w="1734" w:type="dxa"/>
          </w:tcPr>
          <w:p w14:paraId="3324A461" w14:textId="77777777" w:rsidR="004F2A06" w:rsidRPr="00410FBA" w:rsidRDefault="00A15B10">
            <w:pPr>
              <w:numPr>
                <w:ilvl w:val="0"/>
                <w:numId w:val="4"/>
              </w:numPr>
              <w:pBdr>
                <w:top w:val="nil"/>
                <w:left w:val="nil"/>
                <w:bottom w:val="nil"/>
                <w:right w:val="nil"/>
                <w:between w:val="nil"/>
              </w:pBdr>
              <w:spacing w:before="120"/>
              <w:ind w:left="159" w:hanging="180"/>
            </w:pPr>
            <w:r w:rsidRPr="00410FBA">
              <w:rPr>
                <w:rPrChange w:id="254" w:author="Dang Oanh" w:date="2024-05-31T15:47:00Z" w16du:dateUtc="2024-05-31T08:47:00Z">
                  <w:rPr>
                    <w:color w:val="000000"/>
                  </w:rPr>
                </w:rPrChange>
              </w:rPr>
              <w:t>Quản lý thông tin cá nhân</w:t>
            </w:r>
          </w:p>
          <w:p w14:paraId="1FC2FA00" w14:textId="77777777" w:rsidR="004F2A06" w:rsidRPr="00410FBA" w:rsidRDefault="00A15B10">
            <w:pPr>
              <w:numPr>
                <w:ilvl w:val="0"/>
                <w:numId w:val="4"/>
              </w:numPr>
              <w:pBdr>
                <w:top w:val="nil"/>
                <w:left w:val="nil"/>
                <w:bottom w:val="nil"/>
                <w:right w:val="nil"/>
                <w:between w:val="nil"/>
              </w:pBdr>
              <w:ind w:left="159" w:hanging="180"/>
            </w:pPr>
            <w:r w:rsidRPr="00410FBA">
              <w:rPr>
                <w:rPrChange w:id="255" w:author="Dang Oanh" w:date="2024-05-31T15:47:00Z" w16du:dateUtc="2024-05-31T08:47:00Z">
                  <w:rPr>
                    <w:color w:val="000000"/>
                  </w:rPr>
                </w:rPrChange>
              </w:rPr>
              <w:t>Quản lý hóa đơn doanh nghiệp phát hành cho mình</w:t>
            </w:r>
          </w:p>
          <w:p w14:paraId="15FDA6E6" w14:textId="77777777" w:rsidR="004F2A06" w:rsidRPr="00410FBA" w:rsidRDefault="00A15B10">
            <w:pPr>
              <w:numPr>
                <w:ilvl w:val="0"/>
                <w:numId w:val="4"/>
              </w:numPr>
              <w:pBdr>
                <w:top w:val="nil"/>
                <w:left w:val="nil"/>
                <w:bottom w:val="nil"/>
                <w:right w:val="nil"/>
                <w:between w:val="nil"/>
              </w:pBdr>
              <w:spacing w:after="120"/>
              <w:ind w:left="159" w:hanging="180"/>
            </w:pPr>
            <w:r w:rsidRPr="00410FBA">
              <w:rPr>
                <w:rPrChange w:id="256" w:author="Dang Oanh" w:date="2024-05-31T15:47:00Z" w16du:dateUtc="2024-05-31T08:47:00Z">
                  <w:rPr>
                    <w:color w:val="000000"/>
                  </w:rPr>
                </w:rPrChange>
              </w:rPr>
              <w:t>In hóa đơn, chuyển đổi, download hóa đơn</w:t>
            </w:r>
          </w:p>
        </w:tc>
      </w:tr>
      <w:tr w:rsidR="00410FBA" w:rsidRPr="00410FBA" w14:paraId="48CD2160" w14:textId="77777777">
        <w:trPr>
          <w:trHeight w:val="374"/>
        </w:trPr>
        <w:tc>
          <w:tcPr>
            <w:tcW w:w="724" w:type="dxa"/>
          </w:tcPr>
          <w:p w14:paraId="5C1FE6E6" w14:textId="77777777" w:rsidR="004F2A06" w:rsidRPr="00410FBA" w:rsidRDefault="00A15B10">
            <w:pPr>
              <w:spacing w:before="120" w:after="120"/>
              <w:jc w:val="center"/>
            </w:pPr>
            <w:r w:rsidRPr="00410FBA">
              <w:t>8</w:t>
            </w:r>
          </w:p>
        </w:tc>
        <w:tc>
          <w:tcPr>
            <w:tcW w:w="1494" w:type="dxa"/>
          </w:tcPr>
          <w:p w14:paraId="4EE9E16B" w14:textId="77777777" w:rsidR="004F2A06" w:rsidRPr="00410FBA" w:rsidRDefault="00A15B10">
            <w:pPr>
              <w:spacing w:before="120" w:after="120"/>
            </w:pPr>
            <w:r w:rsidRPr="00410FBA">
              <w:t>Khách hàng là đơn vị kế toán</w:t>
            </w:r>
          </w:p>
        </w:tc>
        <w:tc>
          <w:tcPr>
            <w:tcW w:w="2829" w:type="dxa"/>
          </w:tcPr>
          <w:p w14:paraId="7D7993DE" w14:textId="112737C5" w:rsidR="004F2A06" w:rsidRPr="00410FBA" w:rsidRDefault="00A15B10">
            <w:pPr>
              <w:spacing w:before="120" w:after="120"/>
            </w:pPr>
            <w:r w:rsidRPr="00410FBA">
              <w:t>Khách hàng là đơn vị kế toán tiếp nhận hóa đơn của doanh nghiệp đã phát hành. Phương tiện tiếp nhận HDDT là qua portal, Email</w:t>
            </w:r>
            <w:del w:id="257" w:author="Dang Oanh" w:date="2024-05-31T15:46:00Z" w16du:dateUtc="2024-05-31T08:46:00Z">
              <w:r w:rsidRPr="00410FBA" w:rsidDel="00410FBA">
                <w:delText xml:space="preserve"> hoặc webservice</w:delText>
              </w:r>
            </w:del>
          </w:p>
        </w:tc>
        <w:tc>
          <w:tcPr>
            <w:tcW w:w="1199" w:type="dxa"/>
          </w:tcPr>
          <w:p w14:paraId="3C2AAF39" w14:textId="77777777" w:rsidR="004F2A06" w:rsidRPr="00410FBA" w:rsidRDefault="00A15B10">
            <w:pPr>
              <w:spacing w:before="120" w:after="120"/>
            </w:pPr>
            <w:r w:rsidRPr="00410FBA">
              <w:t>Yêu cầu dữ liệu</w:t>
            </w:r>
          </w:p>
        </w:tc>
        <w:tc>
          <w:tcPr>
            <w:tcW w:w="1084" w:type="dxa"/>
          </w:tcPr>
          <w:p w14:paraId="4C90F60C" w14:textId="77777777" w:rsidR="004F2A06" w:rsidRPr="00410FBA" w:rsidRDefault="00A15B10">
            <w:pPr>
              <w:spacing w:before="120" w:after="120"/>
            </w:pPr>
            <w:r w:rsidRPr="00410FBA">
              <w:t>Kết quả dữ liệu yêu cầu</w:t>
            </w:r>
          </w:p>
        </w:tc>
        <w:tc>
          <w:tcPr>
            <w:tcW w:w="1734" w:type="dxa"/>
          </w:tcPr>
          <w:p w14:paraId="703C0A1D" w14:textId="77777777" w:rsidR="004F2A06" w:rsidRPr="00410FBA" w:rsidRDefault="00A15B10">
            <w:pPr>
              <w:numPr>
                <w:ilvl w:val="0"/>
                <w:numId w:val="4"/>
              </w:numPr>
              <w:pBdr>
                <w:top w:val="nil"/>
                <w:left w:val="nil"/>
                <w:bottom w:val="nil"/>
                <w:right w:val="nil"/>
                <w:between w:val="nil"/>
              </w:pBdr>
              <w:spacing w:before="120"/>
              <w:ind w:left="159" w:hanging="180"/>
            </w:pPr>
            <w:r w:rsidRPr="00410FBA">
              <w:rPr>
                <w:rPrChange w:id="258" w:author="Dang Oanh" w:date="2024-05-31T15:47:00Z" w16du:dateUtc="2024-05-31T08:47:00Z">
                  <w:rPr>
                    <w:color w:val="000000"/>
                  </w:rPr>
                </w:rPrChange>
              </w:rPr>
              <w:t>Quản lý thông tin cá nhân</w:t>
            </w:r>
          </w:p>
          <w:p w14:paraId="4A5CFFFB" w14:textId="77777777" w:rsidR="004F2A06" w:rsidRPr="00410FBA" w:rsidRDefault="00A15B10">
            <w:pPr>
              <w:numPr>
                <w:ilvl w:val="0"/>
                <w:numId w:val="4"/>
              </w:numPr>
              <w:pBdr>
                <w:top w:val="nil"/>
                <w:left w:val="nil"/>
                <w:bottom w:val="nil"/>
                <w:right w:val="nil"/>
                <w:between w:val="nil"/>
              </w:pBdr>
              <w:ind w:left="159" w:hanging="180"/>
            </w:pPr>
            <w:r w:rsidRPr="00410FBA">
              <w:rPr>
                <w:rPrChange w:id="259" w:author="Dang Oanh" w:date="2024-05-31T15:47:00Z" w16du:dateUtc="2024-05-31T08:47:00Z">
                  <w:rPr>
                    <w:color w:val="000000"/>
                  </w:rPr>
                </w:rPrChange>
              </w:rPr>
              <w:t>Quản lý hóa đơn doanh nghiệp phát hành cho mình</w:t>
            </w:r>
          </w:p>
          <w:p w14:paraId="6CD52D5A" w14:textId="77777777" w:rsidR="004F2A06" w:rsidRPr="00410FBA" w:rsidRDefault="00A15B10">
            <w:pPr>
              <w:numPr>
                <w:ilvl w:val="0"/>
                <w:numId w:val="4"/>
              </w:numPr>
              <w:pBdr>
                <w:top w:val="nil"/>
                <w:left w:val="nil"/>
                <w:bottom w:val="nil"/>
                <w:right w:val="nil"/>
                <w:between w:val="nil"/>
              </w:pBdr>
              <w:ind w:left="159" w:hanging="180"/>
            </w:pPr>
            <w:r w:rsidRPr="00410FBA">
              <w:rPr>
                <w:rPrChange w:id="260" w:author="Dang Oanh" w:date="2024-05-31T15:47:00Z" w16du:dateUtc="2024-05-31T08:47:00Z">
                  <w:rPr>
                    <w:color w:val="000000"/>
                  </w:rPr>
                </w:rPrChange>
              </w:rPr>
              <w:t>In hóa đơn, chuyển đổi, download hóa đơn</w:t>
            </w:r>
          </w:p>
          <w:p w14:paraId="4939C87C" w14:textId="77777777" w:rsidR="004F2A06" w:rsidRPr="00410FBA" w:rsidRDefault="00A15B10">
            <w:pPr>
              <w:numPr>
                <w:ilvl w:val="0"/>
                <w:numId w:val="4"/>
              </w:numPr>
              <w:pBdr>
                <w:top w:val="nil"/>
                <w:left w:val="nil"/>
                <w:bottom w:val="nil"/>
                <w:right w:val="nil"/>
                <w:between w:val="nil"/>
              </w:pBdr>
              <w:spacing w:after="120"/>
              <w:ind w:left="159" w:hanging="180"/>
            </w:pPr>
            <w:r w:rsidRPr="00410FBA">
              <w:rPr>
                <w:rPrChange w:id="261" w:author="Dang Oanh" w:date="2024-05-31T15:47:00Z" w16du:dateUtc="2024-05-31T08:47:00Z">
                  <w:rPr>
                    <w:color w:val="000000"/>
                  </w:rPr>
                </w:rPrChange>
              </w:rPr>
              <w:t xml:space="preserve">Ký xác nhận hóa đơn </w:t>
            </w:r>
          </w:p>
        </w:tc>
      </w:tr>
      <w:tr w:rsidR="00410FBA" w:rsidRPr="00410FBA" w14:paraId="7D2F1456" w14:textId="77777777">
        <w:trPr>
          <w:trHeight w:val="374"/>
        </w:trPr>
        <w:tc>
          <w:tcPr>
            <w:tcW w:w="724" w:type="dxa"/>
          </w:tcPr>
          <w:p w14:paraId="00864209" w14:textId="77777777" w:rsidR="004F2A06" w:rsidRPr="00410FBA" w:rsidRDefault="00A15B10">
            <w:pPr>
              <w:spacing w:before="120" w:after="120"/>
              <w:jc w:val="center"/>
            </w:pPr>
            <w:r w:rsidRPr="00410FBA">
              <w:lastRenderedPageBreak/>
              <w:t>9</w:t>
            </w:r>
          </w:p>
        </w:tc>
        <w:tc>
          <w:tcPr>
            <w:tcW w:w="1494" w:type="dxa"/>
          </w:tcPr>
          <w:p w14:paraId="39A004CC" w14:textId="77777777" w:rsidR="004F2A06" w:rsidRPr="00410FBA" w:rsidRDefault="00A15B10">
            <w:pPr>
              <w:spacing w:before="120" w:after="120"/>
            </w:pPr>
            <w:r w:rsidRPr="00410FBA">
              <w:t>Cơ quan thuế</w:t>
            </w:r>
          </w:p>
        </w:tc>
        <w:tc>
          <w:tcPr>
            <w:tcW w:w="2829" w:type="dxa"/>
          </w:tcPr>
          <w:p w14:paraId="4AE4E26C" w14:textId="77777777" w:rsidR="004F2A06" w:rsidRPr="00410FBA" w:rsidRDefault="00A15B10">
            <w:pPr>
              <w:spacing w:before="120" w:after="120"/>
            </w:pPr>
            <w:r w:rsidRPr="00410FBA">
              <w:t>Kiểm tra hóa đơn, xem báo cáo thống kê</w:t>
            </w:r>
          </w:p>
        </w:tc>
        <w:tc>
          <w:tcPr>
            <w:tcW w:w="1199" w:type="dxa"/>
          </w:tcPr>
          <w:p w14:paraId="49CF2625" w14:textId="77777777" w:rsidR="004F2A06" w:rsidRPr="00410FBA" w:rsidRDefault="00A15B10">
            <w:pPr>
              <w:spacing w:before="120" w:after="120"/>
            </w:pPr>
            <w:r w:rsidRPr="00410FBA">
              <w:t>Yêu cầu dữ liệu</w:t>
            </w:r>
          </w:p>
        </w:tc>
        <w:tc>
          <w:tcPr>
            <w:tcW w:w="1084" w:type="dxa"/>
          </w:tcPr>
          <w:p w14:paraId="2AF73C46" w14:textId="77777777" w:rsidR="004F2A06" w:rsidRPr="00410FBA" w:rsidRDefault="00A15B10">
            <w:pPr>
              <w:spacing w:before="120" w:after="120"/>
            </w:pPr>
            <w:r w:rsidRPr="00410FBA">
              <w:t>Kết quả dữ liệu yêu cầu</w:t>
            </w:r>
          </w:p>
        </w:tc>
        <w:tc>
          <w:tcPr>
            <w:tcW w:w="1734" w:type="dxa"/>
          </w:tcPr>
          <w:p w14:paraId="69D0134F" w14:textId="77777777" w:rsidR="004F2A06" w:rsidRPr="00410FBA" w:rsidRDefault="00A15B10">
            <w:pPr>
              <w:numPr>
                <w:ilvl w:val="0"/>
                <w:numId w:val="4"/>
              </w:numPr>
              <w:pBdr>
                <w:top w:val="nil"/>
                <w:left w:val="nil"/>
                <w:bottom w:val="nil"/>
                <w:right w:val="nil"/>
                <w:between w:val="nil"/>
              </w:pBdr>
              <w:spacing w:before="120"/>
              <w:ind w:left="159" w:hanging="180"/>
            </w:pPr>
            <w:r w:rsidRPr="00410FBA">
              <w:rPr>
                <w:rPrChange w:id="262" w:author="Dang Oanh" w:date="2024-05-31T15:47:00Z" w16du:dateUtc="2024-05-31T08:47:00Z">
                  <w:rPr>
                    <w:color w:val="000000"/>
                  </w:rPr>
                </w:rPrChange>
              </w:rPr>
              <w:t>Tìm kiếm, xem thông tin chi tiết hóa đơn</w:t>
            </w:r>
          </w:p>
          <w:p w14:paraId="6E819B48" w14:textId="77777777" w:rsidR="004F2A06" w:rsidRPr="00410FBA" w:rsidRDefault="00A15B10">
            <w:pPr>
              <w:numPr>
                <w:ilvl w:val="0"/>
                <w:numId w:val="4"/>
              </w:numPr>
              <w:pBdr>
                <w:top w:val="nil"/>
                <w:left w:val="nil"/>
                <w:bottom w:val="nil"/>
                <w:right w:val="nil"/>
                <w:between w:val="nil"/>
              </w:pBdr>
              <w:spacing w:after="120"/>
              <w:ind w:left="159" w:hanging="180"/>
            </w:pPr>
            <w:r w:rsidRPr="00410FBA">
              <w:rPr>
                <w:rPrChange w:id="263" w:author="Dang Oanh" w:date="2024-05-31T15:47:00Z" w16du:dateUtc="2024-05-31T08:47:00Z">
                  <w:rPr>
                    <w:color w:val="000000"/>
                  </w:rPr>
                </w:rPrChange>
              </w:rPr>
              <w:t>Xem báo cáo thống kê</w:t>
            </w:r>
          </w:p>
        </w:tc>
      </w:tr>
    </w:tbl>
    <w:p w14:paraId="122C18C3" w14:textId="77777777" w:rsidR="004F2A06" w:rsidRPr="00410FBA" w:rsidRDefault="004F2A06">
      <w:pPr>
        <w:spacing w:before="120" w:after="120"/>
      </w:pPr>
    </w:p>
    <w:p w14:paraId="40BEAB82" w14:textId="77777777" w:rsidR="004F2A06" w:rsidRPr="00410FBA" w:rsidRDefault="00A15B10">
      <w:pPr>
        <w:pStyle w:val="Heading1"/>
        <w:numPr>
          <w:ilvl w:val="0"/>
          <w:numId w:val="9"/>
        </w:numPr>
      </w:pPr>
      <w:bookmarkStart w:id="264" w:name="_Toc167894513"/>
      <w:r w:rsidRPr="00410FBA">
        <w:t>QUY TRÌNH NGHIỆP VỤ</w:t>
      </w:r>
      <w:bookmarkEnd w:id="264"/>
    </w:p>
    <w:p w14:paraId="6DC67CAE" w14:textId="77777777" w:rsidR="004F2A06" w:rsidRPr="00410FBA" w:rsidRDefault="00A15B10" w:rsidP="00C808E0">
      <w:pPr>
        <w:pStyle w:val="Heading2"/>
      </w:pPr>
      <w:bookmarkStart w:id="265" w:name="_Toc167894514"/>
      <w:r w:rsidRPr="00410FBA">
        <w:t>Quy trình nghiệp vụ tổng thể hệ thống phát hành</w:t>
      </w:r>
      <w:bookmarkEnd w:id="265"/>
    </w:p>
    <w:p w14:paraId="72AA12F9" w14:textId="77777777" w:rsidR="004F2A06" w:rsidRPr="00410FBA" w:rsidRDefault="00A15B10">
      <w:pPr>
        <w:pStyle w:val="Heading3"/>
        <w:numPr>
          <w:ilvl w:val="2"/>
          <w:numId w:val="9"/>
        </w:numPr>
        <w:spacing w:before="120" w:after="120"/>
      </w:pPr>
      <w:bookmarkStart w:id="266" w:name="_Toc167894515"/>
      <w:r w:rsidRPr="00410FBA">
        <w:t>Quy trình tổng thể</w:t>
      </w:r>
      <w:bookmarkEnd w:id="266"/>
    </w:p>
    <w:p w14:paraId="01A6CCBA" w14:textId="242AE7C1" w:rsidR="004F2A06" w:rsidRPr="00410FBA" w:rsidRDefault="00C63710">
      <w:pPr>
        <w:spacing w:before="120" w:after="120"/>
      </w:pPr>
      <w:r w:rsidRPr="00410FBA">
        <w:rPr>
          <w:noProof/>
        </w:rPr>
        <w:drawing>
          <wp:inline distT="0" distB="0" distL="0" distR="0" wp14:anchorId="1D098F50" wp14:editId="13D6353A">
            <wp:extent cx="5761990" cy="3684270"/>
            <wp:effectExtent l="0" t="0" r="0" b="0"/>
            <wp:docPr id="154" name="image6.png" descr="D:\VDC\QA\Anh\Quy Trinh chung.png"/>
            <wp:cNvGraphicFramePr/>
            <a:graphic xmlns:a="http://schemas.openxmlformats.org/drawingml/2006/main">
              <a:graphicData uri="http://schemas.openxmlformats.org/drawingml/2006/picture">
                <pic:pic xmlns:pic="http://schemas.openxmlformats.org/drawingml/2006/picture">
                  <pic:nvPicPr>
                    <pic:cNvPr id="0" name="image6.png" descr="D:\VDC\QA\Anh\Quy Trinh chung.png"/>
                    <pic:cNvPicPr preferRelativeResize="0"/>
                  </pic:nvPicPr>
                  <pic:blipFill>
                    <a:blip r:embed="rId11"/>
                    <a:srcRect/>
                    <a:stretch>
                      <a:fillRect/>
                    </a:stretch>
                  </pic:blipFill>
                  <pic:spPr>
                    <a:xfrm>
                      <a:off x="0" y="0"/>
                      <a:ext cx="5761990" cy="3684270"/>
                    </a:xfrm>
                    <a:prstGeom prst="rect">
                      <a:avLst/>
                    </a:prstGeom>
                    <a:ln/>
                  </pic:spPr>
                </pic:pic>
              </a:graphicData>
            </a:graphic>
          </wp:inline>
        </w:drawing>
      </w:r>
    </w:p>
    <w:p w14:paraId="7708AF31" w14:textId="77777777" w:rsidR="006C3BA9" w:rsidRPr="00410FBA" w:rsidRDefault="006C3BA9" w:rsidP="006C3BA9">
      <w:pPr>
        <w:rPr>
          <w:i/>
          <w:iCs/>
          <w:sz w:val="28"/>
          <w:szCs w:val="28"/>
          <w:lang w:val="de-DE"/>
        </w:rPr>
      </w:pPr>
      <w:r w:rsidRPr="00410FBA">
        <w:rPr>
          <w:i/>
          <w:iCs/>
          <w:sz w:val="28"/>
          <w:szCs w:val="28"/>
          <w:lang w:val="de-DE"/>
        </w:rPr>
        <w:t>Bảng mô tả quy trình nghiệp vụ</w:t>
      </w:r>
    </w:p>
    <w:tbl>
      <w:tblPr>
        <w:tblStyle w:val="TableGrid"/>
        <w:tblW w:w="5000" w:type="pct"/>
        <w:tblLook w:val="04A0" w:firstRow="1" w:lastRow="0" w:firstColumn="1" w:lastColumn="0" w:noHBand="0" w:noVBand="1"/>
      </w:tblPr>
      <w:tblGrid>
        <w:gridCol w:w="1627"/>
        <w:gridCol w:w="2529"/>
        <w:gridCol w:w="2310"/>
        <w:gridCol w:w="2598"/>
      </w:tblGrid>
      <w:tr w:rsidR="00410FBA" w:rsidRPr="00410FBA" w14:paraId="03CF9828" w14:textId="77777777" w:rsidTr="006E4081">
        <w:trPr>
          <w:trHeight w:val="524"/>
          <w:tblHeader/>
        </w:trPr>
        <w:tc>
          <w:tcPr>
            <w:tcW w:w="898" w:type="pct"/>
            <w:tcBorders>
              <w:top w:val="single" w:sz="4" w:space="0" w:color="auto"/>
              <w:left w:val="single" w:sz="4" w:space="0" w:color="auto"/>
              <w:bottom w:val="single" w:sz="4" w:space="0" w:color="auto"/>
              <w:right w:val="single" w:sz="4" w:space="0" w:color="auto"/>
            </w:tcBorders>
            <w:hideMark/>
          </w:tcPr>
          <w:p w14:paraId="2335F0C7" w14:textId="77777777" w:rsidR="006C3BA9" w:rsidRPr="00410FBA" w:rsidRDefault="006C3BA9" w:rsidP="006E4081">
            <w:pPr>
              <w:spacing w:before="120" w:after="120"/>
              <w:jc w:val="center"/>
              <w:rPr>
                <w:b/>
                <w:sz w:val="26"/>
                <w:szCs w:val="26"/>
              </w:rPr>
            </w:pPr>
            <w:r w:rsidRPr="00410FBA">
              <w:rPr>
                <w:b/>
                <w:sz w:val="26"/>
                <w:szCs w:val="26"/>
              </w:rPr>
              <w:t>Thứ tự bước thực hiện</w:t>
            </w:r>
          </w:p>
        </w:tc>
        <w:tc>
          <w:tcPr>
            <w:tcW w:w="1395" w:type="pct"/>
            <w:tcBorders>
              <w:top w:val="single" w:sz="4" w:space="0" w:color="auto"/>
              <w:left w:val="single" w:sz="4" w:space="0" w:color="auto"/>
              <w:bottom w:val="single" w:sz="4" w:space="0" w:color="auto"/>
              <w:right w:val="single" w:sz="4" w:space="0" w:color="auto"/>
            </w:tcBorders>
            <w:hideMark/>
          </w:tcPr>
          <w:p w14:paraId="6762B89D" w14:textId="77777777" w:rsidR="006C3BA9" w:rsidRPr="00410FBA" w:rsidRDefault="006C3BA9" w:rsidP="006E4081">
            <w:pPr>
              <w:spacing w:before="120" w:after="120"/>
              <w:jc w:val="center"/>
              <w:rPr>
                <w:b/>
                <w:sz w:val="26"/>
                <w:szCs w:val="26"/>
              </w:rPr>
            </w:pPr>
            <w:r w:rsidRPr="00410FBA">
              <w:rPr>
                <w:b/>
                <w:sz w:val="26"/>
                <w:szCs w:val="26"/>
              </w:rPr>
              <w:t>Tên bước</w:t>
            </w:r>
          </w:p>
        </w:tc>
        <w:tc>
          <w:tcPr>
            <w:tcW w:w="1274" w:type="pct"/>
            <w:tcBorders>
              <w:top w:val="single" w:sz="4" w:space="0" w:color="auto"/>
              <w:left w:val="single" w:sz="4" w:space="0" w:color="auto"/>
              <w:bottom w:val="single" w:sz="4" w:space="0" w:color="auto"/>
              <w:right w:val="single" w:sz="4" w:space="0" w:color="auto"/>
            </w:tcBorders>
            <w:hideMark/>
          </w:tcPr>
          <w:p w14:paraId="51515353" w14:textId="77777777" w:rsidR="006C3BA9" w:rsidRPr="00410FBA" w:rsidRDefault="006C3BA9" w:rsidP="006E4081">
            <w:pPr>
              <w:spacing w:before="120" w:after="120"/>
              <w:jc w:val="center"/>
              <w:rPr>
                <w:b/>
                <w:sz w:val="26"/>
                <w:szCs w:val="26"/>
              </w:rPr>
            </w:pPr>
            <w:r w:rsidRPr="00410FBA">
              <w:rPr>
                <w:b/>
                <w:sz w:val="26"/>
                <w:szCs w:val="26"/>
              </w:rPr>
              <w:t>Người thực hiện</w:t>
            </w:r>
          </w:p>
        </w:tc>
        <w:tc>
          <w:tcPr>
            <w:tcW w:w="1433" w:type="pct"/>
            <w:tcBorders>
              <w:top w:val="single" w:sz="4" w:space="0" w:color="auto"/>
              <w:left w:val="single" w:sz="4" w:space="0" w:color="auto"/>
              <w:bottom w:val="single" w:sz="4" w:space="0" w:color="auto"/>
              <w:right w:val="single" w:sz="4" w:space="0" w:color="auto"/>
            </w:tcBorders>
            <w:hideMark/>
          </w:tcPr>
          <w:p w14:paraId="37F66D65" w14:textId="77777777" w:rsidR="006C3BA9" w:rsidRPr="00410FBA" w:rsidRDefault="006C3BA9" w:rsidP="006E4081">
            <w:pPr>
              <w:spacing w:before="120" w:after="120"/>
              <w:jc w:val="center"/>
              <w:rPr>
                <w:b/>
                <w:sz w:val="26"/>
                <w:szCs w:val="26"/>
              </w:rPr>
            </w:pPr>
            <w:r w:rsidRPr="00410FBA">
              <w:rPr>
                <w:b/>
                <w:sz w:val="26"/>
                <w:szCs w:val="26"/>
              </w:rPr>
              <w:t>Diễn giải bước thực hiện</w:t>
            </w:r>
          </w:p>
        </w:tc>
      </w:tr>
      <w:tr w:rsidR="00410FBA" w:rsidRPr="00410FBA" w14:paraId="08410DE0"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hideMark/>
          </w:tcPr>
          <w:p w14:paraId="4E0CEF8D" w14:textId="77777777" w:rsidR="006C3BA9" w:rsidRPr="00410FBA" w:rsidRDefault="006C3BA9" w:rsidP="006E4081">
            <w:pPr>
              <w:spacing w:before="120" w:after="120"/>
              <w:rPr>
                <w:sz w:val="26"/>
                <w:szCs w:val="26"/>
                <w:rPrChange w:id="267" w:author="Dang Oanh" w:date="2024-05-31T15:47:00Z" w16du:dateUtc="2024-05-31T08:47:00Z">
                  <w:rPr>
                    <w:color w:val="215868" w:themeColor="accent5" w:themeShade="80"/>
                    <w:sz w:val="26"/>
                    <w:szCs w:val="26"/>
                  </w:rPr>
                </w:rPrChange>
              </w:rPr>
            </w:pPr>
            <w:r w:rsidRPr="00410FBA">
              <w:rPr>
                <w:sz w:val="26"/>
                <w:szCs w:val="26"/>
                <w:rPrChange w:id="268" w:author="Dang Oanh" w:date="2024-05-31T15:47:00Z" w16du:dateUtc="2024-05-31T08:47:00Z">
                  <w:rPr>
                    <w:color w:val="215868" w:themeColor="accent5" w:themeShade="80"/>
                    <w:sz w:val="26"/>
                    <w:szCs w:val="26"/>
                  </w:rPr>
                </w:rPrChange>
              </w:rPr>
              <w:t>B01</w:t>
            </w:r>
          </w:p>
        </w:tc>
        <w:tc>
          <w:tcPr>
            <w:tcW w:w="1395" w:type="pct"/>
            <w:tcBorders>
              <w:top w:val="single" w:sz="4" w:space="0" w:color="auto"/>
              <w:left w:val="single" w:sz="4" w:space="0" w:color="auto"/>
              <w:bottom w:val="single" w:sz="4" w:space="0" w:color="auto"/>
              <w:right w:val="single" w:sz="4" w:space="0" w:color="auto"/>
            </w:tcBorders>
          </w:tcPr>
          <w:p w14:paraId="614ED6D4" w14:textId="77777777" w:rsidR="006C3BA9" w:rsidRPr="00410FBA" w:rsidRDefault="006C3BA9" w:rsidP="006E4081">
            <w:pPr>
              <w:spacing w:before="120" w:after="120"/>
              <w:rPr>
                <w:sz w:val="26"/>
                <w:szCs w:val="26"/>
                <w:rPrChange w:id="269" w:author="Dang Oanh" w:date="2024-05-31T15:47:00Z" w16du:dateUtc="2024-05-31T08:47:00Z">
                  <w:rPr>
                    <w:color w:val="215868" w:themeColor="accent5" w:themeShade="80"/>
                    <w:sz w:val="26"/>
                    <w:szCs w:val="26"/>
                  </w:rPr>
                </w:rPrChange>
              </w:rPr>
            </w:pPr>
            <w:r w:rsidRPr="00410FBA">
              <w:rPr>
                <w:sz w:val="26"/>
                <w:szCs w:val="26"/>
                <w:rPrChange w:id="270" w:author="Dang Oanh" w:date="2024-05-31T15:47:00Z" w16du:dateUtc="2024-05-31T08:47:00Z">
                  <w:rPr>
                    <w:color w:val="215868" w:themeColor="accent5" w:themeShade="80"/>
                    <w:sz w:val="26"/>
                    <w:szCs w:val="26"/>
                  </w:rPr>
                </w:rPrChange>
              </w:rPr>
              <w:t>Tạo và đăng ký thông tin ban đầu cho công ty phát hành hóa đơn</w:t>
            </w:r>
          </w:p>
        </w:tc>
        <w:tc>
          <w:tcPr>
            <w:tcW w:w="1274" w:type="pct"/>
            <w:tcBorders>
              <w:top w:val="single" w:sz="4" w:space="0" w:color="auto"/>
              <w:left w:val="single" w:sz="4" w:space="0" w:color="auto"/>
              <w:bottom w:val="single" w:sz="4" w:space="0" w:color="auto"/>
              <w:right w:val="single" w:sz="4" w:space="0" w:color="auto"/>
            </w:tcBorders>
          </w:tcPr>
          <w:p w14:paraId="28945E5B" w14:textId="77777777" w:rsidR="006C3BA9" w:rsidRPr="00410FBA" w:rsidRDefault="006C3BA9" w:rsidP="006E4081">
            <w:pPr>
              <w:spacing w:before="120" w:after="120"/>
              <w:rPr>
                <w:sz w:val="26"/>
                <w:szCs w:val="26"/>
                <w:rPrChange w:id="271" w:author="Dang Oanh" w:date="2024-05-31T15:47:00Z" w16du:dateUtc="2024-05-31T08:47:00Z">
                  <w:rPr>
                    <w:color w:val="215868" w:themeColor="accent5" w:themeShade="80"/>
                    <w:sz w:val="26"/>
                    <w:szCs w:val="26"/>
                  </w:rPr>
                </w:rPrChange>
              </w:rPr>
            </w:pPr>
            <w:r w:rsidRPr="00410FBA">
              <w:rPr>
                <w:sz w:val="26"/>
                <w:szCs w:val="26"/>
                <w:rPrChange w:id="272" w:author="Dang Oanh" w:date="2024-05-31T15:47:00Z" w16du:dateUtc="2024-05-31T08:47:00Z">
                  <w:rPr>
                    <w:color w:val="215868" w:themeColor="accent5" w:themeShade="80"/>
                    <w:sz w:val="26"/>
                    <w:szCs w:val="26"/>
                  </w:rPr>
                </w:rPrChange>
              </w:rPr>
              <w:t>Quản trị hệ thống của doanh nghiệp</w:t>
            </w:r>
          </w:p>
        </w:tc>
        <w:tc>
          <w:tcPr>
            <w:tcW w:w="1433" w:type="pct"/>
            <w:tcBorders>
              <w:top w:val="single" w:sz="4" w:space="0" w:color="auto"/>
              <w:left w:val="single" w:sz="4" w:space="0" w:color="auto"/>
              <w:bottom w:val="single" w:sz="4" w:space="0" w:color="auto"/>
              <w:right w:val="single" w:sz="4" w:space="0" w:color="auto"/>
            </w:tcBorders>
            <w:hideMark/>
          </w:tcPr>
          <w:p w14:paraId="5EF48CA4" w14:textId="77777777" w:rsidR="006C3BA9" w:rsidRPr="00410FBA" w:rsidRDefault="006C3BA9" w:rsidP="006E4081">
            <w:pPr>
              <w:spacing w:before="120" w:after="120"/>
              <w:rPr>
                <w:sz w:val="26"/>
                <w:szCs w:val="26"/>
                <w:rPrChange w:id="273" w:author="Dang Oanh" w:date="2024-05-31T15:47:00Z" w16du:dateUtc="2024-05-31T08:47:00Z">
                  <w:rPr>
                    <w:color w:val="215868" w:themeColor="accent5" w:themeShade="80"/>
                    <w:sz w:val="26"/>
                    <w:szCs w:val="26"/>
                  </w:rPr>
                </w:rPrChange>
              </w:rPr>
            </w:pPr>
            <w:r w:rsidRPr="00410FBA">
              <w:rPr>
                <w:sz w:val="26"/>
                <w:szCs w:val="26"/>
                <w:rPrChange w:id="274" w:author="Dang Oanh" w:date="2024-05-31T15:47:00Z" w16du:dateUtc="2024-05-31T08:47:00Z">
                  <w:rPr>
                    <w:color w:val="215868" w:themeColor="accent5" w:themeShade="80"/>
                    <w:sz w:val="26"/>
                    <w:szCs w:val="26"/>
                  </w:rPr>
                </w:rPrChange>
              </w:rPr>
              <w:t>Thiết lập thông tin công ty theo đúng thông tin đăng ký doanh nghiệp</w:t>
            </w:r>
          </w:p>
          <w:p w14:paraId="66C469A2" w14:textId="77777777" w:rsidR="006C3BA9" w:rsidRPr="00410FBA" w:rsidRDefault="006C3BA9" w:rsidP="006E4081">
            <w:pPr>
              <w:spacing w:before="120" w:after="120"/>
              <w:rPr>
                <w:sz w:val="26"/>
                <w:szCs w:val="26"/>
                <w:rPrChange w:id="275" w:author="Dang Oanh" w:date="2024-05-31T15:47:00Z" w16du:dateUtc="2024-05-31T08:47:00Z">
                  <w:rPr>
                    <w:color w:val="215868" w:themeColor="accent5" w:themeShade="80"/>
                    <w:sz w:val="26"/>
                    <w:szCs w:val="26"/>
                  </w:rPr>
                </w:rPrChange>
              </w:rPr>
            </w:pPr>
            <w:r w:rsidRPr="00410FBA">
              <w:rPr>
                <w:sz w:val="26"/>
                <w:szCs w:val="26"/>
                <w:rPrChange w:id="276" w:author="Dang Oanh" w:date="2024-05-31T15:47:00Z" w16du:dateUtc="2024-05-31T08:47:00Z">
                  <w:rPr>
                    <w:color w:val="215868" w:themeColor="accent5" w:themeShade="80"/>
                    <w:sz w:val="26"/>
                    <w:szCs w:val="26"/>
                  </w:rPr>
                </w:rPrChange>
              </w:rPr>
              <w:t>Thiết lập chữ ký số</w:t>
            </w:r>
          </w:p>
          <w:p w14:paraId="181567F0" w14:textId="77777777" w:rsidR="006C3BA9" w:rsidRPr="00410FBA" w:rsidRDefault="006C3BA9" w:rsidP="006E4081">
            <w:pPr>
              <w:spacing w:before="120" w:after="120"/>
              <w:rPr>
                <w:sz w:val="26"/>
                <w:szCs w:val="26"/>
                <w:rPrChange w:id="277" w:author="Dang Oanh" w:date="2024-05-31T15:47:00Z" w16du:dateUtc="2024-05-31T08:47:00Z">
                  <w:rPr>
                    <w:color w:val="215868" w:themeColor="accent5" w:themeShade="80"/>
                    <w:sz w:val="26"/>
                    <w:szCs w:val="26"/>
                  </w:rPr>
                </w:rPrChange>
              </w:rPr>
            </w:pPr>
            <w:r w:rsidRPr="00410FBA">
              <w:rPr>
                <w:sz w:val="26"/>
                <w:szCs w:val="26"/>
                <w:rPrChange w:id="278" w:author="Dang Oanh" w:date="2024-05-31T15:47:00Z" w16du:dateUtc="2024-05-31T08:47:00Z">
                  <w:rPr>
                    <w:color w:val="215868" w:themeColor="accent5" w:themeShade="80"/>
                    <w:sz w:val="26"/>
                    <w:szCs w:val="26"/>
                  </w:rPr>
                </w:rPrChange>
              </w:rPr>
              <w:t>Thiết lập mẫu hóa đơn cần phát hành</w:t>
            </w:r>
          </w:p>
        </w:tc>
      </w:tr>
      <w:tr w:rsidR="00410FBA" w:rsidRPr="00410FBA" w14:paraId="2D982A5A"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hideMark/>
          </w:tcPr>
          <w:p w14:paraId="42BDF9E1" w14:textId="77777777" w:rsidR="006C3BA9" w:rsidRPr="00410FBA" w:rsidRDefault="006C3BA9" w:rsidP="006E4081">
            <w:pPr>
              <w:spacing w:before="120" w:after="120"/>
              <w:rPr>
                <w:sz w:val="26"/>
                <w:szCs w:val="26"/>
                <w:rPrChange w:id="279" w:author="Dang Oanh" w:date="2024-05-31T15:47:00Z" w16du:dateUtc="2024-05-31T08:47:00Z">
                  <w:rPr>
                    <w:color w:val="215868" w:themeColor="accent5" w:themeShade="80"/>
                    <w:sz w:val="26"/>
                    <w:szCs w:val="26"/>
                  </w:rPr>
                </w:rPrChange>
              </w:rPr>
            </w:pPr>
            <w:r w:rsidRPr="00410FBA">
              <w:rPr>
                <w:sz w:val="26"/>
                <w:szCs w:val="26"/>
                <w:rPrChange w:id="280" w:author="Dang Oanh" w:date="2024-05-31T15:47:00Z" w16du:dateUtc="2024-05-31T08:47:00Z">
                  <w:rPr>
                    <w:color w:val="215868" w:themeColor="accent5" w:themeShade="80"/>
                    <w:sz w:val="26"/>
                    <w:szCs w:val="26"/>
                  </w:rPr>
                </w:rPrChange>
              </w:rPr>
              <w:lastRenderedPageBreak/>
              <w:t>B02</w:t>
            </w:r>
          </w:p>
        </w:tc>
        <w:tc>
          <w:tcPr>
            <w:tcW w:w="1395" w:type="pct"/>
            <w:tcBorders>
              <w:top w:val="single" w:sz="4" w:space="0" w:color="auto"/>
              <w:left w:val="single" w:sz="4" w:space="0" w:color="auto"/>
              <w:bottom w:val="single" w:sz="4" w:space="0" w:color="auto"/>
              <w:right w:val="single" w:sz="4" w:space="0" w:color="auto"/>
            </w:tcBorders>
          </w:tcPr>
          <w:p w14:paraId="0D280CBA" w14:textId="77777777" w:rsidR="006C3BA9" w:rsidRPr="00410FBA" w:rsidRDefault="006C3BA9" w:rsidP="006E4081">
            <w:pPr>
              <w:spacing w:before="120" w:after="120"/>
              <w:rPr>
                <w:sz w:val="26"/>
                <w:szCs w:val="26"/>
                <w:rPrChange w:id="281" w:author="Dang Oanh" w:date="2024-05-31T15:47:00Z" w16du:dateUtc="2024-05-31T08:47:00Z">
                  <w:rPr>
                    <w:color w:val="215868" w:themeColor="accent5" w:themeShade="80"/>
                    <w:sz w:val="26"/>
                    <w:szCs w:val="26"/>
                  </w:rPr>
                </w:rPrChange>
              </w:rPr>
            </w:pPr>
            <w:r w:rsidRPr="00410FBA">
              <w:rPr>
                <w:sz w:val="26"/>
                <w:szCs w:val="26"/>
                <w:rPrChange w:id="282" w:author="Dang Oanh" w:date="2024-05-31T15:47:00Z" w16du:dateUtc="2024-05-31T08:47:00Z">
                  <w:rPr>
                    <w:color w:val="215868" w:themeColor="accent5" w:themeShade="80"/>
                    <w:sz w:val="26"/>
                    <w:szCs w:val="26"/>
                  </w:rPr>
                </w:rPrChange>
              </w:rPr>
              <w:t>Đăng ký sử dụng hóa đơn điện tử</w:t>
            </w:r>
          </w:p>
        </w:tc>
        <w:tc>
          <w:tcPr>
            <w:tcW w:w="1274" w:type="pct"/>
            <w:tcBorders>
              <w:top w:val="single" w:sz="4" w:space="0" w:color="auto"/>
              <w:left w:val="single" w:sz="4" w:space="0" w:color="auto"/>
              <w:bottom w:val="single" w:sz="4" w:space="0" w:color="auto"/>
              <w:right w:val="single" w:sz="4" w:space="0" w:color="auto"/>
            </w:tcBorders>
          </w:tcPr>
          <w:p w14:paraId="547CE2D5" w14:textId="77777777" w:rsidR="006C3BA9" w:rsidRPr="00410FBA" w:rsidRDefault="006C3BA9" w:rsidP="006E4081">
            <w:pPr>
              <w:spacing w:before="120" w:after="120"/>
              <w:rPr>
                <w:sz w:val="26"/>
                <w:szCs w:val="26"/>
                <w:rPrChange w:id="283" w:author="Dang Oanh" w:date="2024-05-31T15:47:00Z" w16du:dateUtc="2024-05-31T08:47:00Z">
                  <w:rPr>
                    <w:color w:val="215868" w:themeColor="accent5" w:themeShade="80"/>
                    <w:sz w:val="26"/>
                    <w:szCs w:val="26"/>
                  </w:rPr>
                </w:rPrChange>
              </w:rPr>
            </w:pPr>
            <w:r w:rsidRPr="00410FBA">
              <w:rPr>
                <w:sz w:val="26"/>
                <w:szCs w:val="26"/>
                <w:rPrChange w:id="284" w:author="Dang Oanh" w:date="2024-05-31T15:47:00Z" w16du:dateUtc="2024-05-31T08:47:00Z">
                  <w:rPr>
                    <w:color w:val="215868" w:themeColor="accent5" w:themeShade="80"/>
                    <w:sz w:val="26"/>
                    <w:szCs w:val="26"/>
                  </w:rPr>
                </w:rPrChange>
              </w:rPr>
              <w:t>Nhân viên kế toán</w:t>
            </w:r>
          </w:p>
          <w:p w14:paraId="5616E61C" w14:textId="77777777" w:rsidR="006C3BA9" w:rsidRPr="00410FBA" w:rsidRDefault="006C3BA9" w:rsidP="006E4081">
            <w:pPr>
              <w:spacing w:before="120" w:after="120"/>
              <w:rPr>
                <w:sz w:val="26"/>
                <w:szCs w:val="26"/>
                <w:rPrChange w:id="285" w:author="Dang Oanh" w:date="2024-05-31T15:47:00Z" w16du:dateUtc="2024-05-31T08:47:00Z">
                  <w:rPr>
                    <w:color w:val="215868" w:themeColor="accent5" w:themeShade="80"/>
                    <w:sz w:val="26"/>
                    <w:szCs w:val="26"/>
                  </w:rPr>
                </w:rPrChange>
              </w:rPr>
            </w:pPr>
            <w:r w:rsidRPr="00410FBA">
              <w:rPr>
                <w:sz w:val="26"/>
                <w:szCs w:val="26"/>
                <w:rPrChange w:id="286" w:author="Dang Oanh" w:date="2024-05-31T15:47:00Z" w16du:dateUtc="2024-05-31T08:47:00Z">
                  <w:rPr>
                    <w:color w:val="215868" w:themeColor="accent5" w:themeShade="80"/>
                    <w:sz w:val="26"/>
                    <w:szCs w:val="26"/>
                  </w:rPr>
                </w:rPrChange>
              </w:rPr>
              <w:t>Kế toán trưởng</w:t>
            </w:r>
          </w:p>
        </w:tc>
        <w:tc>
          <w:tcPr>
            <w:tcW w:w="1433" w:type="pct"/>
            <w:tcBorders>
              <w:top w:val="single" w:sz="4" w:space="0" w:color="auto"/>
              <w:left w:val="single" w:sz="4" w:space="0" w:color="auto"/>
              <w:bottom w:val="single" w:sz="4" w:space="0" w:color="auto"/>
              <w:right w:val="single" w:sz="4" w:space="0" w:color="auto"/>
            </w:tcBorders>
          </w:tcPr>
          <w:p w14:paraId="4786AD1E" w14:textId="77777777" w:rsidR="006C3BA9" w:rsidRPr="00410FBA" w:rsidRDefault="006C3BA9" w:rsidP="006E4081">
            <w:pPr>
              <w:spacing w:before="120" w:after="120"/>
              <w:rPr>
                <w:sz w:val="26"/>
                <w:szCs w:val="26"/>
                <w:rPrChange w:id="287" w:author="Dang Oanh" w:date="2024-05-31T15:47:00Z" w16du:dateUtc="2024-05-31T08:47:00Z">
                  <w:rPr>
                    <w:color w:val="215868" w:themeColor="accent5" w:themeShade="80"/>
                    <w:sz w:val="26"/>
                    <w:szCs w:val="26"/>
                  </w:rPr>
                </w:rPrChange>
              </w:rPr>
            </w:pPr>
            <w:r w:rsidRPr="00410FBA">
              <w:rPr>
                <w:sz w:val="26"/>
                <w:szCs w:val="26"/>
                <w:rPrChange w:id="288" w:author="Dang Oanh" w:date="2024-05-31T15:47:00Z" w16du:dateUtc="2024-05-31T08:47:00Z">
                  <w:rPr>
                    <w:color w:val="215868" w:themeColor="accent5" w:themeShade="80"/>
                    <w:sz w:val="26"/>
                    <w:szCs w:val="26"/>
                  </w:rPr>
                </w:rPrChange>
              </w:rPr>
              <w:t>Tạo và gửi tờ khai 01/ĐKTĐ-HDDT lên cơ quan thuế</w:t>
            </w:r>
          </w:p>
          <w:p w14:paraId="14AC35C9" w14:textId="77777777" w:rsidR="006C3BA9" w:rsidRPr="00410FBA" w:rsidRDefault="006C3BA9" w:rsidP="006E4081">
            <w:pPr>
              <w:spacing w:before="120" w:after="120"/>
              <w:rPr>
                <w:sz w:val="26"/>
                <w:szCs w:val="26"/>
                <w:rPrChange w:id="289" w:author="Dang Oanh" w:date="2024-05-31T15:47:00Z" w16du:dateUtc="2024-05-31T08:47:00Z">
                  <w:rPr>
                    <w:color w:val="215868" w:themeColor="accent5" w:themeShade="80"/>
                    <w:sz w:val="26"/>
                    <w:szCs w:val="26"/>
                  </w:rPr>
                </w:rPrChange>
              </w:rPr>
            </w:pPr>
            <w:r w:rsidRPr="00410FBA">
              <w:rPr>
                <w:sz w:val="26"/>
                <w:szCs w:val="26"/>
                <w:rPrChange w:id="290" w:author="Dang Oanh" w:date="2024-05-31T15:47:00Z" w16du:dateUtc="2024-05-31T08:47:00Z">
                  <w:rPr>
                    <w:color w:val="215868" w:themeColor="accent5" w:themeShade="80"/>
                    <w:sz w:val="26"/>
                    <w:szCs w:val="26"/>
                  </w:rPr>
                </w:rPrChange>
              </w:rPr>
              <w:t xml:space="preserve">Tạo dải ký hiệu hóa đơn </w:t>
            </w:r>
          </w:p>
        </w:tc>
      </w:tr>
      <w:tr w:rsidR="00410FBA" w:rsidRPr="00410FBA" w14:paraId="28380EC2"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hideMark/>
          </w:tcPr>
          <w:p w14:paraId="419D795D" w14:textId="77777777" w:rsidR="006C3BA9" w:rsidRPr="00410FBA" w:rsidRDefault="006C3BA9" w:rsidP="006E4081">
            <w:pPr>
              <w:spacing w:before="120" w:after="120"/>
              <w:rPr>
                <w:sz w:val="26"/>
                <w:szCs w:val="26"/>
                <w:rPrChange w:id="291" w:author="Dang Oanh" w:date="2024-05-31T15:47:00Z" w16du:dateUtc="2024-05-31T08:47:00Z">
                  <w:rPr>
                    <w:color w:val="215868" w:themeColor="accent5" w:themeShade="80"/>
                    <w:sz w:val="26"/>
                    <w:szCs w:val="26"/>
                  </w:rPr>
                </w:rPrChange>
              </w:rPr>
            </w:pPr>
            <w:r w:rsidRPr="00410FBA">
              <w:rPr>
                <w:sz w:val="26"/>
                <w:szCs w:val="26"/>
                <w:rPrChange w:id="292" w:author="Dang Oanh" w:date="2024-05-31T15:47:00Z" w16du:dateUtc="2024-05-31T08:47:00Z">
                  <w:rPr>
                    <w:color w:val="215868" w:themeColor="accent5" w:themeShade="80"/>
                    <w:sz w:val="26"/>
                    <w:szCs w:val="26"/>
                  </w:rPr>
                </w:rPrChange>
              </w:rPr>
              <w:t>B03</w:t>
            </w:r>
          </w:p>
        </w:tc>
        <w:tc>
          <w:tcPr>
            <w:tcW w:w="1395" w:type="pct"/>
            <w:tcBorders>
              <w:top w:val="single" w:sz="4" w:space="0" w:color="auto"/>
              <w:left w:val="single" w:sz="4" w:space="0" w:color="auto"/>
              <w:bottom w:val="single" w:sz="4" w:space="0" w:color="auto"/>
              <w:right w:val="single" w:sz="4" w:space="0" w:color="auto"/>
            </w:tcBorders>
          </w:tcPr>
          <w:p w14:paraId="5145C73D" w14:textId="77777777" w:rsidR="006C3BA9" w:rsidRPr="00410FBA" w:rsidRDefault="006C3BA9" w:rsidP="006E4081">
            <w:pPr>
              <w:spacing w:before="120" w:after="120"/>
              <w:rPr>
                <w:sz w:val="26"/>
                <w:szCs w:val="26"/>
                <w:rPrChange w:id="293" w:author="Dang Oanh" w:date="2024-05-31T15:47:00Z" w16du:dateUtc="2024-05-31T08:47:00Z">
                  <w:rPr>
                    <w:color w:val="215868" w:themeColor="accent5" w:themeShade="80"/>
                    <w:sz w:val="26"/>
                    <w:szCs w:val="26"/>
                  </w:rPr>
                </w:rPrChange>
              </w:rPr>
            </w:pPr>
            <w:r w:rsidRPr="00410FBA">
              <w:rPr>
                <w:sz w:val="26"/>
                <w:szCs w:val="26"/>
                <w:rPrChange w:id="294" w:author="Dang Oanh" w:date="2024-05-31T15:47:00Z" w16du:dateUtc="2024-05-31T08:47:00Z">
                  <w:rPr>
                    <w:color w:val="215868" w:themeColor="accent5" w:themeShade="80"/>
                    <w:sz w:val="26"/>
                    <w:szCs w:val="26"/>
                  </w:rPr>
                </w:rPrChange>
              </w:rPr>
              <w:t>Tạo và phát hành hóa đơn</w:t>
            </w:r>
          </w:p>
        </w:tc>
        <w:tc>
          <w:tcPr>
            <w:tcW w:w="1274" w:type="pct"/>
            <w:tcBorders>
              <w:top w:val="single" w:sz="4" w:space="0" w:color="auto"/>
              <w:left w:val="single" w:sz="4" w:space="0" w:color="auto"/>
              <w:bottom w:val="single" w:sz="4" w:space="0" w:color="auto"/>
              <w:right w:val="single" w:sz="4" w:space="0" w:color="auto"/>
            </w:tcBorders>
          </w:tcPr>
          <w:p w14:paraId="7CF962EC" w14:textId="77777777" w:rsidR="006C3BA9" w:rsidRPr="00410FBA" w:rsidRDefault="006C3BA9" w:rsidP="006E4081">
            <w:pPr>
              <w:spacing w:before="120" w:after="120"/>
              <w:rPr>
                <w:sz w:val="26"/>
                <w:szCs w:val="26"/>
                <w:rPrChange w:id="295" w:author="Dang Oanh" w:date="2024-05-31T15:47:00Z" w16du:dateUtc="2024-05-31T08:47:00Z">
                  <w:rPr>
                    <w:color w:val="215868" w:themeColor="accent5" w:themeShade="80"/>
                    <w:sz w:val="26"/>
                    <w:szCs w:val="26"/>
                  </w:rPr>
                </w:rPrChange>
              </w:rPr>
            </w:pPr>
            <w:r w:rsidRPr="00410FBA">
              <w:rPr>
                <w:sz w:val="26"/>
                <w:szCs w:val="26"/>
                <w:rPrChange w:id="296" w:author="Dang Oanh" w:date="2024-05-31T15:47:00Z" w16du:dateUtc="2024-05-31T08:47:00Z">
                  <w:rPr>
                    <w:color w:val="215868" w:themeColor="accent5" w:themeShade="80"/>
                    <w:sz w:val="26"/>
                    <w:szCs w:val="26"/>
                  </w:rPr>
                </w:rPrChange>
              </w:rPr>
              <w:t>Nhân viên kế toán</w:t>
            </w:r>
          </w:p>
          <w:p w14:paraId="0654E9EE" w14:textId="77777777" w:rsidR="006C3BA9" w:rsidRPr="00410FBA" w:rsidRDefault="006C3BA9" w:rsidP="006E4081">
            <w:pPr>
              <w:spacing w:before="120" w:after="120"/>
              <w:rPr>
                <w:sz w:val="26"/>
                <w:szCs w:val="26"/>
                <w:rPrChange w:id="297" w:author="Dang Oanh" w:date="2024-05-31T15:47:00Z" w16du:dateUtc="2024-05-31T08:47:00Z">
                  <w:rPr>
                    <w:color w:val="215868" w:themeColor="accent5" w:themeShade="80"/>
                    <w:sz w:val="26"/>
                    <w:szCs w:val="26"/>
                  </w:rPr>
                </w:rPrChange>
              </w:rPr>
            </w:pPr>
            <w:r w:rsidRPr="00410FBA">
              <w:rPr>
                <w:sz w:val="26"/>
                <w:szCs w:val="26"/>
                <w:rPrChange w:id="298" w:author="Dang Oanh" w:date="2024-05-31T15:47:00Z" w16du:dateUtc="2024-05-31T08:47:00Z">
                  <w:rPr>
                    <w:color w:val="215868" w:themeColor="accent5" w:themeShade="80"/>
                    <w:sz w:val="26"/>
                    <w:szCs w:val="26"/>
                  </w:rPr>
                </w:rPrChange>
              </w:rPr>
              <w:t>Kế toán trưởng</w:t>
            </w:r>
          </w:p>
        </w:tc>
        <w:tc>
          <w:tcPr>
            <w:tcW w:w="1433" w:type="pct"/>
            <w:tcBorders>
              <w:top w:val="single" w:sz="4" w:space="0" w:color="auto"/>
              <w:left w:val="single" w:sz="4" w:space="0" w:color="auto"/>
              <w:bottom w:val="single" w:sz="4" w:space="0" w:color="auto"/>
              <w:right w:val="single" w:sz="4" w:space="0" w:color="auto"/>
            </w:tcBorders>
          </w:tcPr>
          <w:p w14:paraId="029EFC0C" w14:textId="77777777" w:rsidR="006C3BA9" w:rsidRPr="00410FBA" w:rsidRDefault="006C3BA9" w:rsidP="006E4081">
            <w:pPr>
              <w:spacing w:before="120" w:after="120"/>
              <w:rPr>
                <w:sz w:val="26"/>
                <w:szCs w:val="26"/>
                <w:rPrChange w:id="299" w:author="Dang Oanh" w:date="2024-05-31T15:47:00Z" w16du:dateUtc="2024-05-31T08:47:00Z">
                  <w:rPr>
                    <w:color w:val="215868" w:themeColor="accent5" w:themeShade="80"/>
                    <w:sz w:val="26"/>
                    <w:szCs w:val="26"/>
                  </w:rPr>
                </w:rPrChange>
              </w:rPr>
            </w:pPr>
            <w:r w:rsidRPr="00410FBA">
              <w:rPr>
                <w:sz w:val="26"/>
                <w:szCs w:val="26"/>
                <w:rPrChange w:id="300" w:author="Dang Oanh" w:date="2024-05-31T15:47:00Z" w16du:dateUtc="2024-05-31T08:47:00Z">
                  <w:rPr>
                    <w:color w:val="215868" w:themeColor="accent5" w:themeShade="80"/>
                    <w:sz w:val="26"/>
                    <w:szCs w:val="26"/>
                  </w:rPr>
                </w:rPrChange>
              </w:rPr>
              <w:t>Tạo và phát hành hóa đơn</w:t>
            </w:r>
          </w:p>
        </w:tc>
      </w:tr>
      <w:tr w:rsidR="00410FBA" w:rsidRPr="00410FBA" w14:paraId="04239C74"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tcPr>
          <w:p w14:paraId="099AFD60" w14:textId="77777777" w:rsidR="006C3BA9" w:rsidRPr="00410FBA" w:rsidRDefault="006C3BA9" w:rsidP="006E4081">
            <w:pPr>
              <w:spacing w:before="120" w:after="120"/>
              <w:rPr>
                <w:sz w:val="26"/>
                <w:szCs w:val="26"/>
                <w:rPrChange w:id="301" w:author="Dang Oanh" w:date="2024-05-31T15:47:00Z" w16du:dateUtc="2024-05-31T08:47:00Z">
                  <w:rPr>
                    <w:color w:val="215868" w:themeColor="accent5" w:themeShade="80"/>
                    <w:sz w:val="26"/>
                    <w:szCs w:val="26"/>
                  </w:rPr>
                </w:rPrChange>
              </w:rPr>
            </w:pPr>
            <w:r w:rsidRPr="00410FBA">
              <w:rPr>
                <w:sz w:val="26"/>
                <w:szCs w:val="26"/>
                <w:rPrChange w:id="302" w:author="Dang Oanh" w:date="2024-05-31T15:47:00Z" w16du:dateUtc="2024-05-31T08:47:00Z">
                  <w:rPr>
                    <w:color w:val="215868" w:themeColor="accent5" w:themeShade="80"/>
                    <w:sz w:val="26"/>
                    <w:szCs w:val="26"/>
                  </w:rPr>
                </w:rPrChange>
              </w:rPr>
              <w:t>B04</w:t>
            </w:r>
          </w:p>
        </w:tc>
        <w:tc>
          <w:tcPr>
            <w:tcW w:w="1395" w:type="pct"/>
            <w:tcBorders>
              <w:top w:val="single" w:sz="4" w:space="0" w:color="auto"/>
              <w:left w:val="single" w:sz="4" w:space="0" w:color="auto"/>
              <w:bottom w:val="single" w:sz="4" w:space="0" w:color="auto"/>
              <w:right w:val="single" w:sz="4" w:space="0" w:color="auto"/>
            </w:tcBorders>
          </w:tcPr>
          <w:p w14:paraId="19F70EA4" w14:textId="77777777" w:rsidR="006C3BA9" w:rsidRPr="00410FBA" w:rsidRDefault="006C3BA9" w:rsidP="006E4081">
            <w:pPr>
              <w:spacing w:before="120" w:after="120"/>
              <w:rPr>
                <w:sz w:val="26"/>
                <w:szCs w:val="26"/>
                <w:rPrChange w:id="303" w:author="Dang Oanh" w:date="2024-05-31T15:47:00Z" w16du:dateUtc="2024-05-31T08:47:00Z">
                  <w:rPr>
                    <w:color w:val="215868" w:themeColor="accent5" w:themeShade="80"/>
                    <w:sz w:val="26"/>
                    <w:szCs w:val="26"/>
                  </w:rPr>
                </w:rPrChange>
              </w:rPr>
            </w:pPr>
            <w:r w:rsidRPr="00410FBA">
              <w:rPr>
                <w:sz w:val="26"/>
                <w:szCs w:val="26"/>
                <w:rPrChange w:id="304" w:author="Dang Oanh" w:date="2024-05-31T15:47:00Z" w16du:dateUtc="2024-05-31T08:47:00Z">
                  <w:rPr>
                    <w:color w:val="215868" w:themeColor="accent5" w:themeShade="80"/>
                    <w:sz w:val="26"/>
                    <w:szCs w:val="26"/>
                  </w:rPr>
                </w:rPrChange>
              </w:rPr>
              <w:t>Xử lý hóa đơn có sai sót</w:t>
            </w:r>
          </w:p>
        </w:tc>
        <w:tc>
          <w:tcPr>
            <w:tcW w:w="1274" w:type="pct"/>
            <w:tcBorders>
              <w:top w:val="single" w:sz="4" w:space="0" w:color="auto"/>
              <w:left w:val="single" w:sz="4" w:space="0" w:color="auto"/>
              <w:bottom w:val="single" w:sz="4" w:space="0" w:color="auto"/>
              <w:right w:val="single" w:sz="4" w:space="0" w:color="auto"/>
            </w:tcBorders>
          </w:tcPr>
          <w:p w14:paraId="35F956FC" w14:textId="77777777" w:rsidR="006C3BA9" w:rsidRPr="00410FBA" w:rsidRDefault="006C3BA9" w:rsidP="006E4081">
            <w:pPr>
              <w:spacing w:before="120" w:after="120"/>
              <w:rPr>
                <w:sz w:val="26"/>
                <w:szCs w:val="26"/>
                <w:rPrChange w:id="305" w:author="Dang Oanh" w:date="2024-05-31T15:47:00Z" w16du:dateUtc="2024-05-31T08:47:00Z">
                  <w:rPr>
                    <w:color w:val="215868" w:themeColor="accent5" w:themeShade="80"/>
                    <w:sz w:val="26"/>
                    <w:szCs w:val="26"/>
                  </w:rPr>
                </w:rPrChange>
              </w:rPr>
            </w:pPr>
            <w:r w:rsidRPr="00410FBA">
              <w:rPr>
                <w:sz w:val="26"/>
                <w:szCs w:val="26"/>
                <w:rPrChange w:id="306" w:author="Dang Oanh" w:date="2024-05-31T15:47:00Z" w16du:dateUtc="2024-05-31T08:47:00Z">
                  <w:rPr>
                    <w:color w:val="215868" w:themeColor="accent5" w:themeShade="80"/>
                    <w:sz w:val="26"/>
                    <w:szCs w:val="26"/>
                  </w:rPr>
                </w:rPrChange>
              </w:rPr>
              <w:t>Nhân viên kế toán</w:t>
            </w:r>
          </w:p>
        </w:tc>
        <w:tc>
          <w:tcPr>
            <w:tcW w:w="1433" w:type="pct"/>
            <w:tcBorders>
              <w:top w:val="single" w:sz="4" w:space="0" w:color="auto"/>
              <w:left w:val="single" w:sz="4" w:space="0" w:color="auto"/>
              <w:bottom w:val="single" w:sz="4" w:space="0" w:color="auto"/>
              <w:right w:val="single" w:sz="4" w:space="0" w:color="auto"/>
            </w:tcBorders>
          </w:tcPr>
          <w:p w14:paraId="398ADE3C" w14:textId="77777777" w:rsidR="006C3BA9" w:rsidRPr="00410FBA" w:rsidRDefault="006C3BA9" w:rsidP="006E4081">
            <w:pPr>
              <w:spacing w:before="120" w:after="120"/>
              <w:rPr>
                <w:sz w:val="26"/>
                <w:szCs w:val="26"/>
                <w:rPrChange w:id="307" w:author="Dang Oanh" w:date="2024-05-31T15:47:00Z" w16du:dateUtc="2024-05-31T08:47:00Z">
                  <w:rPr>
                    <w:color w:val="215868" w:themeColor="accent5" w:themeShade="80"/>
                    <w:sz w:val="26"/>
                    <w:szCs w:val="26"/>
                  </w:rPr>
                </w:rPrChange>
              </w:rPr>
            </w:pPr>
            <w:r w:rsidRPr="00410FBA">
              <w:rPr>
                <w:sz w:val="26"/>
                <w:szCs w:val="26"/>
                <w:rPrChange w:id="308" w:author="Dang Oanh" w:date="2024-05-31T15:47:00Z" w16du:dateUtc="2024-05-31T08:47:00Z">
                  <w:rPr>
                    <w:color w:val="215868" w:themeColor="accent5" w:themeShade="80"/>
                    <w:sz w:val="26"/>
                    <w:szCs w:val="26"/>
                  </w:rPr>
                </w:rPrChange>
              </w:rPr>
              <w:t>Lập hóa đơn điều chỉnh/thay thế</w:t>
            </w:r>
          </w:p>
          <w:p w14:paraId="1F7C71BA" w14:textId="77777777" w:rsidR="006C3BA9" w:rsidRPr="00410FBA" w:rsidRDefault="006C3BA9" w:rsidP="006E4081">
            <w:pPr>
              <w:spacing w:before="120" w:after="120"/>
              <w:rPr>
                <w:sz w:val="26"/>
                <w:szCs w:val="26"/>
                <w:rPrChange w:id="309" w:author="Dang Oanh" w:date="2024-05-31T15:47:00Z" w16du:dateUtc="2024-05-31T08:47:00Z">
                  <w:rPr>
                    <w:color w:val="215868" w:themeColor="accent5" w:themeShade="80"/>
                    <w:sz w:val="26"/>
                    <w:szCs w:val="26"/>
                  </w:rPr>
                </w:rPrChange>
              </w:rPr>
            </w:pPr>
            <w:r w:rsidRPr="00410FBA">
              <w:rPr>
                <w:sz w:val="26"/>
                <w:szCs w:val="26"/>
                <w:rPrChange w:id="310" w:author="Dang Oanh" w:date="2024-05-31T15:47:00Z" w16du:dateUtc="2024-05-31T08:47:00Z">
                  <w:rPr>
                    <w:color w:val="215868" w:themeColor="accent5" w:themeShade="80"/>
                    <w:sz w:val="26"/>
                    <w:szCs w:val="26"/>
                  </w:rPr>
                </w:rPrChange>
              </w:rPr>
              <w:t>Lập thông báo hóa đơn điện tử sai sót</w:t>
            </w:r>
          </w:p>
        </w:tc>
      </w:tr>
      <w:tr w:rsidR="00410FBA" w:rsidRPr="00410FBA" w14:paraId="1E3D75AE"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tcPr>
          <w:p w14:paraId="6535C43D" w14:textId="77777777" w:rsidR="006C3BA9" w:rsidRPr="00410FBA" w:rsidRDefault="006C3BA9" w:rsidP="006E4081">
            <w:pPr>
              <w:spacing w:before="120" w:after="120"/>
              <w:rPr>
                <w:sz w:val="26"/>
                <w:szCs w:val="26"/>
                <w:rPrChange w:id="311" w:author="Dang Oanh" w:date="2024-05-31T15:47:00Z" w16du:dateUtc="2024-05-31T08:47:00Z">
                  <w:rPr>
                    <w:color w:val="215868" w:themeColor="accent5" w:themeShade="80"/>
                    <w:sz w:val="26"/>
                    <w:szCs w:val="26"/>
                  </w:rPr>
                </w:rPrChange>
              </w:rPr>
            </w:pPr>
            <w:r w:rsidRPr="00410FBA">
              <w:rPr>
                <w:sz w:val="26"/>
                <w:szCs w:val="26"/>
                <w:rPrChange w:id="312" w:author="Dang Oanh" w:date="2024-05-31T15:47:00Z" w16du:dateUtc="2024-05-31T08:47:00Z">
                  <w:rPr>
                    <w:color w:val="215868" w:themeColor="accent5" w:themeShade="80"/>
                    <w:sz w:val="26"/>
                    <w:szCs w:val="26"/>
                  </w:rPr>
                </w:rPrChange>
              </w:rPr>
              <w:t>B05</w:t>
            </w:r>
          </w:p>
        </w:tc>
        <w:tc>
          <w:tcPr>
            <w:tcW w:w="1395" w:type="pct"/>
            <w:tcBorders>
              <w:top w:val="single" w:sz="4" w:space="0" w:color="auto"/>
              <w:left w:val="single" w:sz="4" w:space="0" w:color="auto"/>
              <w:bottom w:val="single" w:sz="4" w:space="0" w:color="auto"/>
              <w:right w:val="single" w:sz="4" w:space="0" w:color="auto"/>
            </w:tcBorders>
          </w:tcPr>
          <w:p w14:paraId="5AB6378B" w14:textId="77777777" w:rsidR="006C3BA9" w:rsidRPr="00410FBA" w:rsidRDefault="006C3BA9" w:rsidP="006E4081">
            <w:pPr>
              <w:spacing w:before="120" w:after="120"/>
              <w:rPr>
                <w:sz w:val="26"/>
                <w:szCs w:val="26"/>
                <w:rPrChange w:id="313" w:author="Dang Oanh" w:date="2024-05-31T15:47:00Z" w16du:dateUtc="2024-05-31T08:47:00Z">
                  <w:rPr>
                    <w:color w:val="215868" w:themeColor="accent5" w:themeShade="80"/>
                    <w:sz w:val="26"/>
                    <w:szCs w:val="26"/>
                  </w:rPr>
                </w:rPrChange>
              </w:rPr>
            </w:pPr>
            <w:r w:rsidRPr="00410FBA">
              <w:rPr>
                <w:sz w:val="26"/>
                <w:szCs w:val="26"/>
                <w:rPrChange w:id="314" w:author="Dang Oanh" w:date="2024-05-31T15:47:00Z" w16du:dateUtc="2024-05-31T08:47:00Z">
                  <w:rPr>
                    <w:color w:val="215868" w:themeColor="accent5" w:themeShade="80"/>
                    <w:sz w:val="26"/>
                    <w:szCs w:val="26"/>
                  </w:rPr>
                </w:rPrChange>
              </w:rPr>
              <w:t>Báo cáo thống kê</w:t>
            </w:r>
          </w:p>
        </w:tc>
        <w:tc>
          <w:tcPr>
            <w:tcW w:w="1274" w:type="pct"/>
            <w:tcBorders>
              <w:top w:val="single" w:sz="4" w:space="0" w:color="auto"/>
              <w:left w:val="single" w:sz="4" w:space="0" w:color="auto"/>
              <w:bottom w:val="single" w:sz="4" w:space="0" w:color="auto"/>
              <w:right w:val="single" w:sz="4" w:space="0" w:color="auto"/>
            </w:tcBorders>
          </w:tcPr>
          <w:p w14:paraId="1B7DB21B" w14:textId="77777777" w:rsidR="006C3BA9" w:rsidRPr="00410FBA" w:rsidRDefault="006C3BA9" w:rsidP="006E4081">
            <w:pPr>
              <w:spacing w:before="120" w:after="120"/>
              <w:rPr>
                <w:sz w:val="26"/>
                <w:szCs w:val="26"/>
                <w:rPrChange w:id="315" w:author="Dang Oanh" w:date="2024-05-31T15:47:00Z" w16du:dateUtc="2024-05-31T08:47:00Z">
                  <w:rPr>
                    <w:color w:val="215868" w:themeColor="accent5" w:themeShade="80"/>
                    <w:sz w:val="26"/>
                    <w:szCs w:val="26"/>
                  </w:rPr>
                </w:rPrChange>
              </w:rPr>
            </w:pPr>
            <w:r w:rsidRPr="00410FBA">
              <w:rPr>
                <w:sz w:val="26"/>
                <w:szCs w:val="26"/>
                <w:rPrChange w:id="316" w:author="Dang Oanh" w:date="2024-05-31T15:47:00Z" w16du:dateUtc="2024-05-31T08:47:00Z">
                  <w:rPr>
                    <w:color w:val="215868" w:themeColor="accent5" w:themeShade="80"/>
                    <w:sz w:val="26"/>
                    <w:szCs w:val="26"/>
                  </w:rPr>
                </w:rPrChange>
              </w:rPr>
              <w:t>Nhân viên kế toán</w:t>
            </w:r>
          </w:p>
          <w:p w14:paraId="40266AC9" w14:textId="77777777" w:rsidR="006C3BA9" w:rsidRPr="00410FBA" w:rsidRDefault="006C3BA9" w:rsidP="006E4081">
            <w:pPr>
              <w:spacing w:before="120" w:after="120"/>
              <w:rPr>
                <w:sz w:val="26"/>
                <w:szCs w:val="26"/>
                <w:rPrChange w:id="317" w:author="Dang Oanh" w:date="2024-05-31T15:47:00Z" w16du:dateUtc="2024-05-31T08:47:00Z">
                  <w:rPr>
                    <w:color w:val="215868" w:themeColor="accent5" w:themeShade="80"/>
                    <w:sz w:val="26"/>
                    <w:szCs w:val="26"/>
                  </w:rPr>
                </w:rPrChange>
              </w:rPr>
            </w:pPr>
            <w:r w:rsidRPr="00410FBA">
              <w:rPr>
                <w:sz w:val="26"/>
                <w:szCs w:val="26"/>
                <w:rPrChange w:id="318" w:author="Dang Oanh" w:date="2024-05-31T15:47:00Z" w16du:dateUtc="2024-05-31T08:47:00Z">
                  <w:rPr>
                    <w:color w:val="215868" w:themeColor="accent5" w:themeShade="80"/>
                    <w:sz w:val="26"/>
                    <w:szCs w:val="26"/>
                  </w:rPr>
                </w:rPrChange>
              </w:rPr>
              <w:t>Kế toán trưởng</w:t>
            </w:r>
          </w:p>
          <w:p w14:paraId="1CDB649B" w14:textId="77777777" w:rsidR="006C3BA9" w:rsidRPr="00410FBA" w:rsidRDefault="006C3BA9" w:rsidP="006E4081">
            <w:pPr>
              <w:spacing w:before="120" w:after="120"/>
              <w:rPr>
                <w:sz w:val="26"/>
                <w:szCs w:val="26"/>
                <w:rPrChange w:id="319" w:author="Dang Oanh" w:date="2024-05-31T15:47:00Z" w16du:dateUtc="2024-05-31T08:47:00Z">
                  <w:rPr>
                    <w:color w:val="215868" w:themeColor="accent5" w:themeShade="80"/>
                    <w:sz w:val="26"/>
                    <w:szCs w:val="26"/>
                  </w:rPr>
                </w:rPrChange>
              </w:rPr>
            </w:pPr>
            <w:r w:rsidRPr="00410FBA">
              <w:rPr>
                <w:sz w:val="26"/>
                <w:szCs w:val="26"/>
                <w:rPrChange w:id="320" w:author="Dang Oanh" w:date="2024-05-31T15:47:00Z" w16du:dateUtc="2024-05-31T08:47:00Z">
                  <w:rPr>
                    <w:color w:val="215868" w:themeColor="accent5" w:themeShade="80"/>
                    <w:sz w:val="26"/>
                    <w:szCs w:val="26"/>
                  </w:rPr>
                </w:rPrChange>
              </w:rPr>
              <w:t>Lãnh đạo đơn vị</w:t>
            </w:r>
          </w:p>
        </w:tc>
        <w:tc>
          <w:tcPr>
            <w:tcW w:w="1433" w:type="pct"/>
            <w:tcBorders>
              <w:top w:val="single" w:sz="4" w:space="0" w:color="auto"/>
              <w:left w:val="single" w:sz="4" w:space="0" w:color="auto"/>
              <w:bottom w:val="single" w:sz="4" w:space="0" w:color="auto"/>
              <w:right w:val="single" w:sz="4" w:space="0" w:color="auto"/>
            </w:tcBorders>
          </w:tcPr>
          <w:p w14:paraId="27AF6201" w14:textId="77777777" w:rsidR="006C3BA9" w:rsidRPr="00410FBA" w:rsidRDefault="006C3BA9" w:rsidP="006E4081">
            <w:pPr>
              <w:spacing w:before="120" w:after="120"/>
              <w:rPr>
                <w:sz w:val="26"/>
                <w:szCs w:val="26"/>
                <w:rPrChange w:id="321" w:author="Dang Oanh" w:date="2024-05-31T15:47:00Z" w16du:dateUtc="2024-05-31T08:47:00Z">
                  <w:rPr>
                    <w:color w:val="215868" w:themeColor="accent5" w:themeShade="80"/>
                    <w:sz w:val="26"/>
                    <w:szCs w:val="26"/>
                  </w:rPr>
                </w:rPrChange>
              </w:rPr>
            </w:pPr>
            <w:r w:rsidRPr="00410FBA">
              <w:rPr>
                <w:sz w:val="26"/>
                <w:szCs w:val="26"/>
                <w:rPrChange w:id="322" w:author="Dang Oanh" w:date="2024-05-31T15:47:00Z" w16du:dateUtc="2024-05-31T08:47:00Z">
                  <w:rPr>
                    <w:color w:val="215868" w:themeColor="accent5" w:themeShade="80"/>
                    <w:sz w:val="26"/>
                    <w:szCs w:val="26"/>
                  </w:rPr>
                </w:rPrChange>
              </w:rPr>
              <w:t>Tạo bảng tổng hợp gửi cơ quan thuế (nếu có)</w:t>
            </w:r>
          </w:p>
          <w:p w14:paraId="0E4F9616" w14:textId="77777777" w:rsidR="006C3BA9" w:rsidRPr="00410FBA" w:rsidRDefault="006C3BA9" w:rsidP="006E4081">
            <w:pPr>
              <w:spacing w:before="120" w:after="120"/>
              <w:rPr>
                <w:sz w:val="26"/>
                <w:szCs w:val="26"/>
                <w:rPrChange w:id="323" w:author="Dang Oanh" w:date="2024-05-31T15:47:00Z" w16du:dateUtc="2024-05-31T08:47:00Z">
                  <w:rPr>
                    <w:color w:val="215868" w:themeColor="accent5" w:themeShade="80"/>
                    <w:sz w:val="26"/>
                    <w:szCs w:val="26"/>
                  </w:rPr>
                </w:rPrChange>
              </w:rPr>
            </w:pPr>
            <w:r w:rsidRPr="00410FBA">
              <w:rPr>
                <w:sz w:val="26"/>
                <w:szCs w:val="26"/>
                <w:rPrChange w:id="324" w:author="Dang Oanh" w:date="2024-05-31T15:47:00Z" w16du:dateUtc="2024-05-31T08:47:00Z">
                  <w:rPr>
                    <w:color w:val="215868" w:themeColor="accent5" w:themeShade="80"/>
                    <w:sz w:val="26"/>
                    <w:szCs w:val="26"/>
                  </w:rPr>
                </w:rPrChange>
              </w:rPr>
              <w:t>Thống kê, báo cáo (nếu có)</w:t>
            </w:r>
          </w:p>
        </w:tc>
      </w:tr>
      <w:tr w:rsidR="006C3BA9" w:rsidRPr="00410FBA" w14:paraId="4455403F"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tcPr>
          <w:p w14:paraId="36D843B7" w14:textId="77777777" w:rsidR="006C3BA9" w:rsidRPr="00410FBA" w:rsidRDefault="006C3BA9" w:rsidP="006E4081">
            <w:pPr>
              <w:spacing w:before="120" w:after="120"/>
              <w:rPr>
                <w:sz w:val="26"/>
                <w:szCs w:val="26"/>
                <w:rPrChange w:id="325" w:author="Dang Oanh" w:date="2024-05-31T15:47:00Z" w16du:dateUtc="2024-05-31T08:47:00Z">
                  <w:rPr>
                    <w:color w:val="215868" w:themeColor="accent5" w:themeShade="80"/>
                    <w:sz w:val="26"/>
                    <w:szCs w:val="26"/>
                  </w:rPr>
                </w:rPrChange>
              </w:rPr>
            </w:pPr>
            <w:r w:rsidRPr="00410FBA">
              <w:rPr>
                <w:sz w:val="26"/>
                <w:szCs w:val="26"/>
                <w:rPrChange w:id="326" w:author="Dang Oanh" w:date="2024-05-31T15:47:00Z" w16du:dateUtc="2024-05-31T08:47:00Z">
                  <w:rPr>
                    <w:color w:val="215868" w:themeColor="accent5" w:themeShade="80"/>
                    <w:sz w:val="26"/>
                    <w:szCs w:val="26"/>
                  </w:rPr>
                </w:rPrChange>
              </w:rPr>
              <w:t>B06</w:t>
            </w:r>
          </w:p>
        </w:tc>
        <w:tc>
          <w:tcPr>
            <w:tcW w:w="1395" w:type="pct"/>
            <w:tcBorders>
              <w:top w:val="single" w:sz="4" w:space="0" w:color="auto"/>
              <w:left w:val="single" w:sz="4" w:space="0" w:color="auto"/>
              <w:bottom w:val="single" w:sz="4" w:space="0" w:color="auto"/>
              <w:right w:val="single" w:sz="4" w:space="0" w:color="auto"/>
            </w:tcBorders>
          </w:tcPr>
          <w:p w14:paraId="21AAA377" w14:textId="77777777" w:rsidR="006C3BA9" w:rsidRPr="00410FBA" w:rsidRDefault="006C3BA9" w:rsidP="006E4081">
            <w:pPr>
              <w:spacing w:before="120" w:after="120"/>
              <w:rPr>
                <w:sz w:val="26"/>
                <w:szCs w:val="26"/>
                <w:rPrChange w:id="327" w:author="Dang Oanh" w:date="2024-05-31T15:47:00Z" w16du:dateUtc="2024-05-31T08:47:00Z">
                  <w:rPr>
                    <w:color w:val="215868" w:themeColor="accent5" w:themeShade="80"/>
                    <w:sz w:val="26"/>
                    <w:szCs w:val="26"/>
                  </w:rPr>
                </w:rPrChange>
              </w:rPr>
            </w:pPr>
            <w:r w:rsidRPr="00410FBA">
              <w:rPr>
                <w:sz w:val="26"/>
                <w:szCs w:val="26"/>
                <w:rPrChange w:id="328" w:author="Dang Oanh" w:date="2024-05-31T15:47:00Z" w16du:dateUtc="2024-05-31T08:47:00Z">
                  <w:rPr>
                    <w:color w:val="215868" w:themeColor="accent5" w:themeShade="80"/>
                    <w:sz w:val="26"/>
                    <w:szCs w:val="26"/>
                  </w:rPr>
                </w:rPrChange>
              </w:rPr>
              <w:t>Phân phối hóa đơn</w:t>
            </w:r>
          </w:p>
        </w:tc>
        <w:tc>
          <w:tcPr>
            <w:tcW w:w="1274" w:type="pct"/>
            <w:tcBorders>
              <w:top w:val="single" w:sz="4" w:space="0" w:color="auto"/>
              <w:left w:val="single" w:sz="4" w:space="0" w:color="auto"/>
              <w:bottom w:val="single" w:sz="4" w:space="0" w:color="auto"/>
              <w:right w:val="single" w:sz="4" w:space="0" w:color="auto"/>
            </w:tcBorders>
          </w:tcPr>
          <w:p w14:paraId="2A4DD9DC" w14:textId="77777777" w:rsidR="006C3BA9" w:rsidRPr="00410FBA" w:rsidRDefault="006C3BA9" w:rsidP="006E4081">
            <w:pPr>
              <w:spacing w:before="120" w:after="120"/>
              <w:rPr>
                <w:sz w:val="26"/>
                <w:szCs w:val="26"/>
                <w:rPrChange w:id="329" w:author="Dang Oanh" w:date="2024-05-31T15:47:00Z" w16du:dateUtc="2024-05-31T08:47:00Z">
                  <w:rPr>
                    <w:color w:val="215868" w:themeColor="accent5" w:themeShade="80"/>
                    <w:sz w:val="26"/>
                    <w:szCs w:val="26"/>
                  </w:rPr>
                </w:rPrChange>
              </w:rPr>
            </w:pPr>
            <w:r w:rsidRPr="00410FBA">
              <w:rPr>
                <w:sz w:val="26"/>
                <w:szCs w:val="26"/>
                <w:rPrChange w:id="330" w:author="Dang Oanh" w:date="2024-05-31T15:47:00Z" w16du:dateUtc="2024-05-31T08:47:00Z">
                  <w:rPr>
                    <w:color w:val="215868" w:themeColor="accent5" w:themeShade="80"/>
                    <w:sz w:val="26"/>
                    <w:szCs w:val="26"/>
                  </w:rPr>
                </w:rPrChange>
              </w:rPr>
              <w:t>Hệ thống</w:t>
            </w:r>
          </w:p>
          <w:p w14:paraId="07AB874B" w14:textId="77777777" w:rsidR="006C3BA9" w:rsidRPr="00410FBA" w:rsidRDefault="006C3BA9" w:rsidP="006E4081">
            <w:pPr>
              <w:spacing w:before="120" w:after="120"/>
              <w:rPr>
                <w:sz w:val="26"/>
                <w:szCs w:val="26"/>
                <w:rPrChange w:id="331" w:author="Dang Oanh" w:date="2024-05-31T15:47:00Z" w16du:dateUtc="2024-05-31T08:47:00Z">
                  <w:rPr>
                    <w:color w:val="215868" w:themeColor="accent5" w:themeShade="80"/>
                    <w:sz w:val="26"/>
                    <w:szCs w:val="26"/>
                  </w:rPr>
                </w:rPrChange>
              </w:rPr>
            </w:pPr>
            <w:r w:rsidRPr="00410FBA">
              <w:rPr>
                <w:sz w:val="26"/>
                <w:szCs w:val="26"/>
                <w:rPrChange w:id="332" w:author="Dang Oanh" w:date="2024-05-31T15:47:00Z" w16du:dateUtc="2024-05-31T08:47:00Z">
                  <w:rPr>
                    <w:color w:val="215868" w:themeColor="accent5" w:themeShade="80"/>
                    <w:sz w:val="26"/>
                    <w:szCs w:val="26"/>
                  </w:rPr>
                </w:rPrChange>
              </w:rPr>
              <w:t>Nhân viên kế toán</w:t>
            </w:r>
          </w:p>
          <w:p w14:paraId="5A720ED4" w14:textId="77777777" w:rsidR="006C3BA9" w:rsidRPr="00410FBA" w:rsidRDefault="006C3BA9" w:rsidP="006E4081">
            <w:pPr>
              <w:spacing w:before="120" w:after="120"/>
              <w:rPr>
                <w:sz w:val="26"/>
                <w:szCs w:val="26"/>
                <w:rPrChange w:id="333" w:author="Dang Oanh" w:date="2024-05-31T15:47:00Z" w16du:dateUtc="2024-05-31T08:47:00Z">
                  <w:rPr>
                    <w:color w:val="215868" w:themeColor="accent5" w:themeShade="80"/>
                    <w:sz w:val="26"/>
                    <w:szCs w:val="26"/>
                  </w:rPr>
                </w:rPrChange>
              </w:rPr>
            </w:pPr>
            <w:r w:rsidRPr="00410FBA">
              <w:rPr>
                <w:sz w:val="26"/>
                <w:szCs w:val="26"/>
                <w:rPrChange w:id="334" w:author="Dang Oanh" w:date="2024-05-31T15:47:00Z" w16du:dateUtc="2024-05-31T08:47:00Z">
                  <w:rPr>
                    <w:color w:val="215868" w:themeColor="accent5" w:themeShade="80"/>
                    <w:sz w:val="26"/>
                    <w:szCs w:val="26"/>
                  </w:rPr>
                </w:rPrChange>
              </w:rPr>
              <w:t>Khách hàng là người mua</w:t>
            </w:r>
          </w:p>
        </w:tc>
        <w:tc>
          <w:tcPr>
            <w:tcW w:w="1433" w:type="pct"/>
            <w:tcBorders>
              <w:top w:val="single" w:sz="4" w:space="0" w:color="auto"/>
              <w:left w:val="single" w:sz="4" w:space="0" w:color="auto"/>
              <w:bottom w:val="single" w:sz="4" w:space="0" w:color="auto"/>
              <w:right w:val="single" w:sz="4" w:space="0" w:color="auto"/>
            </w:tcBorders>
          </w:tcPr>
          <w:p w14:paraId="64AFB8E6" w14:textId="77777777" w:rsidR="006C3BA9" w:rsidRPr="00410FBA" w:rsidRDefault="006C3BA9" w:rsidP="006E4081">
            <w:pPr>
              <w:spacing w:before="120" w:after="120"/>
              <w:rPr>
                <w:sz w:val="26"/>
                <w:szCs w:val="26"/>
                <w:rPrChange w:id="335" w:author="Dang Oanh" w:date="2024-05-31T15:47:00Z" w16du:dateUtc="2024-05-31T08:47:00Z">
                  <w:rPr>
                    <w:color w:val="215868" w:themeColor="accent5" w:themeShade="80"/>
                    <w:sz w:val="26"/>
                    <w:szCs w:val="26"/>
                  </w:rPr>
                </w:rPrChange>
              </w:rPr>
            </w:pPr>
            <w:r w:rsidRPr="00410FBA">
              <w:rPr>
                <w:sz w:val="26"/>
                <w:szCs w:val="26"/>
                <w:rPrChange w:id="336" w:author="Dang Oanh" w:date="2024-05-31T15:47:00Z" w16du:dateUtc="2024-05-31T08:47:00Z">
                  <w:rPr>
                    <w:color w:val="215868" w:themeColor="accent5" w:themeShade="80"/>
                    <w:sz w:val="26"/>
                    <w:szCs w:val="26"/>
                  </w:rPr>
                </w:rPrChange>
              </w:rPr>
              <w:t>Hệ thống tự động gửi email cho khách hàng hoặc kế toán gửi mail thủ công cho người mua</w:t>
            </w:r>
          </w:p>
        </w:tc>
      </w:tr>
    </w:tbl>
    <w:p w14:paraId="158E91EC" w14:textId="77777777" w:rsidR="006C3BA9" w:rsidRPr="00410FBA" w:rsidRDefault="006C3BA9">
      <w:pPr>
        <w:spacing w:before="120" w:after="120"/>
      </w:pPr>
    </w:p>
    <w:p w14:paraId="1980C6D4" w14:textId="77777777" w:rsidR="004F2A06" w:rsidRPr="00410FBA" w:rsidRDefault="00A15B10" w:rsidP="00C808E0">
      <w:pPr>
        <w:pStyle w:val="Heading2"/>
      </w:pPr>
      <w:bookmarkStart w:id="337" w:name="_Toc167894516"/>
      <w:r w:rsidRPr="00410FBA">
        <w:lastRenderedPageBreak/>
        <w:t>Quy trình chi tiết</w:t>
      </w:r>
      <w:bookmarkEnd w:id="337"/>
    </w:p>
    <w:p w14:paraId="7C58806A" w14:textId="77777777" w:rsidR="004F2A06" w:rsidRPr="00410FBA" w:rsidRDefault="00A15B10" w:rsidP="00617D43">
      <w:pPr>
        <w:pStyle w:val="Heading3"/>
        <w:numPr>
          <w:ilvl w:val="2"/>
          <w:numId w:val="9"/>
        </w:numPr>
        <w:spacing w:before="120" w:after="120"/>
      </w:pPr>
      <w:bookmarkStart w:id="338" w:name="_Toc167894517"/>
      <w:r w:rsidRPr="00410FBA">
        <w:t>Quy trình nghiệp vụ Quản lý phát hành hóa đơn</w:t>
      </w:r>
      <w:bookmarkEnd w:id="338"/>
    </w:p>
    <w:p w14:paraId="6A4354B2" w14:textId="125C2B2A" w:rsidR="004F2A06" w:rsidRPr="00410FBA" w:rsidRDefault="00C63710">
      <w:pPr>
        <w:spacing w:before="120" w:after="120"/>
      </w:pPr>
      <w:r w:rsidRPr="00410FBA">
        <w:rPr>
          <w:noProof/>
        </w:rPr>
        <w:drawing>
          <wp:inline distT="0" distB="0" distL="0" distR="0" wp14:anchorId="74F0B568" wp14:editId="2A8F42F8">
            <wp:extent cx="5761990" cy="4838065"/>
            <wp:effectExtent l="0" t="0" r="0" b="635"/>
            <wp:docPr id="156" name="image8.png" descr="D:\VDC\QA\Anh\DkyPhatHanh_Final.png"/>
            <wp:cNvGraphicFramePr/>
            <a:graphic xmlns:a="http://schemas.openxmlformats.org/drawingml/2006/main">
              <a:graphicData uri="http://schemas.openxmlformats.org/drawingml/2006/picture">
                <pic:pic xmlns:pic="http://schemas.openxmlformats.org/drawingml/2006/picture">
                  <pic:nvPicPr>
                    <pic:cNvPr id="0" name="image8.png" descr="D:\VDC\QA\Anh\DkyPhatHanh_Final.png"/>
                    <pic:cNvPicPr preferRelativeResize="0"/>
                  </pic:nvPicPr>
                  <pic:blipFill>
                    <a:blip r:embed="rId12"/>
                    <a:srcRect/>
                    <a:stretch>
                      <a:fillRect/>
                    </a:stretch>
                  </pic:blipFill>
                  <pic:spPr>
                    <a:xfrm>
                      <a:off x="0" y="0"/>
                      <a:ext cx="5761990" cy="4838065"/>
                    </a:xfrm>
                    <a:prstGeom prst="rect">
                      <a:avLst/>
                    </a:prstGeom>
                    <a:ln/>
                  </pic:spPr>
                </pic:pic>
              </a:graphicData>
            </a:graphic>
          </wp:inline>
        </w:drawing>
      </w:r>
    </w:p>
    <w:p w14:paraId="341529F9" w14:textId="77777777" w:rsidR="006C3BA9" w:rsidRPr="00410FBA" w:rsidRDefault="006C3BA9" w:rsidP="006C3BA9">
      <w:pPr>
        <w:pStyle w:val="ListParagraph"/>
        <w:numPr>
          <w:ilvl w:val="0"/>
          <w:numId w:val="12"/>
        </w:numPr>
        <w:spacing w:after="160" w:line="259" w:lineRule="auto"/>
        <w:ind w:left="1350" w:hanging="270"/>
        <w:rPr>
          <w:i/>
          <w:iCs/>
          <w:sz w:val="28"/>
          <w:szCs w:val="28"/>
          <w:lang w:val="de-DE"/>
        </w:rPr>
      </w:pPr>
      <w:r w:rsidRPr="00410FBA">
        <w:rPr>
          <w:i/>
          <w:iCs/>
          <w:sz w:val="28"/>
          <w:szCs w:val="28"/>
          <w:lang w:val="de-DE"/>
        </w:rPr>
        <w:t>Bảng mô tả quy trình nghiệp vụ</w:t>
      </w:r>
    </w:p>
    <w:tbl>
      <w:tblPr>
        <w:tblStyle w:val="TableGrid"/>
        <w:tblW w:w="5000" w:type="pct"/>
        <w:tblLook w:val="04A0" w:firstRow="1" w:lastRow="0" w:firstColumn="1" w:lastColumn="0" w:noHBand="0" w:noVBand="1"/>
      </w:tblPr>
      <w:tblGrid>
        <w:gridCol w:w="1627"/>
        <w:gridCol w:w="2529"/>
        <w:gridCol w:w="2310"/>
        <w:gridCol w:w="2598"/>
      </w:tblGrid>
      <w:tr w:rsidR="00410FBA" w:rsidRPr="00410FBA" w14:paraId="35012F23" w14:textId="77777777" w:rsidTr="006E4081">
        <w:trPr>
          <w:trHeight w:val="524"/>
          <w:tblHeader/>
        </w:trPr>
        <w:tc>
          <w:tcPr>
            <w:tcW w:w="898" w:type="pct"/>
            <w:tcBorders>
              <w:top w:val="single" w:sz="4" w:space="0" w:color="auto"/>
              <w:left w:val="single" w:sz="4" w:space="0" w:color="auto"/>
              <w:bottom w:val="single" w:sz="4" w:space="0" w:color="auto"/>
              <w:right w:val="single" w:sz="4" w:space="0" w:color="auto"/>
            </w:tcBorders>
            <w:hideMark/>
          </w:tcPr>
          <w:p w14:paraId="2AF81238" w14:textId="77777777" w:rsidR="006C3BA9" w:rsidRPr="00410FBA" w:rsidRDefault="006C3BA9" w:rsidP="006E4081">
            <w:pPr>
              <w:spacing w:before="120" w:after="120"/>
              <w:jc w:val="center"/>
              <w:rPr>
                <w:b/>
                <w:sz w:val="26"/>
                <w:szCs w:val="26"/>
              </w:rPr>
            </w:pPr>
            <w:r w:rsidRPr="00410FBA">
              <w:rPr>
                <w:b/>
                <w:sz w:val="26"/>
                <w:szCs w:val="26"/>
              </w:rPr>
              <w:t>Thứ tự bước thực hiện</w:t>
            </w:r>
          </w:p>
        </w:tc>
        <w:tc>
          <w:tcPr>
            <w:tcW w:w="1395" w:type="pct"/>
            <w:tcBorders>
              <w:top w:val="single" w:sz="4" w:space="0" w:color="auto"/>
              <w:left w:val="single" w:sz="4" w:space="0" w:color="auto"/>
              <w:bottom w:val="single" w:sz="4" w:space="0" w:color="auto"/>
              <w:right w:val="single" w:sz="4" w:space="0" w:color="auto"/>
            </w:tcBorders>
            <w:hideMark/>
          </w:tcPr>
          <w:p w14:paraId="09DFC33E" w14:textId="77777777" w:rsidR="006C3BA9" w:rsidRPr="00410FBA" w:rsidRDefault="006C3BA9" w:rsidP="006E4081">
            <w:pPr>
              <w:spacing w:before="120" w:after="120"/>
              <w:jc w:val="center"/>
              <w:rPr>
                <w:b/>
                <w:sz w:val="26"/>
                <w:szCs w:val="26"/>
              </w:rPr>
            </w:pPr>
            <w:r w:rsidRPr="00410FBA">
              <w:rPr>
                <w:b/>
                <w:sz w:val="26"/>
                <w:szCs w:val="26"/>
              </w:rPr>
              <w:t>Tên bước</w:t>
            </w:r>
          </w:p>
        </w:tc>
        <w:tc>
          <w:tcPr>
            <w:tcW w:w="1274" w:type="pct"/>
            <w:tcBorders>
              <w:top w:val="single" w:sz="4" w:space="0" w:color="auto"/>
              <w:left w:val="single" w:sz="4" w:space="0" w:color="auto"/>
              <w:bottom w:val="single" w:sz="4" w:space="0" w:color="auto"/>
              <w:right w:val="single" w:sz="4" w:space="0" w:color="auto"/>
            </w:tcBorders>
            <w:hideMark/>
          </w:tcPr>
          <w:p w14:paraId="6851CD48" w14:textId="77777777" w:rsidR="006C3BA9" w:rsidRPr="00410FBA" w:rsidRDefault="006C3BA9" w:rsidP="006E4081">
            <w:pPr>
              <w:spacing w:before="120" w:after="120"/>
              <w:jc w:val="center"/>
              <w:rPr>
                <w:b/>
                <w:sz w:val="26"/>
                <w:szCs w:val="26"/>
              </w:rPr>
            </w:pPr>
            <w:r w:rsidRPr="00410FBA">
              <w:rPr>
                <w:b/>
                <w:sz w:val="26"/>
                <w:szCs w:val="26"/>
              </w:rPr>
              <w:t>Người thực hiện</w:t>
            </w:r>
          </w:p>
        </w:tc>
        <w:tc>
          <w:tcPr>
            <w:tcW w:w="1433" w:type="pct"/>
            <w:tcBorders>
              <w:top w:val="single" w:sz="4" w:space="0" w:color="auto"/>
              <w:left w:val="single" w:sz="4" w:space="0" w:color="auto"/>
              <w:bottom w:val="single" w:sz="4" w:space="0" w:color="auto"/>
              <w:right w:val="single" w:sz="4" w:space="0" w:color="auto"/>
            </w:tcBorders>
            <w:hideMark/>
          </w:tcPr>
          <w:p w14:paraId="253D1FFF" w14:textId="77777777" w:rsidR="006C3BA9" w:rsidRPr="00410FBA" w:rsidRDefault="006C3BA9" w:rsidP="006E4081">
            <w:pPr>
              <w:spacing w:before="120" w:after="120"/>
              <w:jc w:val="center"/>
              <w:rPr>
                <w:b/>
                <w:sz w:val="26"/>
                <w:szCs w:val="26"/>
              </w:rPr>
            </w:pPr>
            <w:r w:rsidRPr="00410FBA">
              <w:rPr>
                <w:b/>
                <w:sz w:val="26"/>
                <w:szCs w:val="26"/>
              </w:rPr>
              <w:t>Diễn giải bước thực hiện</w:t>
            </w:r>
          </w:p>
        </w:tc>
      </w:tr>
      <w:tr w:rsidR="00410FBA" w:rsidRPr="00410FBA" w14:paraId="76131353"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hideMark/>
          </w:tcPr>
          <w:p w14:paraId="097A1FB8" w14:textId="77777777" w:rsidR="006C3BA9" w:rsidRPr="00410FBA" w:rsidRDefault="006C3BA9" w:rsidP="006E4081">
            <w:pPr>
              <w:spacing w:before="120" w:after="120"/>
              <w:rPr>
                <w:sz w:val="26"/>
                <w:szCs w:val="26"/>
                <w:rPrChange w:id="339" w:author="Dang Oanh" w:date="2024-05-31T15:47:00Z" w16du:dateUtc="2024-05-31T08:47:00Z">
                  <w:rPr>
                    <w:color w:val="215868" w:themeColor="accent5" w:themeShade="80"/>
                    <w:sz w:val="26"/>
                    <w:szCs w:val="26"/>
                  </w:rPr>
                </w:rPrChange>
              </w:rPr>
            </w:pPr>
            <w:r w:rsidRPr="00410FBA">
              <w:rPr>
                <w:sz w:val="26"/>
                <w:szCs w:val="26"/>
                <w:rPrChange w:id="340" w:author="Dang Oanh" w:date="2024-05-31T15:47:00Z" w16du:dateUtc="2024-05-31T08:47:00Z">
                  <w:rPr>
                    <w:color w:val="215868" w:themeColor="accent5" w:themeShade="80"/>
                    <w:sz w:val="26"/>
                    <w:szCs w:val="26"/>
                  </w:rPr>
                </w:rPrChange>
              </w:rPr>
              <w:t>B01</w:t>
            </w:r>
          </w:p>
        </w:tc>
        <w:tc>
          <w:tcPr>
            <w:tcW w:w="1395" w:type="pct"/>
            <w:tcBorders>
              <w:top w:val="single" w:sz="4" w:space="0" w:color="auto"/>
              <w:left w:val="single" w:sz="4" w:space="0" w:color="auto"/>
              <w:bottom w:val="single" w:sz="4" w:space="0" w:color="auto"/>
              <w:right w:val="single" w:sz="4" w:space="0" w:color="auto"/>
            </w:tcBorders>
          </w:tcPr>
          <w:p w14:paraId="2D1F8CB1" w14:textId="77777777" w:rsidR="006C3BA9" w:rsidRPr="00410FBA" w:rsidRDefault="006C3BA9" w:rsidP="006E4081">
            <w:pPr>
              <w:spacing w:before="120" w:after="120"/>
              <w:rPr>
                <w:sz w:val="26"/>
                <w:szCs w:val="26"/>
                <w:rPrChange w:id="341" w:author="Dang Oanh" w:date="2024-05-31T15:47:00Z" w16du:dateUtc="2024-05-31T08:47:00Z">
                  <w:rPr>
                    <w:color w:val="215868" w:themeColor="accent5" w:themeShade="80"/>
                    <w:sz w:val="26"/>
                    <w:szCs w:val="26"/>
                  </w:rPr>
                </w:rPrChange>
              </w:rPr>
            </w:pPr>
            <w:r w:rsidRPr="00410FBA">
              <w:rPr>
                <w:sz w:val="26"/>
                <w:szCs w:val="26"/>
                <w:rPrChange w:id="342" w:author="Dang Oanh" w:date="2024-05-31T15:47:00Z" w16du:dateUtc="2024-05-31T08:47:00Z">
                  <w:rPr>
                    <w:color w:val="215868" w:themeColor="accent5" w:themeShade="80"/>
                    <w:sz w:val="26"/>
                    <w:szCs w:val="26"/>
                  </w:rPr>
                </w:rPrChange>
              </w:rPr>
              <w:t>Đăng ký phát hành hóa</w:t>
            </w:r>
          </w:p>
        </w:tc>
        <w:tc>
          <w:tcPr>
            <w:tcW w:w="1274" w:type="pct"/>
            <w:tcBorders>
              <w:top w:val="single" w:sz="4" w:space="0" w:color="auto"/>
              <w:left w:val="single" w:sz="4" w:space="0" w:color="auto"/>
              <w:bottom w:val="single" w:sz="4" w:space="0" w:color="auto"/>
              <w:right w:val="single" w:sz="4" w:space="0" w:color="auto"/>
            </w:tcBorders>
          </w:tcPr>
          <w:p w14:paraId="2E653AA5" w14:textId="77777777" w:rsidR="006C3BA9" w:rsidRPr="00410FBA" w:rsidRDefault="006C3BA9" w:rsidP="006E4081">
            <w:pPr>
              <w:spacing w:before="120" w:after="120"/>
              <w:rPr>
                <w:sz w:val="26"/>
                <w:szCs w:val="26"/>
                <w:rPrChange w:id="343" w:author="Dang Oanh" w:date="2024-05-31T15:47:00Z" w16du:dateUtc="2024-05-31T08:47:00Z">
                  <w:rPr>
                    <w:color w:val="215868" w:themeColor="accent5" w:themeShade="80"/>
                    <w:sz w:val="26"/>
                    <w:szCs w:val="26"/>
                  </w:rPr>
                </w:rPrChange>
              </w:rPr>
            </w:pPr>
            <w:r w:rsidRPr="00410FBA">
              <w:rPr>
                <w:sz w:val="26"/>
                <w:szCs w:val="26"/>
                <w:rPrChange w:id="344" w:author="Dang Oanh" w:date="2024-05-31T15:47:00Z" w16du:dateUtc="2024-05-31T08:47:00Z">
                  <w:rPr>
                    <w:color w:val="215868" w:themeColor="accent5" w:themeShade="80"/>
                    <w:sz w:val="26"/>
                    <w:szCs w:val="26"/>
                  </w:rPr>
                </w:rPrChange>
              </w:rPr>
              <w:t>Nhân viên kế toán</w:t>
            </w:r>
          </w:p>
        </w:tc>
        <w:tc>
          <w:tcPr>
            <w:tcW w:w="1433" w:type="pct"/>
            <w:tcBorders>
              <w:top w:val="single" w:sz="4" w:space="0" w:color="auto"/>
              <w:left w:val="single" w:sz="4" w:space="0" w:color="auto"/>
              <w:bottom w:val="single" w:sz="4" w:space="0" w:color="auto"/>
              <w:right w:val="single" w:sz="4" w:space="0" w:color="auto"/>
            </w:tcBorders>
            <w:hideMark/>
          </w:tcPr>
          <w:p w14:paraId="7C878555" w14:textId="77777777" w:rsidR="006C3BA9" w:rsidRPr="00410FBA" w:rsidRDefault="006C3BA9" w:rsidP="006E4081">
            <w:pPr>
              <w:spacing w:before="120" w:after="120"/>
              <w:rPr>
                <w:sz w:val="26"/>
                <w:szCs w:val="26"/>
                <w:rPrChange w:id="345" w:author="Dang Oanh" w:date="2024-05-31T15:47:00Z" w16du:dateUtc="2024-05-31T08:47:00Z">
                  <w:rPr>
                    <w:color w:val="215868" w:themeColor="accent5" w:themeShade="80"/>
                    <w:sz w:val="26"/>
                    <w:szCs w:val="26"/>
                  </w:rPr>
                </w:rPrChange>
              </w:rPr>
            </w:pPr>
            <w:r w:rsidRPr="00410FBA">
              <w:rPr>
                <w:sz w:val="26"/>
                <w:szCs w:val="26"/>
                <w:rPrChange w:id="346" w:author="Dang Oanh" w:date="2024-05-31T15:47:00Z" w16du:dateUtc="2024-05-31T08:47:00Z">
                  <w:rPr>
                    <w:color w:val="215868" w:themeColor="accent5" w:themeShade="80"/>
                    <w:sz w:val="26"/>
                    <w:szCs w:val="26"/>
                  </w:rPr>
                </w:rPrChange>
              </w:rPr>
              <w:t>Đăng ký dải hóa đơn phát hành</w:t>
            </w:r>
          </w:p>
        </w:tc>
      </w:tr>
      <w:tr w:rsidR="00410FBA" w:rsidRPr="00410FBA" w14:paraId="32BFFD41"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hideMark/>
          </w:tcPr>
          <w:p w14:paraId="54D94452" w14:textId="77777777" w:rsidR="006C3BA9" w:rsidRPr="00410FBA" w:rsidRDefault="006C3BA9" w:rsidP="006E4081">
            <w:pPr>
              <w:spacing w:before="120" w:after="120"/>
              <w:rPr>
                <w:sz w:val="26"/>
                <w:szCs w:val="26"/>
                <w:rPrChange w:id="347" w:author="Dang Oanh" w:date="2024-05-31T15:47:00Z" w16du:dateUtc="2024-05-31T08:47:00Z">
                  <w:rPr>
                    <w:color w:val="215868" w:themeColor="accent5" w:themeShade="80"/>
                    <w:sz w:val="26"/>
                    <w:szCs w:val="26"/>
                  </w:rPr>
                </w:rPrChange>
              </w:rPr>
            </w:pPr>
            <w:r w:rsidRPr="00410FBA">
              <w:rPr>
                <w:sz w:val="26"/>
                <w:szCs w:val="26"/>
                <w:rPrChange w:id="348" w:author="Dang Oanh" w:date="2024-05-31T15:47:00Z" w16du:dateUtc="2024-05-31T08:47:00Z">
                  <w:rPr>
                    <w:color w:val="215868" w:themeColor="accent5" w:themeShade="80"/>
                    <w:sz w:val="26"/>
                    <w:szCs w:val="26"/>
                  </w:rPr>
                </w:rPrChange>
              </w:rPr>
              <w:t>B02</w:t>
            </w:r>
          </w:p>
        </w:tc>
        <w:tc>
          <w:tcPr>
            <w:tcW w:w="1395" w:type="pct"/>
            <w:tcBorders>
              <w:top w:val="single" w:sz="4" w:space="0" w:color="auto"/>
              <w:left w:val="single" w:sz="4" w:space="0" w:color="auto"/>
              <w:bottom w:val="single" w:sz="4" w:space="0" w:color="auto"/>
              <w:right w:val="single" w:sz="4" w:space="0" w:color="auto"/>
            </w:tcBorders>
          </w:tcPr>
          <w:p w14:paraId="2E1EF0A8" w14:textId="77777777" w:rsidR="006C3BA9" w:rsidRPr="00410FBA" w:rsidRDefault="006C3BA9" w:rsidP="006E4081">
            <w:pPr>
              <w:spacing w:before="120" w:after="120"/>
              <w:rPr>
                <w:sz w:val="26"/>
                <w:szCs w:val="26"/>
                <w:rPrChange w:id="349" w:author="Dang Oanh" w:date="2024-05-31T15:47:00Z" w16du:dateUtc="2024-05-31T08:47:00Z">
                  <w:rPr>
                    <w:color w:val="215868" w:themeColor="accent5" w:themeShade="80"/>
                    <w:sz w:val="26"/>
                    <w:szCs w:val="26"/>
                  </w:rPr>
                </w:rPrChange>
              </w:rPr>
            </w:pPr>
            <w:r w:rsidRPr="00410FBA">
              <w:rPr>
                <w:sz w:val="26"/>
                <w:szCs w:val="26"/>
                <w:rPrChange w:id="350" w:author="Dang Oanh" w:date="2024-05-31T15:47:00Z" w16du:dateUtc="2024-05-31T08:47:00Z">
                  <w:rPr>
                    <w:color w:val="215868" w:themeColor="accent5" w:themeShade="80"/>
                    <w:sz w:val="26"/>
                    <w:szCs w:val="26"/>
                  </w:rPr>
                </w:rPrChange>
              </w:rPr>
              <w:t>Tạo lập phát hành hóa đơn</w:t>
            </w:r>
          </w:p>
        </w:tc>
        <w:tc>
          <w:tcPr>
            <w:tcW w:w="1274" w:type="pct"/>
            <w:tcBorders>
              <w:top w:val="single" w:sz="4" w:space="0" w:color="auto"/>
              <w:left w:val="single" w:sz="4" w:space="0" w:color="auto"/>
              <w:bottom w:val="single" w:sz="4" w:space="0" w:color="auto"/>
              <w:right w:val="single" w:sz="4" w:space="0" w:color="auto"/>
            </w:tcBorders>
          </w:tcPr>
          <w:p w14:paraId="740321F6" w14:textId="77777777" w:rsidR="006C3BA9" w:rsidRPr="00410FBA" w:rsidRDefault="006C3BA9" w:rsidP="006E4081">
            <w:pPr>
              <w:spacing w:before="120" w:after="120"/>
              <w:rPr>
                <w:sz w:val="26"/>
                <w:szCs w:val="26"/>
                <w:rPrChange w:id="351" w:author="Dang Oanh" w:date="2024-05-31T15:47:00Z" w16du:dateUtc="2024-05-31T08:47:00Z">
                  <w:rPr>
                    <w:color w:val="215868" w:themeColor="accent5" w:themeShade="80"/>
                    <w:sz w:val="26"/>
                    <w:szCs w:val="26"/>
                  </w:rPr>
                </w:rPrChange>
              </w:rPr>
            </w:pPr>
            <w:r w:rsidRPr="00410FBA">
              <w:rPr>
                <w:sz w:val="26"/>
                <w:szCs w:val="26"/>
                <w:rPrChange w:id="352" w:author="Dang Oanh" w:date="2024-05-31T15:47:00Z" w16du:dateUtc="2024-05-31T08:47:00Z">
                  <w:rPr>
                    <w:color w:val="215868" w:themeColor="accent5" w:themeShade="80"/>
                    <w:sz w:val="26"/>
                    <w:szCs w:val="26"/>
                  </w:rPr>
                </w:rPrChange>
              </w:rPr>
              <w:t>Nhân viên kế toán</w:t>
            </w:r>
          </w:p>
        </w:tc>
        <w:tc>
          <w:tcPr>
            <w:tcW w:w="1433" w:type="pct"/>
            <w:tcBorders>
              <w:top w:val="single" w:sz="4" w:space="0" w:color="auto"/>
              <w:left w:val="single" w:sz="4" w:space="0" w:color="auto"/>
              <w:bottom w:val="single" w:sz="4" w:space="0" w:color="auto"/>
              <w:right w:val="single" w:sz="4" w:space="0" w:color="auto"/>
            </w:tcBorders>
          </w:tcPr>
          <w:p w14:paraId="373ADEC4" w14:textId="77777777" w:rsidR="006C3BA9" w:rsidRPr="00410FBA" w:rsidRDefault="006C3BA9" w:rsidP="006E4081">
            <w:pPr>
              <w:spacing w:before="120" w:after="120"/>
              <w:rPr>
                <w:sz w:val="26"/>
                <w:szCs w:val="26"/>
                <w:rPrChange w:id="353" w:author="Dang Oanh" w:date="2024-05-31T15:47:00Z" w16du:dateUtc="2024-05-31T08:47:00Z">
                  <w:rPr>
                    <w:color w:val="215868" w:themeColor="accent5" w:themeShade="80"/>
                    <w:sz w:val="26"/>
                    <w:szCs w:val="26"/>
                  </w:rPr>
                </w:rPrChange>
              </w:rPr>
            </w:pPr>
            <w:r w:rsidRPr="00410FBA">
              <w:rPr>
                <w:sz w:val="26"/>
                <w:szCs w:val="26"/>
                <w:rPrChange w:id="354" w:author="Dang Oanh" w:date="2024-05-31T15:47:00Z" w16du:dateUtc="2024-05-31T08:47:00Z">
                  <w:rPr>
                    <w:color w:val="215868" w:themeColor="accent5" w:themeShade="80"/>
                    <w:sz w:val="26"/>
                    <w:szCs w:val="26"/>
                  </w:rPr>
                </w:rPrChange>
              </w:rPr>
              <w:t>Tạo hóa đơn, phát hành hóa đơn</w:t>
            </w:r>
          </w:p>
          <w:p w14:paraId="6880DD8B" w14:textId="77777777" w:rsidR="006C3BA9" w:rsidRPr="00410FBA" w:rsidRDefault="006C3BA9" w:rsidP="006E4081">
            <w:pPr>
              <w:spacing w:before="120" w:after="120"/>
              <w:rPr>
                <w:sz w:val="26"/>
                <w:szCs w:val="26"/>
                <w:rPrChange w:id="355" w:author="Dang Oanh" w:date="2024-05-31T15:47:00Z" w16du:dateUtc="2024-05-31T08:47:00Z">
                  <w:rPr>
                    <w:color w:val="215868" w:themeColor="accent5" w:themeShade="80"/>
                    <w:sz w:val="26"/>
                    <w:szCs w:val="26"/>
                  </w:rPr>
                </w:rPrChange>
              </w:rPr>
            </w:pPr>
            <w:r w:rsidRPr="00410FBA">
              <w:rPr>
                <w:sz w:val="26"/>
                <w:szCs w:val="26"/>
                <w:rPrChange w:id="356" w:author="Dang Oanh" w:date="2024-05-31T15:47:00Z" w16du:dateUtc="2024-05-31T08:47:00Z">
                  <w:rPr>
                    <w:color w:val="215868" w:themeColor="accent5" w:themeShade="80"/>
                    <w:sz w:val="26"/>
                    <w:szCs w:val="26"/>
                  </w:rPr>
                </w:rPrChange>
              </w:rPr>
              <w:t>Ký số hóa đơn (nếu đơn vị dùng token hoặc ký số từ xa)</w:t>
            </w:r>
          </w:p>
        </w:tc>
      </w:tr>
      <w:tr w:rsidR="00410FBA" w:rsidRPr="00410FBA" w14:paraId="59AFADF7"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hideMark/>
          </w:tcPr>
          <w:p w14:paraId="0A6385B3" w14:textId="77777777" w:rsidR="006C3BA9" w:rsidRPr="00410FBA" w:rsidRDefault="006C3BA9" w:rsidP="006E4081">
            <w:pPr>
              <w:spacing w:before="120" w:after="120"/>
              <w:rPr>
                <w:sz w:val="26"/>
                <w:szCs w:val="26"/>
              </w:rPr>
            </w:pPr>
            <w:r w:rsidRPr="00410FBA">
              <w:rPr>
                <w:sz w:val="26"/>
                <w:szCs w:val="26"/>
                <w:rPrChange w:id="357" w:author="Dang Oanh" w:date="2024-05-31T15:47:00Z" w16du:dateUtc="2024-05-31T08:47:00Z">
                  <w:rPr>
                    <w:color w:val="215868" w:themeColor="accent5" w:themeShade="80"/>
                    <w:sz w:val="26"/>
                    <w:szCs w:val="26"/>
                  </w:rPr>
                </w:rPrChange>
              </w:rPr>
              <w:t>B03</w:t>
            </w:r>
          </w:p>
        </w:tc>
        <w:tc>
          <w:tcPr>
            <w:tcW w:w="1395" w:type="pct"/>
            <w:tcBorders>
              <w:top w:val="single" w:sz="4" w:space="0" w:color="auto"/>
              <w:left w:val="single" w:sz="4" w:space="0" w:color="auto"/>
              <w:bottom w:val="single" w:sz="4" w:space="0" w:color="auto"/>
              <w:right w:val="single" w:sz="4" w:space="0" w:color="auto"/>
            </w:tcBorders>
          </w:tcPr>
          <w:p w14:paraId="270CEAC3" w14:textId="77777777" w:rsidR="006C3BA9" w:rsidRPr="00410FBA" w:rsidRDefault="006C3BA9" w:rsidP="006E4081">
            <w:pPr>
              <w:spacing w:before="120" w:after="120"/>
              <w:rPr>
                <w:sz w:val="26"/>
                <w:szCs w:val="26"/>
                <w:rPrChange w:id="358" w:author="Dang Oanh" w:date="2024-05-31T15:47:00Z" w16du:dateUtc="2024-05-31T08:47:00Z">
                  <w:rPr>
                    <w:color w:val="215868" w:themeColor="accent5" w:themeShade="80"/>
                    <w:sz w:val="26"/>
                    <w:szCs w:val="26"/>
                  </w:rPr>
                </w:rPrChange>
              </w:rPr>
            </w:pPr>
            <w:r w:rsidRPr="00410FBA">
              <w:rPr>
                <w:sz w:val="26"/>
                <w:szCs w:val="26"/>
                <w:rPrChange w:id="359" w:author="Dang Oanh" w:date="2024-05-31T15:47:00Z" w16du:dateUtc="2024-05-31T08:47:00Z">
                  <w:rPr>
                    <w:color w:val="215868" w:themeColor="accent5" w:themeShade="80"/>
                    <w:sz w:val="26"/>
                    <w:szCs w:val="26"/>
                  </w:rPr>
                </w:rPrChange>
              </w:rPr>
              <w:t>Phát hiện hóa đơn có sai sót</w:t>
            </w:r>
          </w:p>
          <w:p w14:paraId="3597004D" w14:textId="77777777" w:rsidR="006C3BA9" w:rsidRPr="00410FBA" w:rsidRDefault="006C3BA9" w:rsidP="006E4081">
            <w:pPr>
              <w:spacing w:before="120" w:after="120"/>
              <w:rPr>
                <w:sz w:val="26"/>
                <w:szCs w:val="26"/>
                <w:rPrChange w:id="360" w:author="Dang Oanh" w:date="2024-05-31T15:47:00Z" w16du:dateUtc="2024-05-31T08:47:00Z">
                  <w:rPr>
                    <w:color w:val="215868" w:themeColor="accent5" w:themeShade="80"/>
                    <w:sz w:val="26"/>
                    <w:szCs w:val="26"/>
                  </w:rPr>
                </w:rPrChange>
              </w:rPr>
            </w:pPr>
            <w:r w:rsidRPr="00410FBA">
              <w:rPr>
                <w:sz w:val="26"/>
                <w:szCs w:val="26"/>
                <w:rPrChange w:id="361" w:author="Dang Oanh" w:date="2024-05-31T15:47:00Z" w16du:dateUtc="2024-05-31T08:47:00Z">
                  <w:rPr>
                    <w:color w:val="215868" w:themeColor="accent5" w:themeShade="80"/>
                    <w:sz w:val="26"/>
                    <w:szCs w:val="26"/>
                  </w:rPr>
                </w:rPrChange>
              </w:rPr>
              <w:lastRenderedPageBreak/>
              <w:t>-&gt;Lập hóa đơn điều chỉnh/thay thế hoặc hủy hóa đơn</w:t>
            </w:r>
          </w:p>
        </w:tc>
        <w:tc>
          <w:tcPr>
            <w:tcW w:w="1274" w:type="pct"/>
            <w:tcBorders>
              <w:top w:val="single" w:sz="4" w:space="0" w:color="auto"/>
              <w:left w:val="single" w:sz="4" w:space="0" w:color="auto"/>
              <w:bottom w:val="single" w:sz="4" w:space="0" w:color="auto"/>
              <w:right w:val="single" w:sz="4" w:space="0" w:color="auto"/>
            </w:tcBorders>
          </w:tcPr>
          <w:p w14:paraId="7CF34C0E" w14:textId="77777777" w:rsidR="006C3BA9" w:rsidRPr="00410FBA" w:rsidRDefault="006C3BA9" w:rsidP="006E4081">
            <w:pPr>
              <w:spacing w:before="120" w:after="120"/>
              <w:rPr>
                <w:sz w:val="26"/>
                <w:szCs w:val="26"/>
                <w:rPrChange w:id="362" w:author="Dang Oanh" w:date="2024-05-31T15:47:00Z" w16du:dateUtc="2024-05-31T08:47:00Z">
                  <w:rPr>
                    <w:color w:val="215868" w:themeColor="accent5" w:themeShade="80"/>
                    <w:sz w:val="26"/>
                    <w:szCs w:val="26"/>
                  </w:rPr>
                </w:rPrChange>
              </w:rPr>
            </w:pPr>
            <w:r w:rsidRPr="00410FBA">
              <w:rPr>
                <w:sz w:val="26"/>
                <w:szCs w:val="26"/>
                <w:rPrChange w:id="363" w:author="Dang Oanh" w:date="2024-05-31T15:47:00Z" w16du:dateUtc="2024-05-31T08:47:00Z">
                  <w:rPr>
                    <w:color w:val="215868" w:themeColor="accent5" w:themeShade="80"/>
                    <w:sz w:val="26"/>
                    <w:szCs w:val="26"/>
                  </w:rPr>
                </w:rPrChange>
              </w:rPr>
              <w:lastRenderedPageBreak/>
              <w:t>Nhân viên kế toán</w:t>
            </w:r>
          </w:p>
          <w:p w14:paraId="1CB9BD3C" w14:textId="77777777" w:rsidR="006C3BA9" w:rsidRPr="00410FBA" w:rsidRDefault="006C3BA9" w:rsidP="006E4081">
            <w:pPr>
              <w:spacing w:before="120" w:after="120"/>
              <w:rPr>
                <w:sz w:val="26"/>
                <w:szCs w:val="26"/>
                <w:rPrChange w:id="364" w:author="Dang Oanh" w:date="2024-05-31T15:47:00Z" w16du:dateUtc="2024-05-31T08:47:00Z">
                  <w:rPr>
                    <w:color w:val="215868" w:themeColor="accent5" w:themeShade="80"/>
                    <w:sz w:val="26"/>
                    <w:szCs w:val="26"/>
                  </w:rPr>
                </w:rPrChange>
              </w:rPr>
            </w:pPr>
            <w:r w:rsidRPr="00410FBA">
              <w:rPr>
                <w:sz w:val="26"/>
                <w:szCs w:val="26"/>
                <w:rPrChange w:id="365" w:author="Dang Oanh" w:date="2024-05-31T15:47:00Z" w16du:dateUtc="2024-05-31T08:47:00Z">
                  <w:rPr>
                    <w:color w:val="215868" w:themeColor="accent5" w:themeShade="80"/>
                    <w:sz w:val="26"/>
                    <w:szCs w:val="26"/>
                  </w:rPr>
                </w:rPrChange>
              </w:rPr>
              <w:t>Kế toán trưởng</w:t>
            </w:r>
          </w:p>
          <w:p w14:paraId="1C9D5BEC" w14:textId="77777777" w:rsidR="006C3BA9" w:rsidRPr="00410FBA" w:rsidRDefault="006C3BA9" w:rsidP="006E4081">
            <w:pPr>
              <w:spacing w:before="120" w:after="120"/>
              <w:rPr>
                <w:sz w:val="26"/>
                <w:szCs w:val="26"/>
                <w:rPrChange w:id="366" w:author="Dang Oanh" w:date="2024-05-31T15:47:00Z" w16du:dateUtc="2024-05-31T08:47:00Z">
                  <w:rPr>
                    <w:color w:val="215868" w:themeColor="accent5" w:themeShade="80"/>
                    <w:sz w:val="26"/>
                    <w:szCs w:val="26"/>
                  </w:rPr>
                </w:rPrChange>
              </w:rPr>
            </w:pPr>
            <w:r w:rsidRPr="00410FBA">
              <w:rPr>
                <w:sz w:val="26"/>
                <w:szCs w:val="26"/>
                <w:rPrChange w:id="367" w:author="Dang Oanh" w:date="2024-05-31T15:47:00Z" w16du:dateUtc="2024-05-31T08:47:00Z">
                  <w:rPr>
                    <w:color w:val="215868" w:themeColor="accent5" w:themeShade="80"/>
                    <w:sz w:val="26"/>
                    <w:szCs w:val="26"/>
                  </w:rPr>
                </w:rPrChange>
              </w:rPr>
              <w:lastRenderedPageBreak/>
              <w:t>Lãnh đạo đơn vị</w:t>
            </w:r>
          </w:p>
        </w:tc>
        <w:tc>
          <w:tcPr>
            <w:tcW w:w="1433" w:type="pct"/>
            <w:tcBorders>
              <w:top w:val="single" w:sz="4" w:space="0" w:color="auto"/>
              <w:left w:val="single" w:sz="4" w:space="0" w:color="auto"/>
              <w:bottom w:val="single" w:sz="4" w:space="0" w:color="auto"/>
              <w:right w:val="single" w:sz="4" w:space="0" w:color="auto"/>
            </w:tcBorders>
          </w:tcPr>
          <w:p w14:paraId="5BDC3E41" w14:textId="77777777" w:rsidR="006C3BA9" w:rsidRPr="00410FBA" w:rsidRDefault="006C3BA9" w:rsidP="006E4081">
            <w:pPr>
              <w:spacing w:before="120" w:after="120"/>
              <w:rPr>
                <w:sz w:val="26"/>
                <w:szCs w:val="26"/>
                <w:rPrChange w:id="368" w:author="Dang Oanh" w:date="2024-05-31T15:47:00Z" w16du:dateUtc="2024-05-31T08:47:00Z">
                  <w:rPr>
                    <w:color w:val="215868" w:themeColor="accent5" w:themeShade="80"/>
                    <w:sz w:val="26"/>
                    <w:szCs w:val="26"/>
                  </w:rPr>
                </w:rPrChange>
              </w:rPr>
            </w:pPr>
            <w:r w:rsidRPr="00410FBA">
              <w:rPr>
                <w:sz w:val="26"/>
                <w:szCs w:val="26"/>
                <w:rPrChange w:id="369" w:author="Dang Oanh" w:date="2024-05-31T15:47:00Z" w16du:dateUtc="2024-05-31T08:47:00Z">
                  <w:rPr>
                    <w:color w:val="215868" w:themeColor="accent5" w:themeShade="80"/>
                    <w:sz w:val="26"/>
                    <w:szCs w:val="26"/>
                  </w:rPr>
                </w:rPrChange>
              </w:rPr>
              <w:lastRenderedPageBreak/>
              <w:t>- Lập biên bản thỏa thuận sai sót</w:t>
            </w:r>
          </w:p>
          <w:p w14:paraId="2B4D356E" w14:textId="77777777" w:rsidR="006C3BA9" w:rsidRPr="00410FBA" w:rsidRDefault="006C3BA9" w:rsidP="006E4081">
            <w:pPr>
              <w:spacing w:before="120" w:after="120"/>
              <w:rPr>
                <w:sz w:val="26"/>
                <w:szCs w:val="26"/>
                <w:rPrChange w:id="370" w:author="Dang Oanh" w:date="2024-05-31T15:47:00Z" w16du:dateUtc="2024-05-31T08:47:00Z">
                  <w:rPr>
                    <w:color w:val="215868" w:themeColor="accent5" w:themeShade="80"/>
                    <w:sz w:val="26"/>
                    <w:szCs w:val="26"/>
                  </w:rPr>
                </w:rPrChange>
              </w:rPr>
            </w:pPr>
            <w:r w:rsidRPr="00410FBA">
              <w:rPr>
                <w:sz w:val="26"/>
                <w:szCs w:val="26"/>
                <w:rPrChange w:id="371" w:author="Dang Oanh" w:date="2024-05-31T15:47:00Z" w16du:dateUtc="2024-05-31T08:47:00Z">
                  <w:rPr>
                    <w:color w:val="215868" w:themeColor="accent5" w:themeShade="80"/>
                    <w:sz w:val="26"/>
                    <w:szCs w:val="26"/>
                  </w:rPr>
                </w:rPrChange>
              </w:rPr>
              <w:lastRenderedPageBreak/>
              <w:t>- Lập hóa đơn điều chỉnh/thay thế/hủy hóa đơn</w:t>
            </w:r>
          </w:p>
          <w:p w14:paraId="4C07936E" w14:textId="77777777" w:rsidR="006C3BA9" w:rsidRPr="00410FBA" w:rsidRDefault="006C3BA9" w:rsidP="006E4081">
            <w:pPr>
              <w:spacing w:before="120" w:after="120"/>
              <w:rPr>
                <w:sz w:val="26"/>
                <w:szCs w:val="26"/>
                <w:rPrChange w:id="372" w:author="Dang Oanh" w:date="2024-05-31T15:47:00Z" w16du:dateUtc="2024-05-31T08:47:00Z">
                  <w:rPr>
                    <w:color w:val="215868" w:themeColor="accent5" w:themeShade="80"/>
                    <w:sz w:val="26"/>
                    <w:szCs w:val="26"/>
                  </w:rPr>
                </w:rPrChange>
              </w:rPr>
            </w:pPr>
            <w:r w:rsidRPr="00410FBA">
              <w:rPr>
                <w:sz w:val="26"/>
                <w:szCs w:val="26"/>
                <w:rPrChange w:id="373" w:author="Dang Oanh" w:date="2024-05-31T15:47:00Z" w16du:dateUtc="2024-05-31T08:47:00Z">
                  <w:rPr>
                    <w:color w:val="215868" w:themeColor="accent5" w:themeShade="80"/>
                    <w:sz w:val="26"/>
                    <w:szCs w:val="26"/>
                  </w:rPr>
                </w:rPrChange>
              </w:rPr>
              <w:t>- Lập thông báo hóa đơn sai sót 04/SS</w:t>
            </w:r>
          </w:p>
        </w:tc>
      </w:tr>
      <w:tr w:rsidR="00410FBA" w:rsidRPr="00410FBA" w14:paraId="1DFE2E73"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tcPr>
          <w:p w14:paraId="43B1AFC0" w14:textId="77777777" w:rsidR="006C3BA9" w:rsidRPr="00410FBA" w:rsidRDefault="006C3BA9" w:rsidP="006E4081">
            <w:pPr>
              <w:spacing w:before="120" w:after="120"/>
              <w:rPr>
                <w:sz w:val="26"/>
                <w:szCs w:val="26"/>
                <w:rPrChange w:id="374" w:author="Dang Oanh" w:date="2024-05-31T15:47:00Z" w16du:dateUtc="2024-05-31T08:47:00Z">
                  <w:rPr>
                    <w:color w:val="215868" w:themeColor="accent5" w:themeShade="80"/>
                    <w:sz w:val="26"/>
                    <w:szCs w:val="26"/>
                  </w:rPr>
                </w:rPrChange>
              </w:rPr>
            </w:pPr>
            <w:r w:rsidRPr="00410FBA">
              <w:rPr>
                <w:sz w:val="26"/>
                <w:szCs w:val="26"/>
                <w:rPrChange w:id="375" w:author="Dang Oanh" w:date="2024-05-31T15:47:00Z" w16du:dateUtc="2024-05-31T08:47:00Z">
                  <w:rPr>
                    <w:color w:val="215868" w:themeColor="accent5" w:themeShade="80"/>
                    <w:sz w:val="26"/>
                    <w:szCs w:val="26"/>
                  </w:rPr>
                </w:rPrChange>
              </w:rPr>
              <w:t>B04</w:t>
            </w:r>
          </w:p>
        </w:tc>
        <w:tc>
          <w:tcPr>
            <w:tcW w:w="1395" w:type="pct"/>
            <w:tcBorders>
              <w:top w:val="single" w:sz="4" w:space="0" w:color="auto"/>
              <w:left w:val="single" w:sz="4" w:space="0" w:color="auto"/>
              <w:bottom w:val="single" w:sz="4" w:space="0" w:color="auto"/>
              <w:right w:val="single" w:sz="4" w:space="0" w:color="auto"/>
            </w:tcBorders>
          </w:tcPr>
          <w:p w14:paraId="12B03C7C" w14:textId="77777777" w:rsidR="006C3BA9" w:rsidRPr="00410FBA" w:rsidRDefault="006C3BA9" w:rsidP="006E4081">
            <w:pPr>
              <w:spacing w:before="120" w:after="120"/>
              <w:rPr>
                <w:sz w:val="26"/>
                <w:szCs w:val="26"/>
                <w:rPrChange w:id="376" w:author="Dang Oanh" w:date="2024-05-31T15:47:00Z" w16du:dateUtc="2024-05-31T08:47:00Z">
                  <w:rPr>
                    <w:color w:val="215868" w:themeColor="accent5" w:themeShade="80"/>
                    <w:sz w:val="26"/>
                    <w:szCs w:val="26"/>
                  </w:rPr>
                </w:rPrChange>
              </w:rPr>
            </w:pPr>
            <w:r w:rsidRPr="00410FBA">
              <w:rPr>
                <w:sz w:val="26"/>
                <w:szCs w:val="26"/>
                <w:rPrChange w:id="377" w:author="Dang Oanh" w:date="2024-05-31T15:47:00Z" w16du:dateUtc="2024-05-31T08:47:00Z">
                  <w:rPr>
                    <w:color w:val="215868" w:themeColor="accent5" w:themeShade="80"/>
                    <w:sz w:val="26"/>
                    <w:szCs w:val="26"/>
                  </w:rPr>
                </w:rPrChange>
              </w:rPr>
              <w:t>Kiểm tra hóa đơn</w:t>
            </w:r>
          </w:p>
        </w:tc>
        <w:tc>
          <w:tcPr>
            <w:tcW w:w="1274" w:type="pct"/>
            <w:tcBorders>
              <w:top w:val="single" w:sz="4" w:space="0" w:color="auto"/>
              <w:left w:val="single" w:sz="4" w:space="0" w:color="auto"/>
              <w:bottom w:val="single" w:sz="4" w:space="0" w:color="auto"/>
              <w:right w:val="single" w:sz="4" w:space="0" w:color="auto"/>
            </w:tcBorders>
          </w:tcPr>
          <w:p w14:paraId="0E0D0B76" w14:textId="77777777" w:rsidR="006C3BA9" w:rsidRPr="00410FBA" w:rsidRDefault="006C3BA9" w:rsidP="006E4081">
            <w:pPr>
              <w:spacing w:before="120" w:after="120"/>
              <w:rPr>
                <w:sz w:val="26"/>
                <w:szCs w:val="26"/>
                <w:rPrChange w:id="378" w:author="Dang Oanh" w:date="2024-05-31T15:47:00Z" w16du:dateUtc="2024-05-31T08:47:00Z">
                  <w:rPr>
                    <w:color w:val="215868" w:themeColor="accent5" w:themeShade="80"/>
                    <w:sz w:val="26"/>
                    <w:szCs w:val="26"/>
                  </w:rPr>
                </w:rPrChange>
              </w:rPr>
            </w:pPr>
            <w:r w:rsidRPr="00410FBA">
              <w:rPr>
                <w:sz w:val="26"/>
                <w:szCs w:val="26"/>
                <w:rPrChange w:id="379" w:author="Dang Oanh" w:date="2024-05-31T15:47:00Z" w16du:dateUtc="2024-05-31T08:47:00Z">
                  <w:rPr>
                    <w:color w:val="215868" w:themeColor="accent5" w:themeShade="80"/>
                    <w:sz w:val="26"/>
                    <w:szCs w:val="26"/>
                  </w:rPr>
                </w:rPrChange>
              </w:rPr>
              <w:t>Nhân viên kế toán</w:t>
            </w:r>
          </w:p>
          <w:p w14:paraId="257D5A00" w14:textId="77777777" w:rsidR="006C3BA9" w:rsidRPr="00410FBA" w:rsidRDefault="006C3BA9" w:rsidP="006E4081">
            <w:pPr>
              <w:spacing w:before="120" w:after="120"/>
              <w:rPr>
                <w:sz w:val="26"/>
                <w:szCs w:val="26"/>
                <w:rPrChange w:id="380" w:author="Dang Oanh" w:date="2024-05-31T15:47:00Z" w16du:dateUtc="2024-05-31T08:47:00Z">
                  <w:rPr>
                    <w:color w:val="215868" w:themeColor="accent5" w:themeShade="80"/>
                    <w:sz w:val="26"/>
                    <w:szCs w:val="26"/>
                  </w:rPr>
                </w:rPrChange>
              </w:rPr>
            </w:pPr>
            <w:r w:rsidRPr="00410FBA">
              <w:rPr>
                <w:sz w:val="26"/>
                <w:szCs w:val="26"/>
                <w:rPrChange w:id="381" w:author="Dang Oanh" w:date="2024-05-31T15:47:00Z" w16du:dateUtc="2024-05-31T08:47:00Z">
                  <w:rPr>
                    <w:color w:val="215868" w:themeColor="accent5" w:themeShade="80"/>
                    <w:sz w:val="26"/>
                    <w:szCs w:val="26"/>
                  </w:rPr>
                </w:rPrChange>
              </w:rPr>
              <w:t>Kế toán trưởng</w:t>
            </w:r>
          </w:p>
          <w:p w14:paraId="54F28B50" w14:textId="77777777" w:rsidR="006C3BA9" w:rsidRPr="00410FBA" w:rsidRDefault="006C3BA9" w:rsidP="006E4081">
            <w:pPr>
              <w:spacing w:before="120" w:after="120"/>
              <w:rPr>
                <w:sz w:val="26"/>
                <w:szCs w:val="26"/>
                <w:rPrChange w:id="382" w:author="Dang Oanh" w:date="2024-05-31T15:47:00Z" w16du:dateUtc="2024-05-31T08:47:00Z">
                  <w:rPr>
                    <w:color w:val="215868" w:themeColor="accent5" w:themeShade="80"/>
                    <w:sz w:val="26"/>
                    <w:szCs w:val="26"/>
                  </w:rPr>
                </w:rPrChange>
              </w:rPr>
            </w:pPr>
            <w:r w:rsidRPr="00410FBA">
              <w:rPr>
                <w:sz w:val="26"/>
                <w:szCs w:val="26"/>
                <w:rPrChange w:id="383" w:author="Dang Oanh" w:date="2024-05-31T15:47:00Z" w16du:dateUtc="2024-05-31T08:47:00Z">
                  <w:rPr>
                    <w:color w:val="215868" w:themeColor="accent5" w:themeShade="80"/>
                    <w:sz w:val="26"/>
                    <w:szCs w:val="26"/>
                  </w:rPr>
                </w:rPrChange>
              </w:rPr>
              <w:t>Lãnh đạo đơn vị</w:t>
            </w:r>
          </w:p>
        </w:tc>
        <w:tc>
          <w:tcPr>
            <w:tcW w:w="1433" w:type="pct"/>
            <w:tcBorders>
              <w:top w:val="single" w:sz="4" w:space="0" w:color="auto"/>
              <w:left w:val="single" w:sz="4" w:space="0" w:color="auto"/>
              <w:bottom w:val="single" w:sz="4" w:space="0" w:color="auto"/>
              <w:right w:val="single" w:sz="4" w:space="0" w:color="auto"/>
            </w:tcBorders>
          </w:tcPr>
          <w:p w14:paraId="77D769AE" w14:textId="77777777" w:rsidR="006C3BA9" w:rsidRPr="00410FBA" w:rsidRDefault="006C3BA9" w:rsidP="006E4081">
            <w:pPr>
              <w:spacing w:before="120" w:after="120"/>
              <w:rPr>
                <w:sz w:val="26"/>
                <w:szCs w:val="26"/>
                <w:rPrChange w:id="384" w:author="Dang Oanh" w:date="2024-05-31T15:47:00Z" w16du:dateUtc="2024-05-31T08:47:00Z">
                  <w:rPr>
                    <w:color w:val="215868" w:themeColor="accent5" w:themeShade="80"/>
                    <w:sz w:val="26"/>
                    <w:szCs w:val="26"/>
                  </w:rPr>
                </w:rPrChange>
              </w:rPr>
            </w:pPr>
            <w:r w:rsidRPr="00410FBA">
              <w:rPr>
                <w:sz w:val="26"/>
                <w:szCs w:val="26"/>
                <w:rPrChange w:id="385" w:author="Dang Oanh" w:date="2024-05-31T15:47:00Z" w16du:dateUtc="2024-05-31T08:47:00Z">
                  <w:rPr>
                    <w:color w:val="215868" w:themeColor="accent5" w:themeShade="80"/>
                    <w:sz w:val="26"/>
                    <w:szCs w:val="26"/>
                  </w:rPr>
                </w:rPrChange>
              </w:rPr>
              <w:t xml:space="preserve">Kiểm tra trạng thái hóa đơn gốc/ điều chỉnh/thay thế xem có được CQT chấp nhận hay không </w:t>
            </w:r>
          </w:p>
        </w:tc>
      </w:tr>
      <w:tr w:rsidR="006C3BA9" w:rsidRPr="00410FBA" w14:paraId="6C847DD6"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tcPr>
          <w:p w14:paraId="3B48BD88" w14:textId="77777777" w:rsidR="006C3BA9" w:rsidRPr="00410FBA" w:rsidRDefault="006C3BA9" w:rsidP="006E4081">
            <w:pPr>
              <w:spacing w:before="120" w:after="120"/>
              <w:rPr>
                <w:sz w:val="26"/>
                <w:szCs w:val="26"/>
                <w:rPrChange w:id="386" w:author="Dang Oanh" w:date="2024-05-31T15:47:00Z" w16du:dateUtc="2024-05-31T08:47:00Z">
                  <w:rPr>
                    <w:color w:val="215868" w:themeColor="accent5" w:themeShade="80"/>
                    <w:sz w:val="26"/>
                    <w:szCs w:val="26"/>
                  </w:rPr>
                </w:rPrChange>
              </w:rPr>
            </w:pPr>
            <w:r w:rsidRPr="00410FBA">
              <w:rPr>
                <w:sz w:val="26"/>
                <w:szCs w:val="26"/>
                <w:rPrChange w:id="387" w:author="Dang Oanh" w:date="2024-05-31T15:47:00Z" w16du:dateUtc="2024-05-31T08:47:00Z">
                  <w:rPr>
                    <w:color w:val="215868" w:themeColor="accent5" w:themeShade="80"/>
                    <w:sz w:val="26"/>
                    <w:szCs w:val="26"/>
                  </w:rPr>
                </w:rPrChange>
              </w:rPr>
              <w:t>B05</w:t>
            </w:r>
          </w:p>
        </w:tc>
        <w:tc>
          <w:tcPr>
            <w:tcW w:w="1395" w:type="pct"/>
            <w:tcBorders>
              <w:top w:val="single" w:sz="4" w:space="0" w:color="auto"/>
              <w:left w:val="single" w:sz="4" w:space="0" w:color="auto"/>
              <w:bottom w:val="single" w:sz="4" w:space="0" w:color="auto"/>
              <w:right w:val="single" w:sz="4" w:space="0" w:color="auto"/>
            </w:tcBorders>
          </w:tcPr>
          <w:p w14:paraId="709BD662" w14:textId="77777777" w:rsidR="006C3BA9" w:rsidRPr="00410FBA" w:rsidRDefault="006C3BA9" w:rsidP="006E4081">
            <w:pPr>
              <w:spacing w:before="120" w:after="120"/>
              <w:rPr>
                <w:sz w:val="26"/>
                <w:szCs w:val="26"/>
                <w:rPrChange w:id="388" w:author="Dang Oanh" w:date="2024-05-31T15:47:00Z" w16du:dateUtc="2024-05-31T08:47:00Z">
                  <w:rPr>
                    <w:color w:val="215868" w:themeColor="accent5" w:themeShade="80"/>
                    <w:sz w:val="26"/>
                    <w:szCs w:val="26"/>
                  </w:rPr>
                </w:rPrChange>
              </w:rPr>
            </w:pPr>
            <w:r w:rsidRPr="00410FBA">
              <w:rPr>
                <w:sz w:val="26"/>
                <w:szCs w:val="26"/>
                <w:rPrChange w:id="389" w:author="Dang Oanh" w:date="2024-05-31T15:47:00Z" w16du:dateUtc="2024-05-31T08:47:00Z">
                  <w:rPr>
                    <w:color w:val="215868" w:themeColor="accent5" w:themeShade="80"/>
                    <w:sz w:val="26"/>
                    <w:szCs w:val="26"/>
                  </w:rPr>
                </w:rPrChange>
              </w:rPr>
              <w:t>Phân phối hóa đơn</w:t>
            </w:r>
          </w:p>
        </w:tc>
        <w:tc>
          <w:tcPr>
            <w:tcW w:w="1274" w:type="pct"/>
            <w:tcBorders>
              <w:top w:val="single" w:sz="4" w:space="0" w:color="auto"/>
              <w:left w:val="single" w:sz="4" w:space="0" w:color="auto"/>
              <w:bottom w:val="single" w:sz="4" w:space="0" w:color="auto"/>
              <w:right w:val="single" w:sz="4" w:space="0" w:color="auto"/>
            </w:tcBorders>
          </w:tcPr>
          <w:p w14:paraId="257C4E7C" w14:textId="77777777" w:rsidR="006C3BA9" w:rsidRPr="00410FBA" w:rsidRDefault="006C3BA9" w:rsidP="006E4081">
            <w:pPr>
              <w:spacing w:before="120" w:after="120"/>
              <w:rPr>
                <w:sz w:val="26"/>
                <w:szCs w:val="26"/>
                <w:rPrChange w:id="390" w:author="Dang Oanh" w:date="2024-05-31T15:47:00Z" w16du:dateUtc="2024-05-31T08:47:00Z">
                  <w:rPr>
                    <w:color w:val="215868" w:themeColor="accent5" w:themeShade="80"/>
                    <w:sz w:val="26"/>
                    <w:szCs w:val="26"/>
                  </w:rPr>
                </w:rPrChange>
              </w:rPr>
            </w:pPr>
            <w:r w:rsidRPr="00410FBA">
              <w:rPr>
                <w:sz w:val="26"/>
                <w:szCs w:val="26"/>
                <w:rPrChange w:id="391" w:author="Dang Oanh" w:date="2024-05-31T15:47:00Z" w16du:dateUtc="2024-05-31T08:47:00Z">
                  <w:rPr>
                    <w:color w:val="215868" w:themeColor="accent5" w:themeShade="80"/>
                    <w:sz w:val="26"/>
                    <w:szCs w:val="26"/>
                  </w:rPr>
                </w:rPrChange>
              </w:rPr>
              <w:t>Hệ thống</w:t>
            </w:r>
          </w:p>
          <w:p w14:paraId="2CDBBFA4" w14:textId="77777777" w:rsidR="006C3BA9" w:rsidRPr="00410FBA" w:rsidRDefault="006C3BA9" w:rsidP="006E4081">
            <w:pPr>
              <w:spacing w:before="120" w:after="120"/>
              <w:rPr>
                <w:sz w:val="26"/>
                <w:szCs w:val="26"/>
                <w:rPrChange w:id="392" w:author="Dang Oanh" w:date="2024-05-31T15:47:00Z" w16du:dateUtc="2024-05-31T08:47:00Z">
                  <w:rPr>
                    <w:color w:val="215868" w:themeColor="accent5" w:themeShade="80"/>
                    <w:sz w:val="26"/>
                    <w:szCs w:val="26"/>
                  </w:rPr>
                </w:rPrChange>
              </w:rPr>
            </w:pPr>
            <w:r w:rsidRPr="00410FBA">
              <w:rPr>
                <w:sz w:val="26"/>
                <w:szCs w:val="26"/>
                <w:rPrChange w:id="393" w:author="Dang Oanh" w:date="2024-05-31T15:47:00Z" w16du:dateUtc="2024-05-31T08:47:00Z">
                  <w:rPr>
                    <w:color w:val="215868" w:themeColor="accent5" w:themeShade="80"/>
                    <w:sz w:val="26"/>
                    <w:szCs w:val="26"/>
                  </w:rPr>
                </w:rPrChange>
              </w:rPr>
              <w:t>Nhân viên kế toán</w:t>
            </w:r>
          </w:p>
          <w:p w14:paraId="0553D332" w14:textId="77777777" w:rsidR="006C3BA9" w:rsidRPr="00410FBA" w:rsidRDefault="006C3BA9" w:rsidP="006E4081">
            <w:pPr>
              <w:spacing w:before="120" w:after="120"/>
              <w:rPr>
                <w:sz w:val="26"/>
                <w:szCs w:val="26"/>
                <w:rPrChange w:id="394" w:author="Dang Oanh" w:date="2024-05-31T15:47:00Z" w16du:dateUtc="2024-05-31T08:47:00Z">
                  <w:rPr>
                    <w:color w:val="215868" w:themeColor="accent5" w:themeShade="80"/>
                    <w:sz w:val="26"/>
                    <w:szCs w:val="26"/>
                  </w:rPr>
                </w:rPrChange>
              </w:rPr>
            </w:pPr>
            <w:r w:rsidRPr="00410FBA">
              <w:rPr>
                <w:sz w:val="26"/>
                <w:szCs w:val="26"/>
                <w:rPrChange w:id="395" w:author="Dang Oanh" w:date="2024-05-31T15:47:00Z" w16du:dateUtc="2024-05-31T08:47:00Z">
                  <w:rPr>
                    <w:color w:val="215868" w:themeColor="accent5" w:themeShade="80"/>
                    <w:sz w:val="26"/>
                    <w:szCs w:val="26"/>
                  </w:rPr>
                </w:rPrChange>
              </w:rPr>
              <w:t>Khách hàng là người mua</w:t>
            </w:r>
          </w:p>
        </w:tc>
        <w:tc>
          <w:tcPr>
            <w:tcW w:w="1433" w:type="pct"/>
            <w:tcBorders>
              <w:top w:val="single" w:sz="4" w:space="0" w:color="auto"/>
              <w:left w:val="single" w:sz="4" w:space="0" w:color="auto"/>
              <w:bottom w:val="single" w:sz="4" w:space="0" w:color="auto"/>
              <w:right w:val="single" w:sz="4" w:space="0" w:color="auto"/>
            </w:tcBorders>
          </w:tcPr>
          <w:p w14:paraId="7BD9C5C1" w14:textId="77777777" w:rsidR="006C3BA9" w:rsidRPr="00410FBA" w:rsidRDefault="006C3BA9" w:rsidP="006E4081">
            <w:pPr>
              <w:spacing w:before="120" w:after="120"/>
              <w:rPr>
                <w:sz w:val="26"/>
                <w:szCs w:val="26"/>
                <w:rPrChange w:id="396" w:author="Dang Oanh" w:date="2024-05-31T15:47:00Z" w16du:dateUtc="2024-05-31T08:47:00Z">
                  <w:rPr>
                    <w:color w:val="215868" w:themeColor="accent5" w:themeShade="80"/>
                    <w:sz w:val="26"/>
                    <w:szCs w:val="26"/>
                  </w:rPr>
                </w:rPrChange>
              </w:rPr>
            </w:pPr>
            <w:r w:rsidRPr="00410FBA">
              <w:rPr>
                <w:sz w:val="26"/>
                <w:szCs w:val="26"/>
                <w:rPrChange w:id="397" w:author="Dang Oanh" w:date="2024-05-31T15:47:00Z" w16du:dateUtc="2024-05-31T08:47:00Z">
                  <w:rPr>
                    <w:color w:val="215868" w:themeColor="accent5" w:themeShade="80"/>
                    <w:sz w:val="26"/>
                    <w:szCs w:val="26"/>
                  </w:rPr>
                </w:rPrChange>
              </w:rPr>
              <w:t>Hệ thống tự động gửi email cho khách hàng hoặc kế toán gửi mail thủ công cho người mua</w:t>
            </w:r>
          </w:p>
        </w:tc>
      </w:tr>
    </w:tbl>
    <w:p w14:paraId="31DC7D58" w14:textId="77777777" w:rsidR="006C3BA9" w:rsidRPr="00410FBA" w:rsidRDefault="006C3BA9">
      <w:pPr>
        <w:spacing w:before="120" w:after="120"/>
      </w:pPr>
    </w:p>
    <w:p w14:paraId="72C16385" w14:textId="77777777" w:rsidR="004F2A06" w:rsidRPr="00410FBA" w:rsidRDefault="00A15B10" w:rsidP="00617D43">
      <w:pPr>
        <w:pStyle w:val="Heading3"/>
        <w:numPr>
          <w:ilvl w:val="2"/>
          <w:numId w:val="9"/>
        </w:numPr>
        <w:spacing w:before="120" w:after="120"/>
      </w:pPr>
      <w:bookmarkStart w:id="398" w:name="_Toc167894518"/>
      <w:r w:rsidRPr="00410FBA">
        <w:t>Quy trình nghiệp vụ Phân phối hóa đơn</w:t>
      </w:r>
      <w:bookmarkEnd w:id="398"/>
    </w:p>
    <w:p w14:paraId="0013DB42" w14:textId="0A0E0464" w:rsidR="004F2A06" w:rsidRPr="00410FBA" w:rsidRDefault="00C63710">
      <w:pPr>
        <w:spacing w:before="120" w:after="120"/>
      </w:pPr>
      <w:r w:rsidRPr="00410FBA">
        <w:rPr>
          <w:noProof/>
        </w:rPr>
        <w:drawing>
          <wp:inline distT="0" distB="0" distL="0" distR="0" wp14:anchorId="56CB22C1" wp14:editId="1423BA07">
            <wp:extent cx="5761990" cy="3881120"/>
            <wp:effectExtent l="0" t="0" r="0" b="5080"/>
            <wp:docPr id="155" name="image9.png" descr="D:\VDC\QA\Anh\PhanPhoi.png"/>
            <wp:cNvGraphicFramePr/>
            <a:graphic xmlns:a="http://schemas.openxmlformats.org/drawingml/2006/main">
              <a:graphicData uri="http://schemas.openxmlformats.org/drawingml/2006/picture">
                <pic:pic xmlns:pic="http://schemas.openxmlformats.org/drawingml/2006/picture">
                  <pic:nvPicPr>
                    <pic:cNvPr id="0" name="image9.png" descr="D:\VDC\QA\Anh\PhanPhoi.png"/>
                    <pic:cNvPicPr preferRelativeResize="0"/>
                  </pic:nvPicPr>
                  <pic:blipFill>
                    <a:blip r:embed="rId13"/>
                    <a:srcRect/>
                    <a:stretch>
                      <a:fillRect/>
                    </a:stretch>
                  </pic:blipFill>
                  <pic:spPr>
                    <a:xfrm>
                      <a:off x="0" y="0"/>
                      <a:ext cx="5761990" cy="3881120"/>
                    </a:xfrm>
                    <a:prstGeom prst="rect">
                      <a:avLst/>
                    </a:prstGeom>
                    <a:ln/>
                  </pic:spPr>
                </pic:pic>
              </a:graphicData>
            </a:graphic>
          </wp:inline>
        </w:drawing>
      </w:r>
    </w:p>
    <w:p w14:paraId="14CF22DC" w14:textId="77777777" w:rsidR="006C3BA9" w:rsidRPr="00410FBA" w:rsidRDefault="006C3BA9" w:rsidP="006C3BA9">
      <w:pPr>
        <w:rPr>
          <w:i/>
          <w:iCs/>
          <w:sz w:val="28"/>
          <w:szCs w:val="28"/>
          <w:lang w:val="de-DE"/>
        </w:rPr>
      </w:pPr>
      <w:r w:rsidRPr="00410FBA">
        <w:rPr>
          <w:i/>
          <w:iCs/>
          <w:sz w:val="28"/>
          <w:szCs w:val="28"/>
          <w:lang w:val="de-DE"/>
        </w:rPr>
        <w:t>Bảng mô tả nghiệp vụ</w:t>
      </w:r>
    </w:p>
    <w:tbl>
      <w:tblPr>
        <w:tblStyle w:val="TableGrid"/>
        <w:tblW w:w="5000" w:type="pct"/>
        <w:tblLook w:val="04A0" w:firstRow="1" w:lastRow="0" w:firstColumn="1" w:lastColumn="0" w:noHBand="0" w:noVBand="1"/>
      </w:tblPr>
      <w:tblGrid>
        <w:gridCol w:w="1627"/>
        <w:gridCol w:w="2529"/>
        <w:gridCol w:w="2310"/>
        <w:gridCol w:w="2598"/>
      </w:tblGrid>
      <w:tr w:rsidR="00410FBA" w:rsidRPr="00410FBA" w14:paraId="228DB15F" w14:textId="77777777" w:rsidTr="006E4081">
        <w:trPr>
          <w:trHeight w:val="524"/>
          <w:tblHeader/>
        </w:trPr>
        <w:tc>
          <w:tcPr>
            <w:tcW w:w="898" w:type="pct"/>
            <w:tcBorders>
              <w:top w:val="single" w:sz="4" w:space="0" w:color="auto"/>
              <w:left w:val="single" w:sz="4" w:space="0" w:color="auto"/>
              <w:bottom w:val="single" w:sz="4" w:space="0" w:color="auto"/>
              <w:right w:val="single" w:sz="4" w:space="0" w:color="auto"/>
            </w:tcBorders>
            <w:hideMark/>
          </w:tcPr>
          <w:p w14:paraId="69790805" w14:textId="77777777" w:rsidR="006C3BA9" w:rsidRPr="00410FBA" w:rsidRDefault="006C3BA9" w:rsidP="006E4081">
            <w:pPr>
              <w:spacing w:before="120" w:after="120"/>
              <w:jc w:val="center"/>
              <w:rPr>
                <w:b/>
                <w:sz w:val="26"/>
                <w:szCs w:val="26"/>
              </w:rPr>
            </w:pPr>
            <w:r w:rsidRPr="00410FBA">
              <w:rPr>
                <w:b/>
                <w:sz w:val="26"/>
                <w:szCs w:val="26"/>
              </w:rPr>
              <w:lastRenderedPageBreak/>
              <w:t>Thứ tự bước thực hiện</w:t>
            </w:r>
          </w:p>
        </w:tc>
        <w:tc>
          <w:tcPr>
            <w:tcW w:w="1395" w:type="pct"/>
            <w:tcBorders>
              <w:top w:val="single" w:sz="4" w:space="0" w:color="auto"/>
              <w:left w:val="single" w:sz="4" w:space="0" w:color="auto"/>
              <w:bottom w:val="single" w:sz="4" w:space="0" w:color="auto"/>
              <w:right w:val="single" w:sz="4" w:space="0" w:color="auto"/>
            </w:tcBorders>
            <w:hideMark/>
          </w:tcPr>
          <w:p w14:paraId="633594DB" w14:textId="77777777" w:rsidR="006C3BA9" w:rsidRPr="00410FBA" w:rsidRDefault="006C3BA9" w:rsidP="006E4081">
            <w:pPr>
              <w:spacing w:before="120" w:after="120"/>
              <w:jc w:val="center"/>
              <w:rPr>
                <w:b/>
                <w:sz w:val="26"/>
                <w:szCs w:val="26"/>
              </w:rPr>
            </w:pPr>
            <w:r w:rsidRPr="00410FBA">
              <w:rPr>
                <w:b/>
                <w:sz w:val="26"/>
                <w:szCs w:val="26"/>
              </w:rPr>
              <w:t>Tên bước</w:t>
            </w:r>
          </w:p>
        </w:tc>
        <w:tc>
          <w:tcPr>
            <w:tcW w:w="1274" w:type="pct"/>
            <w:tcBorders>
              <w:top w:val="single" w:sz="4" w:space="0" w:color="auto"/>
              <w:left w:val="single" w:sz="4" w:space="0" w:color="auto"/>
              <w:bottom w:val="single" w:sz="4" w:space="0" w:color="auto"/>
              <w:right w:val="single" w:sz="4" w:space="0" w:color="auto"/>
            </w:tcBorders>
            <w:hideMark/>
          </w:tcPr>
          <w:p w14:paraId="199C728C" w14:textId="77777777" w:rsidR="006C3BA9" w:rsidRPr="00410FBA" w:rsidRDefault="006C3BA9" w:rsidP="006E4081">
            <w:pPr>
              <w:spacing w:before="120" w:after="120"/>
              <w:jc w:val="center"/>
              <w:rPr>
                <w:b/>
                <w:sz w:val="26"/>
                <w:szCs w:val="26"/>
              </w:rPr>
            </w:pPr>
            <w:r w:rsidRPr="00410FBA">
              <w:rPr>
                <w:b/>
                <w:sz w:val="26"/>
                <w:szCs w:val="26"/>
              </w:rPr>
              <w:t>Người thực hiện</w:t>
            </w:r>
          </w:p>
        </w:tc>
        <w:tc>
          <w:tcPr>
            <w:tcW w:w="1433" w:type="pct"/>
            <w:tcBorders>
              <w:top w:val="single" w:sz="4" w:space="0" w:color="auto"/>
              <w:left w:val="single" w:sz="4" w:space="0" w:color="auto"/>
              <w:bottom w:val="single" w:sz="4" w:space="0" w:color="auto"/>
              <w:right w:val="single" w:sz="4" w:space="0" w:color="auto"/>
            </w:tcBorders>
            <w:hideMark/>
          </w:tcPr>
          <w:p w14:paraId="21E3284C" w14:textId="77777777" w:rsidR="006C3BA9" w:rsidRPr="00410FBA" w:rsidRDefault="006C3BA9" w:rsidP="006E4081">
            <w:pPr>
              <w:spacing w:before="120" w:after="120"/>
              <w:jc w:val="center"/>
              <w:rPr>
                <w:b/>
                <w:sz w:val="26"/>
                <w:szCs w:val="26"/>
              </w:rPr>
            </w:pPr>
            <w:r w:rsidRPr="00410FBA">
              <w:rPr>
                <w:b/>
                <w:sz w:val="26"/>
                <w:szCs w:val="26"/>
              </w:rPr>
              <w:t>Diễn giải bước thực hiện</w:t>
            </w:r>
          </w:p>
        </w:tc>
      </w:tr>
      <w:tr w:rsidR="00410FBA" w:rsidRPr="00410FBA" w14:paraId="13B8299F"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hideMark/>
          </w:tcPr>
          <w:p w14:paraId="30DA411C" w14:textId="77777777" w:rsidR="006C3BA9" w:rsidRPr="00410FBA" w:rsidRDefault="006C3BA9" w:rsidP="006E4081">
            <w:pPr>
              <w:spacing w:before="120" w:after="120"/>
              <w:rPr>
                <w:sz w:val="26"/>
                <w:szCs w:val="26"/>
                <w:rPrChange w:id="399" w:author="Dang Oanh" w:date="2024-05-31T15:47:00Z" w16du:dateUtc="2024-05-31T08:47:00Z">
                  <w:rPr>
                    <w:color w:val="215868" w:themeColor="accent5" w:themeShade="80"/>
                    <w:sz w:val="26"/>
                    <w:szCs w:val="26"/>
                  </w:rPr>
                </w:rPrChange>
              </w:rPr>
            </w:pPr>
            <w:r w:rsidRPr="00410FBA">
              <w:rPr>
                <w:sz w:val="26"/>
                <w:szCs w:val="26"/>
                <w:rPrChange w:id="400" w:author="Dang Oanh" w:date="2024-05-31T15:47:00Z" w16du:dateUtc="2024-05-31T08:47:00Z">
                  <w:rPr>
                    <w:color w:val="215868" w:themeColor="accent5" w:themeShade="80"/>
                    <w:sz w:val="26"/>
                    <w:szCs w:val="26"/>
                  </w:rPr>
                </w:rPrChange>
              </w:rPr>
              <w:t>B01</w:t>
            </w:r>
          </w:p>
        </w:tc>
        <w:tc>
          <w:tcPr>
            <w:tcW w:w="1395" w:type="pct"/>
            <w:tcBorders>
              <w:top w:val="single" w:sz="4" w:space="0" w:color="auto"/>
              <w:left w:val="single" w:sz="4" w:space="0" w:color="auto"/>
              <w:bottom w:val="single" w:sz="4" w:space="0" w:color="auto"/>
              <w:right w:val="single" w:sz="4" w:space="0" w:color="auto"/>
            </w:tcBorders>
          </w:tcPr>
          <w:p w14:paraId="4000A078" w14:textId="77777777" w:rsidR="006C3BA9" w:rsidRPr="00410FBA" w:rsidRDefault="006C3BA9" w:rsidP="006E4081">
            <w:pPr>
              <w:spacing w:before="120" w:after="120"/>
              <w:rPr>
                <w:sz w:val="26"/>
                <w:szCs w:val="26"/>
                <w:rPrChange w:id="401" w:author="Dang Oanh" w:date="2024-05-31T15:47:00Z" w16du:dateUtc="2024-05-31T08:47:00Z">
                  <w:rPr>
                    <w:color w:val="215868" w:themeColor="accent5" w:themeShade="80"/>
                    <w:sz w:val="26"/>
                    <w:szCs w:val="26"/>
                  </w:rPr>
                </w:rPrChange>
              </w:rPr>
            </w:pPr>
            <w:r w:rsidRPr="00410FBA">
              <w:rPr>
                <w:sz w:val="26"/>
                <w:szCs w:val="26"/>
                <w:rPrChange w:id="402" w:author="Dang Oanh" w:date="2024-05-31T15:47:00Z" w16du:dateUtc="2024-05-31T08:47:00Z">
                  <w:rPr>
                    <w:color w:val="215868" w:themeColor="accent5" w:themeShade="80"/>
                    <w:sz w:val="26"/>
                    <w:szCs w:val="26"/>
                  </w:rPr>
                </w:rPrChange>
              </w:rPr>
              <w:t>Gửi thông báo hóa đơn mới phát hành/điều chỉnh/thay thế/hủy đến người mua</w:t>
            </w:r>
          </w:p>
        </w:tc>
        <w:tc>
          <w:tcPr>
            <w:tcW w:w="1274" w:type="pct"/>
            <w:tcBorders>
              <w:top w:val="single" w:sz="4" w:space="0" w:color="auto"/>
              <w:left w:val="single" w:sz="4" w:space="0" w:color="auto"/>
              <w:bottom w:val="single" w:sz="4" w:space="0" w:color="auto"/>
              <w:right w:val="single" w:sz="4" w:space="0" w:color="auto"/>
            </w:tcBorders>
          </w:tcPr>
          <w:p w14:paraId="7318F881" w14:textId="77777777" w:rsidR="006C3BA9" w:rsidRPr="00410FBA" w:rsidRDefault="006C3BA9" w:rsidP="006E4081">
            <w:pPr>
              <w:spacing w:before="120" w:after="120"/>
              <w:rPr>
                <w:sz w:val="26"/>
                <w:szCs w:val="26"/>
                <w:rPrChange w:id="403" w:author="Dang Oanh" w:date="2024-05-31T15:47:00Z" w16du:dateUtc="2024-05-31T08:47:00Z">
                  <w:rPr>
                    <w:color w:val="215868" w:themeColor="accent5" w:themeShade="80"/>
                    <w:sz w:val="26"/>
                    <w:szCs w:val="26"/>
                  </w:rPr>
                </w:rPrChange>
              </w:rPr>
            </w:pPr>
            <w:r w:rsidRPr="00410FBA">
              <w:rPr>
                <w:sz w:val="26"/>
                <w:szCs w:val="26"/>
                <w:rPrChange w:id="404" w:author="Dang Oanh" w:date="2024-05-31T15:47:00Z" w16du:dateUtc="2024-05-31T08:47:00Z">
                  <w:rPr>
                    <w:color w:val="215868" w:themeColor="accent5" w:themeShade="80"/>
                    <w:sz w:val="26"/>
                    <w:szCs w:val="26"/>
                  </w:rPr>
                </w:rPrChange>
              </w:rPr>
              <w:t>Hệ thống</w:t>
            </w:r>
          </w:p>
        </w:tc>
        <w:tc>
          <w:tcPr>
            <w:tcW w:w="1433" w:type="pct"/>
            <w:tcBorders>
              <w:top w:val="single" w:sz="4" w:space="0" w:color="auto"/>
              <w:left w:val="single" w:sz="4" w:space="0" w:color="auto"/>
              <w:bottom w:val="single" w:sz="4" w:space="0" w:color="auto"/>
              <w:right w:val="single" w:sz="4" w:space="0" w:color="auto"/>
            </w:tcBorders>
            <w:hideMark/>
          </w:tcPr>
          <w:p w14:paraId="20024FB2" w14:textId="77777777" w:rsidR="006C3BA9" w:rsidRPr="00410FBA" w:rsidRDefault="006C3BA9" w:rsidP="006E4081">
            <w:pPr>
              <w:spacing w:before="120" w:after="120"/>
              <w:rPr>
                <w:sz w:val="26"/>
                <w:szCs w:val="26"/>
                <w:rPrChange w:id="405" w:author="Dang Oanh" w:date="2024-05-31T15:47:00Z" w16du:dateUtc="2024-05-31T08:47:00Z">
                  <w:rPr>
                    <w:color w:val="215868" w:themeColor="accent5" w:themeShade="80"/>
                    <w:sz w:val="26"/>
                    <w:szCs w:val="26"/>
                  </w:rPr>
                </w:rPrChange>
              </w:rPr>
            </w:pPr>
            <w:r w:rsidRPr="00410FBA">
              <w:rPr>
                <w:sz w:val="26"/>
                <w:szCs w:val="26"/>
                <w:rPrChange w:id="406" w:author="Dang Oanh" w:date="2024-05-31T15:47:00Z" w16du:dateUtc="2024-05-31T08:47:00Z">
                  <w:rPr>
                    <w:color w:val="215868" w:themeColor="accent5" w:themeShade="80"/>
                    <w:sz w:val="26"/>
                    <w:szCs w:val="26"/>
                  </w:rPr>
                </w:rPrChange>
              </w:rPr>
              <w:t>Gửi email thông báo hóa đơn mới phát hành/điều chỉnh/thay thế/hủy đến người mua</w:t>
            </w:r>
          </w:p>
        </w:tc>
      </w:tr>
      <w:tr w:rsidR="00410FBA" w:rsidRPr="00410FBA" w14:paraId="4B228544"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hideMark/>
          </w:tcPr>
          <w:p w14:paraId="1B2176F4" w14:textId="77777777" w:rsidR="006C3BA9" w:rsidRPr="00410FBA" w:rsidRDefault="006C3BA9" w:rsidP="006E4081">
            <w:pPr>
              <w:spacing w:before="120" w:after="120"/>
              <w:rPr>
                <w:sz w:val="26"/>
                <w:szCs w:val="26"/>
                <w:rPrChange w:id="407" w:author="Dang Oanh" w:date="2024-05-31T15:47:00Z" w16du:dateUtc="2024-05-31T08:47:00Z">
                  <w:rPr>
                    <w:color w:val="215868" w:themeColor="accent5" w:themeShade="80"/>
                    <w:sz w:val="26"/>
                    <w:szCs w:val="26"/>
                  </w:rPr>
                </w:rPrChange>
              </w:rPr>
            </w:pPr>
            <w:r w:rsidRPr="00410FBA">
              <w:rPr>
                <w:sz w:val="26"/>
                <w:szCs w:val="26"/>
                <w:rPrChange w:id="408" w:author="Dang Oanh" w:date="2024-05-31T15:47:00Z" w16du:dateUtc="2024-05-31T08:47:00Z">
                  <w:rPr>
                    <w:color w:val="215868" w:themeColor="accent5" w:themeShade="80"/>
                    <w:sz w:val="26"/>
                    <w:szCs w:val="26"/>
                  </w:rPr>
                </w:rPrChange>
              </w:rPr>
              <w:t>B02</w:t>
            </w:r>
          </w:p>
        </w:tc>
        <w:tc>
          <w:tcPr>
            <w:tcW w:w="1395" w:type="pct"/>
            <w:tcBorders>
              <w:top w:val="single" w:sz="4" w:space="0" w:color="auto"/>
              <w:left w:val="single" w:sz="4" w:space="0" w:color="auto"/>
              <w:bottom w:val="single" w:sz="4" w:space="0" w:color="auto"/>
              <w:right w:val="single" w:sz="4" w:space="0" w:color="auto"/>
            </w:tcBorders>
          </w:tcPr>
          <w:p w14:paraId="6DDD3F56" w14:textId="77777777" w:rsidR="006C3BA9" w:rsidRPr="00410FBA" w:rsidRDefault="006C3BA9" w:rsidP="006E4081">
            <w:pPr>
              <w:spacing w:before="120" w:after="120"/>
              <w:rPr>
                <w:sz w:val="26"/>
                <w:szCs w:val="26"/>
                <w:rPrChange w:id="409" w:author="Dang Oanh" w:date="2024-05-31T15:47:00Z" w16du:dateUtc="2024-05-31T08:47:00Z">
                  <w:rPr>
                    <w:color w:val="215868" w:themeColor="accent5" w:themeShade="80"/>
                    <w:sz w:val="26"/>
                    <w:szCs w:val="26"/>
                  </w:rPr>
                </w:rPrChange>
              </w:rPr>
            </w:pPr>
            <w:r w:rsidRPr="00410FBA">
              <w:rPr>
                <w:sz w:val="26"/>
                <w:szCs w:val="26"/>
                <w:rPrChange w:id="410" w:author="Dang Oanh" w:date="2024-05-31T15:47:00Z" w16du:dateUtc="2024-05-31T08:47:00Z">
                  <w:rPr>
                    <w:color w:val="215868" w:themeColor="accent5" w:themeShade="80"/>
                    <w:sz w:val="26"/>
                    <w:szCs w:val="26"/>
                  </w:rPr>
                </w:rPrChange>
              </w:rPr>
              <w:t>Phân phối hóa đơn</w:t>
            </w:r>
          </w:p>
        </w:tc>
        <w:tc>
          <w:tcPr>
            <w:tcW w:w="1274" w:type="pct"/>
            <w:tcBorders>
              <w:top w:val="single" w:sz="4" w:space="0" w:color="auto"/>
              <w:left w:val="single" w:sz="4" w:space="0" w:color="auto"/>
              <w:bottom w:val="single" w:sz="4" w:space="0" w:color="auto"/>
              <w:right w:val="single" w:sz="4" w:space="0" w:color="auto"/>
            </w:tcBorders>
          </w:tcPr>
          <w:p w14:paraId="5BD3B822" w14:textId="77777777" w:rsidR="006C3BA9" w:rsidRPr="00410FBA" w:rsidRDefault="006C3BA9" w:rsidP="006E4081">
            <w:pPr>
              <w:spacing w:before="120" w:after="120"/>
              <w:rPr>
                <w:sz w:val="26"/>
                <w:szCs w:val="26"/>
                <w:rPrChange w:id="411" w:author="Dang Oanh" w:date="2024-05-31T15:47:00Z" w16du:dateUtc="2024-05-31T08:47:00Z">
                  <w:rPr>
                    <w:color w:val="215868" w:themeColor="accent5" w:themeShade="80"/>
                    <w:sz w:val="26"/>
                    <w:szCs w:val="26"/>
                  </w:rPr>
                </w:rPrChange>
              </w:rPr>
            </w:pPr>
            <w:r w:rsidRPr="00410FBA">
              <w:rPr>
                <w:sz w:val="26"/>
                <w:szCs w:val="26"/>
                <w:rPrChange w:id="412" w:author="Dang Oanh" w:date="2024-05-31T15:47:00Z" w16du:dateUtc="2024-05-31T08:47:00Z">
                  <w:rPr>
                    <w:color w:val="215868" w:themeColor="accent5" w:themeShade="80"/>
                    <w:sz w:val="26"/>
                    <w:szCs w:val="26"/>
                  </w:rPr>
                </w:rPrChange>
              </w:rPr>
              <w:t>Hệ thống</w:t>
            </w:r>
          </w:p>
        </w:tc>
        <w:tc>
          <w:tcPr>
            <w:tcW w:w="1433" w:type="pct"/>
            <w:tcBorders>
              <w:top w:val="single" w:sz="4" w:space="0" w:color="auto"/>
              <w:left w:val="single" w:sz="4" w:space="0" w:color="auto"/>
              <w:bottom w:val="single" w:sz="4" w:space="0" w:color="auto"/>
              <w:right w:val="single" w:sz="4" w:space="0" w:color="auto"/>
            </w:tcBorders>
          </w:tcPr>
          <w:p w14:paraId="644BCDC9" w14:textId="77777777" w:rsidR="006C3BA9" w:rsidRPr="00410FBA" w:rsidRDefault="006C3BA9" w:rsidP="006E4081">
            <w:pPr>
              <w:spacing w:before="120" w:after="120"/>
              <w:rPr>
                <w:sz w:val="26"/>
                <w:szCs w:val="26"/>
                <w:rPrChange w:id="413" w:author="Dang Oanh" w:date="2024-05-31T15:47:00Z" w16du:dateUtc="2024-05-31T08:47:00Z">
                  <w:rPr>
                    <w:color w:val="215868" w:themeColor="accent5" w:themeShade="80"/>
                    <w:sz w:val="26"/>
                    <w:szCs w:val="26"/>
                  </w:rPr>
                </w:rPrChange>
              </w:rPr>
            </w:pPr>
            <w:r w:rsidRPr="00410FBA">
              <w:rPr>
                <w:sz w:val="26"/>
                <w:szCs w:val="26"/>
                <w:rPrChange w:id="414" w:author="Dang Oanh" w:date="2024-05-31T15:47:00Z" w16du:dateUtc="2024-05-31T08:47:00Z">
                  <w:rPr>
                    <w:color w:val="215868" w:themeColor="accent5" w:themeShade="80"/>
                    <w:sz w:val="26"/>
                    <w:szCs w:val="26"/>
                  </w:rPr>
                </w:rPrChange>
              </w:rPr>
              <w:t>Tự động gửi email cho người mua theo thông tin đã nhập trên hóa đơn</w:t>
            </w:r>
          </w:p>
        </w:tc>
      </w:tr>
      <w:tr w:rsidR="00410FBA" w:rsidRPr="00410FBA" w14:paraId="3FC25B89"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hideMark/>
          </w:tcPr>
          <w:p w14:paraId="065F551A" w14:textId="77777777" w:rsidR="006C3BA9" w:rsidRPr="00410FBA" w:rsidRDefault="006C3BA9" w:rsidP="006E4081">
            <w:pPr>
              <w:spacing w:before="120" w:after="120"/>
              <w:rPr>
                <w:sz w:val="26"/>
                <w:szCs w:val="26"/>
              </w:rPr>
            </w:pPr>
            <w:r w:rsidRPr="00410FBA">
              <w:rPr>
                <w:sz w:val="26"/>
                <w:szCs w:val="26"/>
                <w:rPrChange w:id="415" w:author="Dang Oanh" w:date="2024-05-31T15:47:00Z" w16du:dateUtc="2024-05-31T08:47:00Z">
                  <w:rPr>
                    <w:color w:val="215868" w:themeColor="accent5" w:themeShade="80"/>
                    <w:sz w:val="26"/>
                    <w:szCs w:val="26"/>
                  </w:rPr>
                </w:rPrChange>
              </w:rPr>
              <w:t>B03</w:t>
            </w:r>
          </w:p>
        </w:tc>
        <w:tc>
          <w:tcPr>
            <w:tcW w:w="1395" w:type="pct"/>
            <w:tcBorders>
              <w:top w:val="single" w:sz="4" w:space="0" w:color="auto"/>
              <w:left w:val="single" w:sz="4" w:space="0" w:color="auto"/>
              <w:bottom w:val="single" w:sz="4" w:space="0" w:color="auto"/>
              <w:right w:val="single" w:sz="4" w:space="0" w:color="auto"/>
            </w:tcBorders>
          </w:tcPr>
          <w:p w14:paraId="1250804B" w14:textId="77777777" w:rsidR="006C3BA9" w:rsidRPr="00410FBA" w:rsidRDefault="006C3BA9" w:rsidP="006E4081">
            <w:pPr>
              <w:spacing w:before="120" w:after="120"/>
              <w:rPr>
                <w:sz w:val="26"/>
                <w:szCs w:val="26"/>
                <w:rPrChange w:id="416" w:author="Dang Oanh" w:date="2024-05-31T15:47:00Z" w16du:dateUtc="2024-05-31T08:47:00Z">
                  <w:rPr>
                    <w:color w:val="215868" w:themeColor="accent5" w:themeShade="80"/>
                    <w:sz w:val="26"/>
                    <w:szCs w:val="26"/>
                  </w:rPr>
                </w:rPrChange>
              </w:rPr>
            </w:pPr>
            <w:r w:rsidRPr="00410FBA">
              <w:rPr>
                <w:sz w:val="26"/>
                <w:szCs w:val="26"/>
                <w:rPrChange w:id="417" w:author="Dang Oanh" w:date="2024-05-31T15:47:00Z" w16du:dateUtc="2024-05-31T08:47:00Z">
                  <w:rPr>
                    <w:color w:val="215868" w:themeColor="accent5" w:themeShade="80"/>
                    <w:sz w:val="26"/>
                    <w:szCs w:val="26"/>
                  </w:rPr>
                </w:rPrChange>
              </w:rPr>
              <w:t>Ký số hóa đơn</w:t>
            </w:r>
          </w:p>
          <w:p w14:paraId="3556796A" w14:textId="77777777" w:rsidR="006C3BA9" w:rsidRPr="00410FBA" w:rsidRDefault="006C3BA9" w:rsidP="006E4081">
            <w:pPr>
              <w:spacing w:before="120" w:after="120"/>
              <w:rPr>
                <w:sz w:val="26"/>
                <w:szCs w:val="26"/>
                <w:rPrChange w:id="418" w:author="Dang Oanh" w:date="2024-05-31T15:47:00Z" w16du:dateUtc="2024-05-31T08:47:00Z">
                  <w:rPr>
                    <w:color w:val="215868" w:themeColor="accent5" w:themeShade="80"/>
                    <w:sz w:val="26"/>
                    <w:szCs w:val="26"/>
                  </w:rPr>
                </w:rPrChange>
              </w:rPr>
            </w:pPr>
          </w:p>
        </w:tc>
        <w:tc>
          <w:tcPr>
            <w:tcW w:w="1274" w:type="pct"/>
            <w:tcBorders>
              <w:top w:val="single" w:sz="4" w:space="0" w:color="auto"/>
              <w:left w:val="single" w:sz="4" w:space="0" w:color="auto"/>
              <w:bottom w:val="single" w:sz="4" w:space="0" w:color="auto"/>
              <w:right w:val="single" w:sz="4" w:space="0" w:color="auto"/>
            </w:tcBorders>
          </w:tcPr>
          <w:p w14:paraId="517CABE0" w14:textId="77777777" w:rsidR="006C3BA9" w:rsidRPr="00410FBA" w:rsidRDefault="006C3BA9" w:rsidP="006E4081">
            <w:pPr>
              <w:spacing w:before="120" w:after="120"/>
              <w:rPr>
                <w:sz w:val="26"/>
                <w:szCs w:val="26"/>
                <w:rPrChange w:id="419" w:author="Dang Oanh" w:date="2024-05-31T15:47:00Z" w16du:dateUtc="2024-05-31T08:47:00Z">
                  <w:rPr>
                    <w:color w:val="215868" w:themeColor="accent5" w:themeShade="80"/>
                    <w:sz w:val="26"/>
                    <w:szCs w:val="26"/>
                  </w:rPr>
                </w:rPrChange>
              </w:rPr>
            </w:pPr>
            <w:r w:rsidRPr="00410FBA">
              <w:rPr>
                <w:sz w:val="26"/>
                <w:szCs w:val="26"/>
                <w:rPrChange w:id="420" w:author="Dang Oanh" w:date="2024-05-31T15:47:00Z" w16du:dateUtc="2024-05-31T08:47:00Z">
                  <w:rPr>
                    <w:color w:val="215868" w:themeColor="accent5" w:themeShade="80"/>
                    <w:sz w:val="26"/>
                    <w:szCs w:val="26"/>
                  </w:rPr>
                </w:rPrChange>
              </w:rPr>
              <w:t>Khách hàng là đơn vị kế toán</w:t>
            </w:r>
          </w:p>
        </w:tc>
        <w:tc>
          <w:tcPr>
            <w:tcW w:w="1433" w:type="pct"/>
            <w:tcBorders>
              <w:top w:val="single" w:sz="4" w:space="0" w:color="auto"/>
              <w:left w:val="single" w:sz="4" w:space="0" w:color="auto"/>
              <w:bottom w:val="single" w:sz="4" w:space="0" w:color="auto"/>
              <w:right w:val="single" w:sz="4" w:space="0" w:color="auto"/>
            </w:tcBorders>
          </w:tcPr>
          <w:p w14:paraId="36DA9E72" w14:textId="77777777" w:rsidR="006C3BA9" w:rsidRPr="00410FBA" w:rsidRDefault="006C3BA9" w:rsidP="006E4081">
            <w:pPr>
              <w:spacing w:before="120" w:after="120"/>
              <w:rPr>
                <w:sz w:val="26"/>
                <w:szCs w:val="26"/>
                <w:rPrChange w:id="421" w:author="Dang Oanh" w:date="2024-05-31T15:47:00Z" w16du:dateUtc="2024-05-31T08:47:00Z">
                  <w:rPr>
                    <w:color w:val="215868" w:themeColor="accent5" w:themeShade="80"/>
                    <w:sz w:val="26"/>
                    <w:szCs w:val="26"/>
                  </w:rPr>
                </w:rPrChange>
              </w:rPr>
            </w:pPr>
            <w:r w:rsidRPr="00410FBA">
              <w:rPr>
                <w:sz w:val="26"/>
                <w:szCs w:val="26"/>
                <w:rPrChange w:id="422" w:author="Dang Oanh" w:date="2024-05-31T15:47:00Z" w16du:dateUtc="2024-05-31T08:47:00Z">
                  <w:rPr>
                    <w:color w:val="215868" w:themeColor="accent5" w:themeShade="80"/>
                    <w:sz w:val="26"/>
                    <w:szCs w:val="26"/>
                  </w:rPr>
                </w:rPrChange>
              </w:rPr>
              <w:t>Ký số lên hóa đơn</w:t>
            </w:r>
          </w:p>
          <w:p w14:paraId="7BFD4EBB" w14:textId="77777777" w:rsidR="006C3BA9" w:rsidRPr="00410FBA" w:rsidRDefault="006C3BA9" w:rsidP="006E4081">
            <w:pPr>
              <w:spacing w:before="120" w:after="120"/>
              <w:rPr>
                <w:sz w:val="26"/>
                <w:szCs w:val="26"/>
                <w:rPrChange w:id="423" w:author="Dang Oanh" w:date="2024-05-31T15:47:00Z" w16du:dateUtc="2024-05-31T08:47:00Z">
                  <w:rPr>
                    <w:color w:val="215868" w:themeColor="accent5" w:themeShade="80"/>
                    <w:sz w:val="26"/>
                    <w:szCs w:val="26"/>
                  </w:rPr>
                </w:rPrChange>
              </w:rPr>
            </w:pPr>
          </w:p>
        </w:tc>
      </w:tr>
      <w:tr w:rsidR="00410FBA" w:rsidRPr="00410FBA" w14:paraId="0299B957" w14:textId="77777777" w:rsidTr="006E4081">
        <w:trPr>
          <w:trHeight w:val="524"/>
        </w:trPr>
        <w:tc>
          <w:tcPr>
            <w:tcW w:w="898" w:type="pct"/>
            <w:tcBorders>
              <w:top w:val="single" w:sz="4" w:space="0" w:color="auto"/>
              <w:left w:val="single" w:sz="4" w:space="0" w:color="auto"/>
              <w:bottom w:val="single" w:sz="4" w:space="0" w:color="auto"/>
              <w:right w:val="single" w:sz="4" w:space="0" w:color="auto"/>
            </w:tcBorders>
          </w:tcPr>
          <w:p w14:paraId="1E3E7D80" w14:textId="77777777" w:rsidR="006C3BA9" w:rsidRPr="00410FBA" w:rsidRDefault="006C3BA9" w:rsidP="006E4081">
            <w:pPr>
              <w:spacing w:before="120" w:after="120"/>
              <w:rPr>
                <w:sz w:val="26"/>
                <w:szCs w:val="26"/>
                <w:rPrChange w:id="424" w:author="Dang Oanh" w:date="2024-05-31T15:47:00Z" w16du:dateUtc="2024-05-31T08:47:00Z">
                  <w:rPr>
                    <w:color w:val="215868" w:themeColor="accent5" w:themeShade="80"/>
                    <w:sz w:val="26"/>
                    <w:szCs w:val="26"/>
                  </w:rPr>
                </w:rPrChange>
              </w:rPr>
            </w:pPr>
            <w:r w:rsidRPr="00410FBA">
              <w:rPr>
                <w:sz w:val="26"/>
                <w:szCs w:val="26"/>
                <w:rPrChange w:id="425" w:author="Dang Oanh" w:date="2024-05-31T15:47:00Z" w16du:dateUtc="2024-05-31T08:47:00Z">
                  <w:rPr>
                    <w:color w:val="215868" w:themeColor="accent5" w:themeShade="80"/>
                    <w:sz w:val="26"/>
                    <w:szCs w:val="26"/>
                  </w:rPr>
                </w:rPrChange>
              </w:rPr>
              <w:t>B04</w:t>
            </w:r>
          </w:p>
        </w:tc>
        <w:tc>
          <w:tcPr>
            <w:tcW w:w="1395" w:type="pct"/>
            <w:tcBorders>
              <w:top w:val="single" w:sz="4" w:space="0" w:color="auto"/>
              <w:left w:val="single" w:sz="4" w:space="0" w:color="auto"/>
              <w:bottom w:val="single" w:sz="4" w:space="0" w:color="auto"/>
              <w:right w:val="single" w:sz="4" w:space="0" w:color="auto"/>
            </w:tcBorders>
          </w:tcPr>
          <w:p w14:paraId="5E614C19" w14:textId="77777777" w:rsidR="006C3BA9" w:rsidRPr="00410FBA" w:rsidRDefault="006C3BA9" w:rsidP="006E4081">
            <w:pPr>
              <w:spacing w:before="120" w:after="120"/>
              <w:rPr>
                <w:sz w:val="26"/>
                <w:szCs w:val="26"/>
                <w:rPrChange w:id="426" w:author="Dang Oanh" w:date="2024-05-31T15:47:00Z" w16du:dateUtc="2024-05-31T08:47:00Z">
                  <w:rPr>
                    <w:color w:val="215868" w:themeColor="accent5" w:themeShade="80"/>
                    <w:sz w:val="26"/>
                    <w:szCs w:val="26"/>
                  </w:rPr>
                </w:rPrChange>
              </w:rPr>
            </w:pPr>
            <w:r w:rsidRPr="00410FBA">
              <w:rPr>
                <w:sz w:val="26"/>
                <w:szCs w:val="26"/>
                <w:rPrChange w:id="427" w:author="Dang Oanh" w:date="2024-05-31T15:47:00Z" w16du:dateUtc="2024-05-31T08:47:00Z">
                  <w:rPr>
                    <w:color w:val="215868" w:themeColor="accent5" w:themeShade="80"/>
                    <w:sz w:val="26"/>
                    <w:szCs w:val="26"/>
                  </w:rPr>
                </w:rPrChange>
              </w:rPr>
              <w:t>Tải, in, xem hóa đơn</w:t>
            </w:r>
          </w:p>
        </w:tc>
        <w:tc>
          <w:tcPr>
            <w:tcW w:w="1274" w:type="pct"/>
            <w:tcBorders>
              <w:top w:val="single" w:sz="4" w:space="0" w:color="auto"/>
              <w:left w:val="single" w:sz="4" w:space="0" w:color="auto"/>
              <w:bottom w:val="single" w:sz="4" w:space="0" w:color="auto"/>
              <w:right w:val="single" w:sz="4" w:space="0" w:color="auto"/>
            </w:tcBorders>
          </w:tcPr>
          <w:p w14:paraId="55B1488D" w14:textId="77777777" w:rsidR="006C3BA9" w:rsidRPr="00410FBA" w:rsidRDefault="006C3BA9" w:rsidP="006E4081">
            <w:pPr>
              <w:spacing w:before="120" w:after="120"/>
              <w:rPr>
                <w:sz w:val="26"/>
                <w:szCs w:val="26"/>
                <w:rPrChange w:id="428" w:author="Dang Oanh" w:date="2024-05-31T15:47:00Z" w16du:dateUtc="2024-05-31T08:47:00Z">
                  <w:rPr>
                    <w:color w:val="215868" w:themeColor="accent5" w:themeShade="80"/>
                    <w:sz w:val="26"/>
                    <w:szCs w:val="26"/>
                  </w:rPr>
                </w:rPrChange>
              </w:rPr>
            </w:pPr>
            <w:r w:rsidRPr="00410FBA">
              <w:rPr>
                <w:sz w:val="26"/>
                <w:szCs w:val="26"/>
                <w:rPrChange w:id="429" w:author="Dang Oanh" w:date="2024-05-31T15:47:00Z" w16du:dateUtc="2024-05-31T08:47:00Z">
                  <w:rPr>
                    <w:color w:val="215868" w:themeColor="accent5" w:themeShade="80"/>
                    <w:sz w:val="26"/>
                    <w:szCs w:val="26"/>
                  </w:rPr>
                </w:rPrChange>
              </w:rPr>
              <w:t>Khách hàng thông thường</w:t>
            </w:r>
          </w:p>
          <w:p w14:paraId="0D393187" w14:textId="77777777" w:rsidR="006C3BA9" w:rsidRPr="00410FBA" w:rsidRDefault="006C3BA9" w:rsidP="006E4081">
            <w:pPr>
              <w:spacing w:before="120" w:after="120"/>
              <w:rPr>
                <w:sz w:val="26"/>
                <w:szCs w:val="26"/>
                <w:rPrChange w:id="430" w:author="Dang Oanh" w:date="2024-05-31T15:47:00Z" w16du:dateUtc="2024-05-31T08:47:00Z">
                  <w:rPr>
                    <w:color w:val="215868" w:themeColor="accent5" w:themeShade="80"/>
                    <w:sz w:val="26"/>
                    <w:szCs w:val="26"/>
                  </w:rPr>
                </w:rPrChange>
              </w:rPr>
            </w:pPr>
            <w:r w:rsidRPr="00410FBA">
              <w:rPr>
                <w:sz w:val="26"/>
                <w:szCs w:val="26"/>
                <w:rPrChange w:id="431" w:author="Dang Oanh" w:date="2024-05-31T15:47:00Z" w16du:dateUtc="2024-05-31T08:47:00Z">
                  <w:rPr>
                    <w:color w:val="215868" w:themeColor="accent5" w:themeShade="80"/>
                    <w:sz w:val="26"/>
                    <w:szCs w:val="26"/>
                  </w:rPr>
                </w:rPrChange>
              </w:rPr>
              <w:t>Khách hàng là đơn vị kế toán</w:t>
            </w:r>
          </w:p>
        </w:tc>
        <w:tc>
          <w:tcPr>
            <w:tcW w:w="1433" w:type="pct"/>
            <w:tcBorders>
              <w:top w:val="single" w:sz="4" w:space="0" w:color="auto"/>
              <w:left w:val="single" w:sz="4" w:space="0" w:color="auto"/>
              <w:bottom w:val="single" w:sz="4" w:space="0" w:color="auto"/>
              <w:right w:val="single" w:sz="4" w:space="0" w:color="auto"/>
            </w:tcBorders>
          </w:tcPr>
          <w:p w14:paraId="662DB586" w14:textId="77777777" w:rsidR="006C3BA9" w:rsidRPr="00410FBA" w:rsidRDefault="006C3BA9" w:rsidP="006E4081">
            <w:pPr>
              <w:spacing w:before="120" w:after="120"/>
              <w:rPr>
                <w:sz w:val="26"/>
                <w:szCs w:val="26"/>
                <w:rPrChange w:id="432" w:author="Dang Oanh" w:date="2024-05-31T15:47:00Z" w16du:dateUtc="2024-05-31T08:47:00Z">
                  <w:rPr>
                    <w:color w:val="215868" w:themeColor="accent5" w:themeShade="80"/>
                    <w:sz w:val="26"/>
                    <w:szCs w:val="26"/>
                  </w:rPr>
                </w:rPrChange>
              </w:rPr>
            </w:pPr>
            <w:r w:rsidRPr="00410FBA">
              <w:rPr>
                <w:sz w:val="26"/>
                <w:szCs w:val="26"/>
                <w:rPrChange w:id="433" w:author="Dang Oanh" w:date="2024-05-31T15:47:00Z" w16du:dateUtc="2024-05-31T08:47:00Z">
                  <w:rPr>
                    <w:color w:val="215868" w:themeColor="accent5" w:themeShade="80"/>
                    <w:sz w:val="26"/>
                    <w:szCs w:val="26"/>
                  </w:rPr>
                </w:rPrChange>
              </w:rPr>
              <w:t>Tìm kiếm, xem, tải, in hóa đơn theo định dạng: XML, PDF</w:t>
            </w:r>
          </w:p>
        </w:tc>
      </w:tr>
    </w:tbl>
    <w:p w14:paraId="5E67E20C" w14:textId="77777777" w:rsidR="006C3BA9" w:rsidRPr="00410FBA" w:rsidRDefault="00617D43" w:rsidP="00617D43">
      <w:pPr>
        <w:pStyle w:val="Heading3"/>
        <w:numPr>
          <w:ilvl w:val="2"/>
          <w:numId w:val="9"/>
        </w:numPr>
        <w:spacing w:before="120" w:after="120"/>
      </w:pPr>
      <w:bookmarkStart w:id="434" w:name="_Toc167894519"/>
      <w:r w:rsidRPr="00410FBA">
        <w:lastRenderedPageBreak/>
        <w:t>Quy trình phát hành hóa đơn có mã của CQT</w:t>
      </w:r>
      <w:bookmarkEnd w:id="434"/>
    </w:p>
    <w:p w14:paraId="5257BCFA" w14:textId="44922D91" w:rsidR="00617D43" w:rsidRPr="00410FBA" w:rsidRDefault="00C63710" w:rsidP="00617D43">
      <w:r w:rsidRPr="00410FBA">
        <w:rPr>
          <w:noProof/>
        </w:rPr>
        <w:drawing>
          <wp:inline distT="0" distB="0" distL="0" distR="0" wp14:anchorId="36EAE50C" wp14:editId="6C3CCA09">
            <wp:extent cx="5761990" cy="5712460"/>
            <wp:effectExtent l="0" t="0" r="0" b="254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1990" cy="5712460"/>
                    </a:xfrm>
                    <a:prstGeom prst="rect">
                      <a:avLst/>
                    </a:prstGeom>
                    <a:noFill/>
                    <a:ln>
                      <a:noFill/>
                    </a:ln>
                  </pic:spPr>
                </pic:pic>
              </a:graphicData>
            </a:graphic>
          </wp:inline>
        </w:drawing>
      </w:r>
    </w:p>
    <w:p w14:paraId="0AF9B2C4" w14:textId="77777777" w:rsidR="00617D43" w:rsidRPr="00410FBA" w:rsidRDefault="00617D43" w:rsidP="00617D43">
      <w:pPr>
        <w:rPr>
          <w:b/>
          <w:sz w:val="26"/>
          <w:szCs w:val="26"/>
        </w:rPr>
      </w:pPr>
      <w:r w:rsidRPr="00410FBA">
        <w:rPr>
          <w:b/>
          <w:sz w:val="26"/>
          <w:szCs w:val="26"/>
        </w:rPr>
        <w:t>Mô tả quy trình</w:t>
      </w:r>
    </w:p>
    <w:tbl>
      <w:tblPr>
        <w:tblStyle w:val="TableGrid"/>
        <w:tblW w:w="5000" w:type="pct"/>
        <w:tblInd w:w="114" w:type="dxa"/>
        <w:tblLook w:val="04A0" w:firstRow="1" w:lastRow="0" w:firstColumn="1" w:lastColumn="0" w:noHBand="0" w:noVBand="1"/>
      </w:tblPr>
      <w:tblGrid>
        <w:gridCol w:w="1327"/>
        <w:gridCol w:w="2951"/>
        <w:gridCol w:w="1755"/>
        <w:gridCol w:w="3031"/>
      </w:tblGrid>
      <w:tr w:rsidR="00410FBA" w:rsidRPr="00410FBA" w14:paraId="273612BC" w14:textId="77777777" w:rsidTr="006E4081">
        <w:trPr>
          <w:trHeight w:val="524"/>
          <w:tblHeader/>
        </w:trPr>
        <w:tc>
          <w:tcPr>
            <w:tcW w:w="732" w:type="pct"/>
          </w:tcPr>
          <w:p w14:paraId="284BCAEB" w14:textId="77777777" w:rsidR="00617D43" w:rsidRPr="00410FBA" w:rsidRDefault="00617D43" w:rsidP="006E4081">
            <w:pPr>
              <w:spacing w:before="120" w:after="120" w:line="360" w:lineRule="auto"/>
              <w:jc w:val="center"/>
              <w:rPr>
                <w:b/>
                <w:sz w:val="26"/>
                <w:szCs w:val="26"/>
              </w:rPr>
            </w:pPr>
            <w:r w:rsidRPr="00410FBA">
              <w:rPr>
                <w:b/>
                <w:sz w:val="26"/>
                <w:szCs w:val="26"/>
              </w:rPr>
              <w:t>Mã bước thực hiện</w:t>
            </w:r>
          </w:p>
        </w:tc>
        <w:tc>
          <w:tcPr>
            <w:tcW w:w="1628" w:type="pct"/>
          </w:tcPr>
          <w:p w14:paraId="7EB4584F" w14:textId="77777777" w:rsidR="00617D43" w:rsidRPr="00410FBA" w:rsidRDefault="00617D43" w:rsidP="006E4081">
            <w:pPr>
              <w:spacing w:before="120" w:after="120" w:line="360" w:lineRule="auto"/>
              <w:jc w:val="center"/>
              <w:rPr>
                <w:b/>
                <w:sz w:val="26"/>
                <w:szCs w:val="26"/>
              </w:rPr>
            </w:pPr>
            <w:r w:rsidRPr="00410FBA">
              <w:rPr>
                <w:b/>
                <w:sz w:val="26"/>
                <w:szCs w:val="26"/>
              </w:rPr>
              <w:t>Tên bước</w:t>
            </w:r>
          </w:p>
        </w:tc>
        <w:tc>
          <w:tcPr>
            <w:tcW w:w="968" w:type="pct"/>
          </w:tcPr>
          <w:p w14:paraId="67ACBEB7" w14:textId="77777777" w:rsidR="00617D43" w:rsidRPr="00410FBA" w:rsidRDefault="00617D43" w:rsidP="006E4081">
            <w:pPr>
              <w:spacing w:before="120" w:after="120" w:line="360" w:lineRule="auto"/>
              <w:jc w:val="center"/>
              <w:rPr>
                <w:b/>
                <w:sz w:val="26"/>
                <w:szCs w:val="26"/>
              </w:rPr>
            </w:pPr>
            <w:r w:rsidRPr="00410FBA">
              <w:rPr>
                <w:b/>
                <w:sz w:val="26"/>
                <w:szCs w:val="26"/>
              </w:rPr>
              <w:t>Người thực hiện</w:t>
            </w:r>
          </w:p>
        </w:tc>
        <w:tc>
          <w:tcPr>
            <w:tcW w:w="1672" w:type="pct"/>
          </w:tcPr>
          <w:p w14:paraId="691D6199" w14:textId="77777777" w:rsidR="00617D43" w:rsidRPr="00410FBA" w:rsidRDefault="00617D43" w:rsidP="006E4081">
            <w:pPr>
              <w:spacing w:before="120" w:after="120" w:line="360" w:lineRule="auto"/>
              <w:jc w:val="center"/>
              <w:rPr>
                <w:b/>
                <w:sz w:val="26"/>
                <w:szCs w:val="26"/>
              </w:rPr>
            </w:pPr>
            <w:r w:rsidRPr="00410FBA">
              <w:rPr>
                <w:b/>
                <w:sz w:val="26"/>
                <w:szCs w:val="26"/>
              </w:rPr>
              <w:t>Diễn giải bước thực hiện</w:t>
            </w:r>
          </w:p>
        </w:tc>
      </w:tr>
      <w:tr w:rsidR="00410FBA" w:rsidRPr="00410FBA" w14:paraId="47514845" w14:textId="77777777" w:rsidTr="006E4081">
        <w:trPr>
          <w:trHeight w:val="524"/>
        </w:trPr>
        <w:tc>
          <w:tcPr>
            <w:tcW w:w="732" w:type="pct"/>
          </w:tcPr>
          <w:p w14:paraId="60797C34" w14:textId="77777777" w:rsidR="00617D43" w:rsidRPr="00410FBA" w:rsidRDefault="00617D43" w:rsidP="006E4081">
            <w:pPr>
              <w:spacing w:before="120" w:after="120" w:line="360" w:lineRule="auto"/>
              <w:rPr>
                <w:sz w:val="26"/>
                <w:szCs w:val="26"/>
              </w:rPr>
            </w:pPr>
            <w:r w:rsidRPr="00410FBA">
              <w:rPr>
                <w:sz w:val="26"/>
                <w:szCs w:val="26"/>
              </w:rPr>
              <w:t>Bước 1</w:t>
            </w:r>
          </w:p>
        </w:tc>
        <w:tc>
          <w:tcPr>
            <w:tcW w:w="1628" w:type="pct"/>
          </w:tcPr>
          <w:p w14:paraId="2F9EC2CA" w14:textId="77777777" w:rsidR="00617D43" w:rsidRPr="00410FBA" w:rsidRDefault="00617D43" w:rsidP="006E4081">
            <w:pPr>
              <w:spacing w:before="120" w:after="120" w:line="360" w:lineRule="auto"/>
              <w:rPr>
                <w:sz w:val="26"/>
                <w:szCs w:val="26"/>
              </w:rPr>
            </w:pPr>
            <w:r w:rsidRPr="00410FBA">
              <w:rPr>
                <w:sz w:val="26"/>
                <w:szCs w:val="26"/>
              </w:rPr>
              <w:t>NTT, Doanh nghiệp có nhu cầu tạo hóa đơn có mã của CQT</w:t>
            </w:r>
          </w:p>
        </w:tc>
        <w:tc>
          <w:tcPr>
            <w:tcW w:w="968" w:type="pct"/>
          </w:tcPr>
          <w:p w14:paraId="78A3886F" w14:textId="77777777" w:rsidR="00617D43" w:rsidRPr="00410FBA" w:rsidRDefault="00617D43" w:rsidP="006E4081">
            <w:pPr>
              <w:spacing w:before="120" w:after="120" w:line="360" w:lineRule="auto"/>
              <w:rPr>
                <w:sz w:val="26"/>
                <w:szCs w:val="26"/>
              </w:rPr>
            </w:pPr>
            <w:r w:rsidRPr="00410FBA">
              <w:rPr>
                <w:sz w:val="26"/>
                <w:szCs w:val="26"/>
              </w:rPr>
              <w:t>NTT, Doanh nghiệp</w:t>
            </w:r>
          </w:p>
        </w:tc>
        <w:tc>
          <w:tcPr>
            <w:tcW w:w="1672" w:type="pct"/>
          </w:tcPr>
          <w:p w14:paraId="34B60E59" w14:textId="77777777" w:rsidR="00617D43" w:rsidRPr="00410FBA" w:rsidRDefault="00617D43" w:rsidP="006E4081">
            <w:pPr>
              <w:spacing w:before="120" w:after="120" w:line="360" w:lineRule="auto"/>
              <w:rPr>
                <w:sz w:val="26"/>
                <w:szCs w:val="26"/>
              </w:rPr>
            </w:pPr>
            <w:r w:rsidRPr="00410FBA">
              <w:rPr>
                <w:sz w:val="26"/>
                <w:szCs w:val="26"/>
              </w:rPr>
              <w:t>NNT, Doanh nghiệp truy cập vào hệ thống giải pháp HDDT</w:t>
            </w:r>
          </w:p>
        </w:tc>
      </w:tr>
      <w:tr w:rsidR="00410FBA" w:rsidRPr="00410FBA" w14:paraId="5C398D31" w14:textId="77777777" w:rsidTr="006E4081">
        <w:trPr>
          <w:trHeight w:val="524"/>
        </w:trPr>
        <w:tc>
          <w:tcPr>
            <w:tcW w:w="732" w:type="pct"/>
          </w:tcPr>
          <w:p w14:paraId="144E540A" w14:textId="77777777" w:rsidR="00617D43" w:rsidRPr="00410FBA" w:rsidRDefault="00617D43" w:rsidP="006E4081">
            <w:pPr>
              <w:spacing w:before="120" w:after="120" w:line="360" w:lineRule="auto"/>
              <w:rPr>
                <w:sz w:val="26"/>
                <w:szCs w:val="26"/>
              </w:rPr>
            </w:pPr>
            <w:r w:rsidRPr="00410FBA">
              <w:rPr>
                <w:sz w:val="26"/>
                <w:szCs w:val="26"/>
              </w:rPr>
              <w:t>Bước 2</w:t>
            </w:r>
          </w:p>
        </w:tc>
        <w:tc>
          <w:tcPr>
            <w:tcW w:w="1628" w:type="pct"/>
          </w:tcPr>
          <w:p w14:paraId="1BFAB65D" w14:textId="77777777" w:rsidR="00617D43" w:rsidRPr="00410FBA" w:rsidRDefault="00617D43" w:rsidP="006E4081">
            <w:pPr>
              <w:spacing w:before="120" w:after="120" w:line="360" w:lineRule="auto"/>
              <w:rPr>
                <w:sz w:val="26"/>
                <w:szCs w:val="26"/>
              </w:rPr>
            </w:pPr>
            <w:r w:rsidRPr="00410FBA">
              <w:rPr>
                <w:sz w:val="26"/>
                <w:szCs w:val="26"/>
              </w:rPr>
              <w:t>Lập, Ký số hóa đơn có mã của CQT</w:t>
            </w:r>
          </w:p>
        </w:tc>
        <w:tc>
          <w:tcPr>
            <w:tcW w:w="968" w:type="pct"/>
          </w:tcPr>
          <w:p w14:paraId="7C32C022" w14:textId="77777777" w:rsidR="00617D43" w:rsidRPr="00410FBA" w:rsidRDefault="00617D43" w:rsidP="006E4081">
            <w:pPr>
              <w:spacing w:before="120" w:after="120" w:line="360" w:lineRule="auto"/>
              <w:rPr>
                <w:sz w:val="26"/>
                <w:szCs w:val="26"/>
              </w:rPr>
            </w:pPr>
            <w:r w:rsidRPr="00410FBA">
              <w:rPr>
                <w:sz w:val="26"/>
                <w:szCs w:val="26"/>
              </w:rPr>
              <w:t>NTT, Doanh nghiệp</w:t>
            </w:r>
          </w:p>
        </w:tc>
        <w:tc>
          <w:tcPr>
            <w:tcW w:w="1672" w:type="pct"/>
          </w:tcPr>
          <w:p w14:paraId="4201DAF4" w14:textId="77777777" w:rsidR="00617D43" w:rsidRPr="00410FBA" w:rsidRDefault="00617D43" w:rsidP="006E4081">
            <w:pPr>
              <w:spacing w:before="120" w:after="120" w:line="360" w:lineRule="auto"/>
              <w:rPr>
                <w:sz w:val="26"/>
                <w:szCs w:val="26"/>
              </w:rPr>
            </w:pPr>
            <w:r w:rsidRPr="00410FBA">
              <w:rPr>
                <w:sz w:val="26"/>
                <w:szCs w:val="26"/>
              </w:rPr>
              <w:t>Gửi hồ sơ đến hệ thống truyền nhận của VNPT</w:t>
            </w:r>
          </w:p>
        </w:tc>
      </w:tr>
      <w:tr w:rsidR="00410FBA" w:rsidRPr="00410FBA" w14:paraId="37F520C0" w14:textId="77777777" w:rsidTr="006E4081">
        <w:trPr>
          <w:trHeight w:val="524"/>
        </w:trPr>
        <w:tc>
          <w:tcPr>
            <w:tcW w:w="732" w:type="pct"/>
          </w:tcPr>
          <w:p w14:paraId="26EA86BD" w14:textId="77777777" w:rsidR="00617D43" w:rsidRPr="00410FBA" w:rsidRDefault="00617D43" w:rsidP="006E4081">
            <w:pPr>
              <w:spacing w:before="120" w:after="120" w:line="360" w:lineRule="auto"/>
              <w:rPr>
                <w:sz w:val="26"/>
                <w:szCs w:val="26"/>
              </w:rPr>
            </w:pPr>
            <w:r w:rsidRPr="00410FBA">
              <w:rPr>
                <w:sz w:val="26"/>
                <w:szCs w:val="26"/>
              </w:rPr>
              <w:lastRenderedPageBreak/>
              <w:t>Bước 3</w:t>
            </w:r>
          </w:p>
        </w:tc>
        <w:tc>
          <w:tcPr>
            <w:tcW w:w="1628" w:type="pct"/>
          </w:tcPr>
          <w:p w14:paraId="0E3FD6C2" w14:textId="77777777" w:rsidR="00617D43" w:rsidRPr="00410FBA" w:rsidRDefault="00617D43" w:rsidP="006E4081">
            <w:pPr>
              <w:spacing w:before="120" w:after="120" w:line="360" w:lineRule="auto"/>
              <w:rPr>
                <w:sz w:val="26"/>
                <w:szCs w:val="26"/>
              </w:rPr>
            </w:pPr>
            <w:r w:rsidRPr="00410FBA">
              <w:rPr>
                <w:sz w:val="26"/>
                <w:szCs w:val="26"/>
              </w:rPr>
              <w:t>Gửi thông tin đến tổ chức truyền nhận (TCTN)</w:t>
            </w:r>
          </w:p>
        </w:tc>
        <w:tc>
          <w:tcPr>
            <w:tcW w:w="968" w:type="pct"/>
          </w:tcPr>
          <w:p w14:paraId="421E78A3" w14:textId="77777777" w:rsidR="00617D43" w:rsidRPr="00410FBA" w:rsidRDefault="00617D43" w:rsidP="006E4081">
            <w:pPr>
              <w:spacing w:before="120" w:after="120" w:line="360" w:lineRule="auto"/>
              <w:rPr>
                <w:sz w:val="26"/>
                <w:szCs w:val="26"/>
              </w:rPr>
            </w:pPr>
            <w:r w:rsidRPr="00410FBA">
              <w:rPr>
                <w:sz w:val="26"/>
                <w:szCs w:val="26"/>
              </w:rPr>
              <w:t>Hệ thống TCGP</w:t>
            </w:r>
          </w:p>
        </w:tc>
        <w:tc>
          <w:tcPr>
            <w:tcW w:w="1672" w:type="pct"/>
          </w:tcPr>
          <w:p w14:paraId="2606ECD8" w14:textId="77777777" w:rsidR="00617D43" w:rsidRPr="00410FBA" w:rsidRDefault="00617D43" w:rsidP="006E4081">
            <w:pPr>
              <w:spacing w:before="120" w:after="120" w:line="360" w:lineRule="auto"/>
              <w:rPr>
                <w:sz w:val="26"/>
                <w:szCs w:val="26"/>
              </w:rPr>
            </w:pPr>
            <w:r w:rsidRPr="00410FBA">
              <w:rPr>
                <w:sz w:val="26"/>
                <w:szCs w:val="26"/>
              </w:rPr>
              <w:t>NTT/Doanh nghiệp bấm nút gửi hóa đơn xin cấp mã CQT.</w:t>
            </w:r>
          </w:p>
          <w:p w14:paraId="72B8D5F6" w14:textId="77777777" w:rsidR="00617D43" w:rsidRPr="00410FBA" w:rsidRDefault="00617D43" w:rsidP="006E4081">
            <w:pPr>
              <w:spacing w:before="120" w:after="120" w:line="360" w:lineRule="auto"/>
              <w:rPr>
                <w:sz w:val="26"/>
                <w:szCs w:val="26"/>
              </w:rPr>
            </w:pPr>
            <w:r w:rsidRPr="00410FBA">
              <w:rPr>
                <w:sz w:val="26"/>
                <w:szCs w:val="26"/>
              </w:rPr>
              <w:t>Hệ thống TCGP thực hiện gửi gói tin đến TCTN</w:t>
            </w:r>
          </w:p>
        </w:tc>
      </w:tr>
      <w:tr w:rsidR="00410FBA" w:rsidRPr="00410FBA" w14:paraId="563DCCA5" w14:textId="77777777" w:rsidTr="006E4081">
        <w:trPr>
          <w:trHeight w:val="524"/>
        </w:trPr>
        <w:tc>
          <w:tcPr>
            <w:tcW w:w="732" w:type="pct"/>
          </w:tcPr>
          <w:p w14:paraId="51F62C42" w14:textId="77777777" w:rsidR="00617D43" w:rsidRPr="00410FBA" w:rsidRDefault="00617D43" w:rsidP="006E4081">
            <w:pPr>
              <w:spacing w:before="120" w:after="120" w:line="360" w:lineRule="auto"/>
              <w:rPr>
                <w:sz w:val="26"/>
                <w:szCs w:val="26"/>
              </w:rPr>
            </w:pPr>
            <w:r w:rsidRPr="00410FBA">
              <w:rPr>
                <w:sz w:val="26"/>
                <w:szCs w:val="26"/>
              </w:rPr>
              <w:t>Bước 4</w:t>
            </w:r>
          </w:p>
        </w:tc>
        <w:tc>
          <w:tcPr>
            <w:tcW w:w="1628" w:type="pct"/>
          </w:tcPr>
          <w:p w14:paraId="6C0CB6E4" w14:textId="77777777" w:rsidR="00617D43" w:rsidRPr="00410FBA" w:rsidRDefault="00617D43" w:rsidP="006E4081">
            <w:pPr>
              <w:spacing w:before="120" w:after="120" w:line="360" w:lineRule="auto"/>
              <w:rPr>
                <w:sz w:val="26"/>
                <w:szCs w:val="26"/>
              </w:rPr>
            </w:pPr>
            <w:r w:rsidRPr="00410FBA">
              <w:rPr>
                <w:sz w:val="26"/>
                <w:szCs w:val="26"/>
              </w:rPr>
              <w:t>Kiểm tra gói tin, dữ liệu hóa đơn</w:t>
            </w:r>
          </w:p>
        </w:tc>
        <w:tc>
          <w:tcPr>
            <w:tcW w:w="968" w:type="pct"/>
          </w:tcPr>
          <w:p w14:paraId="3ED13DA4" w14:textId="77777777" w:rsidR="00617D43" w:rsidRPr="00410FBA" w:rsidRDefault="00617D43" w:rsidP="006E4081">
            <w:pPr>
              <w:spacing w:before="120" w:after="120" w:line="360" w:lineRule="auto"/>
              <w:rPr>
                <w:sz w:val="26"/>
                <w:szCs w:val="26"/>
              </w:rPr>
            </w:pPr>
            <w:r w:rsidRPr="00410FBA">
              <w:rPr>
                <w:sz w:val="26"/>
                <w:szCs w:val="26"/>
              </w:rPr>
              <w:t>Hệ thống TCTN</w:t>
            </w:r>
          </w:p>
        </w:tc>
        <w:tc>
          <w:tcPr>
            <w:tcW w:w="1672" w:type="pct"/>
          </w:tcPr>
          <w:p w14:paraId="7C369D4F" w14:textId="77777777" w:rsidR="00617D43" w:rsidRPr="00410FBA" w:rsidRDefault="00617D43" w:rsidP="006E4081">
            <w:pPr>
              <w:spacing w:before="120" w:after="120" w:line="360" w:lineRule="auto"/>
              <w:rPr>
                <w:sz w:val="26"/>
                <w:szCs w:val="26"/>
              </w:rPr>
            </w:pPr>
            <w:r w:rsidRPr="00410FBA">
              <w:rPr>
                <w:sz w:val="26"/>
                <w:szCs w:val="26"/>
              </w:rPr>
              <w:t>Kiểm tra định dạng gói tin, phản hồi trạng thái tiếp nhận gói tin cho TCGP và đẩy dữ liệu vào CSDL</w:t>
            </w:r>
          </w:p>
        </w:tc>
      </w:tr>
      <w:tr w:rsidR="00410FBA" w:rsidRPr="00410FBA" w14:paraId="59AC65A4" w14:textId="77777777" w:rsidTr="006E4081">
        <w:trPr>
          <w:trHeight w:val="524"/>
        </w:trPr>
        <w:tc>
          <w:tcPr>
            <w:tcW w:w="732" w:type="pct"/>
          </w:tcPr>
          <w:p w14:paraId="1BE0B3FB" w14:textId="77777777" w:rsidR="00617D43" w:rsidRPr="00410FBA" w:rsidRDefault="00617D43" w:rsidP="006E4081">
            <w:pPr>
              <w:spacing w:before="120" w:after="120" w:line="360" w:lineRule="auto"/>
              <w:rPr>
                <w:sz w:val="26"/>
                <w:szCs w:val="26"/>
              </w:rPr>
            </w:pPr>
            <w:r w:rsidRPr="00410FBA">
              <w:rPr>
                <w:sz w:val="26"/>
                <w:szCs w:val="26"/>
              </w:rPr>
              <w:t xml:space="preserve">Bước 5 </w:t>
            </w:r>
          </w:p>
        </w:tc>
        <w:tc>
          <w:tcPr>
            <w:tcW w:w="1628" w:type="pct"/>
          </w:tcPr>
          <w:p w14:paraId="16655617" w14:textId="77777777" w:rsidR="00617D43" w:rsidRPr="00410FBA" w:rsidRDefault="00617D43" w:rsidP="006E4081">
            <w:pPr>
              <w:spacing w:before="120" w:after="120" w:line="360" w:lineRule="auto"/>
              <w:rPr>
                <w:sz w:val="26"/>
                <w:szCs w:val="26"/>
              </w:rPr>
            </w:pPr>
            <w:r w:rsidRPr="00410FBA">
              <w:rPr>
                <w:sz w:val="26"/>
                <w:szCs w:val="26"/>
              </w:rPr>
              <w:t>Tổ chức truyền nhận đóng gói dữ liệu, gửi gói tin hóa đơn đến Cơ quan thuế</w:t>
            </w:r>
          </w:p>
        </w:tc>
        <w:tc>
          <w:tcPr>
            <w:tcW w:w="968" w:type="pct"/>
          </w:tcPr>
          <w:p w14:paraId="48A462C8" w14:textId="77777777" w:rsidR="00617D43" w:rsidRPr="00410FBA" w:rsidRDefault="00617D43" w:rsidP="006E4081">
            <w:pPr>
              <w:spacing w:before="120" w:after="120" w:line="360" w:lineRule="auto"/>
              <w:rPr>
                <w:sz w:val="26"/>
                <w:szCs w:val="26"/>
              </w:rPr>
            </w:pPr>
            <w:r w:rsidRPr="00410FBA">
              <w:rPr>
                <w:sz w:val="26"/>
                <w:szCs w:val="26"/>
              </w:rPr>
              <w:t>Hệ thống TCTN</w:t>
            </w:r>
          </w:p>
        </w:tc>
        <w:tc>
          <w:tcPr>
            <w:tcW w:w="1672" w:type="pct"/>
          </w:tcPr>
          <w:p w14:paraId="656E75DC" w14:textId="77777777" w:rsidR="00617D43" w:rsidRPr="00410FBA" w:rsidRDefault="00617D43" w:rsidP="006E4081">
            <w:pPr>
              <w:spacing w:before="120" w:after="120" w:line="360" w:lineRule="auto"/>
              <w:rPr>
                <w:sz w:val="26"/>
                <w:szCs w:val="26"/>
              </w:rPr>
            </w:pPr>
            <w:r w:rsidRPr="00410FBA">
              <w:rPr>
                <w:sz w:val="26"/>
                <w:szCs w:val="26"/>
              </w:rPr>
              <w:t>TCTN gửi gói tin hóa đơn đến Cơ quan thuế lần lượt theo queue</w:t>
            </w:r>
          </w:p>
        </w:tc>
      </w:tr>
      <w:tr w:rsidR="00410FBA" w:rsidRPr="00410FBA" w14:paraId="76DFA3F4" w14:textId="77777777" w:rsidTr="006E4081">
        <w:trPr>
          <w:trHeight w:val="524"/>
        </w:trPr>
        <w:tc>
          <w:tcPr>
            <w:tcW w:w="732" w:type="pct"/>
          </w:tcPr>
          <w:p w14:paraId="45C433EC" w14:textId="77777777" w:rsidR="00617D43" w:rsidRPr="00410FBA" w:rsidRDefault="00617D43" w:rsidP="006E4081">
            <w:pPr>
              <w:spacing w:before="120" w:after="120" w:line="360" w:lineRule="auto"/>
              <w:rPr>
                <w:sz w:val="26"/>
                <w:szCs w:val="26"/>
              </w:rPr>
            </w:pPr>
            <w:r w:rsidRPr="00410FBA">
              <w:rPr>
                <w:sz w:val="26"/>
                <w:szCs w:val="26"/>
              </w:rPr>
              <w:t>Bước 6</w:t>
            </w:r>
          </w:p>
        </w:tc>
        <w:tc>
          <w:tcPr>
            <w:tcW w:w="1628" w:type="pct"/>
          </w:tcPr>
          <w:p w14:paraId="1308BB6E" w14:textId="77777777" w:rsidR="00617D43" w:rsidRPr="00410FBA" w:rsidRDefault="00617D43" w:rsidP="006E4081">
            <w:pPr>
              <w:spacing w:before="120" w:after="120" w:line="360" w:lineRule="auto"/>
              <w:rPr>
                <w:sz w:val="26"/>
                <w:szCs w:val="26"/>
              </w:rPr>
            </w:pPr>
            <w:r w:rsidRPr="00410FBA">
              <w:rPr>
                <w:sz w:val="26"/>
                <w:szCs w:val="26"/>
              </w:rPr>
              <w:t>Phản hồi kỹ thuật về việc tiếp nhận gói tin từ TCTN</w:t>
            </w:r>
          </w:p>
        </w:tc>
        <w:tc>
          <w:tcPr>
            <w:tcW w:w="968" w:type="pct"/>
          </w:tcPr>
          <w:p w14:paraId="510B2481" w14:textId="77777777" w:rsidR="00617D43" w:rsidRPr="00410FBA" w:rsidRDefault="00617D43" w:rsidP="006E4081">
            <w:pPr>
              <w:spacing w:before="120" w:after="120" w:line="360" w:lineRule="auto"/>
              <w:rPr>
                <w:sz w:val="26"/>
                <w:szCs w:val="26"/>
              </w:rPr>
            </w:pPr>
            <w:r w:rsidRPr="00410FBA">
              <w:rPr>
                <w:sz w:val="26"/>
                <w:szCs w:val="26"/>
              </w:rPr>
              <w:t>Cơ quan thuế</w:t>
            </w:r>
          </w:p>
        </w:tc>
        <w:tc>
          <w:tcPr>
            <w:tcW w:w="1672" w:type="pct"/>
          </w:tcPr>
          <w:p w14:paraId="338455E3" w14:textId="77777777" w:rsidR="00617D43" w:rsidRPr="00410FBA" w:rsidRDefault="00617D43" w:rsidP="006E4081">
            <w:pPr>
              <w:spacing w:before="120" w:after="120" w:line="360" w:lineRule="auto"/>
              <w:rPr>
                <w:sz w:val="26"/>
                <w:szCs w:val="26"/>
              </w:rPr>
            </w:pPr>
            <w:r w:rsidRPr="00410FBA">
              <w:rPr>
                <w:sz w:val="26"/>
                <w:szCs w:val="26"/>
              </w:rPr>
              <w:t>Kiểm tra định dạng gói tin, phản hồi trạng thái tiếp nhận/không tiếp nhận gói tin cho TCTN và lưu dữ liệu vào Queue</w:t>
            </w:r>
          </w:p>
        </w:tc>
      </w:tr>
      <w:tr w:rsidR="00410FBA" w:rsidRPr="00410FBA" w14:paraId="47C6AD75" w14:textId="77777777" w:rsidTr="006E4081">
        <w:trPr>
          <w:trHeight w:val="524"/>
        </w:trPr>
        <w:tc>
          <w:tcPr>
            <w:tcW w:w="732" w:type="pct"/>
          </w:tcPr>
          <w:p w14:paraId="7CA1B435" w14:textId="77777777" w:rsidR="00617D43" w:rsidRPr="00410FBA" w:rsidRDefault="00617D43" w:rsidP="006E4081">
            <w:pPr>
              <w:spacing w:before="120" w:after="120" w:line="360" w:lineRule="auto"/>
              <w:rPr>
                <w:sz w:val="26"/>
                <w:szCs w:val="26"/>
              </w:rPr>
            </w:pPr>
            <w:r w:rsidRPr="00410FBA">
              <w:rPr>
                <w:sz w:val="26"/>
                <w:szCs w:val="26"/>
              </w:rPr>
              <w:t>Bước 7</w:t>
            </w:r>
          </w:p>
        </w:tc>
        <w:tc>
          <w:tcPr>
            <w:tcW w:w="1628" w:type="pct"/>
          </w:tcPr>
          <w:p w14:paraId="628B5D19" w14:textId="77777777" w:rsidR="00617D43" w:rsidRPr="00410FBA" w:rsidRDefault="00617D43" w:rsidP="006E4081">
            <w:pPr>
              <w:spacing w:before="120" w:after="120" w:line="360" w:lineRule="auto"/>
              <w:rPr>
                <w:sz w:val="26"/>
                <w:szCs w:val="26"/>
              </w:rPr>
            </w:pPr>
            <w:r w:rsidRPr="00410FBA">
              <w:rPr>
                <w:sz w:val="26"/>
                <w:szCs w:val="26"/>
              </w:rPr>
              <w:t>Gửi trả kết quả xử lý dữ liệu cho tổ chức truyền nhận</w:t>
            </w:r>
          </w:p>
        </w:tc>
        <w:tc>
          <w:tcPr>
            <w:tcW w:w="968" w:type="pct"/>
          </w:tcPr>
          <w:p w14:paraId="177F6E10" w14:textId="77777777" w:rsidR="00617D43" w:rsidRPr="00410FBA" w:rsidRDefault="00617D43" w:rsidP="006E4081">
            <w:pPr>
              <w:spacing w:before="120" w:after="120" w:line="360" w:lineRule="auto"/>
              <w:rPr>
                <w:sz w:val="26"/>
                <w:szCs w:val="26"/>
              </w:rPr>
            </w:pPr>
            <w:r w:rsidRPr="00410FBA">
              <w:rPr>
                <w:sz w:val="26"/>
                <w:szCs w:val="26"/>
              </w:rPr>
              <w:t>Cơ quan thuế</w:t>
            </w:r>
          </w:p>
        </w:tc>
        <w:tc>
          <w:tcPr>
            <w:tcW w:w="1672" w:type="pct"/>
          </w:tcPr>
          <w:p w14:paraId="0EAE1775" w14:textId="77777777" w:rsidR="00617D43" w:rsidRPr="00410FBA" w:rsidRDefault="00617D43" w:rsidP="006E4081">
            <w:pPr>
              <w:spacing w:before="120" w:after="120" w:line="360" w:lineRule="auto"/>
              <w:rPr>
                <w:sz w:val="26"/>
                <w:szCs w:val="26"/>
              </w:rPr>
            </w:pPr>
            <w:r w:rsidRPr="00410FBA">
              <w:rPr>
                <w:sz w:val="26"/>
                <w:szCs w:val="26"/>
              </w:rPr>
              <w:t>Gửi kết quả cấp mã hóa đơn cho tổ chức truyền nhận</w:t>
            </w:r>
          </w:p>
        </w:tc>
      </w:tr>
      <w:tr w:rsidR="00410FBA" w:rsidRPr="00410FBA" w14:paraId="58867762" w14:textId="77777777" w:rsidTr="006E4081">
        <w:trPr>
          <w:trHeight w:val="524"/>
        </w:trPr>
        <w:tc>
          <w:tcPr>
            <w:tcW w:w="732" w:type="pct"/>
          </w:tcPr>
          <w:p w14:paraId="2BF9460F" w14:textId="77777777" w:rsidR="00617D43" w:rsidRPr="00410FBA" w:rsidRDefault="00617D43" w:rsidP="006E4081">
            <w:pPr>
              <w:spacing w:before="120" w:after="120" w:line="360" w:lineRule="auto"/>
              <w:rPr>
                <w:sz w:val="26"/>
                <w:szCs w:val="26"/>
              </w:rPr>
            </w:pPr>
            <w:r w:rsidRPr="00410FBA">
              <w:rPr>
                <w:sz w:val="26"/>
                <w:szCs w:val="26"/>
              </w:rPr>
              <w:lastRenderedPageBreak/>
              <w:t>Bước 8</w:t>
            </w:r>
          </w:p>
        </w:tc>
        <w:tc>
          <w:tcPr>
            <w:tcW w:w="1628" w:type="pct"/>
          </w:tcPr>
          <w:p w14:paraId="15017E26" w14:textId="77777777" w:rsidR="00617D43" w:rsidRPr="00410FBA" w:rsidRDefault="00617D43" w:rsidP="006E4081">
            <w:pPr>
              <w:spacing w:before="120" w:after="120" w:line="360" w:lineRule="auto"/>
              <w:rPr>
                <w:sz w:val="26"/>
                <w:szCs w:val="26"/>
              </w:rPr>
            </w:pPr>
            <w:r w:rsidRPr="00410FBA">
              <w:rPr>
                <w:sz w:val="26"/>
                <w:szCs w:val="26"/>
              </w:rPr>
              <w:t>Tổ chức truyền nhận gửi kết quả từ Cơ quan thuế gửi cho TCGP</w:t>
            </w:r>
          </w:p>
        </w:tc>
        <w:tc>
          <w:tcPr>
            <w:tcW w:w="968" w:type="pct"/>
          </w:tcPr>
          <w:p w14:paraId="75514354" w14:textId="77777777" w:rsidR="00617D43" w:rsidRPr="00410FBA" w:rsidRDefault="00617D43" w:rsidP="006E4081">
            <w:pPr>
              <w:spacing w:before="120" w:after="120" w:line="360" w:lineRule="auto"/>
              <w:rPr>
                <w:sz w:val="26"/>
                <w:szCs w:val="26"/>
              </w:rPr>
            </w:pPr>
            <w:r w:rsidRPr="00410FBA">
              <w:rPr>
                <w:sz w:val="26"/>
                <w:szCs w:val="26"/>
              </w:rPr>
              <w:t>TCTN</w:t>
            </w:r>
          </w:p>
        </w:tc>
        <w:tc>
          <w:tcPr>
            <w:tcW w:w="1672" w:type="pct"/>
          </w:tcPr>
          <w:p w14:paraId="4990F150" w14:textId="77777777" w:rsidR="00617D43" w:rsidRPr="00410FBA" w:rsidRDefault="00617D43" w:rsidP="006E4081">
            <w:pPr>
              <w:spacing w:before="120" w:after="120" w:line="360" w:lineRule="auto"/>
              <w:rPr>
                <w:sz w:val="26"/>
                <w:szCs w:val="26"/>
              </w:rPr>
            </w:pPr>
            <w:r w:rsidRPr="00410FBA">
              <w:rPr>
                <w:sz w:val="26"/>
                <w:szCs w:val="26"/>
              </w:rPr>
              <w:t>Tổ chức truyền nhận nhận kết quả phản hồi từ Cơ quan thuế</w:t>
            </w:r>
          </w:p>
        </w:tc>
      </w:tr>
      <w:tr w:rsidR="00410FBA" w:rsidRPr="00410FBA" w14:paraId="1902098A" w14:textId="77777777" w:rsidTr="006E4081">
        <w:trPr>
          <w:trHeight w:val="524"/>
        </w:trPr>
        <w:tc>
          <w:tcPr>
            <w:tcW w:w="732" w:type="pct"/>
          </w:tcPr>
          <w:p w14:paraId="399EC4F7" w14:textId="77777777" w:rsidR="00617D43" w:rsidRPr="00410FBA" w:rsidRDefault="00617D43" w:rsidP="006E4081">
            <w:pPr>
              <w:spacing w:before="120" w:after="120" w:line="360" w:lineRule="auto"/>
              <w:rPr>
                <w:sz w:val="26"/>
                <w:szCs w:val="26"/>
              </w:rPr>
            </w:pPr>
            <w:r w:rsidRPr="00410FBA">
              <w:rPr>
                <w:sz w:val="26"/>
                <w:szCs w:val="26"/>
              </w:rPr>
              <w:t>8.1</w:t>
            </w:r>
          </w:p>
        </w:tc>
        <w:tc>
          <w:tcPr>
            <w:tcW w:w="1628" w:type="pct"/>
          </w:tcPr>
          <w:p w14:paraId="1AF713D2" w14:textId="77777777" w:rsidR="00617D43" w:rsidRPr="00410FBA" w:rsidRDefault="00617D43" w:rsidP="006E4081">
            <w:pPr>
              <w:spacing w:before="120" w:after="120" w:line="360" w:lineRule="auto"/>
              <w:rPr>
                <w:sz w:val="26"/>
                <w:szCs w:val="26"/>
              </w:rPr>
            </w:pPr>
            <w:r w:rsidRPr="00410FBA">
              <w:rPr>
                <w:sz w:val="26"/>
                <w:szCs w:val="26"/>
              </w:rPr>
              <w:t>Trường hợp hóa đơn không hợp lệ</w:t>
            </w:r>
          </w:p>
        </w:tc>
        <w:tc>
          <w:tcPr>
            <w:tcW w:w="968" w:type="pct"/>
          </w:tcPr>
          <w:p w14:paraId="13C01BD6" w14:textId="77777777" w:rsidR="00617D43" w:rsidRPr="00410FBA" w:rsidRDefault="00617D43" w:rsidP="006E4081">
            <w:r w:rsidRPr="00410FBA">
              <w:rPr>
                <w:sz w:val="26"/>
                <w:szCs w:val="26"/>
              </w:rPr>
              <w:t>TCTN</w:t>
            </w:r>
          </w:p>
        </w:tc>
        <w:tc>
          <w:tcPr>
            <w:tcW w:w="1672" w:type="pct"/>
          </w:tcPr>
          <w:p w14:paraId="4BF88B3A" w14:textId="77777777" w:rsidR="00617D43" w:rsidRPr="00410FBA" w:rsidRDefault="00617D43" w:rsidP="006E4081">
            <w:pPr>
              <w:spacing w:before="120" w:after="120" w:line="360" w:lineRule="auto"/>
              <w:rPr>
                <w:sz w:val="26"/>
                <w:szCs w:val="26"/>
              </w:rPr>
            </w:pPr>
            <w:r w:rsidRPr="00410FBA">
              <w:rPr>
                <w:sz w:val="26"/>
                <w:szCs w:val="26"/>
              </w:rPr>
              <w:t>Trường hợp hóa đơn không hợp lệ: Tổ chức truyền nhận gửi danh sách HĐ không hợp lệ, mô tả thông tin lỗi tương ứng cho khách hàng (TCGP)</w:t>
            </w:r>
          </w:p>
        </w:tc>
      </w:tr>
      <w:tr w:rsidR="00410FBA" w:rsidRPr="00410FBA" w14:paraId="7EE4EF53" w14:textId="77777777" w:rsidTr="006E4081">
        <w:trPr>
          <w:trHeight w:val="524"/>
        </w:trPr>
        <w:tc>
          <w:tcPr>
            <w:tcW w:w="732" w:type="pct"/>
          </w:tcPr>
          <w:p w14:paraId="7E34A1F6" w14:textId="77777777" w:rsidR="00617D43" w:rsidRPr="00410FBA" w:rsidRDefault="00617D43" w:rsidP="006E4081">
            <w:pPr>
              <w:spacing w:before="120" w:after="120" w:line="360" w:lineRule="auto"/>
              <w:rPr>
                <w:sz w:val="26"/>
                <w:szCs w:val="26"/>
              </w:rPr>
            </w:pPr>
            <w:r w:rsidRPr="00410FBA">
              <w:rPr>
                <w:sz w:val="26"/>
                <w:szCs w:val="26"/>
              </w:rPr>
              <w:t xml:space="preserve">8.2 </w:t>
            </w:r>
          </w:p>
        </w:tc>
        <w:tc>
          <w:tcPr>
            <w:tcW w:w="1628" w:type="pct"/>
          </w:tcPr>
          <w:p w14:paraId="4436485D" w14:textId="77777777" w:rsidR="00617D43" w:rsidRPr="00410FBA" w:rsidRDefault="00617D43" w:rsidP="006E4081">
            <w:pPr>
              <w:spacing w:before="120" w:after="120" w:line="360" w:lineRule="auto"/>
              <w:rPr>
                <w:sz w:val="26"/>
                <w:szCs w:val="26"/>
              </w:rPr>
            </w:pPr>
            <w:r w:rsidRPr="00410FBA">
              <w:rPr>
                <w:sz w:val="26"/>
                <w:szCs w:val="26"/>
              </w:rPr>
              <w:t>Trường hợp hóa đơn hợp lệ</w:t>
            </w:r>
          </w:p>
        </w:tc>
        <w:tc>
          <w:tcPr>
            <w:tcW w:w="968" w:type="pct"/>
          </w:tcPr>
          <w:p w14:paraId="7182E422" w14:textId="77777777" w:rsidR="00617D43" w:rsidRPr="00410FBA" w:rsidRDefault="00617D43" w:rsidP="006E4081">
            <w:r w:rsidRPr="00410FBA">
              <w:rPr>
                <w:sz w:val="26"/>
                <w:szCs w:val="26"/>
              </w:rPr>
              <w:t>TCTN</w:t>
            </w:r>
          </w:p>
        </w:tc>
        <w:tc>
          <w:tcPr>
            <w:tcW w:w="1672" w:type="pct"/>
          </w:tcPr>
          <w:p w14:paraId="4576F013" w14:textId="77777777" w:rsidR="00617D43" w:rsidRPr="00410FBA" w:rsidRDefault="00617D43" w:rsidP="006E4081">
            <w:pPr>
              <w:spacing w:before="120" w:after="120" w:line="360" w:lineRule="auto"/>
              <w:rPr>
                <w:sz w:val="26"/>
                <w:szCs w:val="26"/>
              </w:rPr>
            </w:pPr>
            <w:r w:rsidRPr="00410FBA">
              <w:rPr>
                <w:sz w:val="26"/>
                <w:szCs w:val="26"/>
              </w:rPr>
              <w:t>Trường hợp hóa đơn không hợp lệ: Tổ chức truyền nhận gửi thông tin hóa đơn cấp mã cho TCGP</w:t>
            </w:r>
          </w:p>
        </w:tc>
      </w:tr>
      <w:tr w:rsidR="00410FBA" w:rsidRPr="00410FBA" w14:paraId="529DEF97" w14:textId="77777777" w:rsidTr="006E4081">
        <w:trPr>
          <w:trHeight w:val="524"/>
        </w:trPr>
        <w:tc>
          <w:tcPr>
            <w:tcW w:w="732" w:type="pct"/>
          </w:tcPr>
          <w:p w14:paraId="2FBE4EF8" w14:textId="77777777" w:rsidR="00617D43" w:rsidRPr="00410FBA" w:rsidRDefault="00617D43" w:rsidP="006E4081">
            <w:pPr>
              <w:spacing w:before="120" w:after="120" w:line="360" w:lineRule="auto"/>
              <w:rPr>
                <w:sz w:val="26"/>
                <w:szCs w:val="26"/>
              </w:rPr>
            </w:pPr>
            <w:r w:rsidRPr="00410FBA">
              <w:rPr>
                <w:sz w:val="26"/>
                <w:szCs w:val="26"/>
              </w:rPr>
              <w:t>8.3</w:t>
            </w:r>
          </w:p>
        </w:tc>
        <w:tc>
          <w:tcPr>
            <w:tcW w:w="1628" w:type="pct"/>
          </w:tcPr>
          <w:p w14:paraId="32E857D6" w14:textId="77777777" w:rsidR="00617D43" w:rsidRPr="00410FBA" w:rsidRDefault="00617D43" w:rsidP="006E4081">
            <w:pPr>
              <w:spacing w:before="120" w:after="120" w:line="360" w:lineRule="auto"/>
              <w:rPr>
                <w:sz w:val="26"/>
                <w:szCs w:val="26"/>
              </w:rPr>
            </w:pPr>
            <w:r w:rsidRPr="00410FBA">
              <w:rPr>
                <w:sz w:val="26"/>
                <w:szCs w:val="26"/>
              </w:rPr>
              <w:t>Trường hợp không nhận được phản hồi kết quả từ CQT</w:t>
            </w:r>
          </w:p>
        </w:tc>
        <w:tc>
          <w:tcPr>
            <w:tcW w:w="968" w:type="pct"/>
          </w:tcPr>
          <w:p w14:paraId="167E7B1F" w14:textId="77777777" w:rsidR="00617D43" w:rsidRPr="00410FBA" w:rsidRDefault="00617D43" w:rsidP="006E4081">
            <w:r w:rsidRPr="00410FBA">
              <w:rPr>
                <w:sz w:val="26"/>
                <w:szCs w:val="26"/>
              </w:rPr>
              <w:t>TCTN</w:t>
            </w:r>
          </w:p>
        </w:tc>
        <w:tc>
          <w:tcPr>
            <w:tcW w:w="1672" w:type="pct"/>
          </w:tcPr>
          <w:p w14:paraId="0D460797" w14:textId="77777777" w:rsidR="00617D43" w:rsidRPr="00410FBA" w:rsidRDefault="00617D43" w:rsidP="006E4081">
            <w:pPr>
              <w:spacing w:before="120" w:after="120" w:line="360" w:lineRule="auto"/>
              <w:rPr>
                <w:sz w:val="26"/>
                <w:szCs w:val="26"/>
              </w:rPr>
            </w:pPr>
            <w:r w:rsidRPr="00410FBA">
              <w:rPr>
                <w:sz w:val="26"/>
                <w:szCs w:val="26"/>
              </w:rPr>
              <w:t>Trường hợp không nhận được phản hồi từ CQT: TCTN phản hồi thông tin không nhận được kết quả từ CQT cho TCGP và thực hiện retry lấy lại kết quả</w:t>
            </w:r>
          </w:p>
        </w:tc>
      </w:tr>
      <w:tr w:rsidR="00410FBA" w:rsidRPr="00410FBA" w14:paraId="08FAD966" w14:textId="77777777" w:rsidTr="006E4081">
        <w:trPr>
          <w:trHeight w:val="524"/>
        </w:trPr>
        <w:tc>
          <w:tcPr>
            <w:tcW w:w="732" w:type="pct"/>
          </w:tcPr>
          <w:p w14:paraId="0FFD557E" w14:textId="77777777" w:rsidR="00617D43" w:rsidRPr="00410FBA" w:rsidRDefault="00617D43" w:rsidP="006E4081">
            <w:pPr>
              <w:spacing w:before="120" w:after="120" w:line="360" w:lineRule="auto"/>
              <w:rPr>
                <w:sz w:val="26"/>
                <w:szCs w:val="26"/>
              </w:rPr>
            </w:pPr>
            <w:r w:rsidRPr="00410FBA">
              <w:rPr>
                <w:sz w:val="26"/>
                <w:szCs w:val="26"/>
              </w:rPr>
              <w:t>9</w:t>
            </w:r>
          </w:p>
        </w:tc>
        <w:tc>
          <w:tcPr>
            <w:tcW w:w="1628" w:type="pct"/>
          </w:tcPr>
          <w:p w14:paraId="04C569E4" w14:textId="77777777" w:rsidR="00617D43" w:rsidRPr="00410FBA" w:rsidRDefault="00617D43" w:rsidP="006E4081">
            <w:pPr>
              <w:spacing w:before="120" w:after="120" w:line="360" w:lineRule="auto"/>
              <w:rPr>
                <w:sz w:val="26"/>
                <w:szCs w:val="26"/>
              </w:rPr>
            </w:pPr>
            <w:r w:rsidRPr="00410FBA">
              <w:rPr>
                <w:sz w:val="26"/>
                <w:szCs w:val="26"/>
              </w:rPr>
              <w:t>Thực hiện xử lý kết quả phản hồi việc cấp mã</w:t>
            </w:r>
          </w:p>
        </w:tc>
        <w:tc>
          <w:tcPr>
            <w:tcW w:w="968" w:type="pct"/>
          </w:tcPr>
          <w:p w14:paraId="247BFC43" w14:textId="77777777" w:rsidR="00617D43" w:rsidRPr="00410FBA" w:rsidRDefault="00617D43" w:rsidP="006E4081">
            <w:pPr>
              <w:rPr>
                <w:sz w:val="26"/>
                <w:szCs w:val="26"/>
              </w:rPr>
            </w:pPr>
            <w:r w:rsidRPr="00410FBA">
              <w:rPr>
                <w:sz w:val="26"/>
                <w:szCs w:val="26"/>
              </w:rPr>
              <w:t>TCGP</w:t>
            </w:r>
          </w:p>
        </w:tc>
        <w:tc>
          <w:tcPr>
            <w:tcW w:w="1672" w:type="pct"/>
          </w:tcPr>
          <w:p w14:paraId="4389652A" w14:textId="77777777" w:rsidR="00617D43" w:rsidRPr="00410FBA" w:rsidRDefault="00617D43" w:rsidP="006E4081">
            <w:pPr>
              <w:spacing w:before="120" w:after="120" w:line="360" w:lineRule="auto"/>
              <w:rPr>
                <w:sz w:val="26"/>
                <w:szCs w:val="26"/>
              </w:rPr>
            </w:pPr>
          </w:p>
        </w:tc>
      </w:tr>
      <w:tr w:rsidR="00410FBA" w:rsidRPr="00410FBA" w14:paraId="32600609" w14:textId="77777777" w:rsidTr="006E4081">
        <w:trPr>
          <w:trHeight w:val="524"/>
        </w:trPr>
        <w:tc>
          <w:tcPr>
            <w:tcW w:w="732" w:type="pct"/>
          </w:tcPr>
          <w:p w14:paraId="1A72C911" w14:textId="77777777" w:rsidR="00617D43" w:rsidRPr="00410FBA" w:rsidRDefault="00617D43" w:rsidP="006E4081">
            <w:pPr>
              <w:spacing w:before="120" w:after="120" w:line="360" w:lineRule="auto"/>
              <w:rPr>
                <w:sz w:val="26"/>
                <w:szCs w:val="26"/>
              </w:rPr>
            </w:pPr>
            <w:r w:rsidRPr="00410FBA">
              <w:rPr>
                <w:sz w:val="26"/>
                <w:szCs w:val="26"/>
              </w:rPr>
              <w:t>9.1</w:t>
            </w:r>
          </w:p>
        </w:tc>
        <w:tc>
          <w:tcPr>
            <w:tcW w:w="1628" w:type="pct"/>
          </w:tcPr>
          <w:p w14:paraId="40984EB1" w14:textId="77777777" w:rsidR="00617D43" w:rsidRPr="00410FBA" w:rsidRDefault="00617D43" w:rsidP="006E4081">
            <w:pPr>
              <w:spacing w:before="120" w:after="120" w:line="360" w:lineRule="auto"/>
              <w:rPr>
                <w:sz w:val="26"/>
                <w:szCs w:val="26"/>
              </w:rPr>
            </w:pPr>
            <w:r w:rsidRPr="00410FBA">
              <w:rPr>
                <w:sz w:val="26"/>
                <w:szCs w:val="26"/>
              </w:rPr>
              <w:t>Trường hợp hóa đơn không hợp lệ</w:t>
            </w:r>
          </w:p>
        </w:tc>
        <w:tc>
          <w:tcPr>
            <w:tcW w:w="968" w:type="pct"/>
          </w:tcPr>
          <w:p w14:paraId="2E0FBB03" w14:textId="77777777" w:rsidR="00617D43" w:rsidRPr="00410FBA" w:rsidRDefault="00617D43" w:rsidP="006E4081">
            <w:r w:rsidRPr="00410FBA">
              <w:rPr>
                <w:sz w:val="26"/>
                <w:szCs w:val="26"/>
              </w:rPr>
              <w:t>TCGP</w:t>
            </w:r>
          </w:p>
        </w:tc>
        <w:tc>
          <w:tcPr>
            <w:tcW w:w="1672" w:type="pct"/>
          </w:tcPr>
          <w:p w14:paraId="2C862C58" w14:textId="77777777" w:rsidR="00617D43" w:rsidRPr="00410FBA" w:rsidRDefault="00617D43" w:rsidP="006E4081">
            <w:pPr>
              <w:spacing w:before="120" w:after="120" w:line="360" w:lineRule="auto"/>
              <w:rPr>
                <w:sz w:val="26"/>
                <w:szCs w:val="26"/>
              </w:rPr>
            </w:pPr>
            <w:r w:rsidRPr="00410FBA">
              <w:rPr>
                <w:sz w:val="26"/>
                <w:szCs w:val="26"/>
              </w:rPr>
              <w:t xml:space="preserve">Trường hợp hóa đơn không hợp lệ: Hiển thị lý </w:t>
            </w:r>
            <w:r w:rsidRPr="00410FBA">
              <w:rPr>
                <w:sz w:val="26"/>
                <w:szCs w:val="26"/>
              </w:rPr>
              <w:lastRenderedPageBreak/>
              <w:t>do không hợp lệ, cho phép NNT chỉnh sửa hóa đơn</w:t>
            </w:r>
          </w:p>
        </w:tc>
      </w:tr>
      <w:tr w:rsidR="00410FBA" w:rsidRPr="00410FBA" w14:paraId="1096EDBF" w14:textId="77777777" w:rsidTr="006E4081">
        <w:trPr>
          <w:trHeight w:val="524"/>
        </w:trPr>
        <w:tc>
          <w:tcPr>
            <w:tcW w:w="732" w:type="pct"/>
          </w:tcPr>
          <w:p w14:paraId="28D4477C" w14:textId="77777777" w:rsidR="00617D43" w:rsidRPr="00410FBA" w:rsidRDefault="00617D43" w:rsidP="006E4081">
            <w:pPr>
              <w:spacing w:before="120" w:after="120" w:line="360" w:lineRule="auto"/>
              <w:rPr>
                <w:sz w:val="26"/>
                <w:szCs w:val="26"/>
              </w:rPr>
            </w:pPr>
            <w:r w:rsidRPr="00410FBA">
              <w:rPr>
                <w:sz w:val="26"/>
                <w:szCs w:val="26"/>
              </w:rPr>
              <w:t>9.2</w:t>
            </w:r>
          </w:p>
        </w:tc>
        <w:tc>
          <w:tcPr>
            <w:tcW w:w="1628" w:type="pct"/>
          </w:tcPr>
          <w:p w14:paraId="72C72D12" w14:textId="77777777" w:rsidR="00617D43" w:rsidRPr="00410FBA" w:rsidRDefault="00617D43" w:rsidP="006E4081">
            <w:pPr>
              <w:spacing w:before="120" w:after="120" w:line="360" w:lineRule="auto"/>
              <w:rPr>
                <w:sz w:val="26"/>
                <w:szCs w:val="26"/>
              </w:rPr>
            </w:pPr>
            <w:r w:rsidRPr="00410FBA">
              <w:rPr>
                <w:sz w:val="26"/>
                <w:szCs w:val="26"/>
              </w:rPr>
              <w:t>Trường hợp hóa đơn hợp lệ</w:t>
            </w:r>
          </w:p>
        </w:tc>
        <w:tc>
          <w:tcPr>
            <w:tcW w:w="968" w:type="pct"/>
          </w:tcPr>
          <w:p w14:paraId="5E190140" w14:textId="77777777" w:rsidR="00617D43" w:rsidRPr="00410FBA" w:rsidRDefault="00617D43" w:rsidP="006E4081">
            <w:r w:rsidRPr="00410FBA">
              <w:rPr>
                <w:sz w:val="26"/>
                <w:szCs w:val="26"/>
              </w:rPr>
              <w:t>TCGP</w:t>
            </w:r>
          </w:p>
        </w:tc>
        <w:tc>
          <w:tcPr>
            <w:tcW w:w="1672" w:type="pct"/>
          </w:tcPr>
          <w:p w14:paraId="0051DBE1" w14:textId="77777777" w:rsidR="00617D43" w:rsidRPr="00410FBA" w:rsidRDefault="00617D43" w:rsidP="006E4081">
            <w:pPr>
              <w:spacing w:before="120" w:after="120" w:line="360" w:lineRule="auto"/>
              <w:rPr>
                <w:sz w:val="26"/>
                <w:szCs w:val="26"/>
              </w:rPr>
            </w:pPr>
            <w:r w:rsidRPr="00410FBA">
              <w:rPr>
                <w:sz w:val="26"/>
                <w:szCs w:val="26"/>
              </w:rPr>
              <w:t>Trường hợp hóa đơn hợp lệ:</w:t>
            </w:r>
          </w:p>
          <w:p w14:paraId="5F6D023B" w14:textId="77777777" w:rsidR="00617D43" w:rsidRPr="00410FBA" w:rsidRDefault="00617D43" w:rsidP="006E4081">
            <w:pPr>
              <w:spacing w:before="120" w:after="120" w:line="360" w:lineRule="auto"/>
              <w:rPr>
                <w:sz w:val="26"/>
                <w:szCs w:val="26"/>
              </w:rPr>
            </w:pPr>
            <w:r w:rsidRPr="00410FBA">
              <w:rPr>
                <w:sz w:val="26"/>
                <w:szCs w:val="26"/>
              </w:rPr>
              <w:t>+ Phát hành hóa đơn có mã của cơ quan thuế</w:t>
            </w:r>
          </w:p>
          <w:p w14:paraId="73FB73D0" w14:textId="77777777" w:rsidR="00617D43" w:rsidRPr="00410FBA" w:rsidRDefault="00617D43" w:rsidP="006E4081">
            <w:pPr>
              <w:spacing w:before="120" w:after="120" w:line="360" w:lineRule="auto"/>
              <w:rPr>
                <w:sz w:val="26"/>
                <w:szCs w:val="26"/>
              </w:rPr>
            </w:pPr>
            <w:r w:rsidRPr="00410FBA">
              <w:rPr>
                <w:sz w:val="26"/>
                <w:szCs w:val="26"/>
              </w:rPr>
              <w:t>+ Gửi email cho khách hàng</w:t>
            </w:r>
          </w:p>
        </w:tc>
      </w:tr>
      <w:tr w:rsidR="00617D43" w:rsidRPr="00410FBA" w14:paraId="6DDA1DD9" w14:textId="77777777" w:rsidTr="006E4081">
        <w:trPr>
          <w:trHeight w:val="524"/>
        </w:trPr>
        <w:tc>
          <w:tcPr>
            <w:tcW w:w="732" w:type="pct"/>
          </w:tcPr>
          <w:p w14:paraId="092B838B" w14:textId="77777777" w:rsidR="00617D43" w:rsidRPr="00410FBA" w:rsidRDefault="00617D43" w:rsidP="006E4081">
            <w:pPr>
              <w:spacing w:before="120" w:after="120" w:line="360" w:lineRule="auto"/>
              <w:rPr>
                <w:sz w:val="26"/>
                <w:szCs w:val="26"/>
              </w:rPr>
            </w:pPr>
            <w:r w:rsidRPr="00410FBA">
              <w:rPr>
                <w:sz w:val="26"/>
                <w:szCs w:val="26"/>
              </w:rPr>
              <w:t>9.3</w:t>
            </w:r>
          </w:p>
        </w:tc>
        <w:tc>
          <w:tcPr>
            <w:tcW w:w="1628" w:type="pct"/>
          </w:tcPr>
          <w:p w14:paraId="65622617" w14:textId="77777777" w:rsidR="00617D43" w:rsidRPr="00410FBA" w:rsidRDefault="00617D43" w:rsidP="006E4081">
            <w:pPr>
              <w:spacing w:before="120" w:after="120" w:line="360" w:lineRule="auto"/>
              <w:rPr>
                <w:sz w:val="26"/>
                <w:szCs w:val="26"/>
              </w:rPr>
            </w:pPr>
            <w:r w:rsidRPr="00410FBA">
              <w:rPr>
                <w:sz w:val="26"/>
                <w:szCs w:val="26"/>
              </w:rPr>
              <w:t>Trường hợp không nhận được phản hồi kết quả từ CQT</w:t>
            </w:r>
          </w:p>
        </w:tc>
        <w:tc>
          <w:tcPr>
            <w:tcW w:w="968" w:type="pct"/>
          </w:tcPr>
          <w:p w14:paraId="015C1BD9" w14:textId="77777777" w:rsidR="00617D43" w:rsidRPr="00410FBA" w:rsidRDefault="00617D43" w:rsidP="006E4081">
            <w:r w:rsidRPr="00410FBA">
              <w:rPr>
                <w:sz w:val="26"/>
                <w:szCs w:val="26"/>
              </w:rPr>
              <w:t>TCGP</w:t>
            </w:r>
          </w:p>
        </w:tc>
        <w:tc>
          <w:tcPr>
            <w:tcW w:w="1672" w:type="pct"/>
          </w:tcPr>
          <w:p w14:paraId="45A4FEFE" w14:textId="77777777" w:rsidR="00617D43" w:rsidRPr="00410FBA" w:rsidRDefault="00617D43" w:rsidP="006E4081">
            <w:pPr>
              <w:spacing w:before="120" w:after="120" w:line="360" w:lineRule="auto"/>
              <w:rPr>
                <w:sz w:val="26"/>
                <w:szCs w:val="26"/>
              </w:rPr>
            </w:pPr>
            <w:r w:rsidRPr="00410FBA">
              <w:rPr>
                <w:sz w:val="26"/>
                <w:szCs w:val="26"/>
              </w:rPr>
              <w:t xml:space="preserve">Trường hợp không nhận được phản hồi từ CQT: </w:t>
            </w:r>
          </w:p>
          <w:p w14:paraId="65D721BA" w14:textId="77777777" w:rsidR="00617D43" w:rsidRPr="00410FBA" w:rsidRDefault="00617D43" w:rsidP="006E4081">
            <w:pPr>
              <w:spacing w:before="120" w:after="120" w:line="360" w:lineRule="auto"/>
              <w:rPr>
                <w:sz w:val="26"/>
                <w:szCs w:val="26"/>
              </w:rPr>
            </w:pPr>
            <w:r w:rsidRPr="00410FBA">
              <w:rPr>
                <w:sz w:val="26"/>
                <w:szCs w:val="26"/>
              </w:rPr>
              <w:t>+ Retry lấy lại kết quả sau 10s, retry 1 lần</w:t>
            </w:r>
          </w:p>
          <w:p w14:paraId="0935BE81" w14:textId="77777777" w:rsidR="00617D43" w:rsidRPr="00410FBA" w:rsidRDefault="00617D43" w:rsidP="006E4081">
            <w:pPr>
              <w:spacing w:before="120" w:after="120" w:line="360" w:lineRule="auto"/>
              <w:rPr>
                <w:sz w:val="26"/>
                <w:szCs w:val="26"/>
              </w:rPr>
            </w:pPr>
            <w:r w:rsidRPr="00410FBA">
              <w:rPr>
                <w:sz w:val="26"/>
                <w:szCs w:val="26"/>
              </w:rPr>
              <w:t>+ nếu không nhận được kết quả sau retry thì hiển thị nút Hủy hóa đơn</w:t>
            </w:r>
          </w:p>
        </w:tc>
      </w:tr>
    </w:tbl>
    <w:p w14:paraId="63B7F681" w14:textId="77777777" w:rsidR="00617D43" w:rsidRPr="00410FBA" w:rsidRDefault="00617D43" w:rsidP="00617D43"/>
    <w:p w14:paraId="2378A9A0" w14:textId="77777777" w:rsidR="004F2A06" w:rsidRPr="00410FBA" w:rsidRDefault="00A15B10">
      <w:pPr>
        <w:pStyle w:val="Heading1"/>
        <w:numPr>
          <w:ilvl w:val="0"/>
          <w:numId w:val="9"/>
        </w:numPr>
      </w:pPr>
      <w:bookmarkStart w:id="435" w:name="_Toc167894520"/>
      <w:r w:rsidRPr="00410FBA">
        <w:t>YÊU CẦU CHỨC NĂNG</w:t>
      </w:r>
      <w:bookmarkEnd w:id="435"/>
    </w:p>
    <w:p w14:paraId="67103524" w14:textId="77777777" w:rsidR="004F2A06" w:rsidRPr="00410FBA" w:rsidRDefault="00A15B10">
      <w:pPr>
        <w:spacing w:before="120" w:after="120"/>
      </w:pPr>
      <w:r w:rsidRPr="00410FBA">
        <w:rPr>
          <w:noProof/>
        </w:rPr>
        <mc:AlternateContent>
          <mc:Choice Requires="wpg">
            <w:drawing>
              <wp:inline distT="0" distB="0" distL="0" distR="0" wp14:anchorId="028AED23" wp14:editId="26B8104A">
                <wp:extent cx="5752532" cy="2258704"/>
                <wp:effectExtent l="0" t="0" r="0" b="0"/>
                <wp:docPr id="149" name="Group 149"/>
                <wp:cNvGraphicFramePr/>
                <a:graphic xmlns:a="http://schemas.openxmlformats.org/drawingml/2006/main">
                  <a:graphicData uri="http://schemas.microsoft.com/office/word/2010/wordprocessingGroup">
                    <wpg:wgp>
                      <wpg:cNvGrpSpPr/>
                      <wpg:grpSpPr>
                        <a:xfrm>
                          <a:off x="0" y="0"/>
                          <a:ext cx="5752532" cy="2258704"/>
                          <a:chOff x="0" y="0"/>
                          <a:chExt cx="5752525" cy="2258700"/>
                        </a:xfrm>
                      </wpg:grpSpPr>
                      <wpg:grpSp>
                        <wpg:cNvPr id="1" name="Group 1"/>
                        <wpg:cNvGrpSpPr/>
                        <wpg:grpSpPr>
                          <a:xfrm>
                            <a:off x="0" y="0"/>
                            <a:ext cx="5752525" cy="2258700"/>
                            <a:chOff x="0" y="0"/>
                            <a:chExt cx="5752525" cy="2258700"/>
                          </a:xfrm>
                        </wpg:grpSpPr>
                        <wps:wsp>
                          <wps:cNvPr id="2" name="Rectangle 2"/>
                          <wps:cNvSpPr/>
                          <wps:spPr>
                            <a:xfrm>
                              <a:off x="0" y="0"/>
                              <a:ext cx="5752525" cy="2258700"/>
                            </a:xfrm>
                            <a:prstGeom prst="rect">
                              <a:avLst/>
                            </a:prstGeom>
                            <a:noFill/>
                            <a:ln>
                              <a:noFill/>
                            </a:ln>
                          </wps:spPr>
                          <wps:txbx>
                            <w:txbxContent>
                              <w:p w14:paraId="770B6F25" w14:textId="77777777" w:rsidR="003B207A" w:rsidRDefault="003B207A">
                                <w:pPr>
                                  <w:textDirection w:val="btLr"/>
                                </w:pPr>
                              </w:p>
                            </w:txbxContent>
                          </wps:txbx>
                          <wps:bodyPr spcFirstLastPara="1" wrap="square" lIns="91425" tIns="91425" rIns="91425" bIns="91425" anchor="ctr" anchorCtr="0">
                            <a:noAutofit/>
                          </wps:bodyPr>
                        </wps:wsp>
                        <wps:wsp>
                          <wps:cNvPr id="3" name="Freeform 3"/>
                          <wps:cNvSpPr/>
                          <wps:spPr>
                            <a:xfrm>
                              <a:off x="2876266" y="1042345"/>
                              <a:ext cx="2092123" cy="329215"/>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4" name="Freeform 4"/>
                          <wps:cNvSpPr/>
                          <wps:spPr>
                            <a:xfrm>
                              <a:off x="2830546" y="1042345"/>
                              <a:ext cx="91440" cy="329215"/>
                            </a:xfrm>
                            <a:custGeom>
                              <a:avLst/>
                              <a:gdLst/>
                              <a:ahLst/>
                              <a:cxnLst/>
                              <a:rect l="l" t="t" r="r" b="b"/>
                              <a:pathLst>
                                <a:path w="120000" h="120000" extrusionOk="0">
                                  <a:moveTo>
                                    <a:pt x="60000" y="0"/>
                                  </a:moveTo>
                                  <a:lnTo>
                                    <a:pt x="6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5" name="Freeform 5"/>
                          <wps:cNvSpPr/>
                          <wps:spPr>
                            <a:xfrm>
                              <a:off x="784142" y="1042345"/>
                              <a:ext cx="2092123" cy="329215"/>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6" name="Rectangle 6"/>
                          <wps:cNvSpPr/>
                          <wps:spPr>
                            <a:xfrm>
                              <a:off x="1798062" y="103297"/>
                              <a:ext cx="2156406" cy="939047"/>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6B1535D3" w14:textId="77777777" w:rsidR="003B207A" w:rsidRDefault="003B207A">
                                <w:pPr>
                                  <w:textDirection w:val="btLr"/>
                                </w:pPr>
                              </w:p>
                            </w:txbxContent>
                          </wps:txbx>
                          <wps:bodyPr spcFirstLastPara="1" wrap="square" lIns="91425" tIns="91425" rIns="91425" bIns="91425" anchor="ctr" anchorCtr="0">
                            <a:noAutofit/>
                          </wps:bodyPr>
                        </wps:wsp>
                        <wps:wsp>
                          <wps:cNvPr id="7" name="Text Box 7"/>
                          <wps:cNvSpPr txBox="1"/>
                          <wps:spPr>
                            <a:xfrm>
                              <a:off x="1798062" y="103297"/>
                              <a:ext cx="2156406" cy="939047"/>
                            </a:xfrm>
                            <a:prstGeom prst="rect">
                              <a:avLst/>
                            </a:prstGeom>
                            <a:noFill/>
                            <a:ln>
                              <a:noFill/>
                            </a:ln>
                          </wps:spPr>
                          <wps:txbx>
                            <w:txbxContent>
                              <w:p w14:paraId="5E5CE060" w14:textId="77777777" w:rsidR="003B207A" w:rsidRDefault="003B207A">
                                <w:pPr>
                                  <w:spacing w:line="215" w:lineRule="auto"/>
                                  <w:jc w:val="center"/>
                                  <w:textDirection w:val="btLr"/>
                                </w:pPr>
                                <w:r>
                                  <w:rPr>
                                    <w:color w:val="000000"/>
                                    <w:sz w:val="28"/>
                                  </w:rPr>
                                  <w:t xml:space="preserve">HỆ THỐNG HÓA ĐƠN </w:t>
                                </w:r>
                              </w:p>
                            </w:txbxContent>
                          </wps:txbx>
                          <wps:bodyPr spcFirstLastPara="1" wrap="square" lIns="8875" tIns="8875" rIns="8875" bIns="8875" anchor="ctr" anchorCtr="0">
                            <a:noAutofit/>
                          </wps:bodyPr>
                        </wps:wsp>
                        <wps:wsp>
                          <wps:cNvPr id="8" name="Rectangle 8"/>
                          <wps:cNvSpPr/>
                          <wps:spPr>
                            <a:xfrm>
                              <a:off x="296" y="1371560"/>
                              <a:ext cx="1567691" cy="78384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46ED8DE7" w14:textId="77777777" w:rsidR="003B207A" w:rsidRDefault="003B207A">
                                <w:pPr>
                                  <w:textDirection w:val="btLr"/>
                                </w:pPr>
                              </w:p>
                            </w:txbxContent>
                          </wps:txbx>
                          <wps:bodyPr spcFirstLastPara="1" wrap="square" lIns="91425" tIns="91425" rIns="91425" bIns="91425" anchor="ctr" anchorCtr="0">
                            <a:noAutofit/>
                          </wps:bodyPr>
                        </wps:wsp>
                        <wps:wsp>
                          <wps:cNvPr id="9" name="Text Box 9"/>
                          <wps:cNvSpPr txBox="1"/>
                          <wps:spPr>
                            <a:xfrm>
                              <a:off x="296" y="1371560"/>
                              <a:ext cx="1567691" cy="783845"/>
                            </a:xfrm>
                            <a:prstGeom prst="rect">
                              <a:avLst/>
                            </a:prstGeom>
                            <a:noFill/>
                            <a:ln>
                              <a:noFill/>
                            </a:ln>
                          </wps:spPr>
                          <wps:txbx>
                            <w:txbxContent>
                              <w:p w14:paraId="4C472D4B" w14:textId="77777777" w:rsidR="003B207A" w:rsidRDefault="003B207A">
                                <w:pPr>
                                  <w:spacing w:line="215" w:lineRule="auto"/>
                                  <w:jc w:val="center"/>
                                  <w:textDirection w:val="btLr"/>
                                </w:pPr>
                                <w:r>
                                  <w:rPr>
                                    <w:color w:val="000000"/>
                                    <w:sz w:val="28"/>
                                  </w:rPr>
                                  <w:t>CẤU HÍNH HDDT</w:t>
                                </w:r>
                              </w:p>
                            </w:txbxContent>
                          </wps:txbx>
                          <wps:bodyPr spcFirstLastPara="1" wrap="square" lIns="8875" tIns="8875" rIns="8875" bIns="8875" anchor="ctr" anchorCtr="0">
                            <a:noAutofit/>
                          </wps:bodyPr>
                        </wps:wsp>
                        <wps:wsp>
                          <wps:cNvPr id="10" name="Rectangle 10"/>
                          <wps:cNvSpPr/>
                          <wps:spPr>
                            <a:xfrm>
                              <a:off x="1897203" y="1371560"/>
                              <a:ext cx="1958124" cy="78384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0B07DA24" w14:textId="77777777" w:rsidR="003B207A" w:rsidRDefault="003B207A">
                                <w:pPr>
                                  <w:textDirection w:val="btLr"/>
                                </w:pPr>
                              </w:p>
                            </w:txbxContent>
                          </wps:txbx>
                          <wps:bodyPr spcFirstLastPara="1" wrap="square" lIns="91425" tIns="91425" rIns="91425" bIns="91425" anchor="ctr" anchorCtr="0">
                            <a:noAutofit/>
                          </wps:bodyPr>
                        </wps:wsp>
                        <wps:wsp>
                          <wps:cNvPr id="11" name="Text Box 11"/>
                          <wps:cNvSpPr txBox="1"/>
                          <wps:spPr>
                            <a:xfrm>
                              <a:off x="1897203" y="1371560"/>
                              <a:ext cx="1958124" cy="783845"/>
                            </a:xfrm>
                            <a:prstGeom prst="rect">
                              <a:avLst/>
                            </a:prstGeom>
                            <a:noFill/>
                            <a:ln>
                              <a:noFill/>
                            </a:ln>
                          </wps:spPr>
                          <wps:txbx>
                            <w:txbxContent>
                              <w:p w14:paraId="3A0AEAA6" w14:textId="77777777" w:rsidR="003B207A" w:rsidRDefault="003B207A">
                                <w:pPr>
                                  <w:spacing w:line="215" w:lineRule="auto"/>
                                  <w:jc w:val="center"/>
                                  <w:textDirection w:val="btLr"/>
                                </w:pPr>
                                <w:r>
                                  <w:rPr>
                                    <w:color w:val="000000"/>
                                    <w:sz w:val="28"/>
                                  </w:rPr>
                                  <w:t>XỬ LÝ HÓA ĐƠN</w:t>
                                </w:r>
                              </w:p>
                            </w:txbxContent>
                          </wps:txbx>
                          <wps:bodyPr spcFirstLastPara="1" wrap="square" lIns="8875" tIns="8875" rIns="8875" bIns="8875" anchor="ctr" anchorCtr="0">
                            <a:noAutofit/>
                          </wps:bodyPr>
                        </wps:wsp>
                        <wps:wsp>
                          <wps:cNvPr id="12" name="Rectangle 12"/>
                          <wps:cNvSpPr/>
                          <wps:spPr>
                            <a:xfrm>
                              <a:off x="4184543" y="1371560"/>
                              <a:ext cx="1567691" cy="78384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4766583F" w14:textId="77777777" w:rsidR="003B207A" w:rsidRDefault="003B207A">
                                <w:pPr>
                                  <w:textDirection w:val="btLr"/>
                                </w:pPr>
                              </w:p>
                            </w:txbxContent>
                          </wps:txbx>
                          <wps:bodyPr spcFirstLastPara="1" wrap="square" lIns="91425" tIns="91425" rIns="91425" bIns="91425" anchor="ctr" anchorCtr="0">
                            <a:noAutofit/>
                          </wps:bodyPr>
                        </wps:wsp>
                        <wps:wsp>
                          <wps:cNvPr id="13" name="Text Box 13"/>
                          <wps:cNvSpPr txBox="1"/>
                          <wps:spPr>
                            <a:xfrm>
                              <a:off x="4184543" y="1371560"/>
                              <a:ext cx="1567691" cy="783845"/>
                            </a:xfrm>
                            <a:prstGeom prst="rect">
                              <a:avLst/>
                            </a:prstGeom>
                            <a:noFill/>
                            <a:ln>
                              <a:noFill/>
                            </a:ln>
                          </wps:spPr>
                          <wps:txbx>
                            <w:txbxContent>
                              <w:p w14:paraId="0504289A" w14:textId="77777777" w:rsidR="003B207A" w:rsidRDefault="003B207A">
                                <w:pPr>
                                  <w:spacing w:line="215" w:lineRule="auto"/>
                                  <w:jc w:val="center"/>
                                  <w:textDirection w:val="btLr"/>
                                </w:pPr>
                                <w:r>
                                  <w:rPr>
                                    <w:color w:val="000000"/>
                                    <w:sz w:val="28"/>
                                  </w:rPr>
                                  <w:t>BÁO CÁO</w:t>
                                </w:r>
                              </w:p>
                            </w:txbxContent>
                          </wps:txbx>
                          <wps:bodyPr spcFirstLastPara="1" wrap="square" lIns="8875" tIns="8875" rIns="8875" bIns="8875" anchor="ctr" anchorCtr="0">
                            <a:noAutofit/>
                          </wps:bodyPr>
                        </wps:wsp>
                      </wpg:grpSp>
                    </wpg:wgp>
                  </a:graphicData>
                </a:graphic>
              </wp:inline>
            </w:drawing>
          </mc:Choice>
          <mc:Fallback>
            <w:pict>
              <v:group w14:anchorId="028AED23" id="Group 149" o:spid="_x0000_s1026" style="width:452.95pt;height:177.85pt;mso-position-horizontal-relative:char;mso-position-vertical-relative:line" coordsize="57525,2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">
                <v:group id="Group 1" o:spid="_x0000_s1027" style="position:absolute;width:57525;height:22587" coordsize="57525,2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7525;height:22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70B6F25" w14:textId="77777777" w:rsidR="003B207A" w:rsidRDefault="003B207A">
                          <w:pPr>
                            <w:textDirection w:val="btLr"/>
                          </w:pPr>
                        </w:p>
                      </w:txbxContent>
                    </v:textbox>
                  </v:rect>
                  <v:shape id="Freeform 3" o:spid="_x0000_s1029" style="position:absolute;left:28762;top:10423;width:20921;height:329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" path="m,l,60000r120000,l120000,120000e" filled="f" strokecolor="#3b6495" strokeweight="2pt">
                    <v:stroke startarrowwidth="narrow" startarrowlength="short" endarrowwidth="narrow" endarrowlength="short"/>
                    <v:path arrowok="t" o:extrusionok="f"/>
                  </v:shape>
                  <v:shape id="Freeform 4" o:spid="_x0000_s1030" style="position:absolute;left:28305;top:10423;width:914;height:329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" path="m60000,r,120000e" filled="f" strokecolor="#3b6495" strokeweight="2pt">
                    <v:stroke startarrowwidth="narrow" startarrowlength="short" endarrowwidth="narrow" endarrowlength="short"/>
                    <v:path arrowok="t" o:extrusionok="f"/>
                  </v:shape>
                  <v:shape id="Freeform 5" o:spid="_x0000_s1031" style="position:absolute;left:7841;top:10423;width:20921;height:329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" path="m120000,r,60000l,60000r,60000e" filled="f" strokecolor="#3b6495" strokeweight="2pt">
                    <v:stroke startarrowwidth="narrow" startarrowlength="short" endarrowwidth="narrow" endarrowlength="short"/>
                    <v:path arrowok="t" o:extrusionok="f"/>
                  </v:shape>
                  <v:rect id="Rectangle 6" o:spid="_x0000_s1032" style="position:absolute;left:17980;top:1032;width:21564;height:9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" fillcolor="#4f81bd [3204]" strokecolor="white [3201]" strokeweight="2pt">
                    <v:stroke startarrowwidth="narrow" startarrowlength="short" endarrowwidth="narrow" endarrowlength="short" joinstyle="round"/>
                    <v:textbox inset="2.53958mm,2.53958mm,2.53958mm,2.53958mm">
                      <w:txbxContent>
                        <w:p w14:paraId="6B1535D3" w14:textId="77777777" w:rsidR="003B207A" w:rsidRDefault="003B207A">
                          <w:pPr>
                            <w:textDirection w:val="btLr"/>
                          </w:pPr>
                        </w:p>
                      </w:txbxContent>
                    </v:textbox>
                  </v:rect>
                  <v:shapetype id="_x0000_t202" coordsize="21600,21600" o:spt="202" path="m,l,21600r21600,l21600,xe">
                    <v:stroke joinstyle="miter"/>
                    <v:path gradientshapeok="t" o:connecttype="rect"/>
                  </v:shapetype>
                  <v:shape id="Text Box 7" o:spid="_x0000_s1033" type="#_x0000_t202" style="position:absolute;left:17980;top:1032;width:21564;height:9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" filled="f" stroked="f">
                    <v:textbox inset=".24653mm,.24653mm,.24653mm,.24653mm">
                      <w:txbxContent>
                        <w:p w14:paraId="5E5CE060" w14:textId="77777777" w:rsidR="003B207A" w:rsidRDefault="003B207A">
                          <w:pPr>
                            <w:spacing w:line="215" w:lineRule="auto"/>
                            <w:jc w:val="center"/>
                            <w:textDirection w:val="btLr"/>
                          </w:pPr>
                          <w:r>
                            <w:rPr>
                              <w:color w:val="000000"/>
                              <w:sz w:val="28"/>
                            </w:rPr>
                            <w:t xml:space="preserve">HỆ THỐNG HÓA ĐƠN </w:t>
                          </w:r>
                        </w:p>
                      </w:txbxContent>
                    </v:textbox>
                  </v:shape>
                  <v:rect id="Rectangle 8" o:spid="_x0000_s1034" style="position:absolute;left:2;top:13715;width:15677;height:7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" fillcolor="#4f81bd [3204]" strokecolor="white [3201]" strokeweight="2pt">
                    <v:stroke startarrowwidth="narrow" startarrowlength="short" endarrowwidth="narrow" endarrowlength="short" joinstyle="round"/>
                    <v:textbox inset="2.53958mm,2.53958mm,2.53958mm,2.53958mm">
                      <w:txbxContent>
                        <w:p w14:paraId="46ED8DE7" w14:textId="77777777" w:rsidR="003B207A" w:rsidRDefault="003B207A">
                          <w:pPr>
                            <w:textDirection w:val="btLr"/>
                          </w:pPr>
                        </w:p>
                      </w:txbxContent>
                    </v:textbox>
                  </v:rect>
                  <v:shape id="Text Box 9" o:spid="_x0000_s1035" type="#_x0000_t202" style="position:absolute;left:2;top:13715;width:15677;height:7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" filled="f" stroked="f">
                    <v:textbox inset=".24653mm,.24653mm,.24653mm,.24653mm">
                      <w:txbxContent>
                        <w:p w14:paraId="4C472D4B" w14:textId="77777777" w:rsidR="003B207A" w:rsidRDefault="003B207A">
                          <w:pPr>
                            <w:spacing w:line="215" w:lineRule="auto"/>
                            <w:jc w:val="center"/>
                            <w:textDirection w:val="btLr"/>
                          </w:pPr>
                          <w:r>
                            <w:rPr>
                              <w:color w:val="000000"/>
                              <w:sz w:val="28"/>
                            </w:rPr>
                            <w:t>CẤU HÍNH HDDT</w:t>
                          </w:r>
                        </w:p>
                      </w:txbxContent>
                    </v:textbox>
                  </v:shape>
                  <v:rect id="Rectangle 10" o:spid="_x0000_s1036" style="position:absolute;left:18972;top:13715;width:19581;height:7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0B07DA24" w14:textId="77777777" w:rsidR="003B207A" w:rsidRDefault="003B207A">
                          <w:pPr>
                            <w:textDirection w:val="btLr"/>
                          </w:pPr>
                        </w:p>
                      </w:txbxContent>
                    </v:textbox>
                  </v:rect>
                  <v:shape id="Text Box 11" o:spid="_x0000_s1037" type="#_x0000_t202" style="position:absolute;left:18972;top:13715;width:19581;height:7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" filled="f" stroked="f">
                    <v:textbox inset=".24653mm,.24653mm,.24653mm,.24653mm">
                      <w:txbxContent>
                        <w:p w14:paraId="3A0AEAA6" w14:textId="77777777" w:rsidR="003B207A" w:rsidRDefault="003B207A">
                          <w:pPr>
                            <w:spacing w:line="215" w:lineRule="auto"/>
                            <w:jc w:val="center"/>
                            <w:textDirection w:val="btLr"/>
                          </w:pPr>
                          <w:r>
                            <w:rPr>
                              <w:color w:val="000000"/>
                              <w:sz w:val="28"/>
                            </w:rPr>
                            <w:t>XỬ LÝ HÓA ĐƠN</w:t>
                          </w:r>
                        </w:p>
                      </w:txbxContent>
                    </v:textbox>
                  </v:shape>
                  <v:rect id="Rectangle 12" o:spid="_x0000_s1038" style="position:absolute;left:41845;top:13715;width:15677;height:7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" fillcolor="#4f81bd [3204]" strokecolor="white [3201]" strokeweight="2pt">
                    <v:stroke startarrowwidth="narrow" startarrowlength="short" endarrowwidth="narrow" endarrowlength="short" joinstyle="round"/>
                    <v:textbox inset="2.53958mm,2.53958mm,2.53958mm,2.53958mm">
                      <w:txbxContent>
                        <w:p w14:paraId="4766583F" w14:textId="77777777" w:rsidR="003B207A" w:rsidRDefault="003B207A">
                          <w:pPr>
                            <w:textDirection w:val="btLr"/>
                          </w:pPr>
                        </w:p>
                      </w:txbxContent>
                    </v:textbox>
                  </v:rect>
                  <v:shape id="Text Box 13" o:spid="_x0000_s1039" type="#_x0000_t202" style="position:absolute;left:41845;top:13715;width:15677;height:7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" filled="f" stroked="f">
                    <v:textbox inset=".24653mm,.24653mm,.24653mm,.24653mm">
                      <w:txbxContent>
                        <w:p w14:paraId="0504289A" w14:textId="77777777" w:rsidR="003B207A" w:rsidRDefault="003B207A">
                          <w:pPr>
                            <w:spacing w:line="215" w:lineRule="auto"/>
                            <w:jc w:val="center"/>
                            <w:textDirection w:val="btLr"/>
                          </w:pPr>
                          <w:r>
                            <w:rPr>
                              <w:color w:val="000000"/>
                              <w:sz w:val="28"/>
                            </w:rPr>
                            <w:t>BÁO CÁO</w:t>
                          </w:r>
                        </w:p>
                      </w:txbxContent>
                    </v:textbox>
                  </v:shape>
                </v:group>
                <w10:anchorlock/>
              </v:group>
            </w:pict>
          </mc:Fallback>
        </mc:AlternateContent>
      </w:r>
    </w:p>
    <w:p w14:paraId="73D393FF" w14:textId="0274B45A" w:rsidR="00CE593F" w:rsidRPr="00410FBA" w:rsidRDefault="00CE593F">
      <w:pPr>
        <w:pStyle w:val="Heading2"/>
      </w:pPr>
      <w:bookmarkStart w:id="436" w:name="_Toc167894521"/>
      <w:r w:rsidRPr="00410FBA">
        <w:lastRenderedPageBreak/>
        <w:t>Quản trị hệ thống</w:t>
      </w:r>
      <w:bookmarkEnd w:id="436"/>
    </w:p>
    <w:p w14:paraId="52378D5A" w14:textId="75111E3E" w:rsidR="003B207A" w:rsidRPr="00410FBA" w:rsidRDefault="003B207A" w:rsidP="003B207A">
      <w:r w:rsidRPr="00410FBA">
        <w:rPr>
          <w:noProof/>
        </w:rPr>
        <w:drawing>
          <wp:inline distT="0" distB="0" distL="0" distR="0" wp14:anchorId="2CC228A3" wp14:editId="15C33DEF">
            <wp:extent cx="5761990" cy="4087495"/>
            <wp:effectExtent l="0" t="0" r="10160" b="0"/>
            <wp:docPr id="29"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6E18963" w14:textId="77777777" w:rsidR="00CE593F" w:rsidRPr="00410FBA" w:rsidRDefault="00CE593F" w:rsidP="00CE593F">
      <w:pPr>
        <w:pStyle w:val="Heading3"/>
        <w:numPr>
          <w:ilvl w:val="0"/>
          <w:numId w:val="0"/>
        </w:numPr>
      </w:pPr>
      <w:bookmarkStart w:id="437" w:name="_Toc167894522"/>
      <w:r w:rsidRPr="00410FBA">
        <w:t>IV.1.1 Đăng nhập</w:t>
      </w:r>
      <w:bookmarkEnd w:id="437"/>
    </w:p>
    <w:tbl>
      <w:tblPr>
        <w:tblStyle w:val="TableGrid"/>
        <w:tblW w:w="5000" w:type="pct"/>
        <w:tblLook w:val="04A0" w:firstRow="1" w:lastRow="0" w:firstColumn="1" w:lastColumn="0" w:noHBand="0" w:noVBand="1"/>
      </w:tblPr>
      <w:tblGrid>
        <w:gridCol w:w="708"/>
        <w:gridCol w:w="2470"/>
        <w:gridCol w:w="806"/>
        <w:gridCol w:w="2600"/>
        <w:gridCol w:w="733"/>
        <w:gridCol w:w="823"/>
        <w:gridCol w:w="924"/>
      </w:tblGrid>
      <w:tr w:rsidR="00410FBA" w:rsidRPr="00410FBA" w14:paraId="32EF7B6C" w14:textId="77777777" w:rsidTr="00213EFF">
        <w:trPr>
          <w:trHeight w:val="1104"/>
          <w:tblHeader/>
        </w:trPr>
        <w:tc>
          <w:tcPr>
            <w:tcW w:w="391" w:type="pct"/>
          </w:tcPr>
          <w:p w14:paraId="6560563B" w14:textId="77777777" w:rsidR="001F0EE3" w:rsidRPr="00410FBA" w:rsidRDefault="001F0EE3" w:rsidP="00213EFF">
            <w:pPr>
              <w:spacing w:before="120" w:after="120"/>
              <w:jc w:val="center"/>
              <w:rPr>
                <w:b/>
                <w:sz w:val="26"/>
                <w:szCs w:val="26"/>
              </w:rPr>
            </w:pPr>
            <w:r w:rsidRPr="00410FBA">
              <w:rPr>
                <w:b/>
                <w:sz w:val="26"/>
                <w:szCs w:val="26"/>
              </w:rPr>
              <w:t>STT</w:t>
            </w:r>
          </w:p>
        </w:tc>
        <w:tc>
          <w:tcPr>
            <w:tcW w:w="642" w:type="pct"/>
          </w:tcPr>
          <w:p w14:paraId="3BD90946" w14:textId="77777777" w:rsidR="001F0EE3" w:rsidRPr="00410FBA" w:rsidRDefault="001F0EE3" w:rsidP="00213EFF">
            <w:pPr>
              <w:spacing w:before="120" w:after="120"/>
              <w:jc w:val="center"/>
              <w:rPr>
                <w:b/>
                <w:sz w:val="26"/>
                <w:szCs w:val="26"/>
              </w:rPr>
            </w:pPr>
            <w:r w:rsidRPr="00410FBA">
              <w:rPr>
                <w:b/>
                <w:sz w:val="26"/>
                <w:szCs w:val="26"/>
              </w:rPr>
              <w:t>Mã yêu cầu</w:t>
            </w:r>
          </w:p>
        </w:tc>
        <w:tc>
          <w:tcPr>
            <w:tcW w:w="714" w:type="pct"/>
          </w:tcPr>
          <w:p w14:paraId="1045953B" w14:textId="77777777" w:rsidR="001F0EE3" w:rsidRPr="00410FBA" w:rsidRDefault="001F0EE3" w:rsidP="00213EFF">
            <w:pPr>
              <w:spacing w:before="120" w:after="120"/>
              <w:jc w:val="center"/>
              <w:rPr>
                <w:b/>
                <w:sz w:val="26"/>
                <w:szCs w:val="26"/>
              </w:rPr>
            </w:pPr>
            <w:r w:rsidRPr="00410FBA">
              <w:rPr>
                <w:b/>
                <w:sz w:val="26"/>
                <w:szCs w:val="26"/>
              </w:rPr>
              <w:t>Tên yêu cầu</w:t>
            </w:r>
          </w:p>
        </w:tc>
        <w:tc>
          <w:tcPr>
            <w:tcW w:w="1583" w:type="pct"/>
          </w:tcPr>
          <w:p w14:paraId="587AA0E5" w14:textId="77777777" w:rsidR="001F0EE3" w:rsidRPr="00410FBA" w:rsidRDefault="001F0EE3" w:rsidP="00213EFF">
            <w:pPr>
              <w:spacing w:before="120" w:after="120"/>
              <w:jc w:val="center"/>
              <w:rPr>
                <w:b/>
                <w:sz w:val="26"/>
                <w:szCs w:val="26"/>
              </w:rPr>
            </w:pPr>
            <w:r w:rsidRPr="00410FBA">
              <w:rPr>
                <w:b/>
                <w:sz w:val="26"/>
                <w:szCs w:val="26"/>
              </w:rPr>
              <w:t xml:space="preserve">Mô tả </w:t>
            </w:r>
          </w:p>
        </w:tc>
        <w:tc>
          <w:tcPr>
            <w:tcW w:w="472" w:type="pct"/>
          </w:tcPr>
          <w:p w14:paraId="737B4E53" w14:textId="77777777" w:rsidR="001F0EE3" w:rsidRPr="00410FBA" w:rsidRDefault="001F0EE3" w:rsidP="00213EFF">
            <w:pPr>
              <w:spacing w:before="120" w:after="120"/>
              <w:jc w:val="center"/>
              <w:rPr>
                <w:b/>
                <w:sz w:val="26"/>
                <w:szCs w:val="26"/>
              </w:rPr>
            </w:pPr>
            <w:r w:rsidRPr="00410FBA">
              <w:rPr>
                <w:b/>
                <w:sz w:val="26"/>
                <w:szCs w:val="26"/>
              </w:rPr>
              <w:t>Mức độ ưu tiên</w:t>
            </w:r>
          </w:p>
        </w:tc>
        <w:tc>
          <w:tcPr>
            <w:tcW w:w="633" w:type="pct"/>
          </w:tcPr>
          <w:p w14:paraId="5C78BDE3" w14:textId="77777777" w:rsidR="001F0EE3" w:rsidRPr="00410FBA" w:rsidRDefault="001F0EE3" w:rsidP="00213EFF">
            <w:pPr>
              <w:spacing w:before="120" w:after="120"/>
              <w:jc w:val="center"/>
              <w:rPr>
                <w:b/>
                <w:sz w:val="26"/>
                <w:szCs w:val="26"/>
              </w:rPr>
            </w:pPr>
            <w:r w:rsidRPr="00410FBA">
              <w:rPr>
                <w:b/>
                <w:sz w:val="26"/>
                <w:szCs w:val="26"/>
              </w:rPr>
              <w:t>Mức độ quan trọng</w:t>
            </w:r>
          </w:p>
        </w:tc>
        <w:tc>
          <w:tcPr>
            <w:tcW w:w="565" w:type="pct"/>
          </w:tcPr>
          <w:p w14:paraId="1F19917F" w14:textId="77777777" w:rsidR="001F0EE3" w:rsidRPr="00410FBA" w:rsidRDefault="001F0EE3" w:rsidP="00213EFF">
            <w:pPr>
              <w:spacing w:before="120" w:after="120"/>
              <w:jc w:val="center"/>
              <w:rPr>
                <w:b/>
                <w:sz w:val="26"/>
                <w:szCs w:val="26"/>
              </w:rPr>
            </w:pPr>
            <w:r w:rsidRPr="00410FBA">
              <w:rPr>
                <w:b/>
                <w:sz w:val="26"/>
                <w:szCs w:val="26"/>
              </w:rPr>
              <w:t>Đối tượng liên quan</w:t>
            </w:r>
          </w:p>
        </w:tc>
      </w:tr>
      <w:tr w:rsidR="001F0EE3" w:rsidRPr="00410FBA" w14:paraId="399311E8" w14:textId="77777777" w:rsidTr="00213EFF">
        <w:tc>
          <w:tcPr>
            <w:tcW w:w="391" w:type="pct"/>
          </w:tcPr>
          <w:p w14:paraId="285EA03F" w14:textId="77777777" w:rsidR="001F0EE3" w:rsidRPr="00410FBA" w:rsidRDefault="001F0EE3" w:rsidP="00213EFF">
            <w:pPr>
              <w:pStyle w:val="ListParagraph"/>
              <w:spacing w:before="120" w:after="120"/>
              <w:ind w:left="0"/>
              <w:rPr>
                <w:sz w:val="26"/>
                <w:szCs w:val="26"/>
              </w:rPr>
            </w:pPr>
            <w:r w:rsidRPr="00410FBA">
              <w:rPr>
                <w:sz w:val="26"/>
                <w:szCs w:val="26"/>
              </w:rPr>
              <w:t>1</w:t>
            </w:r>
          </w:p>
        </w:tc>
        <w:tc>
          <w:tcPr>
            <w:tcW w:w="642" w:type="pct"/>
          </w:tcPr>
          <w:p w14:paraId="51366BB3" w14:textId="5BE7532B" w:rsidR="001F0EE3" w:rsidRPr="00410FBA" w:rsidRDefault="001F0EE3" w:rsidP="00213EFF">
            <w:pPr>
              <w:spacing w:before="120" w:after="120"/>
              <w:jc w:val="center"/>
              <w:rPr>
                <w:sz w:val="26"/>
                <w:szCs w:val="26"/>
              </w:rPr>
            </w:pPr>
            <w:r w:rsidRPr="00410FBA">
              <w:rPr>
                <w:sz w:val="26"/>
                <w:szCs w:val="26"/>
              </w:rPr>
              <w:t>UR</w:t>
            </w:r>
            <w:r w:rsidR="0000570E" w:rsidRPr="00410FBA">
              <w:rPr>
                <w:sz w:val="26"/>
                <w:szCs w:val="26"/>
              </w:rPr>
              <w:t>_HDDT_</w:t>
            </w:r>
            <w:r w:rsidRPr="00410FBA">
              <w:rPr>
                <w:sz w:val="26"/>
                <w:szCs w:val="26"/>
              </w:rPr>
              <w:t>01.01</w:t>
            </w:r>
            <w:r w:rsidR="00075681" w:rsidRPr="00410FBA">
              <w:rPr>
                <w:sz w:val="26"/>
                <w:szCs w:val="26"/>
              </w:rPr>
              <w:t>.01</w:t>
            </w:r>
          </w:p>
        </w:tc>
        <w:tc>
          <w:tcPr>
            <w:tcW w:w="714" w:type="pct"/>
          </w:tcPr>
          <w:p w14:paraId="2FCE9190" w14:textId="77777777" w:rsidR="001F0EE3" w:rsidRPr="00410FBA" w:rsidRDefault="001F0EE3" w:rsidP="00213EFF">
            <w:pPr>
              <w:spacing w:before="120" w:after="120"/>
              <w:rPr>
                <w:sz w:val="26"/>
                <w:szCs w:val="26"/>
              </w:rPr>
            </w:pPr>
            <w:r w:rsidRPr="00410FBA">
              <w:rPr>
                <w:sz w:val="26"/>
                <w:szCs w:val="26"/>
              </w:rPr>
              <w:t>Đăng nhập</w:t>
            </w:r>
          </w:p>
        </w:tc>
        <w:tc>
          <w:tcPr>
            <w:tcW w:w="1583" w:type="pct"/>
          </w:tcPr>
          <w:p w14:paraId="22B30B7E" w14:textId="77777777" w:rsidR="001F0EE3" w:rsidRPr="00410FBA" w:rsidRDefault="001F0EE3" w:rsidP="00213EFF">
            <w:pPr>
              <w:pStyle w:val="ListParagraph"/>
              <w:numPr>
                <w:ilvl w:val="0"/>
                <w:numId w:val="19"/>
              </w:numPr>
              <w:spacing w:before="120" w:after="120"/>
              <w:ind w:left="0" w:firstLine="0"/>
              <w:rPr>
                <w:sz w:val="26"/>
                <w:szCs w:val="26"/>
              </w:rPr>
            </w:pPr>
            <w:r w:rsidRPr="00410FBA">
              <w:rPr>
                <w:b/>
                <w:sz w:val="26"/>
                <w:szCs w:val="26"/>
              </w:rPr>
              <w:t xml:space="preserve">Phát biểu yêu cầu: </w:t>
            </w:r>
            <w:r w:rsidRPr="00410FBA">
              <w:rPr>
                <w:sz w:val="26"/>
                <w:szCs w:val="26"/>
              </w:rPr>
              <w:t xml:space="preserve">Cho phép người dùng đăng nhập vào hệ thống </w:t>
            </w:r>
          </w:p>
          <w:p w14:paraId="49CCB3DE" w14:textId="77777777" w:rsidR="001F0EE3" w:rsidRPr="00410FBA" w:rsidRDefault="001F0EE3" w:rsidP="00213EFF">
            <w:pPr>
              <w:pStyle w:val="ListParagraph"/>
              <w:numPr>
                <w:ilvl w:val="0"/>
                <w:numId w:val="18"/>
              </w:numPr>
              <w:spacing w:before="120" w:after="120"/>
              <w:rPr>
                <w:b/>
                <w:sz w:val="26"/>
                <w:szCs w:val="26"/>
              </w:rPr>
            </w:pPr>
            <w:r w:rsidRPr="00410FBA">
              <w:rPr>
                <w:b/>
                <w:sz w:val="26"/>
                <w:szCs w:val="26"/>
              </w:rPr>
              <w:t xml:space="preserve">Thông tin đầu vào: </w:t>
            </w:r>
          </w:p>
          <w:p w14:paraId="4D1D3659" w14:textId="77777777" w:rsidR="001F0EE3" w:rsidRPr="00410FBA" w:rsidRDefault="001F0EE3" w:rsidP="00213EFF">
            <w:pPr>
              <w:spacing w:before="120" w:after="120"/>
              <w:rPr>
                <w:sz w:val="26"/>
                <w:szCs w:val="26"/>
              </w:rPr>
            </w:pPr>
            <w:r w:rsidRPr="00410FBA">
              <w:rPr>
                <w:sz w:val="26"/>
                <w:szCs w:val="26"/>
              </w:rPr>
              <w:t>Người dùng nhập các thông tin sau</w:t>
            </w:r>
          </w:p>
          <w:p w14:paraId="74BAC0FB" w14:textId="77777777" w:rsidR="001F0EE3" w:rsidRPr="00410FBA" w:rsidRDefault="001F0EE3" w:rsidP="00213EFF">
            <w:pPr>
              <w:spacing w:before="120" w:after="120"/>
              <w:rPr>
                <w:sz w:val="26"/>
                <w:szCs w:val="26"/>
              </w:rPr>
            </w:pPr>
            <w:r w:rsidRPr="00410FBA">
              <w:rPr>
                <w:sz w:val="26"/>
                <w:szCs w:val="26"/>
              </w:rPr>
              <w:t>+ Tên đăng nhập</w:t>
            </w:r>
          </w:p>
          <w:p w14:paraId="3B8A566B" w14:textId="77777777" w:rsidR="001F0EE3" w:rsidRPr="00410FBA" w:rsidRDefault="001F0EE3" w:rsidP="00213EFF">
            <w:pPr>
              <w:spacing w:before="120" w:after="120"/>
              <w:rPr>
                <w:sz w:val="26"/>
                <w:szCs w:val="26"/>
              </w:rPr>
            </w:pPr>
            <w:r w:rsidRPr="00410FBA">
              <w:rPr>
                <w:sz w:val="26"/>
                <w:szCs w:val="26"/>
              </w:rPr>
              <w:t>+ Mật khẩu</w:t>
            </w:r>
          </w:p>
          <w:p w14:paraId="45221CD0" w14:textId="77777777" w:rsidR="001F0EE3" w:rsidRPr="00410FBA" w:rsidRDefault="001F0EE3" w:rsidP="00213EFF">
            <w:pPr>
              <w:spacing w:before="120" w:after="120"/>
              <w:rPr>
                <w:sz w:val="26"/>
                <w:szCs w:val="26"/>
              </w:rPr>
            </w:pPr>
            <w:r w:rsidRPr="00410FBA">
              <w:rPr>
                <w:sz w:val="26"/>
                <w:szCs w:val="26"/>
              </w:rPr>
              <w:t>+ Mã captcha</w:t>
            </w:r>
          </w:p>
          <w:p w14:paraId="48B83E84" w14:textId="77777777" w:rsidR="001F0EE3" w:rsidRPr="00410FBA" w:rsidRDefault="001F0EE3" w:rsidP="00213EFF">
            <w:pPr>
              <w:pStyle w:val="ListParagraph"/>
              <w:numPr>
                <w:ilvl w:val="0"/>
                <w:numId w:val="18"/>
              </w:numPr>
              <w:spacing w:before="120" w:after="120"/>
              <w:rPr>
                <w:b/>
                <w:sz w:val="26"/>
                <w:szCs w:val="26"/>
              </w:rPr>
            </w:pPr>
            <w:r w:rsidRPr="00410FBA">
              <w:rPr>
                <w:b/>
                <w:sz w:val="26"/>
                <w:szCs w:val="26"/>
              </w:rPr>
              <w:t xml:space="preserve">Thông tin đầu ra: </w:t>
            </w:r>
          </w:p>
          <w:p w14:paraId="5F431775" w14:textId="77777777" w:rsidR="001F0EE3" w:rsidRPr="00410FBA" w:rsidRDefault="001F0EE3" w:rsidP="001F0EE3">
            <w:pPr>
              <w:spacing w:before="120" w:after="120"/>
              <w:rPr>
                <w:b/>
                <w:sz w:val="26"/>
                <w:szCs w:val="26"/>
              </w:rPr>
            </w:pPr>
            <w:r w:rsidRPr="00410FBA">
              <w:rPr>
                <w:sz w:val="26"/>
                <w:szCs w:val="26"/>
              </w:rPr>
              <w:t xml:space="preserve">Hệ thống HDDT của Hệ sinh thái sẽ hiển </w:t>
            </w:r>
            <w:r w:rsidRPr="00410FBA">
              <w:rPr>
                <w:sz w:val="26"/>
                <w:szCs w:val="26"/>
              </w:rPr>
              <w:lastRenderedPageBreak/>
              <w:t>thị để người dùng thao tác các chức năng</w:t>
            </w:r>
          </w:p>
          <w:p w14:paraId="2BE7C49D" w14:textId="77777777" w:rsidR="001F0EE3" w:rsidRPr="00410FBA" w:rsidRDefault="001F0EE3" w:rsidP="00213EFF">
            <w:pPr>
              <w:pStyle w:val="ListParagraph"/>
              <w:numPr>
                <w:ilvl w:val="0"/>
                <w:numId w:val="18"/>
              </w:numPr>
              <w:spacing w:before="120" w:after="120"/>
              <w:rPr>
                <w:b/>
                <w:sz w:val="26"/>
                <w:szCs w:val="26"/>
              </w:rPr>
            </w:pPr>
            <w:r w:rsidRPr="00410FBA">
              <w:rPr>
                <w:b/>
                <w:sz w:val="26"/>
                <w:szCs w:val="26"/>
              </w:rPr>
              <w:t>Chức năng xử lý:</w:t>
            </w:r>
          </w:p>
          <w:p w14:paraId="756E7E18" w14:textId="77777777" w:rsidR="00E410FB" w:rsidRPr="00410FBA" w:rsidRDefault="00E410FB" w:rsidP="00E410FB">
            <w:pPr>
              <w:spacing w:before="120" w:after="120"/>
              <w:rPr>
                <w:b/>
                <w:sz w:val="26"/>
                <w:szCs w:val="26"/>
              </w:rPr>
            </w:pPr>
            <w:r w:rsidRPr="00410FBA">
              <w:rPr>
                <w:sz w:val="26"/>
                <w:szCs w:val="26"/>
                <w:rPrChange w:id="438" w:author="Dang Oanh" w:date="2024-05-31T15:47:00Z" w16du:dateUtc="2024-05-31T08:47:00Z">
                  <w:rPr>
                    <w:color w:val="000000"/>
                    <w:sz w:val="26"/>
                    <w:szCs w:val="26"/>
                  </w:rPr>
                </w:rPrChange>
              </w:rPr>
              <w:t>Hệ thống kiểm tra nếu khách hàng chưa đăng nhập, thực hiện điều hướng sang trang đăng nhập tập trung của Hệ sinh thái. Nếu người dùng nhập đúng các thông tin đăng nhập thì chuyển người dùng tới trang HDDT của Hệ sinh thái</w:t>
            </w:r>
          </w:p>
          <w:p w14:paraId="2AE84E5D" w14:textId="77777777" w:rsidR="001F0EE3" w:rsidRPr="00410FBA" w:rsidRDefault="001F0EE3" w:rsidP="00213EFF">
            <w:pPr>
              <w:pStyle w:val="ListParagraph"/>
              <w:numPr>
                <w:ilvl w:val="0"/>
                <w:numId w:val="18"/>
              </w:numPr>
              <w:spacing w:before="120" w:after="120"/>
              <w:rPr>
                <w:b/>
                <w:sz w:val="26"/>
                <w:szCs w:val="26"/>
              </w:rPr>
            </w:pPr>
            <w:r w:rsidRPr="00410FBA">
              <w:rPr>
                <w:b/>
                <w:sz w:val="26"/>
                <w:szCs w:val="26"/>
              </w:rPr>
              <w:t xml:space="preserve">Các ngoại lệ: </w:t>
            </w:r>
          </w:p>
          <w:p w14:paraId="2D131223" w14:textId="77777777" w:rsidR="001F0EE3" w:rsidRPr="00410FBA" w:rsidRDefault="001F0EE3" w:rsidP="00E410FB">
            <w:pPr>
              <w:spacing w:before="120" w:after="120"/>
              <w:rPr>
                <w:b/>
                <w:sz w:val="26"/>
                <w:szCs w:val="26"/>
              </w:rPr>
            </w:pPr>
            <w:r w:rsidRPr="00410FBA">
              <w:rPr>
                <w:sz w:val="26"/>
                <w:szCs w:val="26"/>
              </w:rPr>
              <w:t xml:space="preserve">Hệ thống báo lỗi </w:t>
            </w:r>
            <w:r w:rsidR="00E410FB" w:rsidRPr="00410FBA">
              <w:rPr>
                <w:sz w:val="26"/>
                <w:szCs w:val="26"/>
              </w:rPr>
              <w:t xml:space="preserve">nếu người dùng nhập sai một hoặc các thông tin sau: Tên đăng nhập, Mật khẩu, Mã captcha </w:t>
            </w:r>
          </w:p>
        </w:tc>
        <w:tc>
          <w:tcPr>
            <w:tcW w:w="472" w:type="pct"/>
          </w:tcPr>
          <w:p w14:paraId="4FABA613" w14:textId="77777777" w:rsidR="001F0EE3" w:rsidRPr="00410FBA" w:rsidRDefault="001F0EE3" w:rsidP="00213EFF">
            <w:pPr>
              <w:spacing w:before="120" w:after="120"/>
              <w:rPr>
                <w:sz w:val="26"/>
                <w:szCs w:val="26"/>
              </w:rPr>
            </w:pPr>
            <w:r w:rsidRPr="00410FBA">
              <w:rPr>
                <w:sz w:val="26"/>
                <w:szCs w:val="26"/>
              </w:rPr>
              <w:lastRenderedPageBreak/>
              <w:t>Cao</w:t>
            </w:r>
          </w:p>
        </w:tc>
        <w:tc>
          <w:tcPr>
            <w:tcW w:w="633" w:type="pct"/>
          </w:tcPr>
          <w:p w14:paraId="070F0D2F" w14:textId="77777777" w:rsidR="001F0EE3" w:rsidRPr="00410FBA" w:rsidRDefault="001F0EE3" w:rsidP="00213EFF">
            <w:pPr>
              <w:spacing w:before="120" w:after="120"/>
              <w:rPr>
                <w:sz w:val="26"/>
                <w:szCs w:val="26"/>
              </w:rPr>
            </w:pPr>
            <w:r w:rsidRPr="00410FBA">
              <w:rPr>
                <w:sz w:val="26"/>
                <w:szCs w:val="26"/>
              </w:rPr>
              <w:t>Cao</w:t>
            </w:r>
          </w:p>
        </w:tc>
        <w:tc>
          <w:tcPr>
            <w:tcW w:w="565" w:type="pct"/>
          </w:tcPr>
          <w:p w14:paraId="6779753A" w14:textId="77777777" w:rsidR="001F0EE3" w:rsidRPr="00410FBA" w:rsidRDefault="001F0EE3" w:rsidP="00213EFF">
            <w:pPr>
              <w:spacing w:before="120" w:after="120"/>
              <w:rPr>
                <w:sz w:val="26"/>
                <w:szCs w:val="26"/>
              </w:rPr>
            </w:pPr>
            <w:r w:rsidRPr="00410FBA">
              <w:rPr>
                <w:sz w:val="26"/>
                <w:szCs w:val="26"/>
              </w:rPr>
              <w:t>Quản trị hệ thống quản lý doanh nghiệp</w:t>
            </w:r>
          </w:p>
        </w:tc>
      </w:tr>
    </w:tbl>
    <w:p w14:paraId="5A22B0F8" w14:textId="77777777" w:rsidR="001F0EE3" w:rsidRPr="00410FBA" w:rsidRDefault="001F0EE3" w:rsidP="001F0EE3"/>
    <w:p w14:paraId="7FEC0311" w14:textId="77777777" w:rsidR="00CE593F" w:rsidRPr="00410FBA" w:rsidRDefault="00CE593F" w:rsidP="00CE593F">
      <w:pPr>
        <w:pStyle w:val="Heading3"/>
        <w:numPr>
          <w:ilvl w:val="0"/>
          <w:numId w:val="0"/>
        </w:numPr>
      </w:pPr>
      <w:bookmarkStart w:id="439" w:name="_Toc167894523"/>
      <w:r w:rsidRPr="00410FBA">
        <w:t>IV.1.2 Quản lý người dùng</w:t>
      </w:r>
      <w:bookmarkEnd w:id="439"/>
    </w:p>
    <w:tbl>
      <w:tblPr>
        <w:tblStyle w:val="TableGrid"/>
        <w:tblW w:w="5000" w:type="pct"/>
        <w:tblLook w:val="04A0" w:firstRow="1" w:lastRow="0" w:firstColumn="1" w:lastColumn="0" w:noHBand="0" w:noVBand="1"/>
      </w:tblPr>
      <w:tblGrid>
        <w:gridCol w:w="708"/>
        <w:gridCol w:w="2470"/>
        <w:gridCol w:w="1221"/>
        <w:gridCol w:w="2185"/>
        <w:gridCol w:w="733"/>
        <w:gridCol w:w="823"/>
        <w:gridCol w:w="924"/>
      </w:tblGrid>
      <w:tr w:rsidR="00410FBA" w:rsidRPr="00410FBA" w14:paraId="6FA528E4" w14:textId="77777777" w:rsidTr="00705F44">
        <w:trPr>
          <w:trHeight w:val="1104"/>
          <w:tblHeader/>
        </w:trPr>
        <w:tc>
          <w:tcPr>
            <w:tcW w:w="391" w:type="pct"/>
          </w:tcPr>
          <w:p w14:paraId="1C3E8F60" w14:textId="77777777" w:rsidR="00171BF6" w:rsidRPr="00410FBA" w:rsidRDefault="00171BF6" w:rsidP="00213EFF">
            <w:pPr>
              <w:spacing w:before="120" w:after="120"/>
              <w:jc w:val="center"/>
              <w:rPr>
                <w:b/>
                <w:sz w:val="26"/>
                <w:szCs w:val="26"/>
              </w:rPr>
            </w:pPr>
            <w:r w:rsidRPr="00410FBA">
              <w:rPr>
                <w:b/>
                <w:sz w:val="26"/>
                <w:szCs w:val="26"/>
              </w:rPr>
              <w:t>STT</w:t>
            </w:r>
          </w:p>
        </w:tc>
        <w:tc>
          <w:tcPr>
            <w:tcW w:w="821" w:type="pct"/>
          </w:tcPr>
          <w:p w14:paraId="270F1471" w14:textId="77777777" w:rsidR="00171BF6" w:rsidRPr="00410FBA" w:rsidRDefault="00171BF6" w:rsidP="00213EFF">
            <w:pPr>
              <w:spacing w:before="120" w:after="120"/>
              <w:jc w:val="center"/>
              <w:rPr>
                <w:b/>
                <w:sz w:val="26"/>
                <w:szCs w:val="26"/>
              </w:rPr>
            </w:pPr>
            <w:r w:rsidRPr="00410FBA">
              <w:rPr>
                <w:b/>
                <w:sz w:val="26"/>
                <w:szCs w:val="26"/>
              </w:rPr>
              <w:t>Mã yêu cầu</w:t>
            </w:r>
          </w:p>
        </w:tc>
        <w:tc>
          <w:tcPr>
            <w:tcW w:w="674" w:type="pct"/>
          </w:tcPr>
          <w:p w14:paraId="0890003B" w14:textId="77777777" w:rsidR="00171BF6" w:rsidRPr="00410FBA" w:rsidRDefault="00171BF6" w:rsidP="00213EFF">
            <w:pPr>
              <w:spacing w:before="120" w:after="120"/>
              <w:jc w:val="center"/>
              <w:rPr>
                <w:b/>
                <w:sz w:val="26"/>
                <w:szCs w:val="26"/>
              </w:rPr>
            </w:pPr>
            <w:r w:rsidRPr="00410FBA">
              <w:rPr>
                <w:b/>
                <w:sz w:val="26"/>
                <w:szCs w:val="26"/>
              </w:rPr>
              <w:t>Tên yêu cầu</w:t>
            </w:r>
          </w:p>
        </w:tc>
        <w:tc>
          <w:tcPr>
            <w:tcW w:w="1547" w:type="pct"/>
          </w:tcPr>
          <w:p w14:paraId="17658E5C" w14:textId="77777777" w:rsidR="00171BF6" w:rsidRPr="00410FBA" w:rsidRDefault="00171BF6" w:rsidP="00213EFF">
            <w:pPr>
              <w:spacing w:before="120" w:after="120"/>
              <w:jc w:val="center"/>
              <w:rPr>
                <w:b/>
                <w:sz w:val="26"/>
                <w:szCs w:val="26"/>
              </w:rPr>
            </w:pPr>
            <w:r w:rsidRPr="00410FBA">
              <w:rPr>
                <w:b/>
                <w:sz w:val="26"/>
                <w:szCs w:val="26"/>
              </w:rPr>
              <w:t xml:space="preserve">Mô tả </w:t>
            </w:r>
          </w:p>
        </w:tc>
        <w:tc>
          <w:tcPr>
            <w:tcW w:w="438" w:type="pct"/>
          </w:tcPr>
          <w:p w14:paraId="2E13185E" w14:textId="77777777" w:rsidR="00171BF6" w:rsidRPr="00410FBA" w:rsidRDefault="00171BF6" w:rsidP="00213EFF">
            <w:pPr>
              <w:spacing w:before="120" w:after="120"/>
              <w:jc w:val="center"/>
              <w:rPr>
                <w:b/>
                <w:sz w:val="26"/>
                <w:szCs w:val="26"/>
              </w:rPr>
            </w:pPr>
            <w:r w:rsidRPr="00410FBA">
              <w:rPr>
                <w:b/>
                <w:sz w:val="26"/>
                <w:szCs w:val="26"/>
              </w:rPr>
              <w:t>Mức độ ưu tiên</w:t>
            </w:r>
          </w:p>
        </w:tc>
        <w:tc>
          <w:tcPr>
            <w:tcW w:w="599" w:type="pct"/>
          </w:tcPr>
          <w:p w14:paraId="2D9AA9CA" w14:textId="77777777" w:rsidR="00171BF6" w:rsidRPr="00410FBA" w:rsidRDefault="00171BF6" w:rsidP="00213EFF">
            <w:pPr>
              <w:spacing w:before="120" w:after="120"/>
              <w:jc w:val="center"/>
              <w:rPr>
                <w:b/>
                <w:sz w:val="26"/>
                <w:szCs w:val="26"/>
              </w:rPr>
            </w:pPr>
            <w:r w:rsidRPr="00410FBA">
              <w:rPr>
                <w:b/>
                <w:sz w:val="26"/>
                <w:szCs w:val="26"/>
              </w:rPr>
              <w:t>Mức độ quan trọng</w:t>
            </w:r>
          </w:p>
        </w:tc>
        <w:tc>
          <w:tcPr>
            <w:tcW w:w="531" w:type="pct"/>
          </w:tcPr>
          <w:p w14:paraId="2170637B" w14:textId="77777777" w:rsidR="00171BF6" w:rsidRPr="00410FBA" w:rsidRDefault="00171BF6" w:rsidP="00213EFF">
            <w:pPr>
              <w:spacing w:before="120" w:after="120"/>
              <w:jc w:val="center"/>
              <w:rPr>
                <w:b/>
                <w:sz w:val="26"/>
                <w:szCs w:val="26"/>
              </w:rPr>
            </w:pPr>
            <w:r w:rsidRPr="00410FBA">
              <w:rPr>
                <w:b/>
                <w:sz w:val="26"/>
                <w:szCs w:val="26"/>
              </w:rPr>
              <w:t>Đối tượng liên quan</w:t>
            </w:r>
          </w:p>
        </w:tc>
      </w:tr>
      <w:tr w:rsidR="00410FBA" w:rsidRPr="00410FBA" w14:paraId="25462730" w14:textId="77777777" w:rsidTr="00705F44">
        <w:tc>
          <w:tcPr>
            <w:tcW w:w="391" w:type="pct"/>
          </w:tcPr>
          <w:p w14:paraId="2E1EB069" w14:textId="77777777" w:rsidR="00171BF6" w:rsidRPr="00410FBA" w:rsidRDefault="00171BF6" w:rsidP="00213EFF">
            <w:pPr>
              <w:pStyle w:val="ListParagraph"/>
              <w:spacing w:before="120" w:after="120"/>
              <w:ind w:left="0"/>
              <w:rPr>
                <w:sz w:val="26"/>
                <w:szCs w:val="26"/>
              </w:rPr>
            </w:pPr>
            <w:r w:rsidRPr="00410FBA">
              <w:rPr>
                <w:sz w:val="26"/>
                <w:szCs w:val="26"/>
              </w:rPr>
              <w:t>1</w:t>
            </w:r>
          </w:p>
        </w:tc>
        <w:tc>
          <w:tcPr>
            <w:tcW w:w="821" w:type="pct"/>
          </w:tcPr>
          <w:p w14:paraId="6A62701A" w14:textId="1B865F51" w:rsidR="00171BF6" w:rsidRPr="00410FBA" w:rsidRDefault="0000570E" w:rsidP="00171BF6">
            <w:pPr>
              <w:spacing w:before="120" w:after="120"/>
              <w:jc w:val="center"/>
              <w:rPr>
                <w:sz w:val="26"/>
                <w:szCs w:val="26"/>
              </w:rPr>
            </w:pPr>
            <w:r w:rsidRPr="00410FBA">
              <w:rPr>
                <w:sz w:val="26"/>
                <w:szCs w:val="26"/>
              </w:rPr>
              <w:t>UR_HDDT_01.03.01</w:t>
            </w:r>
          </w:p>
        </w:tc>
        <w:tc>
          <w:tcPr>
            <w:tcW w:w="674" w:type="pct"/>
          </w:tcPr>
          <w:p w14:paraId="5D738BFB" w14:textId="77777777" w:rsidR="00171BF6" w:rsidRPr="00410FBA" w:rsidRDefault="00171BF6" w:rsidP="00213EFF">
            <w:pPr>
              <w:spacing w:before="120" w:after="120"/>
              <w:rPr>
                <w:sz w:val="26"/>
                <w:szCs w:val="26"/>
              </w:rPr>
            </w:pPr>
            <w:r w:rsidRPr="00410FBA">
              <w:rPr>
                <w:sz w:val="26"/>
                <w:szCs w:val="26"/>
              </w:rPr>
              <w:t>Danh sách người dùng</w:t>
            </w:r>
          </w:p>
        </w:tc>
        <w:tc>
          <w:tcPr>
            <w:tcW w:w="1547" w:type="pct"/>
          </w:tcPr>
          <w:p w14:paraId="34CF4660" w14:textId="77777777" w:rsidR="00BF1516" w:rsidRPr="00410FBA" w:rsidRDefault="00171BF6" w:rsidP="00213EFF">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34CE03A9" w14:textId="1A61CBAC" w:rsidR="00171BF6" w:rsidRPr="00410FBA" w:rsidRDefault="00171BF6" w:rsidP="00BF1516">
            <w:pPr>
              <w:pStyle w:val="ListParagraph"/>
              <w:spacing w:before="120" w:after="120"/>
              <w:ind w:left="0"/>
              <w:rPr>
                <w:sz w:val="26"/>
                <w:szCs w:val="26"/>
              </w:rPr>
            </w:pPr>
            <w:r w:rsidRPr="00410FBA">
              <w:rPr>
                <w:sz w:val="26"/>
                <w:szCs w:val="26"/>
              </w:rPr>
              <w:t xml:space="preserve">Cho phép người dùng </w:t>
            </w:r>
            <w:r w:rsidR="00650F7D" w:rsidRPr="00410FBA">
              <w:rPr>
                <w:sz w:val="26"/>
                <w:szCs w:val="26"/>
                <w:lang w:val="vi-VN"/>
              </w:rPr>
              <w:t>xem danh sách người dùng</w:t>
            </w:r>
          </w:p>
          <w:p w14:paraId="5E6F3E50" w14:textId="77777777" w:rsidR="00171BF6" w:rsidRPr="00410FBA" w:rsidRDefault="00171BF6" w:rsidP="00213EFF">
            <w:pPr>
              <w:pStyle w:val="ListParagraph"/>
              <w:numPr>
                <w:ilvl w:val="0"/>
                <w:numId w:val="18"/>
              </w:numPr>
              <w:spacing w:before="120" w:after="120"/>
              <w:rPr>
                <w:b/>
                <w:sz w:val="26"/>
                <w:szCs w:val="26"/>
              </w:rPr>
            </w:pPr>
            <w:r w:rsidRPr="00410FBA">
              <w:rPr>
                <w:b/>
                <w:sz w:val="26"/>
                <w:szCs w:val="26"/>
              </w:rPr>
              <w:t xml:space="preserve">Thông tin đầu vào: </w:t>
            </w:r>
          </w:p>
          <w:p w14:paraId="325BEE74" w14:textId="5427CAE0" w:rsidR="00BF1516" w:rsidRPr="00410FBA" w:rsidRDefault="00BF1516" w:rsidP="00650F7D">
            <w:pPr>
              <w:spacing w:before="120" w:after="120"/>
              <w:rPr>
                <w:sz w:val="26"/>
                <w:szCs w:val="26"/>
                <w:lang w:val="vi-VN"/>
              </w:rPr>
            </w:pPr>
            <w:r w:rsidRPr="00410FBA">
              <w:rPr>
                <w:sz w:val="26"/>
                <w:szCs w:val="26"/>
                <w:lang w:val="vi-VN"/>
              </w:rPr>
              <w:t>Dữ liệu người dùng có trên hệ thống</w:t>
            </w:r>
          </w:p>
          <w:p w14:paraId="37827146" w14:textId="0ECB8FE5" w:rsidR="00171BF6" w:rsidRPr="00410FBA" w:rsidRDefault="00171BF6" w:rsidP="00650F7D">
            <w:pPr>
              <w:spacing w:before="120" w:after="120"/>
              <w:rPr>
                <w:sz w:val="26"/>
                <w:szCs w:val="26"/>
                <w:lang w:val="vi-VN"/>
              </w:rPr>
            </w:pPr>
            <w:r w:rsidRPr="00410FBA">
              <w:rPr>
                <w:sz w:val="26"/>
                <w:szCs w:val="26"/>
              </w:rPr>
              <w:lastRenderedPageBreak/>
              <w:t xml:space="preserve">Người dùng </w:t>
            </w:r>
            <w:r w:rsidR="00650F7D" w:rsidRPr="00410FBA">
              <w:rPr>
                <w:sz w:val="26"/>
                <w:szCs w:val="26"/>
              </w:rPr>
              <w:t>chọn</w:t>
            </w:r>
            <w:r w:rsidR="00650F7D" w:rsidRPr="00410FBA">
              <w:rPr>
                <w:sz w:val="26"/>
                <w:szCs w:val="26"/>
                <w:lang w:val="vi-VN"/>
              </w:rPr>
              <w:t xml:space="preserve"> đơn vị trên danh sách hộ kinh doanh</w:t>
            </w:r>
          </w:p>
          <w:p w14:paraId="22405EBA" w14:textId="77777777" w:rsidR="00171BF6" w:rsidRPr="00410FBA" w:rsidRDefault="00171BF6" w:rsidP="00213EFF">
            <w:pPr>
              <w:pStyle w:val="ListParagraph"/>
              <w:numPr>
                <w:ilvl w:val="0"/>
                <w:numId w:val="18"/>
              </w:numPr>
              <w:spacing w:before="120" w:after="120"/>
              <w:rPr>
                <w:b/>
                <w:sz w:val="26"/>
                <w:szCs w:val="26"/>
              </w:rPr>
            </w:pPr>
            <w:r w:rsidRPr="00410FBA">
              <w:rPr>
                <w:b/>
                <w:sz w:val="26"/>
                <w:szCs w:val="26"/>
              </w:rPr>
              <w:t xml:space="preserve">Thông tin đầu ra: </w:t>
            </w:r>
          </w:p>
          <w:p w14:paraId="3BA5F1F8" w14:textId="77777777" w:rsidR="00354998" w:rsidRPr="00410FBA" w:rsidRDefault="00354998" w:rsidP="00354998">
            <w:pPr>
              <w:spacing w:before="120" w:after="120"/>
              <w:rPr>
                <w:sz w:val="26"/>
                <w:szCs w:val="26"/>
                <w:lang w:val="vi-VN"/>
                <w:rPrChange w:id="440" w:author="Dang Oanh" w:date="2024-05-31T15:47:00Z" w16du:dateUtc="2024-05-31T08:47:00Z">
                  <w:rPr>
                    <w:color w:val="000000"/>
                    <w:sz w:val="26"/>
                    <w:szCs w:val="26"/>
                    <w:lang w:val="vi-VN"/>
                  </w:rPr>
                </w:rPrChange>
              </w:rPr>
            </w:pPr>
            <w:r w:rsidRPr="00410FBA">
              <w:rPr>
                <w:sz w:val="26"/>
                <w:szCs w:val="26"/>
                <w:rPrChange w:id="441" w:author="Dang Oanh" w:date="2024-05-31T15:47:00Z" w16du:dateUtc="2024-05-31T08:47:00Z">
                  <w:rPr>
                    <w:color w:val="000000"/>
                    <w:sz w:val="26"/>
                    <w:szCs w:val="26"/>
                  </w:rPr>
                </w:rPrChange>
              </w:rPr>
              <w:t>Hệ thống hiển</w:t>
            </w:r>
            <w:r w:rsidRPr="00410FBA">
              <w:rPr>
                <w:sz w:val="26"/>
                <w:szCs w:val="26"/>
                <w:lang w:val="vi-VN"/>
                <w:rPrChange w:id="442" w:author="Dang Oanh" w:date="2024-05-31T15:47:00Z" w16du:dateUtc="2024-05-31T08:47:00Z">
                  <w:rPr>
                    <w:color w:val="000000"/>
                    <w:sz w:val="26"/>
                    <w:szCs w:val="26"/>
                    <w:lang w:val="vi-VN"/>
                  </w:rPr>
                </w:rPrChange>
              </w:rPr>
              <w:t xml:space="preserve"> thị danh sách người dùng của đơn vị đã chọn. </w:t>
            </w:r>
          </w:p>
          <w:p w14:paraId="68409726" w14:textId="77777777" w:rsidR="00354998" w:rsidRPr="00410FBA" w:rsidRDefault="00354998" w:rsidP="00354998">
            <w:pPr>
              <w:spacing w:before="120" w:after="120"/>
              <w:rPr>
                <w:sz w:val="26"/>
                <w:szCs w:val="26"/>
                <w:u w:val="single"/>
                <w:lang w:val="vi-VN"/>
                <w:rPrChange w:id="443" w:author="Dang Oanh" w:date="2024-05-31T15:47:00Z" w16du:dateUtc="2024-05-31T08:47:00Z">
                  <w:rPr>
                    <w:color w:val="000000"/>
                    <w:sz w:val="26"/>
                    <w:szCs w:val="26"/>
                    <w:u w:val="single"/>
                    <w:lang w:val="vi-VN"/>
                  </w:rPr>
                </w:rPrChange>
              </w:rPr>
            </w:pPr>
            <w:r w:rsidRPr="00410FBA">
              <w:rPr>
                <w:sz w:val="26"/>
                <w:szCs w:val="26"/>
                <w:u w:val="single"/>
                <w:lang w:val="vi-VN"/>
                <w:rPrChange w:id="444" w:author="Dang Oanh" w:date="2024-05-31T15:47:00Z" w16du:dateUtc="2024-05-31T08:47:00Z">
                  <w:rPr>
                    <w:color w:val="000000"/>
                    <w:sz w:val="26"/>
                    <w:szCs w:val="26"/>
                    <w:u w:val="single"/>
                    <w:lang w:val="vi-VN"/>
                  </w:rPr>
                </w:rPrChange>
              </w:rPr>
              <w:t>Lưới hiển thị gồm các trường thông tin sau:</w:t>
            </w:r>
          </w:p>
          <w:p w14:paraId="10F387C4" w14:textId="77777777" w:rsidR="00354998" w:rsidRPr="00410FBA" w:rsidRDefault="00354998" w:rsidP="00354998">
            <w:pPr>
              <w:spacing w:before="120" w:after="120"/>
              <w:rPr>
                <w:sz w:val="26"/>
                <w:szCs w:val="26"/>
                <w:lang w:val="vi-VN"/>
                <w:rPrChange w:id="445" w:author="Dang Oanh" w:date="2024-05-31T15:47:00Z" w16du:dateUtc="2024-05-31T08:47:00Z">
                  <w:rPr>
                    <w:color w:val="000000"/>
                    <w:sz w:val="26"/>
                    <w:szCs w:val="26"/>
                    <w:lang w:val="vi-VN"/>
                  </w:rPr>
                </w:rPrChange>
              </w:rPr>
            </w:pPr>
            <w:r w:rsidRPr="00410FBA">
              <w:rPr>
                <w:sz w:val="26"/>
                <w:szCs w:val="26"/>
                <w:lang w:val="vi-VN"/>
                <w:rPrChange w:id="446" w:author="Dang Oanh" w:date="2024-05-31T15:47:00Z" w16du:dateUtc="2024-05-31T08:47:00Z">
                  <w:rPr>
                    <w:color w:val="000000"/>
                    <w:sz w:val="26"/>
                    <w:szCs w:val="26"/>
                    <w:lang w:val="vi-VN"/>
                  </w:rPr>
                </w:rPrChange>
              </w:rPr>
              <w:t>+ STT</w:t>
            </w:r>
          </w:p>
          <w:p w14:paraId="69AC2073" w14:textId="77777777" w:rsidR="00354998" w:rsidRPr="00410FBA" w:rsidRDefault="00354998" w:rsidP="00354998">
            <w:pPr>
              <w:spacing w:before="120" w:after="120"/>
              <w:rPr>
                <w:sz w:val="26"/>
                <w:szCs w:val="26"/>
                <w:lang w:val="vi-VN"/>
                <w:rPrChange w:id="447" w:author="Dang Oanh" w:date="2024-05-31T15:47:00Z" w16du:dateUtc="2024-05-31T08:47:00Z">
                  <w:rPr>
                    <w:color w:val="000000"/>
                    <w:sz w:val="26"/>
                    <w:szCs w:val="26"/>
                    <w:lang w:val="vi-VN"/>
                  </w:rPr>
                </w:rPrChange>
              </w:rPr>
            </w:pPr>
            <w:r w:rsidRPr="00410FBA">
              <w:rPr>
                <w:sz w:val="26"/>
                <w:szCs w:val="26"/>
                <w:lang w:val="vi-VN"/>
                <w:rPrChange w:id="448" w:author="Dang Oanh" w:date="2024-05-31T15:47:00Z" w16du:dateUtc="2024-05-31T08:47:00Z">
                  <w:rPr>
                    <w:color w:val="000000"/>
                    <w:sz w:val="26"/>
                    <w:szCs w:val="26"/>
                    <w:lang w:val="vi-VN"/>
                  </w:rPr>
                </w:rPrChange>
              </w:rPr>
              <w:t>+ Tên người dùng: Họ và tên người dùng</w:t>
            </w:r>
          </w:p>
          <w:p w14:paraId="0B65C91A" w14:textId="77777777" w:rsidR="00354998" w:rsidRPr="00410FBA" w:rsidRDefault="00354998" w:rsidP="00354998">
            <w:pPr>
              <w:spacing w:before="120" w:after="120"/>
              <w:rPr>
                <w:sz w:val="26"/>
                <w:szCs w:val="26"/>
                <w:lang w:val="vi-VN"/>
                <w:rPrChange w:id="449" w:author="Dang Oanh" w:date="2024-05-31T15:47:00Z" w16du:dateUtc="2024-05-31T08:47:00Z">
                  <w:rPr>
                    <w:color w:val="000000"/>
                    <w:sz w:val="26"/>
                    <w:szCs w:val="26"/>
                    <w:lang w:val="vi-VN"/>
                  </w:rPr>
                </w:rPrChange>
              </w:rPr>
            </w:pPr>
            <w:r w:rsidRPr="00410FBA">
              <w:rPr>
                <w:sz w:val="26"/>
                <w:szCs w:val="26"/>
                <w:lang w:val="vi-VN"/>
                <w:rPrChange w:id="450" w:author="Dang Oanh" w:date="2024-05-31T15:47:00Z" w16du:dateUtc="2024-05-31T08:47:00Z">
                  <w:rPr>
                    <w:color w:val="000000"/>
                    <w:sz w:val="26"/>
                    <w:szCs w:val="26"/>
                    <w:lang w:val="vi-VN"/>
                  </w:rPr>
                </w:rPrChange>
              </w:rPr>
              <w:t xml:space="preserve">+ Tên đăng nhập </w:t>
            </w:r>
          </w:p>
          <w:p w14:paraId="5AE09E72" w14:textId="77777777" w:rsidR="00354998" w:rsidRPr="00410FBA" w:rsidRDefault="00354998" w:rsidP="00354998">
            <w:pPr>
              <w:spacing w:before="120" w:after="120"/>
              <w:rPr>
                <w:sz w:val="26"/>
                <w:szCs w:val="26"/>
                <w:lang w:val="vi-VN"/>
                <w:rPrChange w:id="451" w:author="Dang Oanh" w:date="2024-05-31T15:47:00Z" w16du:dateUtc="2024-05-31T08:47:00Z">
                  <w:rPr>
                    <w:color w:val="000000"/>
                    <w:sz w:val="26"/>
                    <w:szCs w:val="26"/>
                    <w:lang w:val="vi-VN"/>
                  </w:rPr>
                </w:rPrChange>
              </w:rPr>
            </w:pPr>
            <w:r w:rsidRPr="00410FBA">
              <w:rPr>
                <w:sz w:val="26"/>
                <w:szCs w:val="26"/>
                <w:lang w:val="vi-VN"/>
                <w:rPrChange w:id="452" w:author="Dang Oanh" w:date="2024-05-31T15:47:00Z" w16du:dateUtc="2024-05-31T08:47:00Z">
                  <w:rPr>
                    <w:color w:val="000000"/>
                    <w:sz w:val="26"/>
                    <w:szCs w:val="26"/>
                    <w:lang w:val="vi-VN"/>
                  </w:rPr>
                </w:rPrChange>
              </w:rPr>
              <w:t>+ Email</w:t>
            </w:r>
          </w:p>
          <w:p w14:paraId="762B577F" w14:textId="77777777" w:rsidR="00354998" w:rsidRPr="00410FBA" w:rsidRDefault="00354998" w:rsidP="00354998">
            <w:pPr>
              <w:spacing w:before="120" w:after="120"/>
              <w:rPr>
                <w:sz w:val="26"/>
                <w:szCs w:val="26"/>
                <w:lang w:val="vi-VN"/>
                <w:rPrChange w:id="453" w:author="Dang Oanh" w:date="2024-05-31T15:47:00Z" w16du:dateUtc="2024-05-31T08:47:00Z">
                  <w:rPr>
                    <w:color w:val="000000"/>
                    <w:sz w:val="26"/>
                    <w:szCs w:val="26"/>
                    <w:lang w:val="vi-VN"/>
                  </w:rPr>
                </w:rPrChange>
              </w:rPr>
            </w:pPr>
            <w:r w:rsidRPr="00410FBA">
              <w:rPr>
                <w:sz w:val="26"/>
                <w:szCs w:val="26"/>
                <w:lang w:val="vi-VN"/>
                <w:rPrChange w:id="454" w:author="Dang Oanh" w:date="2024-05-31T15:47:00Z" w16du:dateUtc="2024-05-31T08:47:00Z">
                  <w:rPr>
                    <w:color w:val="000000"/>
                    <w:sz w:val="26"/>
                    <w:szCs w:val="26"/>
                    <w:lang w:val="vi-VN"/>
                  </w:rPr>
                </w:rPrChange>
              </w:rPr>
              <w:t>+ Số điện thoại</w:t>
            </w:r>
          </w:p>
          <w:p w14:paraId="77C8AC67" w14:textId="77777777" w:rsidR="00354998" w:rsidRPr="00410FBA" w:rsidRDefault="00354998" w:rsidP="00354998">
            <w:pPr>
              <w:pStyle w:val="NormalWeb"/>
              <w:spacing w:before="240" w:beforeAutospacing="0" w:after="240" w:afterAutospacing="0"/>
              <w:textAlignment w:val="baseline"/>
              <w:rPr>
                <w:rPrChange w:id="455" w:author="Dang Oanh" w:date="2024-05-31T15:47:00Z" w16du:dateUtc="2024-05-31T08:47:00Z">
                  <w:rPr>
                    <w:color w:val="000000"/>
                  </w:rPr>
                </w:rPrChange>
              </w:rPr>
            </w:pPr>
            <w:r w:rsidRPr="00410FBA">
              <w:rPr>
                <w:sz w:val="26"/>
                <w:szCs w:val="26"/>
                <w:lang w:val="vi-VN"/>
                <w:rPrChange w:id="456" w:author="Dang Oanh" w:date="2024-05-31T15:47:00Z" w16du:dateUtc="2024-05-31T08:47:00Z">
                  <w:rPr>
                    <w:color w:val="000000"/>
                    <w:sz w:val="26"/>
                    <w:szCs w:val="26"/>
                    <w:lang w:val="vi-VN"/>
                  </w:rPr>
                </w:rPrChange>
              </w:rPr>
              <w:t>+ Khoá người dùng: dạng checkbox, nếu không tích chọn thì người dùng đang hoạt động bình thường, nếu có tích chọn, là người dùng đang bị khóa</w:t>
            </w:r>
          </w:p>
          <w:p w14:paraId="688AE2A0" w14:textId="77777777" w:rsidR="00354998" w:rsidRPr="00410FBA" w:rsidRDefault="00354998" w:rsidP="00354998">
            <w:r w:rsidRPr="00410FBA">
              <w:rPr>
                <w:sz w:val="26"/>
                <w:szCs w:val="26"/>
                <w:lang w:val="vi-VN"/>
                <w:rPrChange w:id="457" w:author="Dang Oanh" w:date="2024-05-31T15:47:00Z" w16du:dateUtc="2024-05-31T08:47:00Z">
                  <w:rPr>
                    <w:color w:val="000000"/>
                    <w:sz w:val="26"/>
                    <w:szCs w:val="26"/>
                    <w:lang w:val="vi-VN"/>
                  </w:rPr>
                </w:rPrChange>
              </w:rPr>
              <w:t>+ Roles:</w:t>
            </w:r>
            <w:r w:rsidRPr="00410FBA">
              <w:rPr>
                <w:rPrChange w:id="458" w:author="Dang Oanh" w:date="2024-05-31T15:47:00Z" w16du:dateUtc="2024-05-31T08:47:00Z">
                  <w:rPr>
                    <w:color w:val="000000"/>
                  </w:rPr>
                </w:rPrChange>
              </w:rPr>
              <w:t xml:space="preserve"> </w:t>
            </w:r>
            <w:r w:rsidRPr="00410FBA">
              <w:rPr>
                <w:sz w:val="26"/>
                <w:szCs w:val="26"/>
                <w:lang w:val="vi-VN"/>
                <w:rPrChange w:id="459" w:author="Dang Oanh" w:date="2024-05-31T15:47:00Z" w16du:dateUtc="2024-05-31T08:47:00Z">
                  <w:rPr>
                    <w:color w:val="000000"/>
                    <w:sz w:val="26"/>
                    <w:szCs w:val="26"/>
                    <w:lang w:val="vi-VN"/>
                  </w:rPr>
                </w:rPrChange>
              </w:rPr>
              <w:t xml:space="preserve">Danh sách roles của người dùng đã được phân, các </w:t>
            </w:r>
            <w:r w:rsidRPr="00410FBA">
              <w:rPr>
                <w:sz w:val="26"/>
                <w:szCs w:val="26"/>
                <w:lang w:val="vi-VN"/>
                <w:rPrChange w:id="460" w:author="Dang Oanh" w:date="2024-05-31T15:47:00Z" w16du:dateUtc="2024-05-31T08:47:00Z">
                  <w:rPr>
                    <w:color w:val="000000"/>
                    <w:sz w:val="26"/>
                    <w:szCs w:val="26"/>
                    <w:lang w:val="vi-VN"/>
                  </w:rPr>
                </w:rPrChange>
              </w:rPr>
              <w:lastRenderedPageBreak/>
              <w:t>role cách nhau bởi dấu phẩy</w:t>
            </w:r>
          </w:p>
          <w:p w14:paraId="33251407" w14:textId="77777777" w:rsidR="00354998" w:rsidRPr="00410FBA" w:rsidRDefault="00354998" w:rsidP="00354998">
            <w:pPr>
              <w:spacing w:before="120" w:after="120"/>
              <w:rPr>
                <w:sz w:val="26"/>
                <w:szCs w:val="26"/>
                <w:u w:val="single"/>
                <w:lang w:val="vi-VN"/>
                <w:rPrChange w:id="461" w:author="Dang Oanh" w:date="2024-05-31T15:47:00Z" w16du:dateUtc="2024-05-31T08:47:00Z">
                  <w:rPr>
                    <w:color w:val="000000"/>
                    <w:sz w:val="26"/>
                    <w:szCs w:val="26"/>
                    <w:u w:val="single"/>
                    <w:lang w:val="vi-VN"/>
                  </w:rPr>
                </w:rPrChange>
              </w:rPr>
            </w:pPr>
            <w:r w:rsidRPr="00410FBA">
              <w:rPr>
                <w:sz w:val="26"/>
                <w:szCs w:val="26"/>
                <w:u w:val="single"/>
                <w:lang w:val="vi-VN"/>
                <w:rPrChange w:id="462" w:author="Dang Oanh" w:date="2024-05-31T15:47:00Z" w16du:dateUtc="2024-05-31T08:47:00Z">
                  <w:rPr>
                    <w:color w:val="000000"/>
                    <w:sz w:val="26"/>
                    <w:szCs w:val="26"/>
                    <w:u w:val="single"/>
                    <w:lang w:val="vi-VN"/>
                  </w:rPr>
                </w:rPrChange>
              </w:rPr>
              <w:t>Các nút chức năng trên lưới:</w:t>
            </w:r>
          </w:p>
          <w:p w14:paraId="307E2CB5" w14:textId="77777777" w:rsidR="00354998" w:rsidRPr="00410FBA" w:rsidRDefault="00354998" w:rsidP="00354998">
            <w:pPr>
              <w:rPr>
                <w:sz w:val="26"/>
                <w:szCs w:val="26"/>
                <w:lang w:val="vi-VN"/>
                <w:rPrChange w:id="463" w:author="Dang Oanh" w:date="2024-05-31T15:47:00Z" w16du:dateUtc="2024-05-31T08:47:00Z">
                  <w:rPr>
                    <w:color w:val="000000"/>
                    <w:sz w:val="26"/>
                    <w:szCs w:val="26"/>
                    <w:lang w:val="vi-VN"/>
                  </w:rPr>
                </w:rPrChange>
              </w:rPr>
            </w:pPr>
            <w:r w:rsidRPr="00410FBA">
              <w:rPr>
                <w:sz w:val="26"/>
                <w:szCs w:val="26"/>
                <w:lang w:val="vi-VN"/>
                <w:rPrChange w:id="464" w:author="Dang Oanh" w:date="2024-05-31T15:47:00Z" w16du:dateUtc="2024-05-31T08:47:00Z">
                  <w:rPr>
                    <w:color w:val="000000"/>
                    <w:sz w:val="26"/>
                    <w:szCs w:val="26"/>
                    <w:lang w:val="vi-VN"/>
                  </w:rPr>
                </w:rPrChange>
              </w:rPr>
              <w:t xml:space="preserve">+ Xóa </w:t>
            </w:r>
          </w:p>
          <w:p w14:paraId="7385DF43" w14:textId="77777777" w:rsidR="00354998" w:rsidRPr="00410FBA" w:rsidRDefault="00354998" w:rsidP="00354998">
            <w:pPr>
              <w:rPr>
                <w:sz w:val="26"/>
                <w:szCs w:val="26"/>
                <w:lang w:val="vi-VN"/>
                <w:rPrChange w:id="465" w:author="Dang Oanh" w:date="2024-05-31T15:47:00Z" w16du:dateUtc="2024-05-31T08:47:00Z">
                  <w:rPr>
                    <w:color w:val="000000"/>
                    <w:sz w:val="26"/>
                    <w:szCs w:val="26"/>
                    <w:lang w:val="vi-VN"/>
                  </w:rPr>
                </w:rPrChange>
              </w:rPr>
            </w:pPr>
            <w:r w:rsidRPr="00410FBA">
              <w:rPr>
                <w:sz w:val="26"/>
                <w:szCs w:val="26"/>
                <w:lang w:val="vi-VN"/>
                <w:rPrChange w:id="466" w:author="Dang Oanh" w:date="2024-05-31T15:47:00Z" w16du:dateUtc="2024-05-31T08:47:00Z">
                  <w:rPr>
                    <w:color w:val="000000"/>
                    <w:sz w:val="26"/>
                    <w:szCs w:val="26"/>
                    <w:lang w:val="vi-VN"/>
                  </w:rPr>
                </w:rPrChange>
              </w:rPr>
              <w:t>+ Khóa/Mở khoá người dùng</w:t>
            </w:r>
          </w:p>
          <w:p w14:paraId="71D3006D" w14:textId="65AD4C8A" w:rsidR="00354998" w:rsidRPr="00410FBA" w:rsidRDefault="00354998" w:rsidP="00354998">
            <w:pPr>
              <w:rPr>
                <w:sz w:val="26"/>
                <w:szCs w:val="26"/>
                <w:lang w:val="vi-VN"/>
                <w:rPrChange w:id="467" w:author="Dang Oanh" w:date="2024-05-31T15:47:00Z" w16du:dateUtc="2024-05-31T08:47:00Z">
                  <w:rPr>
                    <w:color w:val="000000"/>
                    <w:sz w:val="26"/>
                    <w:szCs w:val="26"/>
                    <w:lang w:val="vi-VN"/>
                  </w:rPr>
                </w:rPrChange>
              </w:rPr>
            </w:pPr>
            <w:r w:rsidRPr="00410FBA">
              <w:rPr>
                <w:sz w:val="26"/>
                <w:szCs w:val="26"/>
                <w:lang w:val="vi-VN"/>
                <w:rPrChange w:id="468" w:author="Dang Oanh" w:date="2024-05-31T15:47:00Z" w16du:dateUtc="2024-05-31T08:47:00Z">
                  <w:rPr>
                    <w:color w:val="000000"/>
                    <w:sz w:val="26"/>
                    <w:szCs w:val="26"/>
                    <w:lang w:val="vi-VN"/>
                  </w:rPr>
                </w:rPrChange>
              </w:rPr>
              <w:t>+ Phân quyền</w:t>
            </w:r>
          </w:p>
          <w:p w14:paraId="445E4A69" w14:textId="0B720DAC" w:rsidR="00354998" w:rsidRPr="00410FBA" w:rsidRDefault="00354998" w:rsidP="00354998">
            <w:pPr>
              <w:rPr>
                <w:sz w:val="26"/>
                <w:szCs w:val="26"/>
                <w:u w:val="single"/>
                <w:rPrChange w:id="469" w:author="Dang Oanh" w:date="2024-05-31T15:47:00Z" w16du:dateUtc="2024-05-31T08:47:00Z">
                  <w:rPr>
                    <w:color w:val="000000"/>
                    <w:sz w:val="26"/>
                    <w:szCs w:val="26"/>
                    <w:u w:val="single"/>
                  </w:rPr>
                </w:rPrChange>
              </w:rPr>
            </w:pPr>
            <w:r w:rsidRPr="00410FBA">
              <w:rPr>
                <w:sz w:val="26"/>
                <w:szCs w:val="26"/>
                <w:u w:val="single"/>
                <w:rPrChange w:id="470" w:author="Dang Oanh" w:date="2024-05-31T15:47:00Z" w16du:dateUtc="2024-05-31T08:47:00Z">
                  <w:rPr>
                    <w:color w:val="000000"/>
                    <w:sz w:val="26"/>
                    <w:szCs w:val="26"/>
                    <w:u w:val="single"/>
                  </w:rPr>
                </w:rPrChange>
              </w:rPr>
              <w:t>Chức năng tìm kiếm:</w:t>
            </w:r>
          </w:p>
          <w:p w14:paraId="31832480" w14:textId="17965E9A" w:rsidR="00354998" w:rsidRPr="00410FBA" w:rsidRDefault="00354998" w:rsidP="00354998">
            <w:pPr>
              <w:rPr>
                <w:sz w:val="26"/>
                <w:szCs w:val="26"/>
                <w:rPrChange w:id="471" w:author="Dang Oanh" w:date="2024-05-31T15:47:00Z" w16du:dateUtc="2024-05-31T08:47:00Z">
                  <w:rPr>
                    <w:color w:val="000000"/>
                    <w:sz w:val="26"/>
                    <w:szCs w:val="26"/>
                  </w:rPr>
                </w:rPrChange>
              </w:rPr>
            </w:pPr>
            <w:r w:rsidRPr="00410FBA">
              <w:rPr>
                <w:sz w:val="26"/>
                <w:szCs w:val="26"/>
                <w:rPrChange w:id="472" w:author="Dang Oanh" w:date="2024-05-31T15:47:00Z" w16du:dateUtc="2024-05-31T08:47:00Z">
                  <w:rPr>
                    <w:color w:val="000000"/>
                    <w:sz w:val="26"/>
                    <w:szCs w:val="26"/>
                  </w:rPr>
                </w:rPrChange>
              </w:rPr>
              <w:t>Người dùng nhập từ khóa tìm kiếm</w:t>
            </w:r>
          </w:p>
          <w:p w14:paraId="0C8A9C25" w14:textId="636A88B4" w:rsidR="00171BF6" w:rsidRPr="00410FBA" w:rsidRDefault="00171BF6" w:rsidP="00213EFF">
            <w:pPr>
              <w:pStyle w:val="ListParagraph"/>
              <w:numPr>
                <w:ilvl w:val="0"/>
                <w:numId w:val="18"/>
              </w:numPr>
              <w:spacing w:before="120" w:after="120"/>
              <w:rPr>
                <w:b/>
                <w:sz w:val="26"/>
                <w:szCs w:val="26"/>
              </w:rPr>
            </w:pPr>
            <w:r w:rsidRPr="00410FBA">
              <w:rPr>
                <w:b/>
                <w:sz w:val="26"/>
                <w:szCs w:val="26"/>
              </w:rPr>
              <w:t>Chức năng xử lý:</w:t>
            </w:r>
          </w:p>
          <w:p w14:paraId="65B4A746" w14:textId="1DFB6B4C" w:rsidR="00354998" w:rsidRPr="00410FBA" w:rsidRDefault="00354998" w:rsidP="00354998">
            <w:pPr>
              <w:spacing w:before="120" w:after="120"/>
              <w:rPr>
                <w:sz w:val="26"/>
                <w:szCs w:val="26"/>
              </w:rPr>
            </w:pPr>
            <w:r w:rsidRPr="00410FBA">
              <w:rPr>
                <w:sz w:val="26"/>
                <w:szCs w:val="26"/>
              </w:rPr>
              <w:t>+ Hệ thống hiển thị danh sách người dùng mặc định/hiển thị theo tiêu chí tìm kiếm</w:t>
            </w:r>
          </w:p>
          <w:p w14:paraId="5E8225DC" w14:textId="77777777" w:rsidR="00354998" w:rsidRPr="00410FBA" w:rsidRDefault="00354998" w:rsidP="00354998">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37DFACBA" w14:textId="635D2283" w:rsidR="00171BF6" w:rsidRPr="00410FBA" w:rsidRDefault="00171BF6" w:rsidP="00DA26F6">
            <w:pPr>
              <w:pStyle w:val="ListParagraph"/>
              <w:numPr>
                <w:ilvl w:val="0"/>
                <w:numId w:val="18"/>
              </w:numPr>
              <w:spacing w:before="120" w:after="120"/>
              <w:rPr>
                <w:b/>
                <w:sz w:val="26"/>
                <w:szCs w:val="26"/>
              </w:rPr>
            </w:pPr>
            <w:r w:rsidRPr="00410FBA">
              <w:rPr>
                <w:b/>
                <w:sz w:val="26"/>
                <w:szCs w:val="26"/>
              </w:rPr>
              <w:t xml:space="preserve">Các ngoại lệ: </w:t>
            </w:r>
          </w:p>
          <w:p w14:paraId="1AF21DCF" w14:textId="54520EEA" w:rsidR="00171BF6" w:rsidRPr="00410FBA" w:rsidRDefault="007B580D" w:rsidP="00213EFF">
            <w:pPr>
              <w:spacing w:before="120" w:after="120"/>
              <w:rPr>
                <w:b/>
                <w:sz w:val="26"/>
                <w:szCs w:val="26"/>
              </w:rPr>
            </w:pPr>
            <w:r w:rsidRPr="00410FBA">
              <w:rPr>
                <w:sz w:val="26"/>
                <w:szCs w:val="26"/>
              </w:rPr>
              <w:t>Không</w:t>
            </w:r>
            <w:r w:rsidRPr="00410FBA">
              <w:rPr>
                <w:sz w:val="26"/>
                <w:szCs w:val="26"/>
                <w:lang w:val="vi-VN"/>
              </w:rPr>
              <w:t xml:space="preserve"> có</w:t>
            </w:r>
            <w:r w:rsidR="00171BF6" w:rsidRPr="00410FBA">
              <w:rPr>
                <w:sz w:val="26"/>
                <w:szCs w:val="26"/>
              </w:rPr>
              <w:t xml:space="preserve"> </w:t>
            </w:r>
          </w:p>
        </w:tc>
        <w:tc>
          <w:tcPr>
            <w:tcW w:w="438" w:type="pct"/>
          </w:tcPr>
          <w:p w14:paraId="556E578E" w14:textId="77777777" w:rsidR="00171BF6" w:rsidRPr="00410FBA" w:rsidRDefault="00171BF6" w:rsidP="00213EFF">
            <w:pPr>
              <w:spacing w:before="120" w:after="120"/>
              <w:rPr>
                <w:sz w:val="26"/>
                <w:szCs w:val="26"/>
              </w:rPr>
            </w:pPr>
            <w:r w:rsidRPr="00410FBA">
              <w:rPr>
                <w:sz w:val="26"/>
                <w:szCs w:val="26"/>
              </w:rPr>
              <w:lastRenderedPageBreak/>
              <w:t>Cao</w:t>
            </w:r>
          </w:p>
        </w:tc>
        <w:tc>
          <w:tcPr>
            <w:tcW w:w="599" w:type="pct"/>
          </w:tcPr>
          <w:p w14:paraId="0521B5C3" w14:textId="77777777" w:rsidR="00171BF6" w:rsidRPr="00410FBA" w:rsidRDefault="00171BF6" w:rsidP="00213EFF">
            <w:pPr>
              <w:spacing w:before="120" w:after="120"/>
              <w:rPr>
                <w:sz w:val="26"/>
                <w:szCs w:val="26"/>
              </w:rPr>
            </w:pPr>
            <w:r w:rsidRPr="00410FBA">
              <w:rPr>
                <w:sz w:val="26"/>
                <w:szCs w:val="26"/>
              </w:rPr>
              <w:t>Cao</w:t>
            </w:r>
          </w:p>
        </w:tc>
        <w:tc>
          <w:tcPr>
            <w:tcW w:w="531" w:type="pct"/>
          </w:tcPr>
          <w:p w14:paraId="79469EC7" w14:textId="77777777" w:rsidR="00171BF6" w:rsidRPr="00410FBA" w:rsidRDefault="00171BF6" w:rsidP="00213EFF">
            <w:pPr>
              <w:spacing w:before="120" w:after="120"/>
              <w:rPr>
                <w:sz w:val="26"/>
                <w:szCs w:val="26"/>
              </w:rPr>
            </w:pPr>
            <w:r w:rsidRPr="00410FBA">
              <w:rPr>
                <w:sz w:val="26"/>
                <w:szCs w:val="26"/>
              </w:rPr>
              <w:t>Quản trị hệ thống quản lý doanh nghiệp</w:t>
            </w:r>
          </w:p>
        </w:tc>
      </w:tr>
      <w:tr w:rsidR="00410FBA" w:rsidRPr="00410FBA" w14:paraId="0219B8ED" w14:textId="77777777" w:rsidTr="00705F44">
        <w:tc>
          <w:tcPr>
            <w:tcW w:w="391" w:type="pct"/>
          </w:tcPr>
          <w:p w14:paraId="0F5A2FB0" w14:textId="77777777" w:rsidR="00171BF6" w:rsidRPr="00410FBA" w:rsidRDefault="00171BF6" w:rsidP="00171BF6">
            <w:pPr>
              <w:pStyle w:val="ListParagraph"/>
              <w:spacing w:before="120" w:after="120"/>
              <w:ind w:left="0"/>
              <w:rPr>
                <w:sz w:val="26"/>
                <w:szCs w:val="26"/>
              </w:rPr>
            </w:pPr>
            <w:r w:rsidRPr="00410FBA">
              <w:rPr>
                <w:sz w:val="26"/>
                <w:szCs w:val="26"/>
              </w:rPr>
              <w:lastRenderedPageBreak/>
              <w:t>2</w:t>
            </w:r>
          </w:p>
        </w:tc>
        <w:tc>
          <w:tcPr>
            <w:tcW w:w="821" w:type="pct"/>
          </w:tcPr>
          <w:p w14:paraId="11E41ED9" w14:textId="4BD0DB8C" w:rsidR="00171BF6" w:rsidRPr="00410FBA" w:rsidRDefault="0000570E" w:rsidP="00171BF6">
            <w:pPr>
              <w:spacing w:before="120" w:after="120"/>
              <w:jc w:val="center"/>
              <w:rPr>
                <w:sz w:val="26"/>
                <w:szCs w:val="26"/>
              </w:rPr>
            </w:pPr>
            <w:r w:rsidRPr="00410FBA">
              <w:rPr>
                <w:sz w:val="26"/>
                <w:szCs w:val="26"/>
              </w:rPr>
              <w:t>UR_HDDT_01.03.02</w:t>
            </w:r>
          </w:p>
        </w:tc>
        <w:tc>
          <w:tcPr>
            <w:tcW w:w="674" w:type="pct"/>
          </w:tcPr>
          <w:p w14:paraId="77802F3D" w14:textId="77777777" w:rsidR="00171BF6" w:rsidRPr="00410FBA" w:rsidRDefault="00171BF6" w:rsidP="00171BF6">
            <w:pPr>
              <w:spacing w:before="120" w:after="120"/>
              <w:rPr>
                <w:sz w:val="26"/>
                <w:szCs w:val="26"/>
              </w:rPr>
            </w:pPr>
            <w:r w:rsidRPr="00410FBA">
              <w:rPr>
                <w:sz w:val="26"/>
                <w:szCs w:val="26"/>
              </w:rPr>
              <w:t>Thêm mới người dùng</w:t>
            </w:r>
          </w:p>
        </w:tc>
        <w:tc>
          <w:tcPr>
            <w:tcW w:w="1547" w:type="pct"/>
          </w:tcPr>
          <w:p w14:paraId="291BF558" w14:textId="77777777" w:rsidR="007B580D" w:rsidRPr="00410FBA" w:rsidRDefault="00171BF6" w:rsidP="00171BF6">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BA13126" w14:textId="3E38EE55" w:rsidR="00171BF6" w:rsidRPr="00410FBA" w:rsidRDefault="00171BF6" w:rsidP="007B580D">
            <w:pPr>
              <w:pStyle w:val="ListParagraph"/>
              <w:spacing w:before="120" w:after="120"/>
              <w:ind w:left="0"/>
              <w:rPr>
                <w:sz w:val="26"/>
                <w:szCs w:val="26"/>
              </w:rPr>
            </w:pPr>
            <w:r w:rsidRPr="00410FBA">
              <w:rPr>
                <w:sz w:val="26"/>
                <w:szCs w:val="26"/>
              </w:rPr>
              <w:t xml:space="preserve">Cho phép người dùng thêm mới người dùng </w:t>
            </w:r>
          </w:p>
          <w:p w14:paraId="41E72731" w14:textId="77777777" w:rsidR="00171BF6" w:rsidRPr="00410FBA" w:rsidRDefault="00171BF6" w:rsidP="00171BF6">
            <w:pPr>
              <w:pStyle w:val="ListParagraph"/>
              <w:numPr>
                <w:ilvl w:val="0"/>
                <w:numId w:val="18"/>
              </w:numPr>
              <w:spacing w:before="120" w:after="120"/>
              <w:rPr>
                <w:b/>
                <w:sz w:val="26"/>
                <w:szCs w:val="26"/>
              </w:rPr>
            </w:pPr>
            <w:r w:rsidRPr="00410FBA">
              <w:rPr>
                <w:b/>
                <w:sz w:val="26"/>
                <w:szCs w:val="26"/>
              </w:rPr>
              <w:t xml:space="preserve">Thông tin đầu vào: </w:t>
            </w:r>
          </w:p>
          <w:p w14:paraId="5BD758F8" w14:textId="77777777" w:rsidR="00171BF6" w:rsidRPr="00410FBA" w:rsidRDefault="00171BF6" w:rsidP="00171BF6">
            <w:pPr>
              <w:spacing w:before="120" w:after="120"/>
              <w:rPr>
                <w:sz w:val="26"/>
                <w:szCs w:val="26"/>
              </w:rPr>
            </w:pPr>
            <w:r w:rsidRPr="00410FBA">
              <w:rPr>
                <w:sz w:val="26"/>
                <w:szCs w:val="26"/>
              </w:rPr>
              <w:lastRenderedPageBreak/>
              <w:t>Người dùng nhập các thông tin sau</w:t>
            </w:r>
          </w:p>
          <w:p w14:paraId="6F7CF796" w14:textId="77777777" w:rsidR="00171BF6" w:rsidRPr="00410FBA" w:rsidRDefault="00171BF6" w:rsidP="00171BF6">
            <w:pPr>
              <w:spacing w:before="120" w:after="120"/>
              <w:rPr>
                <w:sz w:val="26"/>
                <w:szCs w:val="26"/>
              </w:rPr>
            </w:pPr>
            <w:r w:rsidRPr="00410FBA">
              <w:rPr>
                <w:sz w:val="26"/>
                <w:szCs w:val="26"/>
              </w:rPr>
              <w:t>+ Tên người dùng *</w:t>
            </w:r>
          </w:p>
          <w:p w14:paraId="28331900" w14:textId="77777777" w:rsidR="00171BF6" w:rsidRPr="00410FBA" w:rsidRDefault="00171BF6" w:rsidP="00171BF6">
            <w:pPr>
              <w:spacing w:before="120" w:after="120"/>
              <w:rPr>
                <w:sz w:val="26"/>
                <w:szCs w:val="26"/>
              </w:rPr>
            </w:pPr>
            <w:r w:rsidRPr="00410FBA">
              <w:rPr>
                <w:sz w:val="26"/>
                <w:szCs w:val="26"/>
              </w:rPr>
              <w:t>+ Tên đăng nhập *</w:t>
            </w:r>
          </w:p>
          <w:p w14:paraId="4B52D0DE" w14:textId="77777777" w:rsidR="00171BF6" w:rsidRPr="00410FBA" w:rsidRDefault="00171BF6" w:rsidP="00171BF6">
            <w:pPr>
              <w:spacing w:before="120" w:after="120"/>
              <w:rPr>
                <w:sz w:val="26"/>
                <w:szCs w:val="26"/>
              </w:rPr>
            </w:pPr>
            <w:r w:rsidRPr="00410FBA">
              <w:rPr>
                <w:sz w:val="26"/>
                <w:szCs w:val="26"/>
              </w:rPr>
              <w:t>+ Email *</w:t>
            </w:r>
          </w:p>
          <w:p w14:paraId="4323B382" w14:textId="77777777" w:rsidR="00171BF6" w:rsidRPr="00410FBA" w:rsidRDefault="00171BF6" w:rsidP="00171BF6">
            <w:pPr>
              <w:spacing w:before="120" w:after="120"/>
              <w:rPr>
                <w:sz w:val="26"/>
                <w:szCs w:val="26"/>
              </w:rPr>
            </w:pPr>
            <w:r w:rsidRPr="00410FBA">
              <w:rPr>
                <w:sz w:val="26"/>
                <w:szCs w:val="26"/>
              </w:rPr>
              <w:t>+ Số điện thoại *</w:t>
            </w:r>
          </w:p>
          <w:p w14:paraId="4BAA5A6B" w14:textId="77777777" w:rsidR="00171BF6" w:rsidRPr="00410FBA" w:rsidRDefault="00171BF6" w:rsidP="00171BF6">
            <w:pPr>
              <w:spacing w:before="120" w:after="120"/>
              <w:rPr>
                <w:sz w:val="26"/>
                <w:szCs w:val="26"/>
              </w:rPr>
            </w:pPr>
            <w:r w:rsidRPr="00410FBA">
              <w:rPr>
                <w:sz w:val="26"/>
                <w:szCs w:val="26"/>
              </w:rPr>
              <w:t>+ Khóa người dùng: dạng checkbox, mặc định là không tích chọn</w:t>
            </w:r>
          </w:p>
          <w:p w14:paraId="615B8CB1" w14:textId="77777777" w:rsidR="00171BF6" w:rsidRPr="00410FBA" w:rsidRDefault="00171BF6" w:rsidP="00171BF6">
            <w:pPr>
              <w:pStyle w:val="ListParagraph"/>
              <w:numPr>
                <w:ilvl w:val="0"/>
                <w:numId w:val="18"/>
              </w:numPr>
              <w:spacing w:before="120" w:after="120"/>
              <w:rPr>
                <w:b/>
                <w:sz w:val="26"/>
                <w:szCs w:val="26"/>
              </w:rPr>
            </w:pPr>
            <w:r w:rsidRPr="00410FBA">
              <w:rPr>
                <w:b/>
                <w:sz w:val="26"/>
                <w:szCs w:val="26"/>
              </w:rPr>
              <w:t xml:space="preserve">Thông tin đầu ra: </w:t>
            </w:r>
          </w:p>
          <w:p w14:paraId="103149A1" w14:textId="77777777" w:rsidR="00171BF6" w:rsidRPr="00410FBA" w:rsidRDefault="00171BF6" w:rsidP="00171BF6">
            <w:pPr>
              <w:spacing w:before="120" w:after="120"/>
              <w:rPr>
                <w:b/>
                <w:sz w:val="26"/>
                <w:szCs w:val="26"/>
              </w:rPr>
            </w:pPr>
            <w:r w:rsidRPr="00410FBA">
              <w:rPr>
                <w:sz w:val="26"/>
                <w:szCs w:val="26"/>
              </w:rPr>
              <w:t>Người dùng được thêm mới vào hệ thống</w:t>
            </w:r>
          </w:p>
          <w:p w14:paraId="4DE26B79" w14:textId="77777777" w:rsidR="00171BF6" w:rsidRPr="00410FBA" w:rsidRDefault="00171BF6" w:rsidP="00171BF6">
            <w:pPr>
              <w:pStyle w:val="ListParagraph"/>
              <w:numPr>
                <w:ilvl w:val="0"/>
                <w:numId w:val="18"/>
              </w:numPr>
              <w:spacing w:before="120" w:after="120"/>
              <w:rPr>
                <w:b/>
                <w:sz w:val="26"/>
                <w:szCs w:val="26"/>
              </w:rPr>
            </w:pPr>
            <w:r w:rsidRPr="00410FBA">
              <w:rPr>
                <w:b/>
                <w:sz w:val="26"/>
                <w:szCs w:val="26"/>
              </w:rPr>
              <w:t>Chức năng xử lý:</w:t>
            </w:r>
          </w:p>
          <w:p w14:paraId="0241CD77" w14:textId="77777777" w:rsidR="00171BF6" w:rsidRPr="00410FBA" w:rsidRDefault="00171BF6" w:rsidP="00171BF6">
            <w:pPr>
              <w:spacing w:before="120" w:after="120"/>
              <w:rPr>
                <w:b/>
                <w:sz w:val="26"/>
                <w:szCs w:val="26"/>
              </w:rPr>
            </w:pPr>
            <w:r w:rsidRPr="00410FBA">
              <w:rPr>
                <w:sz w:val="26"/>
                <w:szCs w:val="26"/>
                <w:rPrChange w:id="473" w:author="Dang Oanh" w:date="2024-05-31T15:47:00Z" w16du:dateUtc="2024-05-31T08:47:00Z">
                  <w:rPr>
                    <w:color w:val="000000"/>
                    <w:sz w:val="26"/>
                    <w:szCs w:val="26"/>
                  </w:rPr>
                </w:rPrChange>
              </w:rPr>
              <w:t xml:space="preserve">Hệ thống kiểm tra nếu </w:t>
            </w:r>
            <w:r w:rsidR="00585FD9" w:rsidRPr="00410FBA">
              <w:rPr>
                <w:sz w:val="26"/>
                <w:szCs w:val="26"/>
                <w:rPrChange w:id="474" w:author="Dang Oanh" w:date="2024-05-31T15:47:00Z" w16du:dateUtc="2024-05-31T08:47:00Z">
                  <w:rPr>
                    <w:color w:val="000000"/>
                    <w:sz w:val="26"/>
                    <w:szCs w:val="26"/>
                  </w:rPr>
                </w:rPrChange>
              </w:rPr>
              <w:t>đủ các trường bắt buộc và các trường nhập vào hợp lệ thì lưu người dùng mới vào hệ thống</w:t>
            </w:r>
          </w:p>
          <w:p w14:paraId="3173ECCD" w14:textId="77777777" w:rsidR="00171BF6" w:rsidRPr="00410FBA" w:rsidRDefault="00171BF6" w:rsidP="00171BF6">
            <w:pPr>
              <w:pStyle w:val="ListParagraph"/>
              <w:numPr>
                <w:ilvl w:val="0"/>
                <w:numId w:val="18"/>
              </w:numPr>
              <w:spacing w:before="120" w:after="120"/>
              <w:rPr>
                <w:b/>
                <w:sz w:val="26"/>
                <w:szCs w:val="26"/>
              </w:rPr>
            </w:pPr>
            <w:r w:rsidRPr="00410FBA">
              <w:rPr>
                <w:b/>
                <w:sz w:val="26"/>
                <w:szCs w:val="26"/>
              </w:rPr>
              <w:t xml:space="preserve">Các ngoại lệ: </w:t>
            </w:r>
          </w:p>
          <w:p w14:paraId="47505283" w14:textId="77777777" w:rsidR="00171BF6" w:rsidRPr="00410FBA" w:rsidRDefault="00171BF6" w:rsidP="00585FD9">
            <w:pPr>
              <w:spacing w:before="120" w:after="120"/>
              <w:rPr>
                <w:b/>
                <w:sz w:val="26"/>
                <w:szCs w:val="26"/>
              </w:rPr>
            </w:pPr>
            <w:r w:rsidRPr="00410FBA">
              <w:rPr>
                <w:sz w:val="26"/>
                <w:szCs w:val="26"/>
              </w:rPr>
              <w:t xml:space="preserve">Hệ thống báo lỗi nếu người dùng nhập </w:t>
            </w:r>
            <w:r w:rsidR="00585FD9" w:rsidRPr="00410FBA">
              <w:rPr>
                <w:sz w:val="26"/>
                <w:szCs w:val="26"/>
              </w:rPr>
              <w:t xml:space="preserve">thiếu trường bắt buộc hoặc không hợp lệ </w:t>
            </w:r>
            <w:r w:rsidRPr="00410FBA">
              <w:rPr>
                <w:sz w:val="26"/>
                <w:szCs w:val="26"/>
              </w:rPr>
              <w:t>một hoặc các thông tin sau</w:t>
            </w:r>
            <w:r w:rsidR="00585FD9" w:rsidRPr="00410FBA">
              <w:rPr>
                <w:sz w:val="26"/>
                <w:szCs w:val="26"/>
              </w:rPr>
              <w:t xml:space="preserve"> tại thông tin đầu vào ở trên</w:t>
            </w:r>
          </w:p>
        </w:tc>
        <w:tc>
          <w:tcPr>
            <w:tcW w:w="438" w:type="pct"/>
          </w:tcPr>
          <w:p w14:paraId="6F7A347E" w14:textId="77777777" w:rsidR="00171BF6" w:rsidRPr="00410FBA" w:rsidRDefault="00171BF6" w:rsidP="00171BF6">
            <w:pPr>
              <w:spacing w:before="120" w:after="120"/>
              <w:rPr>
                <w:sz w:val="26"/>
                <w:szCs w:val="26"/>
              </w:rPr>
            </w:pPr>
            <w:r w:rsidRPr="00410FBA">
              <w:rPr>
                <w:sz w:val="26"/>
                <w:szCs w:val="26"/>
              </w:rPr>
              <w:lastRenderedPageBreak/>
              <w:t>Cao</w:t>
            </w:r>
          </w:p>
        </w:tc>
        <w:tc>
          <w:tcPr>
            <w:tcW w:w="599" w:type="pct"/>
          </w:tcPr>
          <w:p w14:paraId="3E3CBBDC" w14:textId="77777777" w:rsidR="00171BF6" w:rsidRPr="00410FBA" w:rsidRDefault="00171BF6" w:rsidP="00171BF6">
            <w:pPr>
              <w:spacing w:before="120" w:after="120"/>
              <w:rPr>
                <w:sz w:val="26"/>
                <w:szCs w:val="26"/>
              </w:rPr>
            </w:pPr>
            <w:r w:rsidRPr="00410FBA">
              <w:rPr>
                <w:sz w:val="26"/>
                <w:szCs w:val="26"/>
              </w:rPr>
              <w:t>Cao</w:t>
            </w:r>
          </w:p>
        </w:tc>
        <w:tc>
          <w:tcPr>
            <w:tcW w:w="531" w:type="pct"/>
          </w:tcPr>
          <w:p w14:paraId="3AFFCAF4" w14:textId="77777777" w:rsidR="00171BF6" w:rsidRPr="00410FBA" w:rsidRDefault="00171BF6" w:rsidP="00171BF6">
            <w:pPr>
              <w:spacing w:before="120" w:after="120"/>
              <w:rPr>
                <w:sz w:val="26"/>
                <w:szCs w:val="26"/>
              </w:rPr>
            </w:pPr>
            <w:r w:rsidRPr="00410FBA">
              <w:rPr>
                <w:sz w:val="26"/>
                <w:szCs w:val="26"/>
              </w:rPr>
              <w:t>Quản trị hệ thống quản lý doanh nghiệp</w:t>
            </w:r>
          </w:p>
        </w:tc>
      </w:tr>
      <w:tr w:rsidR="00410FBA" w:rsidRPr="00410FBA" w14:paraId="20515489" w14:textId="77777777" w:rsidTr="00705F44">
        <w:tc>
          <w:tcPr>
            <w:tcW w:w="391" w:type="pct"/>
          </w:tcPr>
          <w:p w14:paraId="2FD81E1C" w14:textId="77777777" w:rsidR="00585FD9" w:rsidRPr="00410FBA" w:rsidRDefault="00585FD9" w:rsidP="00585FD9">
            <w:pPr>
              <w:pStyle w:val="ListParagraph"/>
              <w:spacing w:before="120" w:after="120"/>
              <w:ind w:left="0"/>
              <w:rPr>
                <w:sz w:val="26"/>
                <w:szCs w:val="26"/>
              </w:rPr>
            </w:pPr>
            <w:r w:rsidRPr="00410FBA">
              <w:rPr>
                <w:sz w:val="26"/>
                <w:szCs w:val="26"/>
              </w:rPr>
              <w:lastRenderedPageBreak/>
              <w:t>3</w:t>
            </w:r>
          </w:p>
        </w:tc>
        <w:tc>
          <w:tcPr>
            <w:tcW w:w="821" w:type="pct"/>
          </w:tcPr>
          <w:p w14:paraId="1107F2FE" w14:textId="1CBDA327" w:rsidR="00585FD9" w:rsidRPr="00410FBA" w:rsidRDefault="0000570E" w:rsidP="00585FD9">
            <w:pPr>
              <w:spacing w:before="120" w:after="120"/>
              <w:jc w:val="center"/>
              <w:rPr>
                <w:sz w:val="26"/>
                <w:szCs w:val="26"/>
              </w:rPr>
            </w:pPr>
            <w:r w:rsidRPr="00410FBA">
              <w:rPr>
                <w:sz w:val="26"/>
                <w:szCs w:val="26"/>
              </w:rPr>
              <w:t>UR_HDDT_01.03.03</w:t>
            </w:r>
          </w:p>
        </w:tc>
        <w:tc>
          <w:tcPr>
            <w:tcW w:w="674" w:type="pct"/>
          </w:tcPr>
          <w:p w14:paraId="7901A415" w14:textId="77777777" w:rsidR="00585FD9" w:rsidRPr="00410FBA" w:rsidRDefault="00585FD9" w:rsidP="00585FD9">
            <w:pPr>
              <w:spacing w:before="120" w:after="120"/>
              <w:rPr>
                <w:sz w:val="26"/>
                <w:szCs w:val="26"/>
              </w:rPr>
            </w:pPr>
            <w:r w:rsidRPr="00410FBA">
              <w:rPr>
                <w:sz w:val="26"/>
                <w:szCs w:val="26"/>
              </w:rPr>
              <w:t>Phân quyền người dùng</w:t>
            </w:r>
          </w:p>
        </w:tc>
        <w:tc>
          <w:tcPr>
            <w:tcW w:w="1547" w:type="pct"/>
          </w:tcPr>
          <w:p w14:paraId="4F00A11B" w14:textId="77777777" w:rsidR="00585FD9" w:rsidRPr="00410FBA" w:rsidRDefault="00585FD9" w:rsidP="00585FD9">
            <w:pPr>
              <w:pStyle w:val="ListParagraph"/>
              <w:numPr>
                <w:ilvl w:val="0"/>
                <w:numId w:val="19"/>
              </w:numPr>
              <w:spacing w:before="120" w:after="120"/>
              <w:ind w:left="0" w:firstLine="0"/>
              <w:rPr>
                <w:sz w:val="26"/>
                <w:szCs w:val="26"/>
              </w:rPr>
            </w:pPr>
            <w:r w:rsidRPr="00410FBA">
              <w:rPr>
                <w:b/>
                <w:sz w:val="26"/>
                <w:szCs w:val="26"/>
              </w:rPr>
              <w:t xml:space="preserve">Phát biểu yêu cầu: </w:t>
            </w:r>
            <w:r w:rsidRPr="00410FBA">
              <w:rPr>
                <w:sz w:val="26"/>
                <w:szCs w:val="26"/>
              </w:rPr>
              <w:t xml:space="preserve">Cho phép người dùng </w:t>
            </w:r>
            <w:r w:rsidR="00D51ECE" w:rsidRPr="00410FBA">
              <w:rPr>
                <w:sz w:val="26"/>
                <w:szCs w:val="26"/>
              </w:rPr>
              <w:t>phân quyền</w:t>
            </w:r>
            <w:r w:rsidRPr="00410FBA">
              <w:rPr>
                <w:sz w:val="26"/>
                <w:szCs w:val="26"/>
              </w:rPr>
              <w:t xml:space="preserve"> </w:t>
            </w:r>
            <w:r w:rsidR="00CC5B12" w:rsidRPr="00410FBA">
              <w:rPr>
                <w:sz w:val="26"/>
                <w:szCs w:val="26"/>
              </w:rPr>
              <w:t>cho người dùng khác</w:t>
            </w:r>
          </w:p>
          <w:p w14:paraId="66315CCD" w14:textId="77777777" w:rsidR="00585FD9" w:rsidRPr="00410FBA" w:rsidRDefault="00585FD9" w:rsidP="00585FD9">
            <w:pPr>
              <w:pStyle w:val="ListParagraph"/>
              <w:numPr>
                <w:ilvl w:val="0"/>
                <w:numId w:val="18"/>
              </w:numPr>
              <w:spacing w:before="120" w:after="120"/>
              <w:rPr>
                <w:b/>
                <w:sz w:val="26"/>
                <w:szCs w:val="26"/>
              </w:rPr>
            </w:pPr>
            <w:r w:rsidRPr="00410FBA">
              <w:rPr>
                <w:b/>
                <w:sz w:val="26"/>
                <w:szCs w:val="26"/>
              </w:rPr>
              <w:t xml:space="preserve">Thông tin đầu vào: </w:t>
            </w:r>
          </w:p>
          <w:p w14:paraId="0EC21611" w14:textId="77777777" w:rsidR="00585FD9" w:rsidRPr="00410FBA" w:rsidRDefault="00585FD9" w:rsidP="00CC5B12">
            <w:pPr>
              <w:spacing w:before="120" w:after="120"/>
              <w:rPr>
                <w:sz w:val="26"/>
                <w:szCs w:val="26"/>
              </w:rPr>
            </w:pPr>
            <w:r w:rsidRPr="00410FBA">
              <w:rPr>
                <w:sz w:val="26"/>
                <w:szCs w:val="26"/>
              </w:rPr>
              <w:t xml:space="preserve">Người dùng </w:t>
            </w:r>
            <w:r w:rsidR="00CC5B12" w:rsidRPr="00410FBA">
              <w:rPr>
                <w:sz w:val="26"/>
                <w:szCs w:val="26"/>
              </w:rPr>
              <w:t>chọn người dùng trên lưới để phân quyền</w:t>
            </w:r>
          </w:p>
          <w:p w14:paraId="46D54BBD" w14:textId="77777777" w:rsidR="00585FD9" w:rsidRPr="00410FBA" w:rsidRDefault="00585FD9" w:rsidP="00585FD9">
            <w:pPr>
              <w:pStyle w:val="ListParagraph"/>
              <w:numPr>
                <w:ilvl w:val="0"/>
                <w:numId w:val="18"/>
              </w:numPr>
              <w:spacing w:before="120" w:after="120"/>
              <w:rPr>
                <w:b/>
                <w:sz w:val="26"/>
                <w:szCs w:val="26"/>
              </w:rPr>
            </w:pPr>
            <w:r w:rsidRPr="00410FBA">
              <w:rPr>
                <w:b/>
                <w:sz w:val="26"/>
                <w:szCs w:val="26"/>
              </w:rPr>
              <w:t xml:space="preserve">Thông tin đầu ra: </w:t>
            </w:r>
          </w:p>
          <w:p w14:paraId="7FC76906" w14:textId="5B7D0B99" w:rsidR="00585FD9" w:rsidRPr="00410FBA" w:rsidRDefault="00CC5B12" w:rsidP="00585FD9">
            <w:pPr>
              <w:spacing w:before="120" w:after="120"/>
              <w:rPr>
                <w:b/>
                <w:sz w:val="26"/>
                <w:szCs w:val="26"/>
              </w:rPr>
            </w:pPr>
            <w:r w:rsidRPr="00410FBA">
              <w:rPr>
                <w:sz w:val="26"/>
                <w:szCs w:val="26"/>
              </w:rPr>
              <w:t xml:space="preserve">Người dùng </w:t>
            </w:r>
            <w:r w:rsidR="0006036A" w:rsidRPr="00410FBA">
              <w:rPr>
                <w:sz w:val="26"/>
                <w:szCs w:val="26"/>
              </w:rPr>
              <w:t>mới</w:t>
            </w:r>
            <w:r w:rsidR="0006036A" w:rsidRPr="00410FBA">
              <w:rPr>
                <w:sz w:val="26"/>
                <w:szCs w:val="26"/>
                <w:lang w:val="vi-VN"/>
              </w:rPr>
              <w:t xml:space="preserve"> </w:t>
            </w:r>
            <w:r w:rsidRPr="00410FBA">
              <w:rPr>
                <w:sz w:val="26"/>
                <w:szCs w:val="26"/>
              </w:rPr>
              <w:t>được chọn nhận qu</w:t>
            </w:r>
            <w:r w:rsidR="0006036A" w:rsidRPr="00410FBA">
              <w:rPr>
                <w:sz w:val="26"/>
                <w:szCs w:val="26"/>
              </w:rPr>
              <w:t>yền</w:t>
            </w:r>
            <w:r w:rsidR="0006036A" w:rsidRPr="00410FBA">
              <w:rPr>
                <w:sz w:val="26"/>
                <w:szCs w:val="26"/>
                <w:lang w:val="vi-VN"/>
              </w:rPr>
              <w:t xml:space="preserve"> </w:t>
            </w:r>
            <w:r w:rsidRPr="00410FBA">
              <w:rPr>
                <w:sz w:val="26"/>
                <w:szCs w:val="26"/>
              </w:rPr>
              <w:t>sẽ có quyền hạn như được phân</w:t>
            </w:r>
          </w:p>
          <w:p w14:paraId="20150371" w14:textId="77777777" w:rsidR="00585FD9" w:rsidRPr="00410FBA" w:rsidRDefault="00585FD9" w:rsidP="00585FD9">
            <w:pPr>
              <w:pStyle w:val="ListParagraph"/>
              <w:numPr>
                <w:ilvl w:val="0"/>
                <w:numId w:val="18"/>
              </w:numPr>
              <w:spacing w:before="120" w:after="120"/>
              <w:rPr>
                <w:b/>
                <w:sz w:val="26"/>
                <w:szCs w:val="26"/>
              </w:rPr>
            </w:pPr>
            <w:r w:rsidRPr="00410FBA">
              <w:rPr>
                <w:b/>
                <w:sz w:val="26"/>
                <w:szCs w:val="26"/>
              </w:rPr>
              <w:t>Chức năng xử lý:</w:t>
            </w:r>
          </w:p>
          <w:p w14:paraId="77ECB414" w14:textId="70C28475" w:rsidR="00F2176B" w:rsidRPr="00410FBA" w:rsidRDefault="00CC5B12" w:rsidP="00585FD9">
            <w:pPr>
              <w:spacing w:before="120" w:after="120"/>
              <w:rPr>
                <w:sz w:val="26"/>
                <w:szCs w:val="26"/>
                <w:lang w:val="vi-VN"/>
                <w:rPrChange w:id="475" w:author="Dang Oanh" w:date="2024-05-31T15:47:00Z" w16du:dateUtc="2024-05-31T08:47:00Z">
                  <w:rPr>
                    <w:color w:val="000000"/>
                    <w:sz w:val="26"/>
                    <w:szCs w:val="26"/>
                    <w:lang w:val="vi-VN"/>
                  </w:rPr>
                </w:rPrChange>
              </w:rPr>
            </w:pPr>
            <w:r w:rsidRPr="00410FBA">
              <w:rPr>
                <w:sz w:val="26"/>
                <w:szCs w:val="26"/>
                <w:rPrChange w:id="476" w:author="Dang Oanh" w:date="2024-05-31T15:47:00Z" w16du:dateUtc="2024-05-31T08:47:00Z">
                  <w:rPr>
                    <w:color w:val="000000"/>
                    <w:sz w:val="26"/>
                    <w:szCs w:val="26"/>
                  </w:rPr>
                </w:rPrChange>
              </w:rPr>
              <w:t>+ Nếu người dùng là Quản trị hệ thống thì hệ thống sẽ hiển thị danh sách toàn bộ các role trong hệ thống (ngoại trừ role Quản trị hệ thống)</w:t>
            </w:r>
            <w:r w:rsidR="00320EDB" w:rsidRPr="00410FBA">
              <w:rPr>
                <w:sz w:val="26"/>
                <w:szCs w:val="26"/>
                <w:lang w:val="vi-VN"/>
                <w:rPrChange w:id="477" w:author="Dang Oanh" w:date="2024-05-31T15:47:00Z" w16du:dateUtc="2024-05-31T08:47:00Z">
                  <w:rPr>
                    <w:color w:val="000000"/>
                    <w:sz w:val="26"/>
                    <w:szCs w:val="26"/>
                    <w:lang w:val="vi-VN"/>
                  </w:rPr>
                </w:rPrChange>
              </w:rPr>
              <w:t>. N</w:t>
            </w:r>
            <w:r w:rsidR="00F2176B" w:rsidRPr="00410FBA">
              <w:rPr>
                <w:sz w:val="26"/>
                <w:szCs w:val="26"/>
                <w:lang w:val="vi-VN"/>
                <w:rPrChange w:id="478" w:author="Dang Oanh" w:date="2024-05-31T15:47:00Z" w16du:dateUtc="2024-05-31T08:47:00Z">
                  <w:rPr>
                    <w:color w:val="000000"/>
                    <w:sz w:val="26"/>
                    <w:szCs w:val="26"/>
                    <w:lang w:val="vi-VN"/>
                  </w:rPr>
                </w:rPrChange>
              </w:rPr>
              <w:t xml:space="preserve">gười dùng chọn 1 role </w:t>
            </w:r>
            <w:r w:rsidR="00320EDB" w:rsidRPr="00410FBA">
              <w:rPr>
                <w:sz w:val="26"/>
                <w:szCs w:val="26"/>
                <w:lang w:val="vi-VN"/>
                <w:rPrChange w:id="479" w:author="Dang Oanh" w:date="2024-05-31T15:47:00Z" w16du:dateUtc="2024-05-31T08:47:00Z">
                  <w:rPr>
                    <w:color w:val="000000"/>
                    <w:sz w:val="26"/>
                    <w:szCs w:val="26"/>
                    <w:lang w:val="vi-VN"/>
                  </w:rPr>
                </w:rPrChange>
              </w:rPr>
              <w:t>phân quyền cho người dùng mới</w:t>
            </w:r>
            <w:r w:rsidR="0006036A" w:rsidRPr="00410FBA">
              <w:rPr>
                <w:sz w:val="26"/>
                <w:szCs w:val="26"/>
                <w:lang w:val="vi-VN"/>
                <w:rPrChange w:id="480" w:author="Dang Oanh" w:date="2024-05-31T15:47:00Z" w16du:dateUtc="2024-05-31T08:47:00Z">
                  <w:rPr>
                    <w:color w:val="000000"/>
                    <w:sz w:val="26"/>
                    <w:szCs w:val="26"/>
                    <w:lang w:val="vi-VN"/>
                  </w:rPr>
                </w:rPrChange>
              </w:rPr>
              <w:t xml:space="preserve"> =&gt; lưu lại lựa chọn =&gt; hệ thống hiển thị popup xác nhận ‘Bạn có chắc chắn muốn phân quyền lại cho </w:t>
            </w:r>
            <w:r w:rsidR="0006036A" w:rsidRPr="00410FBA">
              <w:rPr>
                <w:sz w:val="26"/>
                <w:szCs w:val="26"/>
                <w:lang w:val="vi-VN"/>
                <w:rPrChange w:id="481" w:author="Dang Oanh" w:date="2024-05-31T15:47:00Z" w16du:dateUtc="2024-05-31T08:47:00Z">
                  <w:rPr>
                    <w:color w:val="000000"/>
                    <w:sz w:val="26"/>
                    <w:szCs w:val="26"/>
                    <w:lang w:val="vi-VN"/>
                  </w:rPr>
                </w:rPrChange>
              </w:rPr>
              <w:lastRenderedPageBreak/>
              <w:t>user?’ =&gt; người dùng chọn Đồng ý hoặc Huỷ bỏ</w:t>
            </w:r>
          </w:p>
          <w:p w14:paraId="6131CE0E" w14:textId="3293C14C" w:rsidR="00585FD9" w:rsidRPr="00410FBA" w:rsidRDefault="00F2176B" w:rsidP="00585FD9">
            <w:pPr>
              <w:spacing w:before="120" w:after="120"/>
              <w:rPr>
                <w:sz w:val="26"/>
                <w:szCs w:val="26"/>
                <w:lang w:val="vi-VN"/>
                <w:rPrChange w:id="482" w:author="Dang Oanh" w:date="2024-05-31T15:47:00Z" w16du:dateUtc="2024-05-31T08:47:00Z">
                  <w:rPr>
                    <w:color w:val="000000"/>
                    <w:sz w:val="26"/>
                    <w:szCs w:val="26"/>
                    <w:lang w:val="vi-VN"/>
                  </w:rPr>
                </w:rPrChange>
              </w:rPr>
            </w:pPr>
            <w:r w:rsidRPr="00410FBA">
              <w:rPr>
                <w:sz w:val="26"/>
                <w:szCs w:val="26"/>
                <w:lang w:val="vi-VN"/>
                <w:rPrChange w:id="483" w:author="Dang Oanh" w:date="2024-05-31T15:47:00Z" w16du:dateUtc="2024-05-31T08:47:00Z">
                  <w:rPr>
                    <w:color w:val="000000"/>
                    <w:sz w:val="26"/>
                    <w:szCs w:val="26"/>
                    <w:lang w:val="vi-VN"/>
                  </w:rPr>
                </w:rPrChange>
              </w:rPr>
              <w:t xml:space="preserve">+ </w:t>
            </w:r>
            <w:r w:rsidR="00CC5B12" w:rsidRPr="00410FBA">
              <w:rPr>
                <w:sz w:val="26"/>
                <w:szCs w:val="26"/>
                <w:rPrChange w:id="484" w:author="Dang Oanh" w:date="2024-05-31T15:47:00Z" w16du:dateUtc="2024-05-31T08:47:00Z">
                  <w:rPr>
                    <w:color w:val="000000"/>
                    <w:sz w:val="26"/>
                    <w:szCs w:val="26"/>
                  </w:rPr>
                </w:rPrChange>
              </w:rPr>
              <w:t xml:space="preserve"> </w:t>
            </w:r>
            <w:r w:rsidR="00320EDB" w:rsidRPr="00410FBA">
              <w:rPr>
                <w:sz w:val="26"/>
                <w:szCs w:val="26"/>
                <w:rPrChange w:id="485" w:author="Dang Oanh" w:date="2024-05-31T15:47:00Z" w16du:dateUtc="2024-05-31T08:47:00Z">
                  <w:rPr>
                    <w:color w:val="000000"/>
                    <w:sz w:val="26"/>
                    <w:szCs w:val="26"/>
                  </w:rPr>
                </w:rPrChange>
              </w:rPr>
              <w:t>Nếu người dùng không</w:t>
            </w:r>
            <w:r w:rsidR="00320EDB" w:rsidRPr="00410FBA">
              <w:rPr>
                <w:sz w:val="26"/>
                <w:szCs w:val="26"/>
                <w:lang w:val="vi-VN"/>
                <w:rPrChange w:id="486" w:author="Dang Oanh" w:date="2024-05-31T15:47:00Z" w16du:dateUtc="2024-05-31T08:47:00Z">
                  <w:rPr>
                    <w:color w:val="000000"/>
                    <w:sz w:val="26"/>
                    <w:szCs w:val="26"/>
                    <w:lang w:val="vi-VN"/>
                  </w:rPr>
                </w:rPrChange>
              </w:rPr>
              <w:t xml:space="preserve"> phải</w:t>
            </w:r>
            <w:r w:rsidR="00320EDB" w:rsidRPr="00410FBA">
              <w:rPr>
                <w:sz w:val="26"/>
                <w:szCs w:val="26"/>
                <w:rPrChange w:id="487" w:author="Dang Oanh" w:date="2024-05-31T15:47:00Z" w16du:dateUtc="2024-05-31T08:47:00Z">
                  <w:rPr>
                    <w:color w:val="000000"/>
                    <w:sz w:val="26"/>
                    <w:szCs w:val="26"/>
                  </w:rPr>
                </w:rPrChange>
              </w:rPr>
              <w:t xml:space="preserve"> là Quản trị hệ thống thì hệ thống sẽ hiển thị danh sách các role thuộc</w:t>
            </w:r>
            <w:r w:rsidR="00320EDB" w:rsidRPr="00410FBA">
              <w:rPr>
                <w:sz w:val="26"/>
                <w:szCs w:val="26"/>
                <w:lang w:val="vi-VN"/>
                <w:rPrChange w:id="488" w:author="Dang Oanh" w:date="2024-05-31T15:47:00Z" w16du:dateUtc="2024-05-31T08:47:00Z">
                  <w:rPr>
                    <w:color w:val="000000"/>
                    <w:sz w:val="26"/>
                    <w:szCs w:val="26"/>
                    <w:lang w:val="vi-VN"/>
                  </w:rPr>
                </w:rPrChange>
              </w:rPr>
              <w:t xml:space="preserve"> thẩm quyền của người dùng. Người dùng chọn 1 role phân quyền cho người dùng mới</w:t>
            </w:r>
            <w:r w:rsidR="0006036A" w:rsidRPr="00410FBA">
              <w:rPr>
                <w:sz w:val="26"/>
                <w:szCs w:val="26"/>
                <w:lang w:val="vi-VN"/>
                <w:rPrChange w:id="489" w:author="Dang Oanh" w:date="2024-05-31T15:47:00Z" w16du:dateUtc="2024-05-31T08:47:00Z">
                  <w:rPr>
                    <w:color w:val="000000"/>
                    <w:sz w:val="26"/>
                    <w:szCs w:val="26"/>
                    <w:lang w:val="vi-VN"/>
                  </w:rPr>
                </w:rPrChange>
              </w:rPr>
              <w:t xml:space="preserve"> =&gt; lưu lại lựa chọn =&gt; hệ thống hiển thị popup xác nhận ‘Bạn có chắc chắn muốn phân quyền lại cho user?’ =&gt; người dùng chọn Đồng ý hoặc Huỷ bỏ</w:t>
            </w:r>
          </w:p>
          <w:p w14:paraId="4EBADE47" w14:textId="77777777" w:rsidR="00585FD9" w:rsidRPr="00410FBA" w:rsidRDefault="00585FD9" w:rsidP="00585FD9">
            <w:pPr>
              <w:pStyle w:val="ListParagraph"/>
              <w:numPr>
                <w:ilvl w:val="0"/>
                <w:numId w:val="18"/>
              </w:numPr>
              <w:spacing w:before="120" w:after="120"/>
              <w:rPr>
                <w:b/>
                <w:sz w:val="26"/>
                <w:szCs w:val="26"/>
              </w:rPr>
            </w:pPr>
            <w:r w:rsidRPr="00410FBA">
              <w:rPr>
                <w:b/>
                <w:sz w:val="26"/>
                <w:szCs w:val="26"/>
              </w:rPr>
              <w:t xml:space="preserve">Các ngoại lệ: </w:t>
            </w:r>
          </w:p>
          <w:p w14:paraId="71EE38E9" w14:textId="77777777" w:rsidR="00585FD9" w:rsidRPr="00410FBA" w:rsidRDefault="00585FD9" w:rsidP="00585FD9">
            <w:pPr>
              <w:spacing w:before="120" w:after="120"/>
              <w:rPr>
                <w:b/>
                <w:sz w:val="26"/>
                <w:szCs w:val="26"/>
              </w:rPr>
            </w:pPr>
            <w:r w:rsidRPr="00410FBA">
              <w:rPr>
                <w:sz w:val="26"/>
                <w:szCs w:val="26"/>
              </w:rPr>
              <w:t>Hệ thống báo lỗi nếu người dùng nhập thiếu trường bắt buộc hoặc không hợp lệ một hoặc các thông tin sau tại thông tin đầu vào ở trên</w:t>
            </w:r>
          </w:p>
        </w:tc>
        <w:tc>
          <w:tcPr>
            <w:tcW w:w="438" w:type="pct"/>
          </w:tcPr>
          <w:p w14:paraId="5B0A2ACB" w14:textId="77777777" w:rsidR="00585FD9" w:rsidRPr="00410FBA" w:rsidRDefault="00585FD9" w:rsidP="00585FD9">
            <w:pPr>
              <w:spacing w:before="120" w:after="120"/>
              <w:rPr>
                <w:sz w:val="26"/>
                <w:szCs w:val="26"/>
              </w:rPr>
            </w:pPr>
            <w:r w:rsidRPr="00410FBA">
              <w:rPr>
                <w:sz w:val="26"/>
                <w:szCs w:val="26"/>
              </w:rPr>
              <w:lastRenderedPageBreak/>
              <w:t>Cao</w:t>
            </w:r>
          </w:p>
        </w:tc>
        <w:tc>
          <w:tcPr>
            <w:tcW w:w="599" w:type="pct"/>
          </w:tcPr>
          <w:p w14:paraId="30189A2B" w14:textId="77777777" w:rsidR="00585FD9" w:rsidRPr="00410FBA" w:rsidRDefault="00585FD9" w:rsidP="00585FD9">
            <w:pPr>
              <w:spacing w:before="120" w:after="120"/>
              <w:rPr>
                <w:sz w:val="26"/>
                <w:szCs w:val="26"/>
              </w:rPr>
            </w:pPr>
            <w:r w:rsidRPr="00410FBA">
              <w:rPr>
                <w:sz w:val="26"/>
                <w:szCs w:val="26"/>
              </w:rPr>
              <w:t>Cao</w:t>
            </w:r>
          </w:p>
        </w:tc>
        <w:tc>
          <w:tcPr>
            <w:tcW w:w="531" w:type="pct"/>
          </w:tcPr>
          <w:p w14:paraId="3ADF3718" w14:textId="77777777" w:rsidR="00585FD9" w:rsidRPr="00410FBA" w:rsidRDefault="00585FD9" w:rsidP="00585FD9">
            <w:pPr>
              <w:spacing w:before="120" w:after="120"/>
              <w:rPr>
                <w:sz w:val="26"/>
                <w:szCs w:val="26"/>
              </w:rPr>
            </w:pPr>
            <w:r w:rsidRPr="00410FBA">
              <w:rPr>
                <w:sz w:val="26"/>
                <w:szCs w:val="26"/>
              </w:rPr>
              <w:t>Quản trị hệ thống quản lý doanh nghiệp</w:t>
            </w:r>
          </w:p>
        </w:tc>
      </w:tr>
      <w:tr w:rsidR="00410FBA" w:rsidRPr="00410FBA" w14:paraId="64F3695F" w14:textId="77777777" w:rsidTr="00705F44">
        <w:tc>
          <w:tcPr>
            <w:tcW w:w="391" w:type="pct"/>
          </w:tcPr>
          <w:p w14:paraId="6B24C3D0" w14:textId="77777777" w:rsidR="00125BB1" w:rsidRPr="00410FBA" w:rsidRDefault="00125BB1" w:rsidP="00125BB1">
            <w:pPr>
              <w:pStyle w:val="ListParagraph"/>
              <w:spacing w:before="120" w:after="120"/>
              <w:ind w:left="0"/>
              <w:rPr>
                <w:sz w:val="26"/>
                <w:szCs w:val="26"/>
              </w:rPr>
            </w:pPr>
            <w:r w:rsidRPr="00410FBA">
              <w:rPr>
                <w:sz w:val="26"/>
                <w:szCs w:val="26"/>
              </w:rPr>
              <w:t>4</w:t>
            </w:r>
          </w:p>
        </w:tc>
        <w:tc>
          <w:tcPr>
            <w:tcW w:w="821" w:type="pct"/>
          </w:tcPr>
          <w:p w14:paraId="7C78FDAB" w14:textId="28E47506" w:rsidR="00125BB1" w:rsidRPr="00410FBA" w:rsidRDefault="0000570E" w:rsidP="00125BB1">
            <w:pPr>
              <w:spacing w:before="120" w:after="120"/>
              <w:jc w:val="center"/>
              <w:rPr>
                <w:sz w:val="26"/>
                <w:szCs w:val="26"/>
              </w:rPr>
            </w:pPr>
            <w:r w:rsidRPr="00410FBA">
              <w:rPr>
                <w:sz w:val="26"/>
                <w:szCs w:val="26"/>
              </w:rPr>
              <w:t>UR_HDDT_01.03.04</w:t>
            </w:r>
          </w:p>
        </w:tc>
        <w:tc>
          <w:tcPr>
            <w:tcW w:w="674" w:type="pct"/>
          </w:tcPr>
          <w:p w14:paraId="48A873BE" w14:textId="77777777" w:rsidR="00125BB1" w:rsidRPr="00410FBA" w:rsidRDefault="00125BB1" w:rsidP="00125BB1">
            <w:pPr>
              <w:spacing w:before="120" w:after="120"/>
              <w:rPr>
                <w:sz w:val="26"/>
                <w:szCs w:val="26"/>
              </w:rPr>
            </w:pPr>
            <w:r w:rsidRPr="00410FBA">
              <w:rPr>
                <w:sz w:val="26"/>
                <w:szCs w:val="26"/>
              </w:rPr>
              <w:t>Xóa người dùng</w:t>
            </w:r>
          </w:p>
        </w:tc>
        <w:tc>
          <w:tcPr>
            <w:tcW w:w="1547" w:type="pct"/>
          </w:tcPr>
          <w:p w14:paraId="6A3C40F7" w14:textId="77777777" w:rsidR="00125BB1" w:rsidRPr="00410FBA" w:rsidRDefault="00125BB1" w:rsidP="00125BB1">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2495328D" w14:textId="3D069EA5" w:rsidR="00125BB1" w:rsidRPr="00410FBA" w:rsidRDefault="00125BB1" w:rsidP="00125BB1">
            <w:pPr>
              <w:pStyle w:val="ListParagraph"/>
              <w:spacing w:before="120" w:after="120"/>
              <w:ind w:left="0"/>
              <w:rPr>
                <w:sz w:val="26"/>
                <w:szCs w:val="26"/>
              </w:rPr>
            </w:pPr>
            <w:r w:rsidRPr="00410FBA">
              <w:rPr>
                <w:sz w:val="26"/>
                <w:szCs w:val="26"/>
              </w:rPr>
              <w:t xml:space="preserve">Cho phép người dùng xóa </w:t>
            </w:r>
            <w:r w:rsidR="00705F44" w:rsidRPr="00410FBA">
              <w:rPr>
                <w:sz w:val="26"/>
                <w:szCs w:val="26"/>
              </w:rPr>
              <w:t>người</w:t>
            </w:r>
            <w:r w:rsidR="00705F44" w:rsidRPr="00410FBA">
              <w:rPr>
                <w:sz w:val="26"/>
                <w:szCs w:val="26"/>
                <w:lang w:val="vi-VN"/>
              </w:rPr>
              <w:t xml:space="preserve"> dùng khác</w:t>
            </w:r>
            <w:r w:rsidRPr="00410FBA">
              <w:rPr>
                <w:sz w:val="26"/>
                <w:szCs w:val="26"/>
              </w:rPr>
              <w:t xml:space="preserve"> khỏi hệ thống</w:t>
            </w:r>
          </w:p>
          <w:p w14:paraId="0AC11781" w14:textId="77777777" w:rsidR="00125BB1" w:rsidRPr="00410FBA" w:rsidRDefault="00125BB1" w:rsidP="00125BB1">
            <w:pPr>
              <w:pStyle w:val="ListParagraph"/>
              <w:numPr>
                <w:ilvl w:val="0"/>
                <w:numId w:val="18"/>
              </w:numPr>
              <w:spacing w:before="120" w:after="120"/>
              <w:rPr>
                <w:b/>
                <w:sz w:val="26"/>
                <w:szCs w:val="26"/>
              </w:rPr>
            </w:pPr>
            <w:r w:rsidRPr="00410FBA">
              <w:rPr>
                <w:b/>
                <w:sz w:val="26"/>
                <w:szCs w:val="26"/>
              </w:rPr>
              <w:lastRenderedPageBreak/>
              <w:t>Thông tin đầu vào:</w:t>
            </w:r>
          </w:p>
          <w:p w14:paraId="2CAF5FE5" w14:textId="16E57A62" w:rsidR="00125BB1" w:rsidRPr="00410FBA" w:rsidRDefault="00125BB1" w:rsidP="00125BB1">
            <w:pPr>
              <w:spacing w:before="120" w:after="120"/>
              <w:rPr>
                <w:b/>
                <w:sz w:val="26"/>
                <w:szCs w:val="26"/>
              </w:rPr>
            </w:pPr>
            <w:r w:rsidRPr="00410FBA">
              <w:rPr>
                <w:sz w:val="26"/>
                <w:szCs w:val="26"/>
              </w:rPr>
              <w:t xml:space="preserve">Người dùng nhấn icon nút Xóa tại </w:t>
            </w:r>
            <w:r w:rsidR="00705F44" w:rsidRPr="00410FBA">
              <w:rPr>
                <w:sz w:val="26"/>
                <w:szCs w:val="26"/>
              </w:rPr>
              <w:t>người</w:t>
            </w:r>
            <w:r w:rsidR="00705F44" w:rsidRPr="00410FBA">
              <w:rPr>
                <w:sz w:val="26"/>
                <w:szCs w:val="26"/>
                <w:lang w:val="vi-VN"/>
              </w:rPr>
              <w:t xml:space="preserve"> dùng</w:t>
            </w:r>
            <w:r w:rsidRPr="00410FBA">
              <w:rPr>
                <w:sz w:val="26"/>
                <w:szCs w:val="26"/>
              </w:rPr>
              <w:t xml:space="preserve"> muốn xóa</w:t>
            </w:r>
          </w:p>
          <w:p w14:paraId="5EFE983A" w14:textId="77777777" w:rsidR="00125BB1" w:rsidRPr="00410FBA" w:rsidRDefault="00125BB1" w:rsidP="00125BB1">
            <w:pPr>
              <w:pStyle w:val="ListParagraph"/>
              <w:numPr>
                <w:ilvl w:val="0"/>
                <w:numId w:val="18"/>
              </w:numPr>
              <w:spacing w:before="120" w:after="120"/>
              <w:rPr>
                <w:b/>
                <w:sz w:val="26"/>
                <w:szCs w:val="26"/>
              </w:rPr>
            </w:pPr>
            <w:r w:rsidRPr="00410FBA">
              <w:rPr>
                <w:b/>
                <w:sz w:val="26"/>
                <w:szCs w:val="26"/>
              </w:rPr>
              <w:t xml:space="preserve">Thông tin đầu ra: </w:t>
            </w:r>
          </w:p>
          <w:p w14:paraId="6822C036" w14:textId="22916448" w:rsidR="00125BB1" w:rsidRPr="00410FBA" w:rsidRDefault="00705F44" w:rsidP="00125BB1">
            <w:pPr>
              <w:spacing w:before="120" w:after="120"/>
              <w:rPr>
                <w:sz w:val="26"/>
                <w:szCs w:val="26"/>
                <w:lang w:val="vi-VN"/>
              </w:rPr>
            </w:pPr>
            <w:r w:rsidRPr="00410FBA">
              <w:rPr>
                <w:sz w:val="26"/>
                <w:szCs w:val="26"/>
              </w:rPr>
              <w:t>Người</w:t>
            </w:r>
            <w:r w:rsidRPr="00410FBA">
              <w:rPr>
                <w:sz w:val="26"/>
                <w:szCs w:val="26"/>
                <w:lang w:val="vi-VN"/>
              </w:rPr>
              <w:t xml:space="preserve"> dùng</w:t>
            </w:r>
            <w:r w:rsidR="00125BB1" w:rsidRPr="00410FBA">
              <w:rPr>
                <w:sz w:val="26"/>
                <w:szCs w:val="26"/>
              </w:rPr>
              <w:t xml:space="preserve"> bị xóa khỏi hệ thống và không hiển thị trên danh sách </w:t>
            </w:r>
            <w:r w:rsidRPr="00410FBA">
              <w:rPr>
                <w:sz w:val="26"/>
                <w:szCs w:val="26"/>
              </w:rPr>
              <w:t>người</w:t>
            </w:r>
            <w:r w:rsidRPr="00410FBA">
              <w:rPr>
                <w:sz w:val="26"/>
                <w:szCs w:val="26"/>
                <w:lang w:val="vi-VN"/>
              </w:rPr>
              <w:t xml:space="preserve"> dùng</w:t>
            </w:r>
          </w:p>
          <w:p w14:paraId="1834BAFA" w14:textId="77777777" w:rsidR="00125BB1" w:rsidRPr="00410FBA" w:rsidRDefault="00125BB1" w:rsidP="00125BB1">
            <w:pPr>
              <w:pStyle w:val="ListParagraph"/>
              <w:numPr>
                <w:ilvl w:val="0"/>
                <w:numId w:val="18"/>
              </w:numPr>
              <w:spacing w:before="120" w:after="120"/>
              <w:rPr>
                <w:b/>
                <w:sz w:val="26"/>
                <w:szCs w:val="26"/>
              </w:rPr>
            </w:pPr>
            <w:r w:rsidRPr="00410FBA">
              <w:rPr>
                <w:b/>
                <w:sz w:val="26"/>
                <w:szCs w:val="26"/>
              </w:rPr>
              <w:t>Chức năng xử lý:</w:t>
            </w:r>
          </w:p>
          <w:p w14:paraId="39F5B6C1" w14:textId="7DBC2937" w:rsidR="00125BB1" w:rsidRPr="00410FBA" w:rsidRDefault="00125BB1" w:rsidP="00125BB1">
            <w:pPr>
              <w:spacing w:before="120" w:after="120"/>
              <w:rPr>
                <w:i/>
                <w:sz w:val="26"/>
                <w:szCs w:val="26"/>
              </w:rPr>
            </w:pPr>
            <w:r w:rsidRPr="00410FBA">
              <w:rPr>
                <w:sz w:val="26"/>
                <w:szCs w:val="26"/>
              </w:rPr>
              <w:t xml:space="preserve">Hệ thống hiển thị popup xác nhận việc xóa “Quý khách chắc chắn muốn </w:t>
            </w:r>
            <w:r w:rsidR="00705F44" w:rsidRPr="00410FBA">
              <w:rPr>
                <w:sz w:val="26"/>
                <w:szCs w:val="26"/>
              </w:rPr>
              <w:t>xoá</w:t>
            </w:r>
            <w:r w:rsidR="00705F44" w:rsidRPr="00410FBA">
              <w:rPr>
                <w:sz w:val="26"/>
                <w:szCs w:val="26"/>
                <w:lang w:val="vi-VN"/>
              </w:rPr>
              <w:t xml:space="preserve"> người dùng</w:t>
            </w:r>
            <w:r w:rsidRPr="00410FBA">
              <w:rPr>
                <w:sz w:val="26"/>
                <w:szCs w:val="26"/>
              </w:rPr>
              <w:t xml:space="preserve">?”. Người dùng có thể chọn “Có” (đồng ý xóa </w:t>
            </w:r>
            <w:r w:rsidR="00705F44" w:rsidRPr="00410FBA">
              <w:rPr>
                <w:sz w:val="26"/>
                <w:szCs w:val="26"/>
              </w:rPr>
              <w:t>người</w:t>
            </w:r>
            <w:r w:rsidR="00705F44" w:rsidRPr="00410FBA">
              <w:rPr>
                <w:sz w:val="26"/>
                <w:szCs w:val="26"/>
                <w:lang w:val="vi-VN"/>
              </w:rPr>
              <w:t xml:space="preserve"> dùng</w:t>
            </w:r>
            <w:r w:rsidRPr="00410FBA">
              <w:rPr>
                <w:sz w:val="26"/>
                <w:szCs w:val="26"/>
              </w:rPr>
              <w:t>) hoặc “Không” (hủy việc xóa</w:t>
            </w:r>
            <w:r w:rsidR="00705F44" w:rsidRPr="00410FBA">
              <w:rPr>
                <w:sz w:val="26"/>
                <w:szCs w:val="26"/>
                <w:lang w:val="vi-VN"/>
              </w:rPr>
              <w:t xml:space="preserve"> người dùng</w:t>
            </w:r>
            <w:r w:rsidRPr="00410FBA">
              <w:rPr>
                <w:sz w:val="26"/>
                <w:szCs w:val="26"/>
              </w:rPr>
              <w:t>)</w:t>
            </w:r>
          </w:p>
          <w:p w14:paraId="2270CADA" w14:textId="77777777" w:rsidR="00125BB1" w:rsidRPr="00410FBA" w:rsidRDefault="00125BB1" w:rsidP="00125BB1">
            <w:pPr>
              <w:pStyle w:val="ListParagraph"/>
              <w:numPr>
                <w:ilvl w:val="0"/>
                <w:numId w:val="18"/>
              </w:numPr>
              <w:spacing w:before="120" w:after="120"/>
              <w:rPr>
                <w:b/>
                <w:sz w:val="26"/>
                <w:szCs w:val="26"/>
              </w:rPr>
            </w:pPr>
            <w:r w:rsidRPr="00410FBA">
              <w:rPr>
                <w:b/>
                <w:sz w:val="26"/>
                <w:szCs w:val="26"/>
              </w:rPr>
              <w:t xml:space="preserve">Các ngoại lệ: </w:t>
            </w:r>
          </w:p>
          <w:p w14:paraId="016D2C26" w14:textId="5C22E4A3" w:rsidR="00125BB1" w:rsidRPr="00410FBA" w:rsidRDefault="00125BB1" w:rsidP="00705F44">
            <w:pPr>
              <w:pStyle w:val="ListParagraph"/>
              <w:spacing w:before="120" w:after="120"/>
              <w:ind w:left="0"/>
              <w:rPr>
                <w:b/>
                <w:sz w:val="26"/>
                <w:szCs w:val="26"/>
              </w:rPr>
            </w:pPr>
            <w:r w:rsidRPr="00410FBA">
              <w:rPr>
                <w:sz w:val="26"/>
                <w:szCs w:val="26"/>
              </w:rPr>
              <w:t>Không có</w:t>
            </w:r>
          </w:p>
        </w:tc>
        <w:tc>
          <w:tcPr>
            <w:tcW w:w="438" w:type="pct"/>
          </w:tcPr>
          <w:p w14:paraId="54436567" w14:textId="4316D86A" w:rsidR="00125BB1" w:rsidRPr="00410FBA" w:rsidRDefault="00125BB1" w:rsidP="00125BB1">
            <w:pPr>
              <w:spacing w:before="120" w:after="120"/>
              <w:rPr>
                <w:sz w:val="26"/>
                <w:szCs w:val="26"/>
              </w:rPr>
            </w:pPr>
            <w:r w:rsidRPr="00410FBA">
              <w:rPr>
                <w:sz w:val="26"/>
                <w:szCs w:val="26"/>
              </w:rPr>
              <w:lastRenderedPageBreak/>
              <w:t>Cao</w:t>
            </w:r>
          </w:p>
        </w:tc>
        <w:tc>
          <w:tcPr>
            <w:tcW w:w="599" w:type="pct"/>
          </w:tcPr>
          <w:p w14:paraId="3895F1B8" w14:textId="64505CC4" w:rsidR="00125BB1" w:rsidRPr="00410FBA" w:rsidRDefault="00125BB1" w:rsidP="00125BB1">
            <w:pPr>
              <w:spacing w:before="120" w:after="120"/>
              <w:rPr>
                <w:sz w:val="26"/>
                <w:szCs w:val="26"/>
              </w:rPr>
            </w:pPr>
            <w:r w:rsidRPr="00410FBA">
              <w:rPr>
                <w:sz w:val="26"/>
                <w:szCs w:val="26"/>
              </w:rPr>
              <w:t>Cao</w:t>
            </w:r>
          </w:p>
        </w:tc>
        <w:tc>
          <w:tcPr>
            <w:tcW w:w="531" w:type="pct"/>
          </w:tcPr>
          <w:p w14:paraId="6B66E1DA" w14:textId="7A03B17A" w:rsidR="00125BB1" w:rsidRPr="00410FBA" w:rsidRDefault="00125BB1" w:rsidP="00125BB1">
            <w:pPr>
              <w:spacing w:before="120" w:after="120"/>
              <w:rPr>
                <w:sz w:val="26"/>
                <w:szCs w:val="26"/>
              </w:rPr>
            </w:pPr>
            <w:r w:rsidRPr="00410FBA">
              <w:rPr>
                <w:sz w:val="26"/>
                <w:szCs w:val="26"/>
              </w:rPr>
              <w:t xml:space="preserve">Quản trị hệ thống quản lý </w:t>
            </w:r>
            <w:r w:rsidRPr="00410FBA">
              <w:rPr>
                <w:sz w:val="26"/>
                <w:szCs w:val="26"/>
              </w:rPr>
              <w:lastRenderedPageBreak/>
              <w:t>doanh nghiệp</w:t>
            </w:r>
          </w:p>
        </w:tc>
      </w:tr>
      <w:tr w:rsidR="00705F44" w:rsidRPr="00410FBA" w14:paraId="2D6327F2" w14:textId="77777777" w:rsidTr="00705F44">
        <w:tc>
          <w:tcPr>
            <w:tcW w:w="391" w:type="pct"/>
          </w:tcPr>
          <w:p w14:paraId="691E410B" w14:textId="77777777" w:rsidR="00705F44" w:rsidRPr="00410FBA" w:rsidRDefault="00705F44" w:rsidP="00705F44">
            <w:pPr>
              <w:pStyle w:val="ListParagraph"/>
              <w:spacing w:before="120" w:after="120"/>
              <w:ind w:left="0"/>
              <w:rPr>
                <w:sz w:val="26"/>
                <w:szCs w:val="26"/>
              </w:rPr>
            </w:pPr>
            <w:r w:rsidRPr="00410FBA">
              <w:rPr>
                <w:sz w:val="26"/>
                <w:szCs w:val="26"/>
              </w:rPr>
              <w:t>5</w:t>
            </w:r>
          </w:p>
        </w:tc>
        <w:tc>
          <w:tcPr>
            <w:tcW w:w="821" w:type="pct"/>
          </w:tcPr>
          <w:p w14:paraId="48B2338A" w14:textId="48D13CFD" w:rsidR="00705F44" w:rsidRPr="00410FBA" w:rsidRDefault="0000570E" w:rsidP="00705F44">
            <w:pPr>
              <w:spacing w:before="120" w:after="120"/>
              <w:jc w:val="center"/>
              <w:rPr>
                <w:sz w:val="26"/>
                <w:szCs w:val="26"/>
              </w:rPr>
            </w:pPr>
            <w:r w:rsidRPr="00410FBA">
              <w:rPr>
                <w:sz w:val="26"/>
                <w:szCs w:val="26"/>
              </w:rPr>
              <w:t>UR_HDDT_01.03.05</w:t>
            </w:r>
          </w:p>
        </w:tc>
        <w:tc>
          <w:tcPr>
            <w:tcW w:w="674" w:type="pct"/>
          </w:tcPr>
          <w:p w14:paraId="7770083A" w14:textId="12CADE82" w:rsidR="00705F44" w:rsidRPr="00410FBA" w:rsidRDefault="00705F44" w:rsidP="00705F44">
            <w:pPr>
              <w:spacing w:before="120" w:after="120"/>
              <w:rPr>
                <w:sz w:val="26"/>
                <w:szCs w:val="26"/>
              </w:rPr>
            </w:pPr>
            <w:r w:rsidRPr="00410FBA">
              <w:rPr>
                <w:sz w:val="26"/>
                <w:szCs w:val="26"/>
              </w:rPr>
              <w:t>Khóa</w:t>
            </w:r>
            <w:r w:rsidRPr="00410FBA">
              <w:rPr>
                <w:sz w:val="26"/>
                <w:szCs w:val="26"/>
                <w:lang w:val="vi-VN"/>
              </w:rPr>
              <w:t>/Mở khoá</w:t>
            </w:r>
            <w:r w:rsidRPr="00410FBA">
              <w:rPr>
                <w:sz w:val="26"/>
                <w:szCs w:val="26"/>
              </w:rPr>
              <w:t xml:space="preserve"> người dùng</w:t>
            </w:r>
          </w:p>
        </w:tc>
        <w:tc>
          <w:tcPr>
            <w:tcW w:w="1547" w:type="pct"/>
          </w:tcPr>
          <w:p w14:paraId="2689F61A" w14:textId="77777777" w:rsidR="00705F44" w:rsidRPr="00410FBA" w:rsidRDefault="00705F44" w:rsidP="00705F44">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15B304A3" w14:textId="5F7FD469" w:rsidR="00705F44" w:rsidRPr="00410FBA" w:rsidRDefault="00705F44" w:rsidP="00705F44">
            <w:pPr>
              <w:pStyle w:val="ListParagraph"/>
              <w:spacing w:before="120" w:after="120"/>
              <w:ind w:left="0"/>
              <w:rPr>
                <w:sz w:val="26"/>
                <w:szCs w:val="26"/>
                <w:lang w:val="vi-VN"/>
              </w:rPr>
            </w:pPr>
            <w:r w:rsidRPr="00410FBA">
              <w:rPr>
                <w:sz w:val="26"/>
                <w:szCs w:val="26"/>
              </w:rPr>
              <w:t xml:space="preserve">Cho phép người dùng </w:t>
            </w:r>
            <w:r w:rsidR="008A4D79" w:rsidRPr="00410FBA">
              <w:rPr>
                <w:sz w:val="26"/>
                <w:szCs w:val="26"/>
              </w:rPr>
              <w:t>khoá</w:t>
            </w:r>
            <w:r w:rsidR="008A4D79" w:rsidRPr="00410FBA">
              <w:rPr>
                <w:sz w:val="26"/>
                <w:szCs w:val="26"/>
                <w:lang w:val="vi-VN"/>
              </w:rPr>
              <w:t>/mở khoá</w:t>
            </w:r>
            <w:r w:rsidRPr="00410FBA">
              <w:rPr>
                <w:sz w:val="26"/>
                <w:szCs w:val="26"/>
              </w:rPr>
              <w:t xml:space="preserve"> người</w:t>
            </w:r>
            <w:r w:rsidRPr="00410FBA">
              <w:rPr>
                <w:sz w:val="26"/>
                <w:szCs w:val="26"/>
                <w:lang w:val="vi-VN"/>
              </w:rPr>
              <w:t xml:space="preserve"> dùng khác</w:t>
            </w:r>
            <w:r w:rsidRPr="00410FBA">
              <w:rPr>
                <w:sz w:val="26"/>
                <w:szCs w:val="26"/>
              </w:rPr>
              <w:t xml:space="preserve"> </w:t>
            </w:r>
            <w:r w:rsidR="008A4D79" w:rsidRPr="00410FBA">
              <w:rPr>
                <w:sz w:val="26"/>
                <w:szCs w:val="26"/>
              </w:rPr>
              <w:t>trên</w:t>
            </w:r>
            <w:r w:rsidR="008A4D79" w:rsidRPr="00410FBA">
              <w:rPr>
                <w:sz w:val="26"/>
                <w:szCs w:val="26"/>
                <w:lang w:val="vi-VN"/>
              </w:rPr>
              <w:t xml:space="preserve"> </w:t>
            </w:r>
            <w:r w:rsidRPr="00410FBA">
              <w:rPr>
                <w:sz w:val="26"/>
                <w:szCs w:val="26"/>
              </w:rPr>
              <w:t>hệ thống</w:t>
            </w:r>
            <w:r w:rsidR="00354998" w:rsidRPr="00410FBA">
              <w:rPr>
                <w:sz w:val="26"/>
                <w:szCs w:val="26"/>
              </w:rPr>
              <w:t xml:space="preserve">. Người dùng bị khóa sẽ </w:t>
            </w:r>
            <w:r w:rsidR="00354998" w:rsidRPr="00410FBA">
              <w:rPr>
                <w:sz w:val="26"/>
                <w:szCs w:val="26"/>
              </w:rPr>
              <w:lastRenderedPageBreak/>
              <w:t>không đăng nhập được vào hệ thống cho tới khi được mở khóa trở lại</w:t>
            </w:r>
            <w:r w:rsidR="008A4D79" w:rsidRPr="00410FBA">
              <w:rPr>
                <w:sz w:val="26"/>
                <w:szCs w:val="26"/>
                <w:lang w:val="vi-VN"/>
              </w:rPr>
              <w:t xml:space="preserve"> </w:t>
            </w:r>
          </w:p>
          <w:p w14:paraId="0FC595BE" w14:textId="77777777" w:rsidR="00705F44" w:rsidRPr="00410FBA" w:rsidRDefault="00705F44" w:rsidP="00705F44">
            <w:pPr>
              <w:pStyle w:val="ListParagraph"/>
              <w:numPr>
                <w:ilvl w:val="0"/>
                <w:numId w:val="18"/>
              </w:numPr>
              <w:spacing w:before="120" w:after="120"/>
              <w:rPr>
                <w:b/>
                <w:sz w:val="26"/>
                <w:szCs w:val="26"/>
              </w:rPr>
            </w:pPr>
            <w:r w:rsidRPr="00410FBA">
              <w:rPr>
                <w:b/>
                <w:sz w:val="26"/>
                <w:szCs w:val="26"/>
              </w:rPr>
              <w:t>Thông tin đầu vào:</w:t>
            </w:r>
          </w:p>
          <w:p w14:paraId="2A0E5A2A" w14:textId="3294233D" w:rsidR="00705F44" w:rsidRPr="00410FBA" w:rsidRDefault="00705F44" w:rsidP="00705F44">
            <w:pPr>
              <w:spacing w:before="120" w:after="120"/>
              <w:rPr>
                <w:b/>
                <w:sz w:val="26"/>
                <w:szCs w:val="26"/>
                <w:lang w:val="vi-VN"/>
              </w:rPr>
            </w:pPr>
            <w:r w:rsidRPr="00410FBA">
              <w:rPr>
                <w:sz w:val="26"/>
                <w:szCs w:val="26"/>
              </w:rPr>
              <w:t xml:space="preserve">Người dùng nhấn icon nút </w:t>
            </w:r>
            <w:r w:rsidR="008A4D79" w:rsidRPr="00410FBA">
              <w:rPr>
                <w:sz w:val="26"/>
                <w:szCs w:val="26"/>
              </w:rPr>
              <w:t>Kh</w:t>
            </w:r>
            <w:r w:rsidRPr="00410FBA">
              <w:rPr>
                <w:sz w:val="26"/>
                <w:szCs w:val="26"/>
              </w:rPr>
              <w:t>óa tại người</w:t>
            </w:r>
            <w:r w:rsidRPr="00410FBA">
              <w:rPr>
                <w:sz w:val="26"/>
                <w:szCs w:val="26"/>
                <w:lang w:val="vi-VN"/>
              </w:rPr>
              <w:t xml:space="preserve"> dùng</w:t>
            </w:r>
            <w:r w:rsidRPr="00410FBA">
              <w:rPr>
                <w:sz w:val="26"/>
                <w:szCs w:val="26"/>
              </w:rPr>
              <w:t xml:space="preserve"> muốn </w:t>
            </w:r>
            <w:r w:rsidR="008A4D79" w:rsidRPr="00410FBA">
              <w:rPr>
                <w:sz w:val="26"/>
                <w:szCs w:val="26"/>
              </w:rPr>
              <w:t>khoá</w:t>
            </w:r>
            <w:r w:rsidR="008A4D79" w:rsidRPr="00410FBA">
              <w:rPr>
                <w:sz w:val="26"/>
                <w:szCs w:val="26"/>
                <w:lang w:val="vi-VN"/>
              </w:rPr>
              <w:t xml:space="preserve"> hoặc nhấn icon nút Mở khoá tại người dùng muốn mở khoá</w:t>
            </w:r>
          </w:p>
          <w:p w14:paraId="03A5C352" w14:textId="77777777" w:rsidR="00705F44" w:rsidRPr="00410FBA" w:rsidRDefault="00705F44" w:rsidP="00705F44">
            <w:pPr>
              <w:pStyle w:val="ListParagraph"/>
              <w:numPr>
                <w:ilvl w:val="0"/>
                <w:numId w:val="18"/>
              </w:numPr>
              <w:spacing w:before="120" w:after="120"/>
              <w:rPr>
                <w:b/>
                <w:sz w:val="26"/>
                <w:szCs w:val="26"/>
              </w:rPr>
            </w:pPr>
            <w:r w:rsidRPr="00410FBA">
              <w:rPr>
                <w:b/>
                <w:sz w:val="26"/>
                <w:szCs w:val="26"/>
              </w:rPr>
              <w:t xml:space="preserve">Thông tin đầu ra: </w:t>
            </w:r>
          </w:p>
          <w:p w14:paraId="2AB1A065" w14:textId="77777777" w:rsidR="008A4D79" w:rsidRPr="00410FBA" w:rsidRDefault="00705F44" w:rsidP="008A4D79">
            <w:pPr>
              <w:spacing w:before="120" w:after="120"/>
              <w:rPr>
                <w:sz w:val="26"/>
                <w:szCs w:val="26"/>
              </w:rPr>
            </w:pPr>
            <w:r w:rsidRPr="00410FBA">
              <w:rPr>
                <w:sz w:val="26"/>
                <w:szCs w:val="26"/>
              </w:rPr>
              <w:t>Người</w:t>
            </w:r>
            <w:r w:rsidRPr="00410FBA">
              <w:rPr>
                <w:sz w:val="26"/>
                <w:szCs w:val="26"/>
                <w:lang w:val="vi-VN"/>
              </w:rPr>
              <w:t xml:space="preserve"> dùng</w:t>
            </w:r>
            <w:r w:rsidRPr="00410FBA">
              <w:rPr>
                <w:sz w:val="26"/>
                <w:szCs w:val="26"/>
              </w:rPr>
              <w:t xml:space="preserve"> bị </w:t>
            </w:r>
            <w:r w:rsidR="008A4D79" w:rsidRPr="00410FBA">
              <w:rPr>
                <w:sz w:val="26"/>
                <w:szCs w:val="26"/>
              </w:rPr>
              <w:t>kh</w:t>
            </w:r>
            <w:r w:rsidRPr="00410FBA">
              <w:rPr>
                <w:sz w:val="26"/>
                <w:szCs w:val="26"/>
              </w:rPr>
              <w:t>óa</w:t>
            </w:r>
            <w:r w:rsidR="008A4D79" w:rsidRPr="00410FBA">
              <w:rPr>
                <w:sz w:val="26"/>
                <w:szCs w:val="26"/>
                <w:lang w:val="vi-VN"/>
              </w:rPr>
              <w:t>/mở khoá</w:t>
            </w:r>
            <w:r w:rsidRPr="00410FBA">
              <w:rPr>
                <w:sz w:val="26"/>
                <w:szCs w:val="26"/>
              </w:rPr>
              <w:t xml:space="preserve"> </w:t>
            </w:r>
          </w:p>
          <w:p w14:paraId="62E1B15E" w14:textId="044D204B" w:rsidR="00705F44" w:rsidRPr="00410FBA" w:rsidRDefault="00705F44" w:rsidP="008A4D79">
            <w:pPr>
              <w:pStyle w:val="ListParagraph"/>
              <w:numPr>
                <w:ilvl w:val="0"/>
                <w:numId w:val="18"/>
              </w:numPr>
              <w:spacing w:before="120" w:after="120"/>
              <w:rPr>
                <w:b/>
                <w:sz w:val="26"/>
                <w:szCs w:val="26"/>
              </w:rPr>
            </w:pPr>
            <w:r w:rsidRPr="00410FBA">
              <w:rPr>
                <w:b/>
                <w:sz w:val="26"/>
                <w:szCs w:val="26"/>
              </w:rPr>
              <w:t>Chức năng xử lý:</w:t>
            </w:r>
          </w:p>
          <w:p w14:paraId="075E4190" w14:textId="6B36D802" w:rsidR="00705F44" w:rsidRPr="00410FBA" w:rsidRDefault="008A4D79" w:rsidP="00705F44">
            <w:pPr>
              <w:spacing w:before="120" w:after="120"/>
              <w:rPr>
                <w:sz w:val="26"/>
                <w:szCs w:val="26"/>
              </w:rPr>
            </w:pPr>
            <w:r w:rsidRPr="00410FBA">
              <w:rPr>
                <w:sz w:val="26"/>
                <w:szCs w:val="26"/>
                <w:lang w:val="vi-VN"/>
              </w:rPr>
              <w:t xml:space="preserve">+ </w:t>
            </w:r>
            <w:r w:rsidR="00705F44" w:rsidRPr="00410FBA">
              <w:rPr>
                <w:sz w:val="26"/>
                <w:szCs w:val="26"/>
              </w:rPr>
              <w:t xml:space="preserve">Hệ thống hiển thị popup xác nhận việc </w:t>
            </w:r>
            <w:r w:rsidR="0048623A" w:rsidRPr="00410FBA">
              <w:rPr>
                <w:sz w:val="26"/>
                <w:szCs w:val="26"/>
              </w:rPr>
              <w:t>kh</w:t>
            </w:r>
            <w:r w:rsidR="00705F44" w:rsidRPr="00410FBA">
              <w:rPr>
                <w:sz w:val="26"/>
                <w:szCs w:val="26"/>
              </w:rPr>
              <w:t xml:space="preserve">óa “Quý khách chắc chắn muốn </w:t>
            </w:r>
            <w:r w:rsidR="0048623A" w:rsidRPr="00410FBA">
              <w:rPr>
                <w:sz w:val="26"/>
                <w:szCs w:val="26"/>
              </w:rPr>
              <w:t>kh</w:t>
            </w:r>
            <w:r w:rsidR="00705F44" w:rsidRPr="00410FBA">
              <w:rPr>
                <w:sz w:val="26"/>
                <w:szCs w:val="26"/>
              </w:rPr>
              <w:t>oá</w:t>
            </w:r>
            <w:r w:rsidR="00705F44" w:rsidRPr="00410FBA">
              <w:rPr>
                <w:sz w:val="26"/>
                <w:szCs w:val="26"/>
                <w:lang w:val="vi-VN"/>
              </w:rPr>
              <w:t xml:space="preserve"> người dùng</w:t>
            </w:r>
            <w:r w:rsidR="00705F44" w:rsidRPr="00410FBA">
              <w:rPr>
                <w:sz w:val="26"/>
                <w:szCs w:val="26"/>
              </w:rPr>
              <w:t>?”</w:t>
            </w:r>
            <w:r w:rsidRPr="00410FBA">
              <w:rPr>
                <w:sz w:val="26"/>
                <w:szCs w:val="26"/>
                <w:lang w:val="vi-VN"/>
              </w:rPr>
              <w:t xml:space="preserve">. </w:t>
            </w:r>
            <w:r w:rsidR="00705F44" w:rsidRPr="00410FBA">
              <w:rPr>
                <w:sz w:val="26"/>
                <w:szCs w:val="26"/>
              </w:rPr>
              <w:t xml:space="preserve">Người dùng có thể chọn “Có” (đồng ý </w:t>
            </w:r>
            <w:r w:rsidR="0048623A" w:rsidRPr="00410FBA">
              <w:rPr>
                <w:sz w:val="26"/>
                <w:szCs w:val="26"/>
              </w:rPr>
              <w:t>kh</w:t>
            </w:r>
            <w:r w:rsidR="00705F44" w:rsidRPr="00410FBA">
              <w:rPr>
                <w:sz w:val="26"/>
                <w:szCs w:val="26"/>
              </w:rPr>
              <w:t>óa người</w:t>
            </w:r>
            <w:r w:rsidR="00705F44" w:rsidRPr="00410FBA">
              <w:rPr>
                <w:sz w:val="26"/>
                <w:szCs w:val="26"/>
                <w:lang w:val="vi-VN"/>
              </w:rPr>
              <w:t xml:space="preserve"> dùng</w:t>
            </w:r>
            <w:r w:rsidR="00705F44" w:rsidRPr="00410FBA">
              <w:rPr>
                <w:sz w:val="26"/>
                <w:szCs w:val="26"/>
              </w:rPr>
              <w:t xml:space="preserve">) hoặc “Không” (hủy việc </w:t>
            </w:r>
            <w:r w:rsidR="0048623A" w:rsidRPr="00410FBA">
              <w:rPr>
                <w:sz w:val="26"/>
                <w:szCs w:val="26"/>
              </w:rPr>
              <w:t>kh</w:t>
            </w:r>
            <w:r w:rsidR="00705F44" w:rsidRPr="00410FBA">
              <w:rPr>
                <w:sz w:val="26"/>
                <w:szCs w:val="26"/>
              </w:rPr>
              <w:t>óa</w:t>
            </w:r>
            <w:r w:rsidR="00705F44" w:rsidRPr="00410FBA">
              <w:rPr>
                <w:sz w:val="26"/>
                <w:szCs w:val="26"/>
                <w:lang w:val="vi-VN"/>
              </w:rPr>
              <w:t xml:space="preserve"> người dùng</w:t>
            </w:r>
            <w:r w:rsidR="00705F44" w:rsidRPr="00410FBA">
              <w:rPr>
                <w:sz w:val="26"/>
                <w:szCs w:val="26"/>
              </w:rPr>
              <w:t>)</w:t>
            </w:r>
          </w:p>
          <w:p w14:paraId="04F82E70" w14:textId="2A71DDB2" w:rsidR="008A4D79" w:rsidRPr="00410FBA" w:rsidRDefault="008A4D79" w:rsidP="00705F44">
            <w:pPr>
              <w:spacing w:before="120" w:after="120"/>
              <w:rPr>
                <w:iCs/>
                <w:sz w:val="26"/>
                <w:szCs w:val="26"/>
                <w:lang w:val="vi-VN"/>
              </w:rPr>
            </w:pPr>
            <w:r w:rsidRPr="00410FBA">
              <w:rPr>
                <w:i/>
                <w:sz w:val="26"/>
                <w:szCs w:val="26"/>
                <w:lang w:val="vi-VN"/>
              </w:rPr>
              <w:t>+</w:t>
            </w:r>
            <w:r w:rsidRPr="00410FBA">
              <w:rPr>
                <w:iCs/>
                <w:sz w:val="26"/>
                <w:szCs w:val="26"/>
                <w:lang w:val="vi-VN"/>
              </w:rPr>
              <w:t xml:space="preserve"> </w:t>
            </w:r>
            <w:r w:rsidR="0048623A" w:rsidRPr="00410FBA">
              <w:rPr>
                <w:sz w:val="26"/>
                <w:szCs w:val="26"/>
              </w:rPr>
              <w:t>Hệ thống hiển thị popup xác nhận việc mở</w:t>
            </w:r>
            <w:r w:rsidR="0048623A" w:rsidRPr="00410FBA">
              <w:rPr>
                <w:sz w:val="26"/>
                <w:szCs w:val="26"/>
                <w:lang w:val="vi-VN"/>
              </w:rPr>
              <w:t xml:space="preserve"> </w:t>
            </w:r>
            <w:r w:rsidR="0048623A" w:rsidRPr="00410FBA">
              <w:rPr>
                <w:sz w:val="26"/>
                <w:szCs w:val="26"/>
              </w:rPr>
              <w:t>khóa “Quý khách chắc chắn muốn mở</w:t>
            </w:r>
            <w:r w:rsidR="0048623A" w:rsidRPr="00410FBA">
              <w:rPr>
                <w:sz w:val="26"/>
                <w:szCs w:val="26"/>
                <w:lang w:val="vi-VN"/>
              </w:rPr>
              <w:t xml:space="preserve"> </w:t>
            </w:r>
            <w:r w:rsidR="0048623A" w:rsidRPr="00410FBA">
              <w:rPr>
                <w:sz w:val="26"/>
                <w:szCs w:val="26"/>
              </w:rPr>
              <w:t>khoá</w:t>
            </w:r>
            <w:r w:rsidR="0048623A" w:rsidRPr="00410FBA">
              <w:rPr>
                <w:sz w:val="26"/>
                <w:szCs w:val="26"/>
                <w:lang w:val="vi-VN"/>
              </w:rPr>
              <w:t xml:space="preserve"> người </w:t>
            </w:r>
            <w:r w:rsidR="0048623A" w:rsidRPr="00410FBA">
              <w:rPr>
                <w:sz w:val="26"/>
                <w:szCs w:val="26"/>
                <w:lang w:val="vi-VN"/>
              </w:rPr>
              <w:lastRenderedPageBreak/>
              <w:t>dùng</w:t>
            </w:r>
            <w:r w:rsidR="0048623A" w:rsidRPr="00410FBA">
              <w:rPr>
                <w:sz w:val="26"/>
                <w:szCs w:val="26"/>
              </w:rPr>
              <w:t>?”</w:t>
            </w:r>
            <w:r w:rsidR="0048623A" w:rsidRPr="00410FBA">
              <w:rPr>
                <w:sz w:val="26"/>
                <w:szCs w:val="26"/>
                <w:lang w:val="vi-VN"/>
              </w:rPr>
              <w:t xml:space="preserve">. </w:t>
            </w:r>
            <w:r w:rsidR="0048623A" w:rsidRPr="00410FBA">
              <w:rPr>
                <w:sz w:val="26"/>
                <w:szCs w:val="26"/>
              </w:rPr>
              <w:t>Người dùng có thể chọn “Có” (đồng ý mở</w:t>
            </w:r>
            <w:r w:rsidR="0048623A" w:rsidRPr="00410FBA">
              <w:rPr>
                <w:sz w:val="26"/>
                <w:szCs w:val="26"/>
                <w:lang w:val="vi-VN"/>
              </w:rPr>
              <w:t xml:space="preserve"> </w:t>
            </w:r>
            <w:r w:rsidR="0048623A" w:rsidRPr="00410FBA">
              <w:rPr>
                <w:sz w:val="26"/>
                <w:szCs w:val="26"/>
              </w:rPr>
              <w:t>khóa người</w:t>
            </w:r>
            <w:r w:rsidR="0048623A" w:rsidRPr="00410FBA">
              <w:rPr>
                <w:sz w:val="26"/>
                <w:szCs w:val="26"/>
                <w:lang w:val="vi-VN"/>
              </w:rPr>
              <w:t xml:space="preserve"> dùng</w:t>
            </w:r>
            <w:r w:rsidR="0048623A" w:rsidRPr="00410FBA">
              <w:rPr>
                <w:sz w:val="26"/>
                <w:szCs w:val="26"/>
              </w:rPr>
              <w:t>) hoặc “Không” (hủy việc mở</w:t>
            </w:r>
            <w:r w:rsidR="0048623A" w:rsidRPr="00410FBA">
              <w:rPr>
                <w:sz w:val="26"/>
                <w:szCs w:val="26"/>
                <w:lang w:val="vi-VN"/>
              </w:rPr>
              <w:t xml:space="preserve"> </w:t>
            </w:r>
            <w:r w:rsidR="0048623A" w:rsidRPr="00410FBA">
              <w:rPr>
                <w:sz w:val="26"/>
                <w:szCs w:val="26"/>
              </w:rPr>
              <w:t>khóa</w:t>
            </w:r>
            <w:r w:rsidR="0048623A" w:rsidRPr="00410FBA">
              <w:rPr>
                <w:sz w:val="26"/>
                <w:szCs w:val="26"/>
                <w:lang w:val="vi-VN"/>
              </w:rPr>
              <w:t xml:space="preserve"> người dùng</w:t>
            </w:r>
            <w:r w:rsidR="0048623A" w:rsidRPr="00410FBA">
              <w:rPr>
                <w:sz w:val="26"/>
                <w:szCs w:val="26"/>
              </w:rPr>
              <w:t>)</w:t>
            </w:r>
          </w:p>
          <w:p w14:paraId="4605DFB1" w14:textId="77777777" w:rsidR="00705F44" w:rsidRPr="00410FBA" w:rsidRDefault="00705F44" w:rsidP="00705F44">
            <w:pPr>
              <w:pStyle w:val="ListParagraph"/>
              <w:numPr>
                <w:ilvl w:val="0"/>
                <w:numId w:val="18"/>
              </w:numPr>
              <w:spacing w:before="120" w:after="120"/>
              <w:rPr>
                <w:b/>
                <w:sz w:val="26"/>
                <w:szCs w:val="26"/>
              </w:rPr>
            </w:pPr>
            <w:r w:rsidRPr="00410FBA">
              <w:rPr>
                <w:b/>
                <w:sz w:val="26"/>
                <w:szCs w:val="26"/>
              </w:rPr>
              <w:t xml:space="preserve">Các ngoại lệ: </w:t>
            </w:r>
          </w:p>
          <w:p w14:paraId="1FF883C5" w14:textId="6A6373D9" w:rsidR="00705F44" w:rsidRPr="00410FBA" w:rsidRDefault="00705F44" w:rsidP="008A4D79">
            <w:pPr>
              <w:pStyle w:val="ListParagraph"/>
              <w:spacing w:before="120" w:after="120"/>
              <w:ind w:left="0"/>
              <w:rPr>
                <w:b/>
                <w:sz w:val="26"/>
                <w:szCs w:val="26"/>
              </w:rPr>
            </w:pPr>
            <w:r w:rsidRPr="00410FBA">
              <w:rPr>
                <w:sz w:val="26"/>
                <w:szCs w:val="26"/>
              </w:rPr>
              <w:t>Không có</w:t>
            </w:r>
          </w:p>
        </w:tc>
        <w:tc>
          <w:tcPr>
            <w:tcW w:w="438" w:type="pct"/>
          </w:tcPr>
          <w:p w14:paraId="1BE3E938" w14:textId="777614E9" w:rsidR="00705F44" w:rsidRPr="00410FBA" w:rsidRDefault="00705F44" w:rsidP="00705F44">
            <w:pPr>
              <w:spacing w:before="120" w:after="120"/>
              <w:rPr>
                <w:sz w:val="26"/>
                <w:szCs w:val="26"/>
              </w:rPr>
            </w:pPr>
            <w:r w:rsidRPr="00410FBA">
              <w:rPr>
                <w:sz w:val="26"/>
                <w:szCs w:val="26"/>
              </w:rPr>
              <w:lastRenderedPageBreak/>
              <w:t>Cao</w:t>
            </w:r>
          </w:p>
        </w:tc>
        <w:tc>
          <w:tcPr>
            <w:tcW w:w="599" w:type="pct"/>
          </w:tcPr>
          <w:p w14:paraId="1176DC38" w14:textId="7D2CC355" w:rsidR="00705F44" w:rsidRPr="00410FBA" w:rsidRDefault="00705F44" w:rsidP="00705F44">
            <w:pPr>
              <w:spacing w:before="120" w:after="120"/>
              <w:rPr>
                <w:sz w:val="26"/>
                <w:szCs w:val="26"/>
              </w:rPr>
            </w:pPr>
            <w:r w:rsidRPr="00410FBA">
              <w:rPr>
                <w:sz w:val="26"/>
                <w:szCs w:val="26"/>
              </w:rPr>
              <w:t>Cao</w:t>
            </w:r>
          </w:p>
        </w:tc>
        <w:tc>
          <w:tcPr>
            <w:tcW w:w="531" w:type="pct"/>
          </w:tcPr>
          <w:p w14:paraId="17EAFFC7" w14:textId="394E9595" w:rsidR="00705F44" w:rsidRPr="00410FBA" w:rsidRDefault="00705F44" w:rsidP="00705F44">
            <w:pPr>
              <w:spacing w:before="120" w:after="120"/>
              <w:rPr>
                <w:sz w:val="26"/>
                <w:szCs w:val="26"/>
              </w:rPr>
            </w:pPr>
            <w:r w:rsidRPr="00410FBA">
              <w:rPr>
                <w:sz w:val="26"/>
                <w:szCs w:val="26"/>
              </w:rPr>
              <w:t>Quản trị hệ thống quản lý doanh nghiệp</w:t>
            </w:r>
          </w:p>
        </w:tc>
      </w:tr>
    </w:tbl>
    <w:p w14:paraId="500040A9" w14:textId="77777777" w:rsidR="00E410FB" w:rsidRPr="00410FBA" w:rsidRDefault="00E410FB" w:rsidP="00E410FB"/>
    <w:p w14:paraId="34BD73C1" w14:textId="6D52BC52" w:rsidR="00974253" w:rsidRPr="00410FBA" w:rsidRDefault="00974253" w:rsidP="00974253">
      <w:pPr>
        <w:pStyle w:val="Heading3"/>
        <w:numPr>
          <w:ilvl w:val="0"/>
          <w:numId w:val="0"/>
        </w:numPr>
      </w:pPr>
      <w:bookmarkStart w:id="490" w:name="_Toc167894524"/>
      <w:r w:rsidRPr="00410FBA">
        <w:t>IV.1.3 Quản lý menu</w:t>
      </w:r>
      <w:bookmarkEnd w:id="490"/>
    </w:p>
    <w:tbl>
      <w:tblPr>
        <w:tblStyle w:val="TableGrid"/>
        <w:tblW w:w="5000" w:type="pct"/>
        <w:tblLook w:val="04A0" w:firstRow="1" w:lastRow="0" w:firstColumn="1" w:lastColumn="0" w:noHBand="0" w:noVBand="1"/>
      </w:tblPr>
      <w:tblGrid>
        <w:gridCol w:w="708"/>
        <w:gridCol w:w="2470"/>
        <w:gridCol w:w="830"/>
        <w:gridCol w:w="2576"/>
        <w:gridCol w:w="733"/>
        <w:gridCol w:w="823"/>
        <w:gridCol w:w="924"/>
      </w:tblGrid>
      <w:tr w:rsidR="00410FBA" w:rsidRPr="00410FBA" w14:paraId="5CF73A2B" w14:textId="77777777" w:rsidTr="0048623A">
        <w:trPr>
          <w:trHeight w:val="1104"/>
          <w:tblHeader/>
        </w:trPr>
        <w:tc>
          <w:tcPr>
            <w:tcW w:w="391" w:type="pct"/>
          </w:tcPr>
          <w:p w14:paraId="147464C9" w14:textId="77777777" w:rsidR="0048623A" w:rsidRPr="00410FBA" w:rsidRDefault="0048623A" w:rsidP="00213EFF">
            <w:pPr>
              <w:spacing w:before="120" w:after="120"/>
              <w:jc w:val="center"/>
              <w:rPr>
                <w:b/>
                <w:sz w:val="26"/>
                <w:szCs w:val="26"/>
              </w:rPr>
            </w:pPr>
            <w:r w:rsidRPr="00410FBA">
              <w:rPr>
                <w:b/>
                <w:sz w:val="26"/>
                <w:szCs w:val="26"/>
              </w:rPr>
              <w:t>STT</w:t>
            </w:r>
          </w:p>
        </w:tc>
        <w:tc>
          <w:tcPr>
            <w:tcW w:w="821" w:type="pct"/>
          </w:tcPr>
          <w:p w14:paraId="504B1E67" w14:textId="77777777" w:rsidR="0048623A" w:rsidRPr="00410FBA" w:rsidRDefault="0048623A" w:rsidP="00213EFF">
            <w:pPr>
              <w:spacing w:before="120" w:after="120"/>
              <w:jc w:val="center"/>
              <w:rPr>
                <w:b/>
                <w:sz w:val="26"/>
                <w:szCs w:val="26"/>
              </w:rPr>
            </w:pPr>
            <w:r w:rsidRPr="00410FBA">
              <w:rPr>
                <w:b/>
                <w:sz w:val="26"/>
                <w:szCs w:val="26"/>
              </w:rPr>
              <w:t>Mã yêu cầu</w:t>
            </w:r>
          </w:p>
        </w:tc>
        <w:tc>
          <w:tcPr>
            <w:tcW w:w="674" w:type="pct"/>
          </w:tcPr>
          <w:p w14:paraId="6CDA35C6" w14:textId="77777777" w:rsidR="0048623A" w:rsidRPr="00410FBA" w:rsidRDefault="0048623A" w:rsidP="00213EFF">
            <w:pPr>
              <w:spacing w:before="120" w:after="120"/>
              <w:jc w:val="center"/>
              <w:rPr>
                <w:b/>
                <w:sz w:val="26"/>
                <w:szCs w:val="26"/>
              </w:rPr>
            </w:pPr>
            <w:r w:rsidRPr="00410FBA">
              <w:rPr>
                <w:b/>
                <w:sz w:val="26"/>
                <w:szCs w:val="26"/>
              </w:rPr>
              <w:t>Tên yêu cầu</w:t>
            </w:r>
          </w:p>
        </w:tc>
        <w:tc>
          <w:tcPr>
            <w:tcW w:w="1547" w:type="pct"/>
          </w:tcPr>
          <w:p w14:paraId="0A4DDD67" w14:textId="77777777" w:rsidR="0048623A" w:rsidRPr="00410FBA" w:rsidRDefault="0048623A" w:rsidP="00213EFF">
            <w:pPr>
              <w:spacing w:before="120" w:after="120"/>
              <w:jc w:val="center"/>
              <w:rPr>
                <w:b/>
                <w:sz w:val="26"/>
                <w:szCs w:val="26"/>
              </w:rPr>
            </w:pPr>
            <w:r w:rsidRPr="00410FBA">
              <w:rPr>
                <w:b/>
                <w:sz w:val="26"/>
                <w:szCs w:val="26"/>
              </w:rPr>
              <w:t xml:space="preserve">Mô tả </w:t>
            </w:r>
          </w:p>
        </w:tc>
        <w:tc>
          <w:tcPr>
            <w:tcW w:w="438" w:type="pct"/>
          </w:tcPr>
          <w:p w14:paraId="68335E41" w14:textId="77777777" w:rsidR="0048623A" w:rsidRPr="00410FBA" w:rsidRDefault="0048623A" w:rsidP="00213EFF">
            <w:pPr>
              <w:spacing w:before="120" w:after="120"/>
              <w:jc w:val="center"/>
              <w:rPr>
                <w:b/>
                <w:sz w:val="26"/>
                <w:szCs w:val="26"/>
              </w:rPr>
            </w:pPr>
            <w:r w:rsidRPr="00410FBA">
              <w:rPr>
                <w:b/>
                <w:sz w:val="26"/>
                <w:szCs w:val="26"/>
              </w:rPr>
              <w:t>Mức độ ưu tiên</w:t>
            </w:r>
          </w:p>
        </w:tc>
        <w:tc>
          <w:tcPr>
            <w:tcW w:w="599" w:type="pct"/>
          </w:tcPr>
          <w:p w14:paraId="15B3D967" w14:textId="77777777" w:rsidR="0048623A" w:rsidRPr="00410FBA" w:rsidRDefault="0048623A" w:rsidP="00213EFF">
            <w:pPr>
              <w:spacing w:before="120" w:after="120"/>
              <w:jc w:val="center"/>
              <w:rPr>
                <w:b/>
                <w:sz w:val="26"/>
                <w:szCs w:val="26"/>
              </w:rPr>
            </w:pPr>
            <w:r w:rsidRPr="00410FBA">
              <w:rPr>
                <w:b/>
                <w:sz w:val="26"/>
                <w:szCs w:val="26"/>
              </w:rPr>
              <w:t>Mức độ quan trọng</w:t>
            </w:r>
          </w:p>
        </w:tc>
        <w:tc>
          <w:tcPr>
            <w:tcW w:w="530" w:type="pct"/>
          </w:tcPr>
          <w:p w14:paraId="2FA80C93" w14:textId="77777777" w:rsidR="0048623A" w:rsidRPr="00410FBA" w:rsidRDefault="0048623A" w:rsidP="00213EFF">
            <w:pPr>
              <w:spacing w:before="120" w:after="120"/>
              <w:jc w:val="center"/>
              <w:rPr>
                <w:b/>
                <w:sz w:val="26"/>
                <w:szCs w:val="26"/>
              </w:rPr>
            </w:pPr>
            <w:r w:rsidRPr="00410FBA">
              <w:rPr>
                <w:b/>
                <w:sz w:val="26"/>
                <w:szCs w:val="26"/>
              </w:rPr>
              <w:t>Đối tượng liên quan</w:t>
            </w:r>
          </w:p>
        </w:tc>
      </w:tr>
      <w:tr w:rsidR="00410FBA" w:rsidRPr="00410FBA" w14:paraId="1E162BD9" w14:textId="77777777" w:rsidTr="0048623A">
        <w:tc>
          <w:tcPr>
            <w:tcW w:w="391" w:type="pct"/>
          </w:tcPr>
          <w:p w14:paraId="137F6A80" w14:textId="77777777" w:rsidR="00BF1516" w:rsidRPr="00410FBA" w:rsidRDefault="00BF1516" w:rsidP="00BF1516">
            <w:pPr>
              <w:pStyle w:val="ListParagraph"/>
              <w:spacing w:before="120" w:after="120"/>
              <w:ind w:left="0"/>
              <w:rPr>
                <w:sz w:val="26"/>
                <w:szCs w:val="26"/>
              </w:rPr>
            </w:pPr>
            <w:r w:rsidRPr="00410FBA">
              <w:rPr>
                <w:sz w:val="26"/>
                <w:szCs w:val="26"/>
              </w:rPr>
              <w:t>1</w:t>
            </w:r>
          </w:p>
        </w:tc>
        <w:tc>
          <w:tcPr>
            <w:tcW w:w="821" w:type="pct"/>
          </w:tcPr>
          <w:p w14:paraId="1A25730A" w14:textId="4363B642" w:rsidR="00BF1516" w:rsidRPr="00410FBA" w:rsidRDefault="0000570E" w:rsidP="00BF1516">
            <w:pPr>
              <w:spacing w:before="120" w:after="120"/>
              <w:jc w:val="center"/>
              <w:rPr>
                <w:sz w:val="26"/>
                <w:szCs w:val="26"/>
              </w:rPr>
            </w:pPr>
            <w:r w:rsidRPr="00410FBA">
              <w:rPr>
                <w:sz w:val="26"/>
                <w:szCs w:val="26"/>
              </w:rPr>
              <w:t>UR_HDDT_01.08.01</w:t>
            </w:r>
          </w:p>
        </w:tc>
        <w:tc>
          <w:tcPr>
            <w:tcW w:w="674" w:type="pct"/>
          </w:tcPr>
          <w:p w14:paraId="29BB0580" w14:textId="0D806AFA" w:rsidR="00BF1516" w:rsidRPr="00410FBA" w:rsidRDefault="00BF1516" w:rsidP="00BF1516">
            <w:pPr>
              <w:spacing w:before="120" w:after="120"/>
              <w:rPr>
                <w:sz w:val="26"/>
                <w:szCs w:val="26"/>
                <w:lang w:val="vi-VN"/>
              </w:rPr>
            </w:pPr>
            <w:r w:rsidRPr="00410FBA">
              <w:rPr>
                <w:sz w:val="26"/>
                <w:szCs w:val="26"/>
              </w:rPr>
              <w:t>Danh sách menu</w:t>
            </w:r>
          </w:p>
        </w:tc>
        <w:tc>
          <w:tcPr>
            <w:tcW w:w="1547" w:type="pct"/>
          </w:tcPr>
          <w:p w14:paraId="58BF47EC" w14:textId="77777777" w:rsidR="00BF1516" w:rsidRPr="00410FBA" w:rsidRDefault="00BF1516" w:rsidP="00BF1516">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3D370798" w14:textId="363CD938" w:rsidR="00BF1516" w:rsidRPr="00410FBA" w:rsidRDefault="00BF1516" w:rsidP="00BF1516">
            <w:pPr>
              <w:pStyle w:val="ListParagraph"/>
              <w:spacing w:before="120" w:after="120"/>
              <w:ind w:left="0"/>
              <w:rPr>
                <w:sz w:val="26"/>
                <w:szCs w:val="26"/>
              </w:rPr>
            </w:pPr>
            <w:r w:rsidRPr="00410FBA">
              <w:rPr>
                <w:sz w:val="26"/>
                <w:szCs w:val="26"/>
              </w:rPr>
              <w:t xml:space="preserve">Cho phép người dùng </w:t>
            </w:r>
            <w:r w:rsidRPr="00410FBA">
              <w:rPr>
                <w:sz w:val="26"/>
                <w:szCs w:val="26"/>
                <w:lang w:val="vi-VN"/>
              </w:rPr>
              <w:t>xem danh sách menu</w:t>
            </w:r>
          </w:p>
          <w:p w14:paraId="032B2A6A" w14:textId="77777777" w:rsidR="00BF1516" w:rsidRPr="00410FBA" w:rsidRDefault="00BF1516" w:rsidP="00BF1516">
            <w:pPr>
              <w:pStyle w:val="ListParagraph"/>
              <w:numPr>
                <w:ilvl w:val="0"/>
                <w:numId w:val="18"/>
              </w:numPr>
              <w:spacing w:before="120" w:after="120"/>
              <w:rPr>
                <w:b/>
                <w:sz w:val="26"/>
                <w:szCs w:val="26"/>
              </w:rPr>
            </w:pPr>
            <w:r w:rsidRPr="00410FBA">
              <w:rPr>
                <w:b/>
                <w:sz w:val="26"/>
                <w:szCs w:val="26"/>
              </w:rPr>
              <w:t xml:space="preserve">Thông tin đầu vào: </w:t>
            </w:r>
          </w:p>
          <w:p w14:paraId="2A06CFF8" w14:textId="32704629" w:rsidR="00BF1516" w:rsidRPr="00410FBA" w:rsidRDefault="00BF1516" w:rsidP="00BF1516">
            <w:pPr>
              <w:spacing w:before="120" w:after="120"/>
              <w:rPr>
                <w:sz w:val="26"/>
                <w:szCs w:val="26"/>
                <w:lang w:val="vi-VN"/>
              </w:rPr>
            </w:pPr>
            <w:r w:rsidRPr="00410FBA">
              <w:rPr>
                <w:sz w:val="26"/>
                <w:szCs w:val="26"/>
                <w:lang w:val="vi-VN"/>
              </w:rPr>
              <w:t>Dữ liệu menu có trên hệ thống</w:t>
            </w:r>
          </w:p>
          <w:p w14:paraId="5C3F026F" w14:textId="77777777" w:rsidR="00BF1516" w:rsidRPr="00410FBA" w:rsidRDefault="00BF1516" w:rsidP="00BF1516">
            <w:pPr>
              <w:pStyle w:val="ListParagraph"/>
              <w:numPr>
                <w:ilvl w:val="0"/>
                <w:numId w:val="18"/>
              </w:numPr>
              <w:spacing w:before="120" w:after="120"/>
              <w:rPr>
                <w:b/>
                <w:sz w:val="26"/>
                <w:szCs w:val="26"/>
              </w:rPr>
            </w:pPr>
            <w:r w:rsidRPr="00410FBA">
              <w:rPr>
                <w:b/>
                <w:sz w:val="26"/>
                <w:szCs w:val="26"/>
              </w:rPr>
              <w:t xml:space="preserve">Thông tin đầu ra: </w:t>
            </w:r>
          </w:p>
          <w:p w14:paraId="2DF84FCF" w14:textId="77777777" w:rsidR="00354998" w:rsidRPr="00410FBA" w:rsidRDefault="00354998" w:rsidP="00354998">
            <w:pPr>
              <w:spacing w:before="120" w:after="120"/>
              <w:rPr>
                <w:sz w:val="26"/>
                <w:szCs w:val="26"/>
                <w:lang w:val="vi-VN"/>
                <w:rPrChange w:id="491" w:author="Dang Oanh" w:date="2024-05-31T15:47:00Z" w16du:dateUtc="2024-05-31T08:47:00Z">
                  <w:rPr>
                    <w:color w:val="000000"/>
                    <w:sz w:val="26"/>
                    <w:szCs w:val="26"/>
                    <w:lang w:val="vi-VN"/>
                  </w:rPr>
                </w:rPrChange>
              </w:rPr>
            </w:pPr>
            <w:r w:rsidRPr="00410FBA">
              <w:rPr>
                <w:sz w:val="26"/>
                <w:szCs w:val="26"/>
                <w:rPrChange w:id="492" w:author="Dang Oanh" w:date="2024-05-31T15:47:00Z" w16du:dateUtc="2024-05-31T08:47:00Z">
                  <w:rPr>
                    <w:color w:val="000000"/>
                    <w:sz w:val="26"/>
                    <w:szCs w:val="26"/>
                  </w:rPr>
                </w:rPrChange>
              </w:rPr>
              <w:t>Hệ thống hiển</w:t>
            </w:r>
            <w:r w:rsidRPr="00410FBA">
              <w:rPr>
                <w:sz w:val="26"/>
                <w:szCs w:val="26"/>
                <w:lang w:val="vi-VN"/>
                <w:rPrChange w:id="493" w:author="Dang Oanh" w:date="2024-05-31T15:47:00Z" w16du:dateUtc="2024-05-31T08:47:00Z">
                  <w:rPr>
                    <w:color w:val="000000"/>
                    <w:sz w:val="26"/>
                    <w:szCs w:val="26"/>
                    <w:lang w:val="vi-VN"/>
                  </w:rPr>
                </w:rPrChange>
              </w:rPr>
              <w:t xml:space="preserve"> thị danh sách menu cha, con</w:t>
            </w:r>
          </w:p>
          <w:p w14:paraId="2A1A77F7" w14:textId="77777777" w:rsidR="00354998" w:rsidRPr="00410FBA" w:rsidRDefault="00354998" w:rsidP="00354998">
            <w:pPr>
              <w:spacing w:before="120" w:after="120"/>
              <w:rPr>
                <w:sz w:val="26"/>
                <w:szCs w:val="26"/>
                <w:u w:val="single"/>
                <w:lang w:val="vi-VN"/>
                <w:rPrChange w:id="494" w:author="Dang Oanh" w:date="2024-05-31T15:47:00Z" w16du:dateUtc="2024-05-31T08:47:00Z">
                  <w:rPr>
                    <w:color w:val="000000"/>
                    <w:sz w:val="26"/>
                    <w:szCs w:val="26"/>
                    <w:u w:val="single"/>
                    <w:lang w:val="vi-VN"/>
                  </w:rPr>
                </w:rPrChange>
              </w:rPr>
            </w:pPr>
            <w:r w:rsidRPr="00410FBA">
              <w:rPr>
                <w:sz w:val="26"/>
                <w:szCs w:val="26"/>
                <w:u w:val="single"/>
                <w:lang w:val="vi-VN"/>
                <w:rPrChange w:id="495" w:author="Dang Oanh" w:date="2024-05-31T15:47:00Z" w16du:dateUtc="2024-05-31T08:47:00Z">
                  <w:rPr>
                    <w:color w:val="000000"/>
                    <w:sz w:val="26"/>
                    <w:szCs w:val="26"/>
                    <w:u w:val="single"/>
                    <w:lang w:val="vi-VN"/>
                  </w:rPr>
                </w:rPrChange>
              </w:rPr>
              <w:t>Lưới hiển thị gồm các trường thông tin sau:</w:t>
            </w:r>
          </w:p>
          <w:p w14:paraId="4240A6C6" w14:textId="77E08006" w:rsidR="00354998" w:rsidRPr="00410FBA" w:rsidRDefault="00354998" w:rsidP="003B207A">
            <w:pPr>
              <w:spacing w:before="120" w:after="120"/>
              <w:rPr>
                <w:sz w:val="26"/>
                <w:szCs w:val="26"/>
                <w:rPrChange w:id="496" w:author="Dang Oanh" w:date="2024-05-31T15:47:00Z" w16du:dateUtc="2024-05-31T08:47:00Z">
                  <w:rPr>
                    <w:color w:val="000000"/>
                    <w:sz w:val="26"/>
                    <w:szCs w:val="26"/>
                  </w:rPr>
                </w:rPrChange>
              </w:rPr>
            </w:pPr>
            <w:r w:rsidRPr="00410FBA">
              <w:rPr>
                <w:sz w:val="26"/>
                <w:szCs w:val="26"/>
                <w:lang w:val="vi-VN"/>
                <w:rPrChange w:id="497" w:author="Dang Oanh" w:date="2024-05-31T15:47:00Z" w16du:dateUtc="2024-05-31T08:47:00Z">
                  <w:rPr>
                    <w:color w:val="000000"/>
                    <w:sz w:val="26"/>
                    <w:szCs w:val="26"/>
                    <w:lang w:val="vi-VN"/>
                  </w:rPr>
                </w:rPrChange>
              </w:rPr>
              <w:t xml:space="preserve">+ </w:t>
            </w:r>
            <w:r w:rsidR="003B207A" w:rsidRPr="00410FBA">
              <w:rPr>
                <w:sz w:val="26"/>
                <w:szCs w:val="26"/>
                <w:rPrChange w:id="498" w:author="Dang Oanh" w:date="2024-05-31T15:47:00Z" w16du:dateUtc="2024-05-31T08:47:00Z">
                  <w:rPr>
                    <w:color w:val="000000"/>
                    <w:sz w:val="26"/>
                    <w:szCs w:val="26"/>
                  </w:rPr>
                </w:rPrChange>
              </w:rPr>
              <w:t>Mã menu</w:t>
            </w:r>
          </w:p>
          <w:p w14:paraId="7A9C5778" w14:textId="27CC661D" w:rsidR="003B207A" w:rsidRPr="00410FBA" w:rsidRDefault="003B207A" w:rsidP="003B207A">
            <w:pPr>
              <w:spacing w:before="120" w:after="120"/>
              <w:rPr>
                <w:sz w:val="26"/>
                <w:szCs w:val="26"/>
                <w:rPrChange w:id="499" w:author="Dang Oanh" w:date="2024-05-31T15:47:00Z" w16du:dateUtc="2024-05-31T08:47:00Z">
                  <w:rPr>
                    <w:color w:val="000000"/>
                    <w:sz w:val="26"/>
                    <w:szCs w:val="26"/>
                  </w:rPr>
                </w:rPrChange>
              </w:rPr>
            </w:pPr>
            <w:r w:rsidRPr="00410FBA">
              <w:rPr>
                <w:sz w:val="26"/>
                <w:szCs w:val="26"/>
                <w:rPrChange w:id="500" w:author="Dang Oanh" w:date="2024-05-31T15:47:00Z" w16du:dateUtc="2024-05-31T08:47:00Z">
                  <w:rPr>
                    <w:color w:val="000000"/>
                    <w:sz w:val="26"/>
                    <w:szCs w:val="26"/>
                  </w:rPr>
                </w:rPrChange>
              </w:rPr>
              <w:t>+ Tiêu đề</w:t>
            </w:r>
          </w:p>
          <w:p w14:paraId="67763FFF" w14:textId="63B46700" w:rsidR="003B207A" w:rsidRPr="00410FBA" w:rsidRDefault="003B207A" w:rsidP="003B207A">
            <w:pPr>
              <w:spacing w:before="120" w:after="120"/>
              <w:rPr>
                <w:sz w:val="26"/>
                <w:szCs w:val="26"/>
                <w:rPrChange w:id="501" w:author="Dang Oanh" w:date="2024-05-31T15:47:00Z" w16du:dateUtc="2024-05-31T08:47:00Z">
                  <w:rPr>
                    <w:color w:val="000000"/>
                    <w:sz w:val="26"/>
                    <w:szCs w:val="26"/>
                  </w:rPr>
                </w:rPrChange>
              </w:rPr>
            </w:pPr>
            <w:r w:rsidRPr="00410FBA">
              <w:rPr>
                <w:sz w:val="26"/>
                <w:szCs w:val="26"/>
                <w:rPrChange w:id="502" w:author="Dang Oanh" w:date="2024-05-31T15:47:00Z" w16du:dateUtc="2024-05-31T08:47:00Z">
                  <w:rPr>
                    <w:color w:val="000000"/>
                    <w:sz w:val="26"/>
                    <w:szCs w:val="26"/>
                  </w:rPr>
                </w:rPrChange>
              </w:rPr>
              <w:t>+ Đường dẫn</w:t>
            </w:r>
          </w:p>
          <w:p w14:paraId="1AE0516E" w14:textId="71B64500" w:rsidR="003B207A" w:rsidRPr="00410FBA" w:rsidRDefault="003B207A" w:rsidP="003B207A">
            <w:pPr>
              <w:spacing w:before="120" w:after="120"/>
              <w:rPr>
                <w:sz w:val="26"/>
                <w:szCs w:val="26"/>
                <w:rPrChange w:id="503" w:author="Dang Oanh" w:date="2024-05-31T15:47:00Z" w16du:dateUtc="2024-05-31T08:47:00Z">
                  <w:rPr>
                    <w:color w:val="000000"/>
                    <w:sz w:val="26"/>
                    <w:szCs w:val="26"/>
                  </w:rPr>
                </w:rPrChange>
              </w:rPr>
            </w:pPr>
            <w:r w:rsidRPr="00410FBA">
              <w:rPr>
                <w:sz w:val="26"/>
                <w:szCs w:val="26"/>
                <w:rPrChange w:id="504" w:author="Dang Oanh" w:date="2024-05-31T15:47:00Z" w16du:dateUtc="2024-05-31T08:47:00Z">
                  <w:rPr>
                    <w:color w:val="000000"/>
                    <w:sz w:val="26"/>
                    <w:szCs w:val="26"/>
                  </w:rPr>
                </w:rPrChange>
              </w:rPr>
              <w:t>+ Đường dẫn HDSD</w:t>
            </w:r>
          </w:p>
          <w:p w14:paraId="7881F7E0" w14:textId="648DF7EB" w:rsidR="003B207A" w:rsidRPr="00410FBA" w:rsidRDefault="003B207A" w:rsidP="003B207A">
            <w:pPr>
              <w:spacing w:before="120" w:after="120"/>
              <w:rPr>
                <w:sz w:val="26"/>
                <w:szCs w:val="26"/>
                <w:rPrChange w:id="505" w:author="Dang Oanh" w:date="2024-05-31T15:47:00Z" w16du:dateUtc="2024-05-31T08:47:00Z">
                  <w:rPr>
                    <w:color w:val="000000"/>
                    <w:sz w:val="26"/>
                    <w:szCs w:val="26"/>
                  </w:rPr>
                </w:rPrChange>
              </w:rPr>
            </w:pPr>
            <w:r w:rsidRPr="00410FBA">
              <w:rPr>
                <w:sz w:val="26"/>
                <w:szCs w:val="26"/>
                <w:rPrChange w:id="506" w:author="Dang Oanh" w:date="2024-05-31T15:47:00Z" w16du:dateUtc="2024-05-31T08:47:00Z">
                  <w:rPr>
                    <w:color w:val="000000"/>
                    <w:sz w:val="26"/>
                    <w:szCs w:val="26"/>
                  </w:rPr>
                </w:rPrChange>
              </w:rPr>
              <w:t>+ Thứ tự sắp xếp</w:t>
            </w:r>
          </w:p>
          <w:p w14:paraId="356CDE6B" w14:textId="5BB5943F" w:rsidR="003B207A" w:rsidRPr="00410FBA" w:rsidRDefault="003B207A" w:rsidP="003B207A">
            <w:pPr>
              <w:spacing w:before="120" w:after="120"/>
              <w:rPr>
                <w:sz w:val="26"/>
                <w:szCs w:val="26"/>
                <w:rPrChange w:id="507" w:author="Dang Oanh" w:date="2024-05-31T15:47:00Z" w16du:dateUtc="2024-05-31T08:47:00Z">
                  <w:rPr>
                    <w:color w:val="000000"/>
                    <w:sz w:val="26"/>
                    <w:szCs w:val="26"/>
                  </w:rPr>
                </w:rPrChange>
              </w:rPr>
            </w:pPr>
            <w:r w:rsidRPr="00410FBA">
              <w:rPr>
                <w:sz w:val="26"/>
                <w:szCs w:val="26"/>
                <w:rPrChange w:id="508" w:author="Dang Oanh" w:date="2024-05-31T15:47:00Z" w16du:dateUtc="2024-05-31T08:47:00Z">
                  <w:rPr>
                    <w:color w:val="000000"/>
                    <w:sz w:val="26"/>
                    <w:szCs w:val="26"/>
                  </w:rPr>
                </w:rPrChange>
              </w:rPr>
              <w:lastRenderedPageBreak/>
              <w:t>+ Ẩn: dạng checkbox</w:t>
            </w:r>
          </w:p>
          <w:p w14:paraId="6D30C465" w14:textId="360E1C8F" w:rsidR="003B207A" w:rsidRPr="00410FBA" w:rsidRDefault="003B207A" w:rsidP="003B207A">
            <w:pPr>
              <w:spacing w:before="120" w:after="120"/>
              <w:rPr>
                <w:sz w:val="26"/>
                <w:szCs w:val="26"/>
                <w:rPrChange w:id="509" w:author="Dang Oanh" w:date="2024-05-31T15:47:00Z" w16du:dateUtc="2024-05-31T08:47:00Z">
                  <w:rPr>
                    <w:color w:val="000000"/>
                    <w:sz w:val="26"/>
                    <w:szCs w:val="26"/>
                  </w:rPr>
                </w:rPrChange>
              </w:rPr>
            </w:pPr>
            <w:r w:rsidRPr="00410FBA">
              <w:rPr>
                <w:sz w:val="26"/>
                <w:szCs w:val="26"/>
                <w:rPrChange w:id="510" w:author="Dang Oanh" w:date="2024-05-31T15:47:00Z" w16du:dateUtc="2024-05-31T08:47:00Z">
                  <w:rPr>
                    <w:color w:val="000000"/>
                    <w:sz w:val="26"/>
                    <w:szCs w:val="26"/>
                  </w:rPr>
                </w:rPrChange>
              </w:rPr>
              <w:t>+ Icon</w:t>
            </w:r>
          </w:p>
          <w:p w14:paraId="454ADF3C" w14:textId="15D7307D" w:rsidR="00354998" w:rsidRPr="00410FBA" w:rsidRDefault="00354998" w:rsidP="00354998">
            <w:pPr>
              <w:spacing w:before="120" w:after="120"/>
              <w:rPr>
                <w:sz w:val="26"/>
                <w:szCs w:val="26"/>
                <w:u w:val="single"/>
                <w:lang w:val="vi-VN"/>
                <w:rPrChange w:id="511" w:author="Dang Oanh" w:date="2024-05-31T15:47:00Z" w16du:dateUtc="2024-05-31T08:47:00Z">
                  <w:rPr>
                    <w:color w:val="000000"/>
                    <w:sz w:val="26"/>
                    <w:szCs w:val="26"/>
                    <w:u w:val="single"/>
                    <w:lang w:val="vi-VN"/>
                  </w:rPr>
                </w:rPrChange>
              </w:rPr>
            </w:pPr>
            <w:r w:rsidRPr="00410FBA">
              <w:rPr>
                <w:sz w:val="26"/>
                <w:szCs w:val="26"/>
                <w:u w:val="single"/>
                <w:lang w:val="vi-VN"/>
                <w:rPrChange w:id="512" w:author="Dang Oanh" w:date="2024-05-31T15:47:00Z" w16du:dateUtc="2024-05-31T08:47:00Z">
                  <w:rPr>
                    <w:color w:val="000000"/>
                    <w:sz w:val="26"/>
                    <w:szCs w:val="26"/>
                    <w:u w:val="single"/>
                    <w:lang w:val="vi-VN"/>
                  </w:rPr>
                </w:rPrChange>
              </w:rPr>
              <w:t>Các nút chức năng trên lưới:</w:t>
            </w:r>
          </w:p>
          <w:p w14:paraId="7B6BE447" w14:textId="5D875CC4" w:rsidR="003B207A" w:rsidRPr="00410FBA" w:rsidRDefault="003B207A" w:rsidP="00354998">
            <w:pPr>
              <w:spacing w:before="120" w:after="120"/>
              <w:rPr>
                <w:sz w:val="26"/>
                <w:szCs w:val="26"/>
                <w:rPrChange w:id="513" w:author="Dang Oanh" w:date="2024-05-31T15:47:00Z" w16du:dateUtc="2024-05-31T08:47:00Z">
                  <w:rPr>
                    <w:color w:val="000000"/>
                    <w:sz w:val="26"/>
                    <w:szCs w:val="26"/>
                  </w:rPr>
                </w:rPrChange>
              </w:rPr>
            </w:pPr>
            <w:r w:rsidRPr="00410FBA">
              <w:rPr>
                <w:sz w:val="26"/>
                <w:szCs w:val="26"/>
                <w:rPrChange w:id="514" w:author="Dang Oanh" w:date="2024-05-31T15:47:00Z" w16du:dateUtc="2024-05-31T08:47:00Z">
                  <w:rPr>
                    <w:color w:val="000000"/>
                    <w:sz w:val="26"/>
                    <w:szCs w:val="26"/>
                  </w:rPr>
                </w:rPrChange>
              </w:rPr>
              <w:t>+ Thêm</w:t>
            </w:r>
          </w:p>
          <w:p w14:paraId="6462CA73" w14:textId="77777777" w:rsidR="00354998" w:rsidRPr="00410FBA" w:rsidRDefault="00354998" w:rsidP="00354998">
            <w:pPr>
              <w:rPr>
                <w:sz w:val="26"/>
                <w:szCs w:val="26"/>
                <w:lang w:val="vi-VN"/>
                <w:rPrChange w:id="515" w:author="Dang Oanh" w:date="2024-05-31T15:47:00Z" w16du:dateUtc="2024-05-31T08:47:00Z">
                  <w:rPr>
                    <w:color w:val="000000"/>
                    <w:sz w:val="26"/>
                    <w:szCs w:val="26"/>
                    <w:lang w:val="vi-VN"/>
                  </w:rPr>
                </w:rPrChange>
              </w:rPr>
            </w:pPr>
            <w:r w:rsidRPr="00410FBA">
              <w:rPr>
                <w:sz w:val="26"/>
                <w:szCs w:val="26"/>
                <w:lang w:val="vi-VN"/>
                <w:rPrChange w:id="516" w:author="Dang Oanh" w:date="2024-05-31T15:47:00Z" w16du:dateUtc="2024-05-31T08:47:00Z">
                  <w:rPr>
                    <w:color w:val="000000"/>
                    <w:sz w:val="26"/>
                    <w:szCs w:val="26"/>
                    <w:lang w:val="vi-VN"/>
                  </w:rPr>
                </w:rPrChange>
              </w:rPr>
              <w:t xml:space="preserve">+ Sửa </w:t>
            </w:r>
          </w:p>
          <w:p w14:paraId="3CFD8CD2" w14:textId="77777777" w:rsidR="00354998" w:rsidRPr="00410FBA" w:rsidRDefault="00354998" w:rsidP="00354998">
            <w:pPr>
              <w:rPr>
                <w:sz w:val="26"/>
                <w:szCs w:val="26"/>
                <w:lang w:val="vi-VN"/>
                <w:rPrChange w:id="517" w:author="Dang Oanh" w:date="2024-05-31T15:47:00Z" w16du:dateUtc="2024-05-31T08:47:00Z">
                  <w:rPr>
                    <w:color w:val="000000"/>
                    <w:sz w:val="26"/>
                    <w:szCs w:val="26"/>
                    <w:lang w:val="vi-VN"/>
                  </w:rPr>
                </w:rPrChange>
              </w:rPr>
            </w:pPr>
            <w:r w:rsidRPr="00410FBA">
              <w:rPr>
                <w:sz w:val="26"/>
                <w:szCs w:val="26"/>
                <w:lang w:val="vi-VN"/>
                <w:rPrChange w:id="518" w:author="Dang Oanh" w:date="2024-05-31T15:47:00Z" w16du:dateUtc="2024-05-31T08:47:00Z">
                  <w:rPr>
                    <w:color w:val="000000"/>
                    <w:sz w:val="26"/>
                    <w:szCs w:val="26"/>
                    <w:lang w:val="vi-VN"/>
                  </w:rPr>
                </w:rPrChange>
              </w:rPr>
              <w:t xml:space="preserve">+ Xóa </w:t>
            </w:r>
          </w:p>
          <w:p w14:paraId="66103578" w14:textId="5B7DB3BB" w:rsidR="00354998" w:rsidRPr="00410FBA" w:rsidRDefault="00354998" w:rsidP="00354998">
            <w:pPr>
              <w:rPr>
                <w:sz w:val="26"/>
                <w:szCs w:val="26"/>
                <w:lang w:val="vi-VN"/>
                <w:rPrChange w:id="519" w:author="Dang Oanh" w:date="2024-05-31T15:47:00Z" w16du:dateUtc="2024-05-31T08:47:00Z">
                  <w:rPr>
                    <w:color w:val="000000"/>
                    <w:sz w:val="26"/>
                    <w:szCs w:val="26"/>
                    <w:lang w:val="vi-VN"/>
                  </w:rPr>
                </w:rPrChange>
              </w:rPr>
            </w:pPr>
            <w:r w:rsidRPr="00410FBA">
              <w:rPr>
                <w:sz w:val="26"/>
                <w:szCs w:val="26"/>
                <w:lang w:val="vi-VN"/>
                <w:rPrChange w:id="520" w:author="Dang Oanh" w:date="2024-05-31T15:47:00Z" w16du:dateUtc="2024-05-31T08:47:00Z">
                  <w:rPr>
                    <w:color w:val="000000"/>
                    <w:sz w:val="26"/>
                    <w:szCs w:val="26"/>
                    <w:lang w:val="vi-VN"/>
                  </w:rPr>
                </w:rPrChange>
              </w:rPr>
              <w:t>+ Xem chi tiết menu</w:t>
            </w:r>
          </w:p>
          <w:p w14:paraId="263FF75C" w14:textId="77777777" w:rsidR="00354998" w:rsidRPr="00410FBA" w:rsidRDefault="00354998" w:rsidP="00354998">
            <w:pPr>
              <w:rPr>
                <w:sz w:val="26"/>
                <w:szCs w:val="26"/>
                <w:u w:val="single"/>
                <w:rPrChange w:id="521" w:author="Dang Oanh" w:date="2024-05-31T15:47:00Z" w16du:dateUtc="2024-05-31T08:47:00Z">
                  <w:rPr>
                    <w:color w:val="000000"/>
                    <w:sz w:val="26"/>
                    <w:szCs w:val="26"/>
                    <w:u w:val="single"/>
                  </w:rPr>
                </w:rPrChange>
              </w:rPr>
            </w:pPr>
            <w:r w:rsidRPr="00410FBA">
              <w:rPr>
                <w:sz w:val="26"/>
                <w:szCs w:val="26"/>
                <w:u w:val="single"/>
                <w:rPrChange w:id="522" w:author="Dang Oanh" w:date="2024-05-31T15:47:00Z" w16du:dateUtc="2024-05-31T08:47:00Z">
                  <w:rPr>
                    <w:color w:val="000000"/>
                    <w:sz w:val="26"/>
                    <w:szCs w:val="26"/>
                    <w:u w:val="single"/>
                  </w:rPr>
                </w:rPrChange>
              </w:rPr>
              <w:t>Chức năng tìm kiếm:</w:t>
            </w:r>
          </w:p>
          <w:p w14:paraId="7F015052" w14:textId="77777777" w:rsidR="00354998" w:rsidRPr="00410FBA" w:rsidRDefault="00354998" w:rsidP="00354998">
            <w:pPr>
              <w:rPr>
                <w:sz w:val="26"/>
                <w:szCs w:val="26"/>
                <w:rPrChange w:id="523" w:author="Dang Oanh" w:date="2024-05-31T15:47:00Z" w16du:dateUtc="2024-05-31T08:47:00Z">
                  <w:rPr>
                    <w:color w:val="000000"/>
                    <w:sz w:val="26"/>
                    <w:szCs w:val="26"/>
                  </w:rPr>
                </w:rPrChange>
              </w:rPr>
            </w:pPr>
            <w:r w:rsidRPr="00410FBA">
              <w:rPr>
                <w:sz w:val="26"/>
                <w:szCs w:val="26"/>
                <w:rPrChange w:id="524" w:author="Dang Oanh" w:date="2024-05-31T15:47:00Z" w16du:dateUtc="2024-05-31T08:47:00Z">
                  <w:rPr>
                    <w:color w:val="000000"/>
                    <w:sz w:val="26"/>
                    <w:szCs w:val="26"/>
                  </w:rPr>
                </w:rPrChange>
              </w:rPr>
              <w:t>Người dùng nhập từ khóa tìm kiếm</w:t>
            </w:r>
          </w:p>
          <w:p w14:paraId="4787FF62" w14:textId="15D556B5" w:rsidR="00BF1516" w:rsidRPr="00410FBA" w:rsidRDefault="00BF1516" w:rsidP="00BF1516">
            <w:pPr>
              <w:pStyle w:val="ListParagraph"/>
              <w:numPr>
                <w:ilvl w:val="0"/>
                <w:numId w:val="18"/>
              </w:numPr>
              <w:spacing w:before="120" w:after="120"/>
              <w:rPr>
                <w:b/>
                <w:sz w:val="26"/>
                <w:szCs w:val="26"/>
              </w:rPr>
            </w:pPr>
            <w:r w:rsidRPr="00410FBA">
              <w:rPr>
                <w:b/>
                <w:sz w:val="26"/>
                <w:szCs w:val="26"/>
              </w:rPr>
              <w:t>Chức năng xử lý:</w:t>
            </w:r>
          </w:p>
          <w:p w14:paraId="5E7799AE" w14:textId="5C83B4F2" w:rsidR="00354998" w:rsidRPr="00410FBA" w:rsidRDefault="00354998" w:rsidP="00354998">
            <w:pPr>
              <w:spacing w:before="120" w:after="120"/>
              <w:rPr>
                <w:sz w:val="26"/>
                <w:szCs w:val="26"/>
              </w:rPr>
            </w:pPr>
            <w:r w:rsidRPr="00410FBA">
              <w:rPr>
                <w:sz w:val="26"/>
                <w:szCs w:val="26"/>
              </w:rPr>
              <w:t>+ Hệ thống hiển thị danh sách menu mặc định/hiển thị theo tiêu chí tìm kiếm</w:t>
            </w:r>
          </w:p>
          <w:p w14:paraId="2D4F8F04" w14:textId="77777777" w:rsidR="00354998" w:rsidRPr="00410FBA" w:rsidRDefault="00354998" w:rsidP="00354998">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51C68179" w14:textId="77777777" w:rsidR="00BF1516" w:rsidRPr="00410FBA" w:rsidRDefault="00BF1516" w:rsidP="00BF1516">
            <w:pPr>
              <w:pStyle w:val="ListParagraph"/>
              <w:numPr>
                <w:ilvl w:val="0"/>
                <w:numId w:val="18"/>
              </w:numPr>
              <w:spacing w:before="120" w:after="120"/>
              <w:rPr>
                <w:b/>
                <w:sz w:val="26"/>
                <w:szCs w:val="26"/>
              </w:rPr>
            </w:pPr>
            <w:r w:rsidRPr="00410FBA">
              <w:rPr>
                <w:b/>
                <w:sz w:val="26"/>
                <w:szCs w:val="26"/>
              </w:rPr>
              <w:t xml:space="preserve">Các ngoại lệ: </w:t>
            </w:r>
          </w:p>
          <w:p w14:paraId="18FCBAC3" w14:textId="315C5516" w:rsidR="00BF1516" w:rsidRPr="00410FBA" w:rsidRDefault="007B580D" w:rsidP="00BF1516">
            <w:pPr>
              <w:spacing w:before="120" w:after="120"/>
              <w:rPr>
                <w:b/>
                <w:sz w:val="26"/>
                <w:szCs w:val="26"/>
              </w:rPr>
            </w:pPr>
            <w:r w:rsidRPr="00410FBA">
              <w:rPr>
                <w:sz w:val="26"/>
                <w:szCs w:val="26"/>
              </w:rPr>
              <w:t>Không</w:t>
            </w:r>
            <w:r w:rsidRPr="00410FBA">
              <w:rPr>
                <w:sz w:val="26"/>
                <w:szCs w:val="26"/>
                <w:lang w:val="vi-VN"/>
              </w:rPr>
              <w:t xml:space="preserve"> có</w:t>
            </w:r>
            <w:r w:rsidR="00BF1516" w:rsidRPr="00410FBA">
              <w:rPr>
                <w:sz w:val="26"/>
                <w:szCs w:val="26"/>
              </w:rPr>
              <w:t xml:space="preserve"> </w:t>
            </w:r>
          </w:p>
        </w:tc>
        <w:tc>
          <w:tcPr>
            <w:tcW w:w="438" w:type="pct"/>
          </w:tcPr>
          <w:p w14:paraId="3295904D" w14:textId="77777777" w:rsidR="00BF1516" w:rsidRPr="00410FBA" w:rsidRDefault="00BF1516" w:rsidP="00BF1516">
            <w:pPr>
              <w:spacing w:before="120" w:after="120"/>
              <w:rPr>
                <w:sz w:val="26"/>
                <w:szCs w:val="26"/>
              </w:rPr>
            </w:pPr>
            <w:r w:rsidRPr="00410FBA">
              <w:rPr>
                <w:sz w:val="26"/>
                <w:szCs w:val="26"/>
              </w:rPr>
              <w:lastRenderedPageBreak/>
              <w:t>Cao</w:t>
            </w:r>
          </w:p>
        </w:tc>
        <w:tc>
          <w:tcPr>
            <w:tcW w:w="599" w:type="pct"/>
          </w:tcPr>
          <w:p w14:paraId="2ECD9C10" w14:textId="77777777" w:rsidR="00BF1516" w:rsidRPr="00410FBA" w:rsidRDefault="00BF1516" w:rsidP="00BF1516">
            <w:pPr>
              <w:spacing w:before="120" w:after="120"/>
              <w:rPr>
                <w:sz w:val="26"/>
                <w:szCs w:val="26"/>
              </w:rPr>
            </w:pPr>
            <w:r w:rsidRPr="00410FBA">
              <w:rPr>
                <w:sz w:val="26"/>
                <w:szCs w:val="26"/>
              </w:rPr>
              <w:t>Cao</w:t>
            </w:r>
          </w:p>
        </w:tc>
        <w:tc>
          <w:tcPr>
            <w:tcW w:w="530" w:type="pct"/>
          </w:tcPr>
          <w:p w14:paraId="20E8CD3C" w14:textId="77777777" w:rsidR="00BF1516" w:rsidRPr="00410FBA" w:rsidRDefault="00BF1516" w:rsidP="00BF1516">
            <w:pPr>
              <w:spacing w:before="120" w:after="120"/>
              <w:rPr>
                <w:sz w:val="26"/>
                <w:szCs w:val="26"/>
              </w:rPr>
            </w:pPr>
            <w:r w:rsidRPr="00410FBA">
              <w:rPr>
                <w:sz w:val="26"/>
                <w:szCs w:val="26"/>
              </w:rPr>
              <w:t>Quản trị hệ thống quản lý doanh nghiệp</w:t>
            </w:r>
          </w:p>
        </w:tc>
      </w:tr>
      <w:tr w:rsidR="00410FBA" w:rsidRPr="00410FBA" w14:paraId="0B7476E9" w14:textId="77777777" w:rsidTr="0048623A">
        <w:tc>
          <w:tcPr>
            <w:tcW w:w="391" w:type="pct"/>
          </w:tcPr>
          <w:p w14:paraId="03CF412B" w14:textId="299261F5" w:rsidR="007B580D" w:rsidRPr="00410FBA" w:rsidRDefault="007B580D" w:rsidP="007B580D">
            <w:pPr>
              <w:pStyle w:val="ListParagraph"/>
              <w:spacing w:before="120" w:after="120"/>
              <w:ind w:left="0"/>
              <w:rPr>
                <w:sz w:val="26"/>
                <w:szCs w:val="26"/>
                <w:lang w:val="vi-VN"/>
              </w:rPr>
            </w:pPr>
            <w:r w:rsidRPr="00410FBA">
              <w:rPr>
                <w:sz w:val="26"/>
                <w:szCs w:val="26"/>
                <w:lang w:val="vi-VN"/>
              </w:rPr>
              <w:t>2</w:t>
            </w:r>
          </w:p>
        </w:tc>
        <w:tc>
          <w:tcPr>
            <w:tcW w:w="821" w:type="pct"/>
          </w:tcPr>
          <w:p w14:paraId="4103B788" w14:textId="7F026FA5" w:rsidR="007B580D" w:rsidRPr="00410FBA" w:rsidRDefault="0000570E" w:rsidP="007B580D">
            <w:pPr>
              <w:spacing w:before="120" w:after="120"/>
              <w:jc w:val="center"/>
              <w:rPr>
                <w:sz w:val="26"/>
                <w:szCs w:val="26"/>
                <w:lang w:val="vi-VN"/>
              </w:rPr>
            </w:pPr>
            <w:r w:rsidRPr="00410FBA">
              <w:rPr>
                <w:sz w:val="26"/>
                <w:szCs w:val="26"/>
              </w:rPr>
              <w:t>UR_HDDT_01.08.02</w:t>
            </w:r>
          </w:p>
        </w:tc>
        <w:tc>
          <w:tcPr>
            <w:tcW w:w="674" w:type="pct"/>
          </w:tcPr>
          <w:p w14:paraId="46A4BCFD" w14:textId="20CC4BD8" w:rsidR="007B580D" w:rsidRPr="00410FBA" w:rsidRDefault="007B580D" w:rsidP="007B580D">
            <w:pPr>
              <w:spacing w:before="120" w:after="120"/>
              <w:rPr>
                <w:sz w:val="26"/>
                <w:szCs w:val="26"/>
              </w:rPr>
            </w:pPr>
            <w:r w:rsidRPr="00410FBA">
              <w:rPr>
                <w:sz w:val="26"/>
                <w:szCs w:val="26"/>
              </w:rPr>
              <w:t>Thêm</w:t>
            </w:r>
            <w:r w:rsidRPr="00410FBA">
              <w:rPr>
                <w:sz w:val="26"/>
                <w:szCs w:val="26"/>
                <w:lang w:val="vi-VN"/>
              </w:rPr>
              <w:t xml:space="preserve"> mới </w:t>
            </w:r>
            <w:r w:rsidRPr="00410FBA">
              <w:rPr>
                <w:sz w:val="26"/>
                <w:szCs w:val="26"/>
              </w:rPr>
              <w:t>menu</w:t>
            </w:r>
          </w:p>
        </w:tc>
        <w:tc>
          <w:tcPr>
            <w:tcW w:w="1547" w:type="pct"/>
          </w:tcPr>
          <w:p w14:paraId="5F44E606" w14:textId="77777777" w:rsidR="007B580D" w:rsidRPr="00410FBA" w:rsidRDefault="007B580D" w:rsidP="007B580D">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1394B3F" w14:textId="4ABC7FB6" w:rsidR="007B580D" w:rsidRPr="00410FBA" w:rsidRDefault="007B580D" w:rsidP="007B580D">
            <w:pPr>
              <w:pStyle w:val="ListParagraph"/>
              <w:spacing w:before="120" w:after="120"/>
              <w:ind w:left="0"/>
              <w:rPr>
                <w:sz w:val="26"/>
                <w:szCs w:val="26"/>
                <w:lang w:val="vi-VN"/>
              </w:rPr>
            </w:pPr>
            <w:r w:rsidRPr="00410FBA">
              <w:rPr>
                <w:sz w:val="26"/>
                <w:szCs w:val="26"/>
              </w:rPr>
              <w:t>Cho phép người dùng thêm mới menu</w:t>
            </w:r>
          </w:p>
          <w:p w14:paraId="3E08A347" w14:textId="77777777" w:rsidR="007B580D" w:rsidRPr="00410FBA" w:rsidRDefault="007B580D" w:rsidP="003B207A">
            <w:pPr>
              <w:pStyle w:val="ListParagraph"/>
              <w:numPr>
                <w:ilvl w:val="0"/>
                <w:numId w:val="18"/>
              </w:numPr>
              <w:spacing w:before="120" w:after="120"/>
              <w:ind w:left="24" w:hanging="24"/>
              <w:rPr>
                <w:b/>
                <w:sz w:val="26"/>
                <w:szCs w:val="26"/>
              </w:rPr>
            </w:pPr>
            <w:r w:rsidRPr="00410FBA">
              <w:rPr>
                <w:b/>
                <w:sz w:val="26"/>
                <w:szCs w:val="26"/>
              </w:rPr>
              <w:t xml:space="preserve">Thông tin đầu vào: </w:t>
            </w:r>
          </w:p>
          <w:p w14:paraId="6C6CAA24" w14:textId="1DAD7BEC" w:rsidR="007B580D" w:rsidRPr="00410FBA" w:rsidRDefault="007B580D" w:rsidP="007B580D">
            <w:pPr>
              <w:spacing w:before="120" w:after="120"/>
              <w:rPr>
                <w:sz w:val="26"/>
                <w:szCs w:val="26"/>
              </w:rPr>
            </w:pPr>
            <w:r w:rsidRPr="00410FBA">
              <w:rPr>
                <w:sz w:val="26"/>
                <w:szCs w:val="26"/>
              </w:rPr>
              <w:t>Người dùng nhập các thông tin sau</w:t>
            </w:r>
            <w:r w:rsidR="00C76875" w:rsidRPr="00410FBA">
              <w:rPr>
                <w:sz w:val="26"/>
                <w:szCs w:val="26"/>
              </w:rPr>
              <w:t>:</w:t>
            </w:r>
          </w:p>
          <w:p w14:paraId="33980114" w14:textId="628FD7EF" w:rsidR="007B580D" w:rsidRPr="00410FBA" w:rsidRDefault="007B580D" w:rsidP="00213EFF">
            <w:pPr>
              <w:spacing w:before="120" w:after="120"/>
              <w:rPr>
                <w:sz w:val="26"/>
                <w:szCs w:val="26"/>
              </w:rPr>
            </w:pPr>
            <w:r w:rsidRPr="00410FBA">
              <w:rPr>
                <w:sz w:val="26"/>
                <w:szCs w:val="26"/>
              </w:rPr>
              <w:t xml:space="preserve">+ </w:t>
            </w:r>
            <w:r w:rsidR="00213EFF" w:rsidRPr="00410FBA">
              <w:rPr>
                <w:sz w:val="26"/>
                <w:szCs w:val="26"/>
              </w:rPr>
              <w:t>Mã menu *: trường duy nhất</w:t>
            </w:r>
          </w:p>
          <w:p w14:paraId="696E307C" w14:textId="2A4896FD" w:rsidR="007B580D" w:rsidRPr="00410FBA" w:rsidRDefault="007B580D" w:rsidP="007B580D">
            <w:pPr>
              <w:spacing w:before="120" w:after="120"/>
              <w:rPr>
                <w:sz w:val="26"/>
                <w:szCs w:val="26"/>
              </w:rPr>
            </w:pPr>
            <w:r w:rsidRPr="00410FBA">
              <w:rPr>
                <w:sz w:val="26"/>
                <w:szCs w:val="26"/>
              </w:rPr>
              <w:lastRenderedPageBreak/>
              <w:t xml:space="preserve">+ </w:t>
            </w:r>
            <w:r w:rsidR="00213EFF" w:rsidRPr="00410FBA">
              <w:rPr>
                <w:sz w:val="26"/>
                <w:szCs w:val="26"/>
              </w:rPr>
              <w:t>Tiêu đề tiếng Việt *</w:t>
            </w:r>
          </w:p>
          <w:p w14:paraId="7B0D2D67" w14:textId="2B54ABD0" w:rsidR="00213EFF" w:rsidRPr="00410FBA" w:rsidRDefault="00213EFF" w:rsidP="00213EFF">
            <w:pPr>
              <w:spacing w:before="120" w:after="120"/>
              <w:rPr>
                <w:sz w:val="26"/>
                <w:szCs w:val="26"/>
              </w:rPr>
            </w:pPr>
            <w:r w:rsidRPr="00410FBA">
              <w:rPr>
                <w:sz w:val="26"/>
                <w:szCs w:val="26"/>
              </w:rPr>
              <w:t>+ Tiêu đề tiếng Anh *</w:t>
            </w:r>
          </w:p>
          <w:p w14:paraId="3102A41C" w14:textId="0B28AA82" w:rsidR="00213EFF" w:rsidRPr="00410FBA" w:rsidRDefault="00213EFF" w:rsidP="007B580D">
            <w:pPr>
              <w:spacing w:before="120" w:after="120"/>
              <w:rPr>
                <w:sz w:val="26"/>
                <w:szCs w:val="26"/>
              </w:rPr>
            </w:pPr>
            <w:r w:rsidRPr="00410FBA">
              <w:rPr>
                <w:sz w:val="26"/>
                <w:szCs w:val="26"/>
              </w:rPr>
              <w:t>+ Đường dẫn *</w:t>
            </w:r>
          </w:p>
          <w:p w14:paraId="224CF782" w14:textId="5301CB40" w:rsidR="00213EFF" w:rsidRPr="00410FBA" w:rsidRDefault="00213EFF" w:rsidP="007B580D">
            <w:pPr>
              <w:spacing w:before="120" w:after="120"/>
              <w:rPr>
                <w:sz w:val="26"/>
                <w:szCs w:val="26"/>
              </w:rPr>
            </w:pPr>
            <w:r w:rsidRPr="00410FBA">
              <w:rPr>
                <w:sz w:val="26"/>
                <w:szCs w:val="26"/>
              </w:rPr>
              <w:t>+ Menu cha: dạng dropdownlist, người dùng chọn 1 menu</w:t>
            </w:r>
          </w:p>
          <w:p w14:paraId="06DF2C92" w14:textId="09F666FB" w:rsidR="00213EFF" w:rsidRPr="00410FBA" w:rsidRDefault="00213EFF" w:rsidP="007B580D">
            <w:pPr>
              <w:spacing w:before="120" w:after="120"/>
              <w:rPr>
                <w:sz w:val="26"/>
                <w:szCs w:val="26"/>
              </w:rPr>
            </w:pPr>
            <w:r w:rsidRPr="00410FBA">
              <w:rPr>
                <w:sz w:val="26"/>
                <w:szCs w:val="26"/>
              </w:rPr>
              <w:t xml:space="preserve">+ Thứ tự sắp xếp *: chỉ cho nhập </w:t>
            </w:r>
            <w:r w:rsidR="00C76875" w:rsidRPr="00410FBA">
              <w:rPr>
                <w:sz w:val="26"/>
                <w:szCs w:val="26"/>
              </w:rPr>
              <w:t xml:space="preserve">định </w:t>
            </w:r>
            <w:r w:rsidRPr="00410FBA">
              <w:rPr>
                <w:sz w:val="26"/>
                <w:szCs w:val="26"/>
              </w:rPr>
              <w:t>dạng number</w:t>
            </w:r>
          </w:p>
          <w:p w14:paraId="573A3513" w14:textId="3AE5B4CB" w:rsidR="00213EFF" w:rsidRPr="00410FBA" w:rsidRDefault="00213EFF" w:rsidP="007B580D">
            <w:pPr>
              <w:spacing w:before="120" w:after="120"/>
              <w:rPr>
                <w:sz w:val="26"/>
                <w:szCs w:val="26"/>
              </w:rPr>
            </w:pPr>
            <w:r w:rsidRPr="00410FBA">
              <w:rPr>
                <w:sz w:val="26"/>
                <w:szCs w:val="26"/>
              </w:rPr>
              <w:t>+ Đường dẫn hướng dẫn sử dụng</w:t>
            </w:r>
          </w:p>
          <w:p w14:paraId="7593CA27" w14:textId="49CB93F5" w:rsidR="00213EFF" w:rsidRPr="00410FBA" w:rsidRDefault="00213EFF" w:rsidP="007B580D">
            <w:pPr>
              <w:spacing w:before="120" w:after="120"/>
              <w:rPr>
                <w:sz w:val="26"/>
                <w:szCs w:val="26"/>
              </w:rPr>
            </w:pPr>
            <w:r w:rsidRPr="00410FBA">
              <w:rPr>
                <w:sz w:val="26"/>
                <w:szCs w:val="26"/>
              </w:rPr>
              <w:t>+ Icon: người dùng có thể chọn upload ảnh , xóa ảnh</w:t>
            </w:r>
          </w:p>
          <w:p w14:paraId="21F7FAEB" w14:textId="3679EB5E" w:rsidR="00213EFF" w:rsidRPr="00410FBA" w:rsidRDefault="00213EFF" w:rsidP="007B580D">
            <w:pPr>
              <w:spacing w:before="120" w:after="120"/>
              <w:rPr>
                <w:sz w:val="26"/>
                <w:szCs w:val="26"/>
              </w:rPr>
            </w:pPr>
            <w:r w:rsidRPr="00410FBA">
              <w:rPr>
                <w:sz w:val="26"/>
                <w:szCs w:val="26"/>
              </w:rPr>
              <w:t>+ Hiện menu: ô checkbox để người dùng tích chọn</w:t>
            </w:r>
          </w:p>
          <w:p w14:paraId="7E4753EE" w14:textId="34C48798" w:rsidR="00213EFF" w:rsidRPr="00410FBA" w:rsidRDefault="00213EFF" w:rsidP="007B580D">
            <w:pPr>
              <w:spacing w:before="120" w:after="120"/>
              <w:rPr>
                <w:sz w:val="26"/>
                <w:szCs w:val="26"/>
              </w:rPr>
            </w:pPr>
            <w:r w:rsidRPr="00410FBA">
              <w:rPr>
                <w:sz w:val="26"/>
                <w:szCs w:val="26"/>
              </w:rPr>
              <w:t>Lưới danh sách chức năng gồm các trường thông tin sau:</w:t>
            </w:r>
          </w:p>
          <w:p w14:paraId="7292AF80" w14:textId="655610D3" w:rsidR="00213EFF" w:rsidRPr="00410FBA" w:rsidRDefault="00213EFF" w:rsidP="007B580D">
            <w:pPr>
              <w:spacing w:before="120" w:after="120"/>
              <w:rPr>
                <w:sz w:val="26"/>
                <w:szCs w:val="26"/>
              </w:rPr>
            </w:pPr>
            <w:r w:rsidRPr="00410FBA">
              <w:rPr>
                <w:sz w:val="26"/>
                <w:szCs w:val="26"/>
              </w:rPr>
              <w:t>+ Mã chức năng *: tự nhập</w:t>
            </w:r>
          </w:p>
          <w:p w14:paraId="06BC954E" w14:textId="1AB8BBA0" w:rsidR="00213EFF" w:rsidRPr="00410FBA" w:rsidRDefault="00213EFF" w:rsidP="007B580D">
            <w:pPr>
              <w:spacing w:before="120" w:after="120"/>
              <w:rPr>
                <w:sz w:val="26"/>
                <w:szCs w:val="26"/>
              </w:rPr>
            </w:pPr>
            <w:r w:rsidRPr="00410FBA">
              <w:rPr>
                <w:sz w:val="26"/>
                <w:szCs w:val="26"/>
              </w:rPr>
              <w:t>+ Loại chức năng *: chọn 1 chức năng trong danh sách có sẵn</w:t>
            </w:r>
          </w:p>
          <w:p w14:paraId="514C934F" w14:textId="01C5A467" w:rsidR="00213EFF" w:rsidRPr="00410FBA" w:rsidRDefault="00213EFF" w:rsidP="007B580D">
            <w:pPr>
              <w:spacing w:before="120" w:after="120"/>
              <w:rPr>
                <w:sz w:val="26"/>
                <w:szCs w:val="26"/>
              </w:rPr>
            </w:pPr>
            <w:r w:rsidRPr="00410FBA">
              <w:rPr>
                <w:sz w:val="26"/>
                <w:szCs w:val="26"/>
              </w:rPr>
              <w:t>+ Ghi chú: tự nhập</w:t>
            </w:r>
          </w:p>
          <w:p w14:paraId="1640C249" w14:textId="6CE918E5" w:rsidR="00C76875" w:rsidRPr="00410FBA" w:rsidRDefault="00C76875" w:rsidP="007B580D">
            <w:pPr>
              <w:spacing w:before="120" w:after="120"/>
              <w:rPr>
                <w:sz w:val="26"/>
                <w:szCs w:val="26"/>
              </w:rPr>
            </w:pPr>
            <w:r w:rsidRPr="00410FBA">
              <w:rPr>
                <w:sz w:val="26"/>
                <w:szCs w:val="26"/>
              </w:rPr>
              <w:t xml:space="preserve">+ Nút Lưu lại và Hủy bỏ tại vị trí mỗi dòng chức năng: bấm nút Lưu lại để thêm mới chức năng vào lưới danh sách chức năng hoặc bấm nút Hủy bỏ </w:t>
            </w:r>
            <w:r w:rsidRPr="00410FBA">
              <w:rPr>
                <w:sz w:val="26"/>
                <w:szCs w:val="26"/>
              </w:rPr>
              <w:lastRenderedPageBreak/>
              <w:t xml:space="preserve">để hủy thêm mới chức năng   </w:t>
            </w:r>
          </w:p>
          <w:p w14:paraId="4346E52E" w14:textId="77777777" w:rsidR="007B580D" w:rsidRPr="00410FBA" w:rsidRDefault="007B580D" w:rsidP="007B580D">
            <w:pPr>
              <w:pStyle w:val="ListParagraph"/>
              <w:numPr>
                <w:ilvl w:val="0"/>
                <w:numId w:val="18"/>
              </w:numPr>
              <w:spacing w:before="120" w:after="120"/>
              <w:rPr>
                <w:b/>
                <w:sz w:val="26"/>
                <w:szCs w:val="26"/>
              </w:rPr>
            </w:pPr>
            <w:r w:rsidRPr="00410FBA">
              <w:rPr>
                <w:b/>
                <w:sz w:val="26"/>
                <w:szCs w:val="26"/>
              </w:rPr>
              <w:t xml:space="preserve">Thông tin đầu ra: </w:t>
            </w:r>
          </w:p>
          <w:p w14:paraId="11D2F147" w14:textId="1FEFCE9F" w:rsidR="007B580D" w:rsidRPr="00410FBA" w:rsidRDefault="00C76875" w:rsidP="007B580D">
            <w:pPr>
              <w:spacing w:before="120" w:after="120"/>
              <w:rPr>
                <w:b/>
                <w:sz w:val="26"/>
                <w:szCs w:val="26"/>
              </w:rPr>
            </w:pPr>
            <w:r w:rsidRPr="00410FBA">
              <w:rPr>
                <w:sz w:val="26"/>
                <w:szCs w:val="26"/>
              </w:rPr>
              <w:t>Hệ thống hiển thị thông báo xác nhận “Bạn có chắc chắn muốn lưu lại thay đổi trên menu?”. Người dùng chọn Lưu để thêm mới menu hoặc chọn Hủy để đóng form thêm mới và quay về màn hình danh sách menu</w:t>
            </w:r>
          </w:p>
          <w:p w14:paraId="647EE2EB" w14:textId="77777777" w:rsidR="007B580D" w:rsidRPr="00410FBA" w:rsidRDefault="007B580D" w:rsidP="007B580D">
            <w:pPr>
              <w:pStyle w:val="ListParagraph"/>
              <w:numPr>
                <w:ilvl w:val="0"/>
                <w:numId w:val="18"/>
              </w:numPr>
              <w:spacing w:before="120" w:after="120"/>
              <w:rPr>
                <w:b/>
                <w:sz w:val="26"/>
                <w:szCs w:val="26"/>
              </w:rPr>
            </w:pPr>
            <w:r w:rsidRPr="00410FBA">
              <w:rPr>
                <w:b/>
                <w:sz w:val="26"/>
                <w:szCs w:val="26"/>
              </w:rPr>
              <w:t>Chức năng xử lý:</w:t>
            </w:r>
          </w:p>
          <w:p w14:paraId="72D43F10" w14:textId="07087B99" w:rsidR="007B580D" w:rsidRPr="00410FBA" w:rsidRDefault="007B580D" w:rsidP="007B580D">
            <w:pPr>
              <w:spacing w:before="120" w:after="120"/>
              <w:rPr>
                <w:b/>
                <w:sz w:val="26"/>
                <w:szCs w:val="26"/>
              </w:rPr>
            </w:pPr>
            <w:r w:rsidRPr="00410FBA">
              <w:rPr>
                <w:sz w:val="26"/>
                <w:szCs w:val="26"/>
                <w:rPrChange w:id="525" w:author="Dang Oanh" w:date="2024-05-31T15:47:00Z" w16du:dateUtc="2024-05-31T08:47:00Z">
                  <w:rPr>
                    <w:color w:val="000000"/>
                    <w:sz w:val="26"/>
                    <w:szCs w:val="26"/>
                  </w:rPr>
                </w:rPrChange>
              </w:rPr>
              <w:t xml:space="preserve">Hệ thống kiểm tra nếu đủ các trường bắt buộc và các trường nhập vào hợp lệ thì lưu </w:t>
            </w:r>
            <w:r w:rsidR="00C76875" w:rsidRPr="00410FBA">
              <w:rPr>
                <w:sz w:val="26"/>
                <w:szCs w:val="26"/>
                <w:rPrChange w:id="526" w:author="Dang Oanh" w:date="2024-05-31T15:47:00Z" w16du:dateUtc="2024-05-31T08:47:00Z">
                  <w:rPr>
                    <w:color w:val="000000"/>
                    <w:sz w:val="26"/>
                    <w:szCs w:val="26"/>
                  </w:rPr>
                </w:rPrChange>
              </w:rPr>
              <w:t>menu</w:t>
            </w:r>
            <w:r w:rsidRPr="00410FBA">
              <w:rPr>
                <w:sz w:val="26"/>
                <w:szCs w:val="26"/>
                <w:rPrChange w:id="527" w:author="Dang Oanh" w:date="2024-05-31T15:47:00Z" w16du:dateUtc="2024-05-31T08:47:00Z">
                  <w:rPr>
                    <w:color w:val="000000"/>
                    <w:sz w:val="26"/>
                    <w:szCs w:val="26"/>
                  </w:rPr>
                </w:rPrChange>
              </w:rPr>
              <w:t xml:space="preserve"> mới vào hệ thống</w:t>
            </w:r>
          </w:p>
          <w:p w14:paraId="53844604" w14:textId="77777777" w:rsidR="007B580D" w:rsidRPr="00410FBA" w:rsidRDefault="007B580D" w:rsidP="007B580D">
            <w:pPr>
              <w:pStyle w:val="ListParagraph"/>
              <w:numPr>
                <w:ilvl w:val="0"/>
                <w:numId w:val="18"/>
              </w:numPr>
              <w:spacing w:before="120" w:after="120"/>
              <w:rPr>
                <w:b/>
                <w:sz w:val="26"/>
                <w:szCs w:val="26"/>
              </w:rPr>
            </w:pPr>
            <w:r w:rsidRPr="00410FBA">
              <w:rPr>
                <w:b/>
                <w:sz w:val="26"/>
                <w:szCs w:val="26"/>
              </w:rPr>
              <w:t xml:space="preserve">Các ngoại lệ: </w:t>
            </w:r>
          </w:p>
          <w:p w14:paraId="38F314EC" w14:textId="7D76E31A" w:rsidR="007B580D" w:rsidRPr="00410FBA" w:rsidRDefault="007B580D" w:rsidP="00C76875">
            <w:pPr>
              <w:pStyle w:val="ListParagraph"/>
              <w:spacing w:before="120" w:after="120"/>
              <w:ind w:left="0"/>
              <w:rPr>
                <w:b/>
                <w:sz w:val="26"/>
                <w:szCs w:val="26"/>
              </w:rPr>
            </w:pPr>
            <w:r w:rsidRPr="00410FBA">
              <w:rPr>
                <w:sz w:val="26"/>
                <w:szCs w:val="26"/>
              </w:rPr>
              <w:t xml:space="preserve">Hệ thống báo lỗi nếu người dùng nhập thiếu trường bắt buộc hoặc không hợp lệ một hoặc </w:t>
            </w:r>
            <w:r w:rsidR="00C76875" w:rsidRPr="00410FBA">
              <w:rPr>
                <w:sz w:val="26"/>
                <w:szCs w:val="26"/>
              </w:rPr>
              <w:t>nhiều thông tin</w:t>
            </w:r>
            <w:r w:rsidRPr="00410FBA">
              <w:rPr>
                <w:sz w:val="26"/>
                <w:szCs w:val="26"/>
              </w:rPr>
              <w:t xml:space="preserve"> tại thông tin đầu vào ở trên</w:t>
            </w:r>
          </w:p>
        </w:tc>
        <w:tc>
          <w:tcPr>
            <w:tcW w:w="438" w:type="pct"/>
          </w:tcPr>
          <w:p w14:paraId="6076617F" w14:textId="106DAE6A" w:rsidR="007B580D" w:rsidRPr="00410FBA" w:rsidRDefault="007B580D" w:rsidP="007B580D">
            <w:pPr>
              <w:spacing w:before="120" w:after="120"/>
              <w:rPr>
                <w:sz w:val="26"/>
                <w:szCs w:val="26"/>
              </w:rPr>
            </w:pPr>
            <w:r w:rsidRPr="00410FBA">
              <w:rPr>
                <w:sz w:val="26"/>
                <w:szCs w:val="26"/>
              </w:rPr>
              <w:lastRenderedPageBreak/>
              <w:t>Cao</w:t>
            </w:r>
          </w:p>
        </w:tc>
        <w:tc>
          <w:tcPr>
            <w:tcW w:w="599" w:type="pct"/>
          </w:tcPr>
          <w:p w14:paraId="38873515" w14:textId="5E49FA1E" w:rsidR="007B580D" w:rsidRPr="00410FBA" w:rsidRDefault="007B580D" w:rsidP="007B580D">
            <w:pPr>
              <w:spacing w:before="120" w:after="120"/>
              <w:rPr>
                <w:sz w:val="26"/>
                <w:szCs w:val="26"/>
              </w:rPr>
            </w:pPr>
            <w:r w:rsidRPr="00410FBA">
              <w:rPr>
                <w:sz w:val="26"/>
                <w:szCs w:val="26"/>
              </w:rPr>
              <w:t>Cao</w:t>
            </w:r>
          </w:p>
        </w:tc>
        <w:tc>
          <w:tcPr>
            <w:tcW w:w="530" w:type="pct"/>
          </w:tcPr>
          <w:p w14:paraId="360C2858" w14:textId="570D2AD0" w:rsidR="007B580D" w:rsidRPr="00410FBA" w:rsidRDefault="007B580D" w:rsidP="007B580D">
            <w:pPr>
              <w:spacing w:before="120" w:after="120"/>
              <w:rPr>
                <w:sz w:val="26"/>
                <w:szCs w:val="26"/>
              </w:rPr>
            </w:pPr>
            <w:r w:rsidRPr="00410FBA">
              <w:rPr>
                <w:sz w:val="26"/>
                <w:szCs w:val="26"/>
              </w:rPr>
              <w:t>Quản trị hệ thống quản lý doanh nghiệp</w:t>
            </w:r>
          </w:p>
        </w:tc>
      </w:tr>
      <w:tr w:rsidR="00410FBA" w:rsidRPr="00410FBA" w14:paraId="168205B6" w14:textId="77777777" w:rsidTr="0048623A">
        <w:tc>
          <w:tcPr>
            <w:tcW w:w="391" w:type="pct"/>
          </w:tcPr>
          <w:p w14:paraId="1511DE31" w14:textId="6FC4BDCE" w:rsidR="007B580D" w:rsidRPr="00410FBA" w:rsidRDefault="007B580D" w:rsidP="007B580D">
            <w:pPr>
              <w:pStyle w:val="ListParagraph"/>
              <w:spacing w:before="120" w:after="120"/>
              <w:ind w:left="0"/>
              <w:rPr>
                <w:sz w:val="26"/>
                <w:szCs w:val="26"/>
                <w:lang w:val="vi-VN"/>
              </w:rPr>
            </w:pPr>
            <w:r w:rsidRPr="00410FBA">
              <w:rPr>
                <w:sz w:val="26"/>
                <w:szCs w:val="26"/>
                <w:lang w:val="vi-VN"/>
              </w:rPr>
              <w:lastRenderedPageBreak/>
              <w:t>3</w:t>
            </w:r>
          </w:p>
        </w:tc>
        <w:tc>
          <w:tcPr>
            <w:tcW w:w="821" w:type="pct"/>
          </w:tcPr>
          <w:p w14:paraId="6985B013" w14:textId="604E0A0C" w:rsidR="007B580D" w:rsidRPr="00410FBA" w:rsidRDefault="0000570E" w:rsidP="007B580D">
            <w:pPr>
              <w:spacing w:before="120" w:after="120"/>
              <w:jc w:val="center"/>
              <w:rPr>
                <w:sz w:val="26"/>
                <w:szCs w:val="26"/>
                <w:lang w:val="vi-VN"/>
              </w:rPr>
            </w:pPr>
            <w:r w:rsidRPr="00410FBA">
              <w:rPr>
                <w:sz w:val="26"/>
                <w:szCs w:val="26"/>
              </w:rPr>
              <w:t>UR_HDDT_01.08.03</w:t>
            </w:r>
          </w:p>
        </w:tc>
        <w:tc>
          <w:tcPr>
            <w:tcW w:w="674" w:type="pct"/>
          </w:tcPr>
          <w:p w14:paraId="48C0C489" w14:textId="450D4224" w:rsidR="007B580D" w:rsidRPr="00410FBA" w:rsidRDefault="007B580D" w:rsidP="007B580D">
            <w:pPr>
              <w:spacing w:before="120" w:after="120"/>
              <w:rPr>
                <w:sz w:val="26"/>
                <w:szCs w:val="26"/>
                <w:lang w:val="vi-VN"/>
              </w:rPr>
            </w:pPr>
            <w:r w:rsidRPr="00410FBA">
              <w:rPr>
                <w:sz w:val="26"/>
                <w:szCs w:val="26"/>
                <w:lang w:val="vi-VN"/>
              </w:rPr>
              <w:t>Xem chi tiết menu</w:t>
            </w:r>
          </w:p>
        </w:tc>
        <w:tc>
          <w:tcPr>
            <w:tcW w:w="1547" w:type="pct"/>
          </w:tcPr>
          <w:p w14:paraId="31DCB351" w14:textId="77777777" w:rsidR="00C76875" w:rsidRPr="00410FBA" w:rsidRDefault="00C76875" w:rsidP="00C76875">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AD7F700" w14:textId="329A19C7" w:rsidR="00C76875" w:rsidRPr="00410FBA" w:rsidRDefault="00C76875" w:rsidP="00C76875">
            <w:pPr>
              <w:pStyle w:val="ListParagraph"/>
              <w:spacing w:before="120" w:after="120"/>
              <w:ind w:left="0"/>
              <w:rPr>
                <w:sz w:val="26"/>
                <w:szCs w:val="26"/>
              </w:rPr>
            </w:pPr>
            <w:r w:rsidRPr="00410FBA">
              <w:rPr>
                <w:sz w:val="26"/>
                <w:szCs w:val="26"/>
              </w:rPr>
              <w:t>Cho phép người dùng xem chi tiết menu</w:t>
            </w:r>
          </w:p>
          <w:p w14:paraId="4A2BAD44" w14:textId="77777777" w:rsidR="00C76875" w:rsidRPr="00410FBA" w:rsidRDefault="00C76875" w:rsidP="00C76875">
            <w:pPr>
              <w:pStyle w:val="ListParagraph"/>
              <w:numPr>
                <w:ilvl w:val="0"/>
                <w:numId w:val="18"/>
              </w:numPr>
              <w:spacing w:before="120" w:after="120"/>
              <w:rPr>
                <w:b/>
                <w:sz w:val="26"/>
                <w:szCs w:val="26"/>
              </w:rPr>
            </w:pPr>
            <w:r w:rsidRPr="00410FBA">
              <w:rPr>
                <w:b/>
                <w:sz w:val="26"/>
                <w:szCs w:val="26"/>
              </w:rPr>
              <w:t>Thông tin đầu vào:</w:t>
            </w:r>
          </w:p>
          <w:p w14:paraId="08A2E3B2" w14:textId="03F8B3C2" w:rsidR="00C76875" w:rsidRPr="00410FBA" w:rsidRDefault="00C76875" w:rsidP="00C76875">
            <w:pPr>
              <w:spacing w:before="120" w:after="120"/>
              <w:rPr>
                <w:sz w:val="26"/>
                <w:szCs w:val="26"/>
              </w:rPr>
            </w:pPr>
            <w:r w:rsidRPr="00410FBA">
              <w:rPr>
                <w:sz w:val="26"/>
                <w:szCs w:val="26"/>
              </w:rPr>
              <w:t>Menu có sẵn trên hệ thống</w:t>
            </w:r>
          </w:p>
          <w:p w14:paraId="7714C442" w14:textId="2D04F5FF" w:rsidR="00913B41" w:rsidRPr="00410FBA" w:rsidRDefault="00913B41" w:rsidP="00C76875">
            <w:pPr>
              <w:spacing w:before="120" w:after="120"/>
              <w:rPr>
                <w:sz w:val="26"/>
                <w:szCs w:val="26"/>
              </w:rPr>
            </w:pPr>
            <w:r w:rsidRPr="00410FBA">
              <w:rPr>
                <w:sz w:val="26"/>
                <w:szCs w:val="26"/>
              </w:rPr>
              <w:lastRenderedPageBreak/>
              <w:t>Người dùng chọn vào tên 1 menu cụ thể trên danh sách menu</w:t>
            </w:r>
          </w:p>
          <w:p w14:paraId="6C05DCE8" w14:textId="77777777" w:rsidR="00C76875" w:rsidRPr="00410FBA" w:rsidRDefault="00C76875" w:rsidP="00C76875">
            <w:pPr>
              <w:pStyle w:val="ListParagraph"/>
              <w:numPr>
                <w:ilvl w:val="0"/>
                <w:numId w:val="18"/>
              </w:numPr>
              <w:spacing w:before="120" w:after="120"/>
              <w:rPr>
                <w:b/>
                <w:sz w:val="26"/>
                <w:szCs w:val="26"/>
              </w:rPr>
            </w:pPr>
            <w:r w:rsidRPr="00410FBA">
              <w:rPr>
                <w:b/>
                <w:sz w:val="26"/>
                <w:szCs w:val="26"/>
              </w:rPr>
              <w:t xml:space="preserve">Thông tin đầu ra: </w:t>
            </w:r>
          </w:p>
          <w:p w14:paraId="37F8A7CB" w14:textId="495BE763" w:rsidR="00C76875" w:rsidRPr="00410FBA" w:rsidRDefault="00913B41" w:rsidP="00C76875">
            <w:pPr>
              <w:spacing w:before="120" w:after="120"/>
              <w:rPr>
                <w:sz w:val="26"/>
                <w:szCs w:val="26"/>
              </w:rPr>
            </w:pPr>
            <w:r w:rsidRPr="00410FBA">
              <w:rPr>
                <w:sz w:val="26"/>
                <w:szCs w:val="26"/>
              </w:rPr>
              <w:t>Thông tin chi tiết của menu được hiển thị, gồm các trường thông tin như form thêm mới</w:t>
            </w:r>
          </w:p>
          <w:p w14:paraId="5949E5CB" w14:textId="77777777" w:rsidR="00C76875" w:rsidRPr="00410FBA" w:rsidRDefault="00C76875" w:rsidP="00C76875">
            <w:pPr>
              <w:pStyle w:val="ListParagraph"/>
              <w:numPr>
                <w:ilvl w:val="0"/>
                <w:numId w:val="18"/>
              </w:numPr>
              <w:spacing w:before="120" w:after="120"/>
              <w:rPr>
                <w:b/>
                <w:sz w:val="26"/>
                <w:szCs w:val="26"/>
              </w:rPr>
            </w:pPr>
            <w:r w:rsidRPr="00410FBA">
              <w:rPr>
                <w:b/>
                <w:sz w:val="26"/>
                <w:szCs w:val="26"/>
              </w:rPr>
              <w:t>Chức năng xử lý:</w:t>
            </w:r>
          </w:p>
          <w:p w14:paraId="03018ECA" w14:textId="4F6193A0" w:rsidR="00C76875" w:rsidRPr="00410FBA" w:rsidRDefault="00C76875" w:rsidP="00C76875">
            <w:pPr>
              <w:pBdr>
                <w:top w:val="nil"/>
                <w:left w:val="nil"/>
                <w:bottom w:val="nil"/>
                <w:right w:val="nil"/>
                <w:between w:val="nil"/>
              </w:pBdr>
              <w:spacing w:after="280"/>
              <w:rPr>
                <w:b/>
                <w:sz w:val="26"/>
                <w:szCs w:val="26"/>
                <w:lang w:val="vi-VN"/>
              </w:rPr>
            </w:pPr>
            <w:r w:rsidRPr="00410FBA">
              <w:rPr>
                <w:sz w:val="26"/>
                <w:szCs w:val="26"/>
              </w:rPr>
              <w:t xml:space="preserve">Hệ thống hiển thị </w:t>
            </w:r>
            <w:r w:rsidR="00913B41" w:rsidRPr="00410FBA">
              <w:rPr>
                <w:sz w:val="26"/>
                <w:szCs w:val="26"/>
              </w:rPr>
              <w:t>thông tin chi tiết của</w:t>
            </w:r>
            <w:r w:rsidRPr="00410FBA">
              <w:rPr>
                <w:sz w:val="26"/>
                <w:szCs w:val="26"/>
                <w:lang w:val="vi-VN"/>
              </w:rPr>
              <w:t xml:space="preserve"> menu </w:t>
            </w:r>
          </w:p>
          <w:p w14:paraId="6DCFA064" w14:textId="77777777" w:rsidR="00C76875" w:rsidRPr="00410FBA" w:rsidRDefault="00C76875" w:rsidP="00C76875">
            <w:pPr>
              <w:pStyle w:val="ListParagraph"/>
              <w:numPr>
                <w:ilvl w:val="0"/>
                <w:numId w:val="18"/>
              </w:numPr>
              <w:spacing w:before="120" w:after="120"/>
              <w:rPr>
                <w:b/>
                <w:sz w:val="26"/>
                <w:szCs w:val="26"/>
              </w:rPr>
            </w:pPr>
            <w:r w:rsidRPr="00410FBA">
              <w:rPr>
                <w:b/>
                <w:sz w:val="26"/>
                <w:szCs w:val="26"/>
              </w:rPr>
              <w:t xml:space="preserve">Các ngoại lệ: </w:t>
            </w:r>
          </w:p>
          <w:p w14:paraId="26408A5F" w14:textId="51490155" w:rsidR="007B580D" w:rsidRPr="00410FBA" w:rsidRDefault="00C76875" w:rsidP="00C76875">
            <w:pPr>
              <w:pStyle w:val="ListParagraph"/>
              <w:spacing w:before="120" w:after="120"/>
              <w:ind w:left="0"/>
              <w:rPr>
                <w:b/>
                <w:sz w:val="26"/>
                <w:szCs w:val="26"/>
              </w:rPr>
            </w:pPr>
            <w:r w:rsidRPr="00410FBA">
              <w:rPr>
                <w:sz w:val="26"/>
                <w:szCs w:val="26"/>
              </w:rPr>
              <w:t>Không có</w:t>
            </w:r>
          </w:p>
        </w:tc>
        <w:tc>
          <w:tcPr>
            <w:tcW w:w="438" w:type="pct"/>
          </w:tcPr>
          <w:p w14:paraId="150926BF" w14:textId="7CC78EC6" w:rsidR="007B580D" w:rsidRPr="00410FBA" w:rsidRDefault="007B580D" w:rsidP="007B580D">
            <w:pPr>
              <w:spacing w:before="120" w:after="120"/>
              <w:rPr>
                <w:sz w:val="26"/>
                <w:szCs w:val="26"/>
              </w:rPr>
            </w:pPr>
            <w:r w:rsidRPr="00410FBA">
              <w:rPr>
                <w:sz w:val="26"/>
                <w:szCs w:val="26"/>
              </w:rPr>
              <w:lastRenderedPageBreak/>
              <w:t>Cao</w:t>
            </w:r>
          </w:p>
        </w:tc>
        <w:tc>
          <w:tcPr>
            <w:tcW w:w="599" w:type="pct"/>
          </w:tcPr>
          <w:p w14:paraId="1B2024C3" w14:textId="49BDB70A" w:rsidR="007B580D" w:rsidRPr="00410FBA" w:rsidRDefault="007B580D" w:rsidP="007B580D">
            <w:pPr>
              <w:spacing w:before="120" w:after="120"/>
              <w:rPr>
                <w:sz w:val="26"/>
                <w:szCs w:val="26"/>
              </w:rPr>
            </w:pPr>
            <w:r w:rsidRPr="00410FBA">
              <w:rPr>
                <w:sz w:val="26"/>
                <w:szCs w:val="26"/>
              </w:rPr>
              <w:t>Cao</w:t>
            </w:r>
          </w:p>
        </w:tc>
        <w:tc>
          <w:tcPr>
            <w:tcW w:w="530" w:type="pct"/>
          </w:tcPr>
          <w:p w14:paraId="3B2F093C" w14:textId="0E23E8A2" w:rsidR="007B580D" w:rsidRPr="00410FBA" w:rsidRDefault="007B580D" w:rsidP="007B580D">
            <w:pPr>
              <w:spacing w:before="120" w:after="120"/>
              <w:rPr>
                <w:sz w:val="26"/>
                <w:szCs w:val="26"/>
              </w:rPr>
            </w:pPr>
            <w:r w:rsidRPr="00410FBA">
              <w:rPr>
                <w:sz w:val="26"/>
                <w:szCs w:val="26"/>
              </w:rPr>
              <w:t>Quản trị hệ thống quản lý doanh nghiệp</w:t>
            </w:r>
          </w:p>
        </w:tc>
      </w:tr>
      <w:tr w:rsidR="00410FBA" w:rsidRPr="00410FBA" w14:paraId="2BEB2AE0" w14:textId="77777777" w:rsidTr="0048623A">
        <w:tc>
          <w:tcPr>
            <w:tcW w:w="391" w:type="pct"/>
          </w:tcPr>
          <w:p w14:paraId="70A8A0CC" w14:textId="69B284D0" w:rsidR="007B580D" w:rsidRPr="00410FBA" w:rsidRDefault="007B580D" w:rsidP="007B580D">
            <w:pPr>
              <w:pStyle w:val="ListParagraph"/>
              <w:spacing w:before="120" w:after="120"/>
              <w:ind w:left="0"/>
              <w:rPr>
                <w:sz w:val="26"/>
                <w:szCs w:val="26"/>
                <w:lang w:val="vi-VN"/>
              </w:rPr>
            </w:pPr>
            <w:r w:rsidRPr="00410FBA">
              <w:rPr>
                <w:sz w:val="26"/>
                <w:szCs w:val="26"/>
                <w:lang w:val="vi-VN"/>
              </w:rPr>
              <w:t>4</w:t>
            </w:r>
          </w:p>
        </w:tc>
        <w:tc>
          <w:tcPr>
            <w:tcW w:w="821" w:type="pct"/>
          </w:tcPr>
          <w:p w14:paraId="102DAECB" w14:textId="6A377A88" w:rsidR="007B580D" w:rsidRPr="00410FBA" w:rsidRDefault="0000570E" w:rsidP="007B580D">
            <w:pPr>
              <w:spacing w:before="120" w:after="120"/>
              <w:jc w:val="center"/>
              <w:rPr>
                <w:sz w:val="26"/>
                <w:szCs w:val="26"/>
                <w:lang w:val="vi-VN"/>
              </w:rPr>
            </w:pPr>
            <w:r w:rsidRPr="00410FBA">
              <w:rPr>
                <w:sz w:val="26"/>
                <w:szCs w:val="26"/>
              </w:rPr>
              <w:t>UR_HDDT_01.08.04</w:t>
            </w:r>
          </w:p>
        </w:tc>
        <w:tc>
          <w:tcPr>
            <w:tcW w:w="674" w:type="pct"/>
          </w:tcPr>
          <w:p w14:paraId="43975ED0" w14:textId="6B1ABE99" w:rsidR="007B580D" w:rsidRPr="00410FBA" w:rsidRDefault="007B580D" w:rsidP="007B580D">
            <w:pPr>
              <w:spacing w:before="120" w:after="120"/>
              <w:rPr>
                <w:sz w:val="26"/>
                <w:szCs w:val="26"/>
                <w:lang w:val="vi-VN"/>
              </w:rPr>
            </w:pPr>
            <w:r w:rsidRPr="00410FBA">
              <w:rPr>
                <w:sz w:val="26"/>
                <w:szCs w:val="26"/>
                <w:lang w:val="vi-VN"/>
              </w:rPr>
              <w:t>Cập nhật menu</w:t>
            </w:r>
          </w:p>
        </w:tc>
        <w:tc>
          <w:tcPr>
            <w:tcW w:w="1547" w:type="pct"/>
          </w:tcPr>
          <w:p w14:paraId="515E8E6A" w14:textId="77777777" w:rsidR="00913B41" w:rsidRPr="00410FBA" w:rsidRDefault="00913B41" w:rsidP="00913B41">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338A57D1" w14:textId="5EC607F1" w:rsidR="00913B41" w:rsidRPr="00410FBA" w:rsidRDefault="00913B41" w:rsidP="00913B41">
            <w:pPr>
              <w:pStyle w:val="ListParagraph"/>
              <w:spacing w:before="120" w:after="120"/>
              <w:ind w:left="0"/>
              <w:rPr>
                <w:sz w:val="26"/>
                <w:szCs w:val="26"/>
              </w:rPr>
            </w:pPr>
            <w:r w:rsidRPr="00410FBA">
              <w:rPr>
                <w:sz w:val="26"/>
                <w:szCs w:val="26"/>
              </w:rPr>
              <w:t>Cho phép người dùng cập nhật thông tin menu</w:t>
            </w:r>
          </w:p>
          <w:p w14:paraId="5D57C890" w14:textId="77777777" w:rsidR="00913B41" w:rsidRPr="00410FBA" w:rsidRDefault="00913B41" w:rsidP="00913B41">
            <w:pPr>
              <w:pStyle w:val="ListParagraph"/>
              <w:numPr>
                <w:ilvl w:val="0"/>
                <w:numId w:val="18"/>
              </w:numPr>
              <w:spacing w:before="120" w:after="120"/>
              <w:rPr>
                <w:b/>
                <w:sz w:val="26"/>
                <w:szCs w:val="26"/>
              </w:rPr>
            </w:pPr>
            <w:r w:rsidRPr="00410FBA">
              <w:rPr>
                <w:b/>
                <w:sz w:val="26"/>
                <w:szCs w:val="26"/>
              </w:rPr>
              <w:t>Thông tin đầu vào:</w:t>
            </w:r>
          </w:p>
          <w:p w14:paraId="0BB61BC6" w14:textId="77777777" w:rsidR="00913B41" w:rsidRPr="00410FBA" w:rsidRDefault="00913B41" w:rsidP="00913B41">
            <w:pPr>
              <w:spacing w:before="120" w:after="120"/>
              <w:rPr>
                <w:sz w:val="26"/>
                <w:szCs w:val="26"/>
              </w:rPr>
            </w:pPr>
            <w:r w:rsidRPr="00410FBA">
              <w:rPr>
                <w:sz w:val="26"/>
                <w:szCs w:val="26"/>
              </w:rPr>
              <w:t>Menu có sẵn trên hệ thống</w:t>
            </w:r>
          </w:p>
          <w:p w14:paraId="64543E23" w14:textId="0E59D51A" w:rsidR="00913B41" w:rsidRPr="00410FBA" w:rsidRDefault="00913B41" w:rsidP="00913B41">
            <w:pPr>
              <w:spacing w:before="120" w:after="120"/>
              <w:rPr>
                <w:sz w:val="26"/>
                <w:szCs w:val="26"/>
              </w:rPr>
            </w:pPr>
            <w:r w:rsidRPr="00410FBA">
              <w:rPr>
                <w:sz w:val="26"/>
                <w:szCs w:val="26"/>
              </w:rPr>
              <w:t>Người dùng nhấn iocn nút Sửa tại menu muốn cập nhật</w:t>
            </w:r>
          </w:p>
          <w:p w14:paraId="0EE0C24C" w14:textId="77777777" w:rsidR="00913B41" w:rsidRPr="00410FBA" w:rsidRDefault="00913B41" w:rsidP="00913B41">
            <w:pPr>
              <w:pStyle w:val="ListParagraph"/>
              <w:numPr>
                <w:ilvl w:val="0"/>
                <w:numId w:val="18"/>
              </w:numPr>
              <w:spacing w:before="120" w:after="120"/>
              <w:rPr>
                <w:b/>
                <w:sz w:val="26"/>
                <w:szCs w:val="26"/>
              </w:rPr>
            </w:pPr>
            <w:r w:rsidRPr="00410FBA">
              <w:rPr>
                <w:b/>
                <w:sz w:val="26"/>
                <w:szCs w:val="26"/>
              </w:rPr>
              <w:t xml:space="preserve">Thông tin đầu ra: </w:t>
            </w:r>
          </w:p>
          <w:p w14:paraId="6021660E" w14:textId="29C01F52" w:rsidR="00913B41" w:rsidRPr="00410FBA" w:rsidRDefault="00913B41" w:rsidP="00913B41">
            <w:pPr>
              <w:rPr>
                <w:sz w:val="26"/>
                <w:szCs w:val="26"/>
              </w:rPr>
            </w:pPr>
            <w:r w:rsidRPr="00410FBA">
              <w:rPr>
                <w:sz w:val="26"/>
                <w:szCs w:val="26"/>
              </w:rPr>
              <w:t xml:space="preserve">Hệ thống hiển thị thông báo xác nhận việc lưu thông tin cập nhật “Bạn có chắc chắn muốn lưu lại thay đổi trên menu?”. Người dùng chọn </w:t>
            </w:r>
            <w:r w:rsidRPr="00410FBA">
              <w:rPr>
                <w:sz w:val="26"/>
                <w:szCs w:val="26"/>
              </w:rPr>
              <w:lastRenderedPageBreak/>
              <w:t>đồng ý để lưu lại thông tin cập nhật vào hệ thống hoặc chọn hủy bỏ để hủy việc lưu cập nhật</w:t>
            </w:r>
          </w:p>
          <w:p w14:paraId="64652E36" w14:textId="77777777" w:rsidR="00913B41" w:rsidRPr="00410FBA" w:rsidRDefault="00913B41" w:rsidP="00913B41">
            <w:pPr>
              <w:pStyle w:val="ListParagraph"/>
              <w:numPr>
                <w:ilvl w:val="0"/>
                <w:numId w:val="18"/>
              </w:numPr>
              <w:spacing w:before="120" w:after="120"/>
              <w:rPr>
                <w:b/>
                <w:sz w:val="26"/>
                <w:szCs w:val="26"/>
              </w:rPr>
            </w:pPr>
            <w:r w:rsidRPr="00410FBA">
              <w:rPr>
                <w:b/>
                <w:sz w:val="26"/>
                <w:szCs w:val="26"/>
              </w:rPr>
              <w:t>Chức năng xử lý:</w:t>
            </w:r>
          </w:p>
          <w:p w14:paraId="7CB8DFB2" w14:textId="4FEDD073" w:rsidR="00913B41" w:rsidRPr="00410FBA" w:rsidRDefault="00913B41" w:rsidP="00913B41">
            <w:pPr>
              <w:spacing w:before="120" w:after="120"/>
              <w:rPr>
                <w:b/>
                <w:sz w:val="26"/>
                <w:szCs w:val="26"/>
              </w:rPr>
            </w:pPr>
            <w:r w:rsidRPr="00410FBA">
              <w:rPr>
                <w:sz w:val="26"/>
                <w:szCs w:val="26"/>
                <w:rPrChange w:id="528" w:author="Dang Oanh" w:date="2024-05-31T15:47:00Z" w16du:dateUtc="2024-05-31T08:47:00Z">
                  <w:rPr>
                    <w:color w:val="000000"/>
                    <w:sz w:val="26"/>
                    <w:szCs w:val="26"/>
                  </w:rPr>
                </w:rPrChange>
              </w:rPr>
              <w:t>Hệ thống kiểm tra nếu đủ các trường bắt buộc và các trường nhập vào hợp lệ thì lưu thông tin cập nhật menu vào hệ thống</w:t>
            </w:r>
          </w:p>
          <w:p w14:paraId="67F22DA3" w14:textId="77777777" w:rsidR="00913B41" w:rsidRPr="00410FBA" w:rsidRDefault="00913B41" w:rsidP="00913B41">
            <w:pPr>
              <w:pStyle w:val="ListParagraph"/>
              <w:numPr>
                <w:ilvl w:val="0"/>
                <w:numId w:val="18"/>
              </w:numPr>
              <w:spacing w:before="120" w:after="120"/>
              <w:rPr>
                <w:b/>
                <w:sz w:val="26"/>
                <w:szCs w:val="26"/>
              </w:rPr>
            </w:pPr>
            <w:r w:rsidRPr="00410FBA">
              <w:rPr>
                <w:b/>
                <w:sz w:val="26"/>
                <w:szCs w:val="26"/>
              </w:rPr>
              <w:t xml:space="preserve">Các ngoại lệ: </w:t>
            </w:r>
          </w:p>
          <w:p w14:paraId="211D2CD4" w14:textId="50CDB0D6" w:rsidR="007B580D" w:rsidRPr="00410FBA" w:rsidRDefault="00913B41" w:rsidP="00913B41">
            <w:pPr>
              <w:pStyle w:val="ListParagraph"/>
              <w:spacing w:before="120" w:after="120"/>
              <w:ind w:left="0"/>
              <w:rPr>
                <w:b/>
                <w:sz w:val="26"/>
                <w:szCs w:val="26"/>
              </w:rPr>
            </w:pPr>
            <w:r w:rsidRPr="00410FBA">
              <w:rPr>
                <w:sz w:val="26"/>
                <w:szCs w:val="26"/>
              </w:rPr>
              <w:t>Không có</w:t>
            </w:r>
          </w:p>
        </w:tc>
        <w:tc>
          <w:tcPr>
            <w:tcW w:w="438" w:type="pct"/>
          </w:tcPr>
          <w:p w14:paraId="774D7DA1" w14:textId="0E6AA6CD" w:rsidR="007B580D" w:rsidRPr="00410FBA" w:rsidRDefault="007B580D" w:rsidP="007B580D">
            <w:pPr>
              <w:spacing w:before="120" w:after="120"/>
              <w:rPr>
                <w:sz w:val="26"/>
                <w:szCs w:val="26"/>
              </w:rPr>
            </w:pPr>
            <w:r w:rsidRPr="00410FBA">
              <w:rPr>
                <w:sz w:val="26"/>
                <w:szCs w:val="26"/>
              </w:rPr>
              <w:lastRenderedPageBreak/>
              <w:t>Cao</w:t>
            </w:r>
          </w:p>
        </w:tc>
        <w:tc>
          <w:tcPr>
            <w:tcW w:w="599" w:type="pct"/>
          </w:tcPr>
          <w:p w14:paraId="72D987AA" w14:textId="0A5B54ED" w:rsidR="007B580D" w:rsidRPr="00410FBA" w:rsidRDefault="007B580D" w:rsidP="007B580D">
            <w:pPr>
              <w:spacing w:before="120" w:after="120"/>
              <w:rPr>
                <w:sz w:val="26"/>
                <w:szCs w:val="26"/>
              </w:rPr>
            </w:pPr>
            <w:r w:rsidRPr="00410FBA">
              <w:rPr>
                <w:sz w:val="26"/>
                <w:szCs w:val="26"/>
              </w:rPr>
              <w:t>Cao</w:t>
            </w:r>
          </w:p>
        </w:tc>
        <w:tc>
          <w:tcPr>
            <w:tcW w:w="530" w:type="pct"/>
          </w:tcPr>
          <w:p w14:paraId="1E368078" w14:textId="6CD5BE32" w:rsidR="007B580D" w:rsidRPr="00410FBA" w:rsidRDefault="007B580D" w:rsidP="007B580D">
            <w:pPr>
              <w:spacing w:before="120" w:after="120"/>
              <w:rPr>
                <w:sz w:val="26"/>
                <w:szCs w:val="26"/>
              </w:rPr>
            </w:pPr>
            <w:r w:rsidRPr="00410FBA">
              <w:rPr>
                <w:sz w:val="26"/>
                <w:szCs w:val="26"/>
              </w:rPr>
              <w:t>Quản trị hệ thống quản lý doanh nghiệp</w:t>
            </w:r>
          </w:p>
        </w:tc>
      </w:tr>
      <w:tr w:rsidR="007B580D" w:rsidRPr="00410FBA" w14:paraId="558F11F9" w14:textId="77777777" w:rsidTr="0048623A">
        <w:tc>
          <w:tcPr>
            <w:tcW w:w="391" w:type="pct"/>
          </w:tcPr>
          <w:p w14:paraId="7C008D0B" w14:textId="009E1EDF" w:rsidR="007B580D" w:rsidRPr="00410FBA" w:rsidRDefault="007B580D" w:rsidP="007B580D">
            <w:pPr>
              <w:pStyle w:val="ListParagraph"/>
              <w:spacing w:before="120" w:after="120"/>
              <w:ind w:left="0"/>
              <w:rPr>
                <w:sz w:val="26"/>
                <w:szCs w:val="26"/>
                <w:lang w:val="vi-VN"/>
              </w:rPr>
            </w:pPr>
            <w:r w:rsidRPr="00410FBA">
              <w:rPr>
                <w:sz w:val="26"/>
                <w:szCs w:val="26"/>
                <w:lang w:val="vi-VN"/>
              </w:rPr>
              <w:t>5</w:t>
            </w:r>
          </w:p>
        </w:tc>
        <w:tc>
          <w:tcPr>
            <w:tcW w:w="821" w:type="pct"/>
          </w:tcPr>
          <w:p w14:paraId="3C2FE5DE" w14:textId="193756BB" w:rsidR="007B580D" w:rsidRPr="00410FBA" w:rsidRDefault="0000570E" w:rsidP="007B580D">
            <w:pPr>
              <w:spacing w:before="120" w:after="120"/>
              <w:jc w:val="center"/>
              <w:rPr>
                <w:sz w:val="26"/>
                <w:szCs w:val="26"/>
                <w:lang w:val="vi-VN"/>
              </w:rPr>
            </w:pPr>
            <w:r w:rsidRPr="00410FBA">
              <w:rPr>
                <w:sz w:val="26"/>
                <w:szCs w:val="26"/>
              </w:rPr>
              <w:t>UR_HDDT_01.08.05</w:t>
            </w:r>
          </w:p>
        </w:tc>
        <w:tc>
          <w:tcPr>
            <w:tcW w:w="674" w:type="pct"/>
          </w:tcPr>
          <w:p w14:paraId="14924DB1" w14:textId="54F5EB36" w:rsidR="007B580D" w:rsidRPr="00410FBA" w:rsidRDefault="007B580D" w:rsidP="007B580D">
            <w:pPr>
              <w:spacing w:before="120" w:after="120"/>
              <w:rPr>
                <w:sz w:val="26"/>
                <w:szCs w:val="26"/>
                <w:lang w:val="vi-VN"/>
              </w:rPr>
            </w:pPr>
            <w:r w:rsidRPr="00410FBA">
              <w:rPr>
                <w:sz w:val="26"/>
                <w:szCs w:val="26"/>
                <w:lang w:val="vi-VN"/>
              </w:rPr>
              <w:t>Xoá menu</w:t>
            </w:r>
          </w:p>
        </w:tc>
        <w:tc>
          <w:tcPr>
            <w:tcW w:w="1547" w:type="pct"/>
          </w:tcPr>
          <w:p w14:paraId="038BBB2F" w14:textId="77777777" w:rsidR="00913B41" w:rsidRPr="00410FBA" w:rsidRDefault="00913B41" w:rsidP="00913B41">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2298AF5A" w14:textId="35FAAFCD" w:rsidR="00913B41" w:rsidRPr="00410FBA" w:rsidRDefault="00913B41" w:rsidP="00913B41">
            <w:pPr>
              <w:pStyle w:val="ListParagraph"/>
              <w:spacing w:before="120" w:after="120"/>
              <w:ind w:left="0"/>
              <w:rPr>
                <w:sz w:val="26"/>
                <w:szCs w:val="26"/>
              </w:rPr>
            </w:pPr>
            <w:r w:rsidRPr="00410FBA">
              <w:rPr>
                <w:sz w:val="26"/>
                <w:szCs w:val="26"/>
              </w:rPr>
              <w:t>Cho phép người dùng xóa menu khỏi hệ thống</w:t>
            </w:r>
          </w:p>
          <w:p w14:paraId="568BC8CA" w14:textId="77777777" w:rsidR="00913B41" w:rsidRPr="00410FBA" w:rsidRDefault="00913B41" w:rsidP="00913B41">
            <w:pPr>
              <w:pStyle w:val="ListParagraph"/>
              <w:numPr>
                <w:ilvl w:val="0"/>
                <w:numId w:val="18"/>
              </w:numPr>
              <w:spacing w:before="120" w:after="120"/>
              <w:rPr>
                <w:b/>
                <w:sz w:val="26"/>
                <w:szCs w:val="26"/>
              </w:rPr>
            </w:pPr>
            <w:r w:rsidRPr="00410FBA">
              <w:rPr>
                <w:b/>
                <w:sz w:val="26"/>
                <w:szCs w:val="26"/>
              </w:rPr>
              <w:t>Thông tin đầu vào:</w:t>
            </w:r>
          </w:p>
          <w:p w14:paraId="4BA2D6F5" w14:textId="54933BFE" w:rsidR="00913B41" w:rsidRPr="00410FBA" w:rsidRDefault="00913B41" w:rsidP="00913B41">
            <w:pPr>
              <w:spacing w:before="120" w:after="120"/>
              <w:rPr>
                <w:b/>
                <w:sz w:val="26"/>
                <w:szCs w:val="26"/>
              </w:rPr>
            </w:pPr>
            <w:r w:rsidRPr="00410FBA">
              <w:rPr>
                <w:sz w:val="26"/>
                <w:szCs w:val="26"/>
              </w:rPr>
              <w:t>Người dùng nhấn icon nút Xóa tại menu muốn xóa</w:t>
            </w:r>
          </w:p>
          <w:p w14:paraId="411D4C38" w14:textId="77777777" w:rsidR="00913B41" w:rsidRPr="00410FBA" w:rsidRDefault="00913B41" w:rsidP="00913B41">
            <w:pPr>
              <w:pStyle w:val="ListParagraph"/>
              <w:numPr>
                <w:ilvl w:val="0"/>
                <w:numId w:val="18"/>
              </w:numPr>
              <w:spacing w:before="120" w:after="120"/>
              <w:rPr>
                <w:b/>
                <w:sz w:val="26"/>
                <w:szCs w:val="26"/>
              </w:rPr>
            </w:pPr>
            <w:r w:rsidRPr="00410FBA">
              <w:rPr>
                <w:b/>
                <w:sz w:val="26"/>
                <w:szCs w:val="26"/>
              </w:rPr>
              <w:t xml:space="preserve">Thông tin đầu ra: </w:t>
            </w:r>
          </w:p>
          <w:p w14:paraId="1C01EAAB" w14:textId="529AA2C3" w:rsidR="00913B41" w:rsidRPr="00410FBA" w:rsidRDefault="00346557" w:rsidP="00913B41">
            <w:pPr>
              <w:spacing w:before="120" w:after="120"/>
              <w:rPr>
                <w:sz w:val="26"/>
                <w:szCs w:val="26"/>
                <w:lang w:val="vi-VN"/>
              </w:rPr>
            </w:pPr>
            <w:r w:rsidRPr="00410FBA">
              <w:rPr>
                <w:sz w:val="26"/>
                <w:szCs w:val="26"/>
              </w:rPr>
              <w:t>Menu</w:t>
            </w:r>
            <w:r w:rsidR="00913B41" w:rsidRPr="00410FBA">
              <w:rPr>
                <w:sz w:val="26"/>
                <w:szCs w:val="26"/>
              </w:rPr>
              <w:t xml:space="preserve"> bị xóa khỏi hệ thống và không hiển thị trên danh sách </w:t>
            </w:r>
            <w:r w:rsidRPr="00410FBA">
              <w:rPr>
                <w:sz w:val="26"/>
                <w:szCs w:val="26"/>
              </w:rPr>
              <w:t>menu</w:t>
            </w:r>
          </w:p>
          <w:p w14:paraId="1094724C" w14:textId="77777777" w:rsidR="00913B41" w:rsidRPr="00410FBA" w:rsidRDefault="00913B41" w:rsidP="00913B41">
            <w:pPr>
              <w:pStyle w:val="ListParagraph"/>
              <w:numPr>
                <w:ilvl w:val="0"/>
                <w:numId w:val="18"/>
              </w:numPr>
              <w:spacing w:before="120" w:after="120"/>
              <w:rPr>
                <w:b/>
                <w:sz w:val="26"/>
                <w:szCs w:val="26"/>
              </w:rPr>
            </w:pPr>
            <w:r w:rsidRPr="00410FBA">
              <w:rPr>
                <w:b/>
                <w:sz w:val="26"/>
                <w:szCs w:val="26"/>
              </w:rPr>
              <w:t>Chức năng xử lý:</w:t>
            </w:r>
          </w:p>
          <w:p w14:paraId="29F18EB9" w14:textId="58DAD5E5" w:rsidR="00913B41" w:rsidRPr="00410FBA" w:rsidRDefault="00913B41" w:rsidP="00913B41">
            <w:pPr>
              <w:spacing w:before="120" w:after="120"/>
              <w:rPr>
                <w:i/>
                <w:sz w:val="26"/>
                <w:szCs w:val="26"/>
              </w:rPr>
            </w:pPr>
            <w:r w:rsidRPr="00410FBA">
              <w:rPr>
                <w:sz w:val="26"/>
                <w:szCs w:val="26"/>
              </w:rPr>
              <w:t>Hệ thống hiển thị popup xác nhận việc xóa “Quý khách chắc chắn muốn xoá</w:t>
            </w:r>
            <w:r w:rsidRPr="00410FBA">
              <w:rPr>
                <w:sz w:val="26"/>
                <w:szCs w:val="26"/>
                <w:lang w:val="vi-VN"/>
              </w:rPr>
              <w:t xml:space="preserve"> </w:t>
            </w:r>
            <w:r w:rsidR="00346557" w:rsidRPr="00410FBA">
              <w:rPr>
                <w:sz w:val="26"/>
                <w:szCs w:val="26"/>
              </w:rPr>
              <w:t>menu</w:t>
            </w:r>
            <w:r w:rsidRPr="00410FBA">
              <w:rPr>
                <w:sz w:val="26"/>
                <w:szCs w:val="26"/>
              </w:rPr>
              <w:t xml:space="preserve">?”. Người dùng có thể chọn “Có” </w:t>
            </w:r>
            <w:r w:rsidRPr="00410FBA">
              <w:rPr>
                <w:sz w:val="26"/>
                <w:szCs w:val="26"/>
              </w:rPr>
              <w:lastRenderedPageBreak/>
              <w:t xml:space="preserve">(đồng ý xóa </w:t>
            </w:r>
            <w:r w:rsidR="00346557" w:rsidRPr="00410FBA">
              <w:rPr>
                <w:sz w:val="26"/>
                <w:szCs w:val="26"/>
              </w:rPr>
              <w:t>menu</w:t>
            </w:r>
            <w:r w:rsidRPr="00410FBA">
              <w:rPr>
                <w:sz w:val="26"/>
                <w:szCs w:val="26"/>
              </w:rPr>
              <w:t>) hoặc “Không” (hủy việc xóa</w:t>
            </w:r>
            <w:r w:rsidRPr="00410FBA">
              <w:rPr>
                <w:sz w:val="26"/>
                <w:szCs w:val="26"/>
                <w:lang w:val="vi-VN"/>
              </w:rPr>
              <w:t xml:space="preserve"> </w:t>
            </w:r>
            <w:r w:rsidR="00346557" w:rsidRPr="00410FBA">
              <w:rPr>
                <w:sz w:val="26"/>
                <w:szCs w:val="26"/>
              </w:rPr>
              <w:t>menu</w:t>
            </w:r>
            <w:r w:rsidRPr="00410FBA">
              <w:rPr>
                <w:sz w:val="26"/>
                <w:szCs w:val="26"/>
              </w:rPr>
              <w:t>)</w:t>
            </w:r>
          </w:p>
          <w:p w14:paraId="32FD2321" w14:textId="77777777" w:rsidR="00913B41" w:rsidRPr="00410FBA" w:rsidRDefault="00913B41" w:rsidP="00913B41">
            <w:pPr>
              <w:pStyle w:val="ListParagraph"/>
              <w:numPr>
                <w:ilvl w:val="0"/>
                <w:numId w:val="18"/>
              </w:numPr>
              <w:spacing w:before="120" w:after="120"/>
              <w:rPr>
                <w:b/>
                <w:sz w:val="26"/>
                <w:szCs w:val="26"/>
              </w:rPr>
            </w:pPr>
            <w:r w:rsidRPr="00410FBA">
              <w:rPr>
                <w:b/>
                <w:sz w:val="26"/>
                <w:szCs w:val="26"/>
              </w:rPr>
              <w:t xml:space="preserve">Các ngoại lệ: </w:t>
            </w:r>
          </w:p>
          <w:p w14:paraId="4BBB432F" w14:textId="34396D40" w:rsidR="007B580D" w:rsidRPr="00410FBA" w:rsidRDefault="00913B41" w:rsidP="00346557">
            <w:pPr>
              <w:pStyle w:val="ListParagraph"/>
              <w:spacing w:before="120" w:after="120"/>
              <w:ind w:left="0"/>
              <w:rPr>
                <w:b/>
                <w:sz w:val="26"/>
                <w:szCs w:val="26"/>
              </w:rPr>
            </w:pPr>
            <w:r w:rsidRPr="00410FBA">
              <w:rPr>
                <w:sz w:val="26"/>
                <w:szCs w:val="26"/>
              </w:rPr>
              <w:t>Không có</w:t>
            </w:r>
          </w:p>
        </w:tc>
        <w:tc>
          <w:tcPr>
            <w:tcW w:w="438" w:type="pct"/>
          </w:tcPr>
          <w:p w14:paraId="6A0D51A4" w14:textId="1C65D4AF" w:rsidR="007B580D" w:rsidRPr="00410FBA" w:rsidRDefault="007B580D" w:rsidP="007B580D">
            <w:pPr>
              <w:spacing w:before="120" w:after="120"/>
              <w:rPr>
                <w:sz w:val="26"/>
                <w:szCs w:val="26"/>
              </w:rPr>
            </w:pPr>
            <w:r w:rsidRPr="00410FBA">
              <w:rPr>
                <w:sz w:val="26"/>
                <w:szCs w:val="26"/>
              </w:rPr>
              <w:lastRenderedPageBreak/>
              <w:t>Cao</w:t>
            </w:r>
          </w:p>
        </w:tc>
        <w:tc>
          <w:tcPr>
            <w:tcW w:w="599" w:type="pct"/>
          </w:tcPr>
          <w:p w14:paraId="1C01EC2D" w14:textId="0FEE532E" w:rsidR="007B580D" w:rsidRPr="00410FBA" w:rsidRDefault="007B580D" w:rsidP="007B580D">
            <w:pPr>
              <w:spacing w:before="120" w:after="120"/>
              <w:rPr>
                <w:sz w:val="26"/>
                <w:szCs w:val="26"/>
              </w:rPr>
            </w:pPr>
            <w:r w:rsidRPr="00410FBA">
              <w:rPr>
                <w:sz w:val="26"/>
                <w:szCs w:val="26"/>
              </w:rPr>
              <w:t>Cao</w:t>
            </w:r>
          </w:p>
        </w:tc>
        <w:tc>
          <w:tcPr>
            <w:tcW w:w="530" w:type="pct"/>
          </w:tcPr>
          <w:p w14:paraId="10CE4DE5" w14:textId="44F9C6FB" w:rsidR="007B580D" w:rsidRPr="00410FBA" w:rsidRDefault="007B580D" w:rsidP="007B580D">
            <w:pPr>
              <w:spacing w:before="120" w:after="120"/>
              <w:rPr>
                <w:sz w:val="26"/>
                <w:szCs w:val="26"/>
              </w:rPr>
            </w:pPr>
            <w:r w:rsidRPr="00410FBA">
              <w:rPr>
                <w:sz w:val="26"/>
                <w:szCs w:val="26"/>
              </w:rPr>
              <w:t>Quản trị hệ thống quản lý doanh nghiệp</w:t>
            </w:r>
          </w:p>
        </w:tc>
      </w:tr>
    </w:tbl>
    <w:p w14:paraId="1A0F7AA5" w14:textId="77777777" w:rsidR="0048623A" w:rsidRPr="00410FBA" w:rsidRDefault="0048623A" w:rsidP="0048623A"/>
    <w:p w14:paraId="630E7D37" w14:textId="0126FC7A" w:rsidR="00974253" w:rsidRPr="00410FBA" w:rsidRDefault="00974253" w:rsidP="00974253">
      <w:pPr>
        <w:pStyle w:val="Heading3"/>
        <w:numPr>
          <w:ilvl w:val="0"/>
          <w:numId w:val="0"/>
        </w:numPr>
      </w:pPr>
      <w:bookmarkStart w:id="529" w:name="_Toc167894525"/>
      <w:r w:rsidRPr="00410FBA">
        <w:t>IV.1.4 Quản lý vai trò</w:t>
      </w:r>
      <w:bookmarkEnd w:id="529"/>
    </w:p>
    <w:tbl>
      <w:tblPr>
        <w:tblStyle w:val="TableGrid"/>
        <w:tblW w:w="5000" w:type="pct"/>
        <w:tblLook w:val="04A0" w:firstRow="1" w:lastRow="0" w:firstColumn="1" w:lastColumn="0" w:noHBand="0" w:noVBand="1"/>
      </w:tblPr>
      <w:tblGrid>
        <w:gridCol w:w="708"/>
        <w:gridCol w:w="2470"/>
        <w:gridCol w:w="885"/>
        <w:gridCol w:w="2521"/>
        <w:gridCol w:w="733"/>
        <w:gridCol w:w="823"/>
        <w:gridCol w:w="924"/>
      </w:tblGrid>
      <w:tr w:rsidR="00410FBA" w:rsidRPr="00410FBA" w14:paraId="2DBF994E" w14:textId="77777777" w:rsidTr="0000570E">
        <w:trPr>
          <w:trHeight w:val="1104"/>
          <w:tblHeader/>
        </w:trPr>
        <w:tc>
          <w:tcPr>
            <w:tcW w:w="391" w:type="pct"/>
          </w:tcPr>
          <w:p w14:paraId="41DD30E1" w14:textId="77777777" w:rsidR="00354998" w:rsidRPr="00410FBA" w:rsidRDefault="00354998" w:rsidP="00D535D6">
            <w:pPr>
              <w:spacing w:before="120" w:after="120"/>
              <w:jc w:val="center"/>
              <w:rPr>
                <w:b/>
                <w:sz w:val="26"/>
                <w:szCs w:val="26"/>
              </w:rPr>
            </w:pPr>
            <w:r w:rsidRPr="00410FBA">
              <w:rPr>
                <w:b/>
                <w:sz w:val="26"/>
                <w:szCs w:val="26"/>
              </w:rPr>
              <w:t>STT</w:t>
            </w:r>
          </w:p>
        </w:tc>
        <w:tc>
          <w:tcPr>
            <w:tcW w:w="748" w:type="pct"/>
          </w:tcPr>
          <w:p w14:paraId="5DA8F6B6" w14:textId="77777777" w:rsidR="00354998" w:rsidRPr="00410FBA" w:rsidRDefault="00354998" w:rsidP="00D535D6">
            <w:pPr>
              <w:spacing w:before="120" w:after="120"/>
              <w:jc w:val="center"/>
              <w:rPr>
                <w:b/>
                <w:sz w:val="26"/>
                <w:szCs w:val="26"/>
              </w:rPr>
            </w:pPr>
            <w:r w:rsidRPr="00410FBA">
              <w:rPr>
                <w:b/>
                <w:sz w:val="26"/>
                <w:szCs w:val="26"/>
              </w:rPr>
              <w:t>Mã yêu cầu</w:t>
            </w:r>
          </w:p>
        </w:tc>
        <w:tc>
          <w:tcPr>
            <w:tcW w:w="747" w:type="pct"/>
          </w:tcPr>
          <w:p w14:paraId="360D8F31" w14:textId="77777777" w:rsidR="00354998" w:rsidRPr="00410FBA" w:rsidRDefault="00354998" w:rsidP="00D535D6">
            <w:pPr>
              <w:spacing w:before="120" w:after="120"/>
              <w:jc w:val="center"/>
              <w:rPr>
                <w:b/>
                <w:sz w:val="26"/>
                <w:szCs w:val="26"/>
              </w:rPr>
            </w:pPr>
            <w:r w:rsidRPr="00410FBA">
              <w:rPr>
                <w:b/>
                <w:sz w:val="26"/>
                <w:szCs w:val="26"/>
              </w:rPr>
              <w:t>Tên yêu cầu</w:t>
            </w:r>
          </w:p>
        </w:tc>
        <w:tc>
          <w:tcPr>
            <w:tcW w:w="1547" w:type="pct"/>
          </w:tcPr>
          <w:p w14:paraId="413B13EE" w14:textId="77777777" w:rsidR="00354998" w:rsidRPr="00410FBA" w:rsidRDefault="00354998" w:rsidP="00D535D6">
            <w:pPr>
              <w:spacing w:before="120" w:after="120"/>
              <w:jc w:val="center"/>
              <w:rPr>
                <w:b/>
                <w:sz w:val="26"/>
                <w:szCs w:val="26"/>
              </w:rPr>
            </w:pPr>
            <w:r w:rsidRPr="00410FBA">
              <w:rPr>
                <w:b/>
                <w:sz w:val="26"/>
                <w:szCs w:val="26"/>
              </w:rPr>
              <w:t xml:space="preserve">Mô tả </w:t>
            </w:r>
          </w:p>
        </w:tc>
        <w:tc>
          <w:tcPr>
            <w:tcW w:w="438" w:type="pct"/>
          </w:tcPr>
          <w:p w14:paraId="12787618" w14:textId="77777777" w:rsidR="00354998" w:rsidRPr="00410FBA" w:rsidRDefault="00354998" w:rsidP="00D535D6">
            <w:pPr>
              <w:spacing w:before="120" w:after="120"/>
              <w:jc w:val="center"/>
              <w:rPr>
                <w:b/>
                <w:sz w:val="26"/>
                <w:szCs w:val="26"/>
              </w:rPr>
            </w:pPr>
            <w:r w:rsidRPr="00410FBA">
              <w:rPr>
                <w:b/>
                <w:sz w:val="26"/>
                <w:szCs w:val="26"/>
              </w:rPr>
              <w:t>Mức độ ưu tiên</w:t>
            </w:r>
          </w:p>
        </w:tc>
        <w:tc>
          <w:tcPr>
            <w:tcW w:w="599" w:type="pct"/>
          </w:tcPr>
          <w:p w14:paraId="32572806" w14:textId="77777777" w:rsidR="00354998" w:rsidRPr="00410FBA" w:rsidRDefault="00354998" w:rsidP="00D535D6">
            <w:pPr>
              <w:spacing w:before="120" w:after="120"/>
              <w:jc w:val="center"/>
              <w:rPr>
                <w:b/>
                <w:sz w:val="26"/>
                <w:szCs w:val="26"/>
              </w:rPr>
            </w:pPr>
            <w:r w:rsidRPr="00410FBA">
              <w:rPr>
                <w:b/>
                <w:sz w:val="26"/>
                <w:szCs w:val="26"/>
              </w:rPr>
              <w:t>Mức độ quan trọng</w:t>
            </w:r>
          </w:p>
        </w:tc>
        <w:tc>
          <w:tcPr>
            <w:tcW w:w="530" w:type="pct"/>
          </w:tcPr>
          <w:p w14:paraId="54A73596" w14:textId="77777777" w:rsidR="00354998" w:rsidRPr="00410FBA" w:rsidRDefault="00354998" w:rsidP="00D535D6">
            <w:pPr>
              <w:spacing w:before="120" w:after="120"/>
              <w:jc w:val="center"/>
              <w:rPr>
                <w:b/>
                <w:sz w:val="26"/>
                <w:szCs w:val="26"/>
              </w:rPr>
            </w:pPr>
            <w:r w:rsidRPr="00410FBA">
              <w:rPr>
                <w:b/>
                <w:sz w:val="26"/>
                <w:szCs w:val="26"/>
              </w:rPr>
              <w:t>Đối tượng liên quan</w:t>
            </w:r>
          </w:p>
        </w:tc>
      </w:tr>
      <w:tr w:rsidR="00410FBA" w:rsidRPr="00410FBA" w14:paraId="49821665" w14:textId="77777777" w:rsidTr="0000570E">
        <w:tc>
          <w:tcPr>
            <w:tcW w:w="391" w:type="pct"/>
          </w:tcPr>
          <w:p w14:paraId="2A6908B3" w14:textId="77777777" w:rsidR="00354998" w:rsidRPr="00410FBA" w:rsidRDefault="00354998" w:rsidP="00D535D6">
            <w:pPr>
              <w:pStyle w:val="ListParagraph"/>
              <w:spacing w:before="120" w:after="120"/>
              <w:ind w:left="0"/>
              <w:rPr>
                <w:sz w:val="26"/>
                <w:szCs w:val="26"/>
              </w:rPr>
            </w:pPr>
            <w:r w:rsidRPr="00410FBA">
              <w:rPr>
                <w:sz w:val="26"/>
                <w:szCs w:val="26"/>
              </w:rPr>
              <w:t>1</w:t>
            </w:r>
          </w:p>
        </w:tc>
        <w:tc>
          <w:tcPr>
            <w:tcW w:w="748" w:type="pct"/>
          </w:tcPr>
          <w:p w14:paraId="1A7F79D2" w14:textId="10132224" w:rsidR="00354998" w:rsidRPr="00410FBA" w:rsidRDefault="0000570E" w:rsidP="00D535D6">
            <w:pPr>
              <w:spacing w:before="120" w:after="120"/>
              <w:jc w:val="center"/>
              <w:rPr>
                <w:sz w:val="26"/>
                <w:szCs w:val="26"/>
              </w:rPr>
            </w:pPr>
            <w:r w:rsidRPr="00410FBA">
              <w:rPr>
                <w:sz w:val="26"/>
                <w:szCs w:val="26"/>
              </w:rPr>
              <w:t>UR_HDDT_01.09.01</w:t>
            </w:r>
          </w:p>
        </w:tc>
        <w:tc>
          <w:tcPr>
            <w:tcW w:w="747" w:type="pct"/>
          </w:tcPr>
          <w:p w14:paraId="27712902" w14:textId="3D395168" w:rsidR="00354998" w:rsidRPr="00410FBA" w:rsidRDefault="00354998" w:rsidP="00354998">
            <w:pPr>
              <w:spacing w:before="120" w:after="120"/>
              <w:rPr>
                <w:sz w:val="26"/>
                <w:szCs w:val="26"/>
                <w:lang w:val="vi-VN"/>
              </w:rPr>
            </w:pPr>
            <w:r w:rsidRPr="00410FBA">
              <w:rPr>
                <w:sz w:val="26"/>
                <w:szCs w:val="26"/>
              </w:rPr>
              <w:t>Danh sách vai trò</w:t>
            </w:r>
          </w:p>
        </w:tc>
        <w:tc>
          <w:tcPr>
            <w:tcW w:w="1547" w:type="pct"/>
          </w:tcPr>
          <w:p w14:paraId="3B3F02A6" w14:textId="77777777" w:rsidR="00354998" w:rsidRPr="00410FBA" w:rsidRDefault="00354998" w:rsidP="00F879A9">
            <w:pPr>
              <w:pStyle w:val="ListParagraph"/>
              <w:numPr>
                <w:ilvl w:val="0"/>
                <w:numId w:val="19"/>
              </w:numPr>
              <w:spacing w:before="120" w:after="120"/>
              <w:ind w:left="0" w:hanging="18"/>
              <w:rPr>
                <w:sz w:val="26"/>
                <w:szCs w:val="26"/>
              </w:rPr>
            </w:pPr>
            <w:r w:rsidRPr="00410FBA">
              <w:rPr>
                <w:b/>
                <w:sz w:val="26"/>
                <w:szCs w:val="26"/>
              </w:rPr>
              <w:t xml:space="preserve">Phát biểu yêu cầu: </w:t>
            </w:r>
          </w:p>
          <w:p w14:paraId="7B557ABC" w14:textId="5CCF7268" w:rsidR="00354998" w:rsidRPr="00410FBA" w:rsidRDefault="00354998" w:rsidP="00D535D6">
            <w:pPr>
              <w:pStyle w:val="ListParagraph"/>
              <w:spacing w:before="120" w:after="120"/>
              <w:ind w:left="0"/>
              <w:rPr>
                <w:sz w:val="26"/>
                <w:szCs w:val="26"/>
              </w:rPr>
            </w:pPr>
            <w:r w:rsidRPr="00410FBA">
              <w:rPr>
                <w:sz w:val="26"/>
                <w:szCs w:val="26"/>
              </w:rPr>
              <w:t xml:space="preserve">Cho phép người dùng </w:t>
            </w:r>
            <w:r w:rsidRPr="00410FBA">
              <w:rPr>
                <w:sz w:val="26"/>
                <w:szCs w:val="26"/>
                <w:lang w:val="vi-VN"/>
              </w:rPr>
              <w:t>xem danh sách vai trò</w:t>
            </w:r>
          </w:p>
          <w:p w14:paraId="195275BC" w14:textId="77777777" w:rsidR="00354998" w:rsidRPr="00410FBA" w:rsidRDefault="00354998" w:rsidP="00D535D6">
            <w:pPr>
              <w:pStyle w:val="ListParagraph"/>
              <w:numPr>
                <w:ilvl w:val="0"/>
                <w:numId w:val="18"/>
              </w:numPr>
              <w:spacing w:before="120" w:after="120"/>
              <w:rPr>
                <w:b/>
                <w:sz w:val="26"/>
                <w:szCs w:val="26"/>
              </w:rPr>
            </w:pPr>
            <w:r w:rsidRPr="00410FBA">
              <w:rPr>
                <w:b/>
                <w:sz w:val="26"/>
                <w:szCs w:val="26"/>
              </w:rPr>
              <w:t xml:space="preserve">Thông tin đầu vào: </w:t>
            </w:r>
          </w:p>
          <w:p w14:paraId="0B7B7575" w14:textId="432281BC" w:rsidR="00354998" w:rsidRPr="00410FBA" w:rsidRDefault="00354998" w:rsidP="00D535D6">
            <w:pPr>
              <w:spacing w:before="120" w:after="120"/>
              <w:rPr>
                <w:sz w:val="26"/>
                <w:szCs w:val="26"/>
                <w:lang w:val="vi-VN"/>
              </w:rPr>
            </w:pPr>
            <w:r w:rsidRPr="00410FBA">
              <w:rPr>
                <w:sz w:val="26"/>
                <w:szCs w:val="26"/>
                <w:lang w:val="vi-VN"/>
              </w:rPr>
              <w:t>Dữ liệu vai trò có trên hệ thống</w:t>
            </w:r>
          </w:p>
          <w:p w14:paraId="1A55B9E9" w14:textId="77777777" w:rsidR="00354998" w:rsidRPr="00410FBA" w:rsidRDefault="00354998" w:rsidP="00D535D6">
            <w:pPr>
              <w:pStyle w:val="ListParagraph"/>
              <w:numPr>
                <w:ilvl w:val="0"/>
                <w:numId w:val="18"/>
              </w:numPr>
              <w:spacing w:before="120" w:after="120"/>
              <w:rPr>
                <w:b/>
                <w:sz w:val="26"/>
                <w:szCs w:val="26"/>
              </w:rPr>
            </w:pPr>
            <w:r w:rsidRPr="00410FBA">
              <w:rPr>
                <w:b/>
                <w:sz w:val="26"/>
                <w:szCs w:val="26"/>
              </w:rPr>
              <w:t xml:space="preserve">Thông tin đầu ra: </w:t>
            </w:r>
          </w:p>
          <w:p w14:paraId="76E9016B" w14:textId="77777777" w:rsidR="00F879A9" w:rsidRPr="00410FBA" w:rsidRDefault="00F879A9" w:rsidP="00F879A9">
            <w:pPr>
              <w:spacing w:before="120" w:after="120"/>
              <w:rPr>
                <w:sz w:val="26"/>
                <w:szCs w:val="26"/>
                <w:lang w:val="vi-VN"/>
                <w:rPrChange w:id="530" w:author="Dang Oanh" w:date="2024-05-31T15:47:00Z" w16du:dateUtc="2024-05-31T08:47:00Z">
                  <w:rPr>
                    <w:color w:val="000000"/>
                    <w:sz w:val="26"/>
                    <w:szCs w:val="26"/>
                    <w:lang w:val="vi-VN"/>
                  </w:rPr>
                </w:rPrChange>
              </w:rPr>
            </w:pPr>
            <w:r w:rsidRPr="00410FBA">
              <w:rPr>
                <w:sz w:val="26"/>
                <w:szCs w:val="26"/>
                <w:rPrChange w:id="531" w:author="Dang Oanh" w:date="2024-05-31T15:47:00Z" w16du:dateUtc="2024-05-31T08:47:00Z">
                  <w:rPr>
                    <w:color w:val="000000"/>
                    <w:sz w:val="26"/>
                    <w:szCs w:val="26"/>
                  </w:rPr>
                </w:rPrChange>
              </w:rPr>
              <w:t>Hệ thống hiển</w:t>
            </w:r>
            <w:r w:rsidRPr="00410FBA">
              <w:rPr>
                <w:sz w:val="26"/>
                <w:szCs w:val="26"/>
                <w:lang w:val="vi-VN"/>
                <w:rPrChange w:id="532" w:author="Dang Oanh" w:date="2024-05-31T15:47:00Z" w16du:dateUtc="2024-05-31T08:47:00Z">
                  <w:rPr>
                    <w:color w:val="000000"/>
                    <w:sz w:val="26"/>
                    <w:szCs w:val="26"/>
                    <w:lang w:val="vi-VN"/>
                  </w:rPr>
                </w:rPrChange>
              </w:rPr>
              <w:t xml:space="preserve"> thị danh sách vai trò cha, con</w:t>
            </w:r>
          </w:p>
          <w:p w14:paraId="63E856DC" w14:textId="77777777" w:rsidR="00F879A9" w:rsidRPr="00410FBA" w:rsidRDefault="00F879A9" w:rsidP="00F879A9">
            <w:pPr>
              <w:spacing w:before="120" w:after="120"/>
              <w:rPr>
                <w:sz w:val="26"/>
                <w:szCs w:val="26"/>
                <w:u w:val="single"/>
                <w:lang w:val="vi-VN"/>
                <w:rPrChange w:id="533" w:author="Dang Oanh" w:date="2024-05-31T15:47:00Z" w16du:dateUtc="2024-05-31T08:47:00Z">
                  <w:rPr>
                    <w:color w:val="000000"/>
                    <w:sz w:val="26"/>
                    <w:szCs w:val="26"/>
                    <w:u w:val="single"/>
                    <w:lang w:val="vi-VN"/>
                  </w:rPr>
                </w:rPrChange>
              </w:rPr>
            </w:pPr>
            <w:r w:rsidRPr="00410FBA">
              <w:rPr>
                <w:sz w:val="26"/>
                <w:szCs w:val="26"/>
                <w:u w:val="single"/>
                <w:lang w:val="vi-VN"/>
                <w:rPrChange w:id="534" w:author="Dang Oanh" w:date="2024-05-31T15:47:00Z" w16du:dateUtc="2024-05-31T08:47:00Z">
                  <w:rPr>
                    <w:color w:val="000000"/>
                    <w:sz w:val="26"/>
                    <w:szCs w:val="26"/>
                    <w:u w:val="single"/>
                    <w:lang w:val="vi-VN"/>
                  </w:rPr>
                </w:rPrChange>
              </w:rPr>
              <w:t>Lưới hiển thị gồm các trường thông tin sau:</w:t>
            </w:r>
          </w:p>
          <w:p w14:paraId="635932D3" w14:textId="77777777" w:rsidR="00F879A9" w:rsidRPr="00410FBA" w:rsidRDefault="00F879A9" w:rsidP="00F879A9">
            <w:pPr>
              <w:spacing w:before="120" w:after="120"/>
              <w:rPr>
                <w:sz w:val="26"/>
                <w:szCs w:val="26"/>
                <w:lang w:val="vi-VN"/>
                <w:rPrChange w:id="535" w:author="Dang Oanh" w:date="2024-05-31T15:47:00Z" w16du:dateUtc="2024-05-31T08:47:00Z">
                  <w:rPr>
                    <w:color w:val="000000"/>
                    <w:sz w:val="26"/>
                    <w:szCs w:val="26"/>
                    <w:lang w:val="vi-VN"/>
                  </w:rPr>
                </w:rPrChange>
              </w:rPr>
            </w:pPr>
            <w:r w:rsidRPr="00410FBA">
              <w:rPr>
                <w:sz w:val="26"/>
                <w:szCs w:val="26"/>
                <w:lang w:val="vi-VN"/>
                <w:rPrChange w:id="536" w:author="Dang Oanh" w:date="2024-05-31T15:47:00Z" w16du:dateUtc="2024-05-31T08:47:00Z">
                  <w:rPr>
                    <w:color w:val="000000"/>
                    <w:sz w:val="26"/>
                    <w:szCs w:val="26"/>
                    <w:lang w:val="vi-VN"/>
                  </w:rPr>
                </w:rPrChange>
              </w:rPr>
              <w:t>+ STT</w:t>
            </w:r>
          </w:p>
          <w:p w14:paraId="6FFFC0FC" w14:textId="1F6355CF" w:rsidR="00F879A9" w:rsidRPr="00410FBA" w:rsidRDefault="00F879A9" w:rsidP="00F879A9">
            <w:pPr>
              <w:spacing w:before="120" w:after="120"/>
              <w:rPr>
                <w:sz w:val="26"/>
                <w:szCs w:val="26"/>
                <w:lang w:val="vi-VN"/>
                <w:rPrChange w:id="537" w:author="Dang Oanh" w:date="2024-05-31T15:47:00Z" w16du:dateUtc="2024-05-31T08:47:00Z">
                  <w:rPr>
                    <w:color w:val="000000"/>
                    <w:sz w:val="26"/>
                    <w:szCs w:val="26"/>
                    <w:lang w:val="vi-VN"/>
                  </w:rPr>
                </w:rPrChange>
              </w:rPr>
            </w:pPr>
            <w:r w:rsidRPr="00410FBA">
              <w:rPr>
                <w:sz w:val="26"/>
                <w:szCs w:val="26"/>
                <w:lang w:val="vi-VN"/>
                <w:rPrChange w:id="538" w:author="Dang Oanh" w:date="2024-05-31T15:47:00Z" w16du:dateUtc="2024-05-31T08:47:00Z">
                  <w:rPr>
                    <w:color w:val="000000"/>
                    <w:sz w:val="26"/>
                    <w:szCs w:val="26"/>
                    <w:lang w:val="vi-VN"/>
                  </w:rPr>
                </w:rPrChange>
              </w:rPr>
              <w:t>+ Tên vai trò</w:t>
            </w:r>
          </w:p>
          <w:p w14:paraId="40DFB33A" w14:textId="0AEC4FAC" w:rsidR="00F879A9" w:rsidRPr="00410FBA" w:rsidRDefault="00F879A9" w:rsidP="00F879A9">
            <w:pPr>
              <w:spacing w:before="120" w:after="120"/>
              <w:rPr>
                <w:sz w:val="26"/>
                <w:szCs w:val="26"/>
                <w:rPrChange w:id="539" w:author="Dang Oanh" w:date="2024-05-31T15:47:00Z" w16du:dateUtc="2024-05-31T08:47:00Z">
                  <w:rPr>
                    <w:color w:val="000000"/>
                    <w:sz w:val="26"/>
                    <w:szCs w:val="26"/>
                  </w:rPr>
                </w:rPrChange>
              </w:rPr>
            </w:pPr>
            <w:r w:rsidRPr="00410FBA">
              <w:rPr>
                <w:sz w:val="26"/>
                <w:szCs w:val="26"/>
                <w:rPrChange w:id="540" w:author="Dang Oanh" w:date="2024-05-31T15:47:00Z" w16du:dateUtc="2024-05-31T08:47:00Z">
                  <w:rPr>
                    <w:color w:val="000000"/>
                    <w:sz w:val="26"/>
                    <w:szCs w:val="26"/>
                  </w:rPr>
                </w:rPrChange>
              </w:rPr>
              <w:t>+ Đang sử dụng: ô checkbox, tích chọn nếu đang sử dụng</w:t>
            </w:r>
          </w:p>
          <w:p w14:paraId="419B78CF" w14:textId="77777777" w:rsidR="00F879A9" w:rsidRPr="00410FBA" w:rsidRDefault="00F879A9" w:rsidP="00F879A9">
            <w:pPr>
              <w:spacing w:before="120" w:after="120"/>
              <w:rPr>
                <w:sz w:val="26"/>
                <w:szCs w:val="26"/>
                <w:u w:val="single"/>
                <w:lang w:val="vi-VN"/>
                <w:rPrChange w:id="541" w:author="Dang Oanh" w:date="2024-05-31T15:47:00Z" w16du:dateUtc="2024-05-31T08:47:00Z">
                  <w:rPr>
                    <w:color w:val="000000"/>
                    <w:sz w:val="26"/>
                    <w:szCs w:val="26"/>
                    <w:u w:val="single"/>
                    <w:lang w:val="vi-VN"/>
                  </w:rPr>
                </w:rPrChange>
              </w:rPr>
            </w:pPr>
            <w:r w:rsidRPr="00410FBA">
              <w:rPr>
                <w:sz w:val="26"/>
                <w:szCs w:val="26"/>
                <w:u w:val="single"/>
                <w:lang w:val="vi-VN"/>
                <w:rPrChange w:id="542" w:author="Dang Oanh" w:date="2024-05-31T15:47:00Z" w16du:dateUtc="2024-05-31T08:47:00Z">
                  <w:rPr>
                    <w:color w:val="000000"/>
                    <w:sz w:val="26"/>
                    <w:szCs w:val="26"/>
                    <w:u w:val="single"/>
                    <w:lang w:val="vi-VN"/>
                  </w:rPr>
                </w:rPrChange>
              </w:rPr>
              <w:t>Các nút chức năng trên lưới:</w:t>
            </w:r>
          </w:p>
          <w:p w14:paraId="04768162" w14:textId="77777777" w:rsidR="00F879A9" w:rsidRPr="00410FBA" w:rsidRDefault="00F879A9" w:rsidP="00F879A9">
            <w:pPr>
              <w:rPr>
                <w:sz w:val="26"/>
                <w:szCs w:val="26"/>
                <w:lang w:val="vi-VN"/>
                <w:rPrChange w:id="543" w:author="Dang Oanh" w:date="2024-05-31T15:47:00Z" w16du:dateUtc="2024-05-31T08:47:00Z">
                  <w:rPr>
                    <w:color w:val="000000"/>
                    <w:sz w:val="26"/>
                    <w:szCs w:val="26"/>
                    <w:lang w:val="vi-VN"/>
                  </w:rPr>
                </w:rPrChange>
              </w:rPr>
            </w:pPr>
            <w:r w:rsidRPr="00410FBA">
              <w:rPr>
                <w:sz w:val="26"/>
                <w:szCs w:val="26"/>
                <w:lang w:val="vi-VN"/>
                <w:rPrChange w:id="544" w:author="Dang Oanh" w:date="2024-05-31T15:47:00Z" w16du:dateUtc="2024-05-31T08:47:00Z">
                  <w:rPr>
                    <w:color w:val="000000"/>
                    <w:sz w:val="26"/>
                    <w:szCs w:val="26"/>
                    <w:lang w:val="vi-VN"/>
                  </w:rPr>
                </w:rPrChange>
              </w:rPr>
              <w:t xml:space="preserve">+ Sửa </w:t>
            </w:r>
          </w:p>
          <w:p w14:paraId="514E3A75" w14:textId="77777777" w:rsidR="00F879A9" w:rsidRPr="00410FBA" w:rsidRDefault="00F879A9" w:rsidP="00F879A9">
            <w:pPr>
              <w:rPr>
                <w:sz w:val="26"/>
                <w:szCs w:val="26"/>
                <w:lang w:val="vi-VN"/>
                <w:rPrChange w:id="545" w:author="Dang Oanh" w:date="2024-05-31T15:47:00Z" w16du:dateUtc="2024-05-31T08:47:00Z">
                  <w:rPr>
                    <w:color w:val="000000"/>
                    <w:sz w:val="26"/>
                    <w:szCs w:val="26"/>
                    <w:lang w:val="vi-VN"/>
                  </w:rPr>
                </w:rPrChange>
              </w:rPr>
            </w:pPr>
            <w:r w:rsidRPr="00410FBA">
              <w:rPr>
                <w:sz w:val="26"/>
                <w:szCs w:val="26"/>
                <w:lang w:val="vi-VN"/>
                <w:rPrChange w:id="546" w:author="Dang Oanh" w:date="2024-05-31T15:47:00Z" w16du:dateUtc="2024-05-31T08:47:00Z">
                  <w:rPr>
                    <w:color w:val="000000"/>
                    <w:sz w:val="26"/>
                    <w:szCs w:val="26"/>
                    <w:lang w:val="vi-VN"/>
                  </w:rPr>
                </w:rPrChange>
              </w:rPr>
              <w:t xml:space="preserve">+ Xóa </w:t>
            </w:r>
          </w:p>
          <w:p w14:paraId="41257AA3" w14:textId="38B65B8A" w:rsidR="00F879A9" w:rsidRPr="00410FBA" w:rsidRDefault="00F879A9" w:rsidP="00F879A9">
            <w:pPr>
              <w:rPr>
                <w:sz w:val="26"/>
                <w:szCs w:val="26"/>
                <w:rPrChange w:id="547" w:author="Dang Oanh" w:date="2024-05-31T15:47:00Z" w16du:dateUtc="2024-05-31T08:47:00Z">
                  <w:rPr>
                    <w:color w:val="000000"/>
                    <w:sz w:val="26"/>
                    <w:szCs w:val="26"/>
                  </w:rPr>
                </w:rPrChange>
              </w:rPr>
            </w:pPr>
            <w:r w:rsidRPr="00410FBA">
              <w:rPr>
                <w:sz w:val="26"/>
                <w:szCs w:val="26"/>
                <w:lang w:val="vi-VN"/>
                <w:rPrChange w:id="548" w:author="Dang Oanh" w:date="2024-05-31T15:47:00Z" w16du:dateUtc="2024-05-31T08:47:00Z">
                  <w:rPr>
                    <w:color w:val="000000"/>
                    <w:sz w:val="26"/>
                    <w:szCs w:val="26"/>
                    <w:lang w:val="vi-VN"/>
                  </w:rPr>
                </w:rPrChange>
              </w:rPr>
              <w:lastRenderedPageBreak/>
              <w:t xml:space="preserve">+ Xem </w:t>
            </w:r>
            <w:r w:rsidRPr="00410FBA">
              <w:rPr>
                <w:sz w:val="26"/>
                <w:szCs w:val="26"/>
                <w:rPrChange w:id="549" w:author="Dang Oanh" w:date="2024-05-31T15:47:00Z" w16du:dateUtc="2024-05-31T08:47:00Z">
                  <w:rPr>
                    <w:color w:val="000000"/>
                    <w:sz w:val="26"/>
                    <w:szCs w:val="26"/>
                  </w:rPr>
                </w:rPrChange>
              </w:rPr>
              <w:t>danh sách người dùng theo vai trò</w:t>
            </w:r>
          </w:p>
          <w:p w14:paraId="0CA9476F" w14:textId="54EC75B8" w:rsidR="00354998" w:rsidRPr="00410FBA" w:rsidRDefault="00354998" w:rsidP="00D535D6">
            <w:pPr>
              <w:pStyle w:val="ListParagraph"/>
              <w:numPr>
                <w:ilvl w:val="0"/>
                <w:numId w:val="18"/>
              </w:numPr>
              <w:spacing w:before="120" w:after="120"/>
              <w:rPr>
                <w:b/>
                <w:sz w:val="26"/>
                <w:szCs w:val="26"/>
              </w:rPr>
            </w:pPr>
            <w:r w:rsidRPr="00410FBA">
              <w:rPr>
                <w:b/>
                <w:sz w:val="26"/>
                <w:szCs w:val="26"/>
              </w:rPr>
              <w:t>Chức năng xử lý:</w:t>
            </w:r>
          </w:p>
          <w:p w14:paraId="7E09964E" w14:textId="5331B4E8" w:rsidR="00F879A9" w:rsidRPr="00410FBA" w:rsidRDefault="00F879A9" w:rsidP="00F879A9">
            <w:pPr>
              <w:spacing w:before="120" w:after="120"/>
              <w:rPr>
                <w:sz w:val="26"/>
                <w:szCs w:val="26"/>
              </w:rPr>
            </w:pPr>
            <w:r w:rsidRPr="00410FBA">
              <w:rPr>
                <w:sz w:val="26"/>
                <w:szCs w:val="26"/>
              </w:rPr>
              <w:t>+ Hệ thống hiển thị danh sách vai trò mặc định/hiển thị theo tiêu chí tìm kiếm</w:t>
            </w:r>
          </w:p>
          <w:p w14:paraId="50D83714" w14:textId="77777777" w:rsidR="00F879A9" w:rsidRPr="00410FBA" w:rsidRDefault="00F879A9" w:rsidP="00F879A9">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581FCE9E" w14:textId="77777777" w:rsidR="00354998" w:rsidRPr="00410FBA" w:rsidRDefault="00354998" w:rsidP="00D535D6">
            <w:pPr>
              <w:pStyle w:val="ListParagraph"/>
              <w:numPr>
                <w:ilvl w:val="0"/>
                <w:numId w:val="18"/>
              </w:numPr>
              <w:spacing w:before="120" w:after="120"/>
              <w:rPr>
                <w:b/>
                <w:sz w:val="26"/>
                <w:szCs w:val="26"/>
              </w:rPr>
            </w:pPr>
            <w:r w:rsidRPr="00410FBA">
              <w:rPr>
                <w:b/>
                <w:sz w:val="26"/>
                <w:szCs w:val="26"/>
              </w:rPr>
              <w:t xml:space="preserve">Các ngoại lệ: </w:t>
            </w:r>
          </w:p>
          <w:p w14:paraId="57467909" w14:textId="77777777" w:rsidR="00354998" w:rsidRPr="00410FBA" w:rsidRDefault="00354998" w:rsidP="00D535D6">
            <w:pPr>
              <w:spacing w:before="120" w:after="120"/>
              <w:rPr>
                <w:b/>
                <w:sz w:val="26"/>
                <w:szCs w:val="26"/>
              </w:rPr>
            </w:pPr>
            <w:r w:rsidRPr="00410FBA">
              <w:rPr>
                <w:sz w:val="26"/>
                <w:szCs w:val="26"/>
              </w:rPr>
              <w:t>Không</w:t>
            </w:r>
            <w:r w:rsidRPr="00410FBA">
              <w:rPr>
                <w:sz w:val="26"/>
                <w:szCs w:val="26"/>
                <w:lang w:val="vi-VN"/>
              </w:rPr>
              <w:t xml:space="preserve"> có</w:t>
            </w:r>
            <w:r w:rsidRPr="00410FBA">
              <w:rPr>
                <w:sz w:val="26"/>
                <w:szCs w:val="26"/>
              </w:rPr>
              <w:t xml:space="preserve"> </w:t>
            </w:r>
          </w:p>
        </w:tc>
        <w:tc>
          <w:tcPr>
            <w:tcW w:w="438" w:type="pct"/>
          </w:tcPr>
          <w:p w14:paraId="459E2EDA" w14:textId="77777777" w:rsidR="00354998" w:rsidRPr="00410FBA" w:rsidRDefault="00354998" w:rsidP="00D535D6">
            <w:pPr>
              <w:spacing w:before="120" w:after="120"/>
              <w:rPr>
                <w:sz w:val="26"/>
                <w:szCs w:val="26"/>
              </w:rPr>
            </w:pPr>
            <w:r w:rsidRPr="00410FBA">
              <w:rPr>
                <w:sz w:val="26"/>
                <w:szCs w:val="26"/>
              </w:rPr>
              <w:lastRenderedPageBreak/>
              <w:t>Cao</w:t>
            </w:r>
          </w:p>
        </w:tc>
        <w:tc>
          <w:tcPr>
            <w:tcW w:w="599" w:type="pct"/>
          </w:tcPr>
          <w:p w14:paraId="60784034" w14:textId="77777777" w:rsidR="00354998" w:rsidRPr="00410FBA" w:rsidRDefault="00354998" w:rsidP="00D535D6">
            <w:pPr>
              <w:spacing w:before="120" w:after="120"/>
              <w:rPr>
                <w:sz w:val="26"/>
                <w:szCs w:val="26"/>
              </w:rPr>
            </w:pPr>
            <w:r w:rsidRPr="00410FBA">
              <w:rPr>
                <w:sz w:val="26"/>
                <w:szCs w:val="26"/>
              </w:rPr>
              <w:t>Cao</w:t>
            </w:r>
          </w:p>
        </w:tc>
        <w:tc>
          <w:tcPr>
            <w:tcW w:w="530" w:type="pct"/>
          </w:tcPr>
          <w:p w14:paraId="0043F106" w14:textId="77777777" w:rsidR="00354998" w:rsidRPr="00410FBA" w:rsidRDefault="00354998" w:rsidP="00D535D6">
            <w:pPr>
              <w:spacing w:before="120" w:after="120"/>
              <w:rPr>
                <w:sz w:val="26"/>
                <w:szCs w:val="26"/>
              </w:rPr>
            </w:pPr>
            <w:r w:rsidRPr="00410FBA">
              <w:rPr>
                <w:sz w:val="26"/>
                <w:szCs w:val="26"/>
              </w:rPr>
              <w:t>Quản trị hệ thống quản lý doanh nghiệp</w:t>
            </w:r>
          </w:p>
        </w:tc>
      </w:tr>
      <w:tr w:rsidR="00410FBA" w:rsidRPr="00410FBA" w14:paraId="1DC76812" w14:textId="77777777" w:rsidTr="0000570E">
        <w:tc>
          <w:tcPr>
            <w:tcW w:w="391" w:type="pct"/>
          </w:tcPr>
          <w:p w14:paraId="756E3FED" w14:textId="16BC0C70" w:rsidR="00F879A9" w:rsidRPr="00410FBA" w:rsidRDefault="00F879A9" w:rsidP="00F879A9">
            <w:pPr>
              <w:pStyle w:val="ListParagraph"/>
              <w:spacing w:before="120" w:after="120"/>
              <w:ind w:left="0"/>
              <w:rPr>
                <w:sz w:val="26"/>
                <w:szCs w:val="26"/>
              </w:rPr>
            </w:pPr>
            <w:r w:rsidRPr="00410FBA">
              <w:rPr>
                <w:sz w:val="26"/>
                <w:szCs w:val="26"/>
              </w:rPr>
              <w:t>2</w:t>
            </w:r>
          </w:p>
        </w:tc>
        <w:tc>
          <w:tcPr>
            <w:tcW w:w="748" w:type="pct"/>
          </w:tcPr>
          <w:p w14:paraId="2197613C" w14:textId="0B662032" w:rsidR="00F879A9" w:rsidRPr="00410FBA" w:rsidRDefault="0000570E" w:rsidP="00F879A9">
            <w:pPr>
              <w:spacing w:before="120" w:after="120"/>
              <w:jc w:val="center"/>
              <w:rPr>
                <w:sz w:val="26"/>
                <w:szCs w:val="26"/>
              </w:rPr>
            </w:pPr>
            <w:r w:rsidRPr="00410FBA">
              <w:rPr>
                <w:sz w:val="26"/>
                <w:szCs w:val="26"/>
              </w:rPr>
              <w:t>UR_HDDT_01.09.02</w:t>
            </w:r>
          </w:p>
        </w:tc>
        <w:tc>
          <w:tcPr>
            <w:tcW w:w="747" w:type="pct"/>
          </w:tcPr>
          <w:p w14:paraId="4779F145" w14:textId="43A14C99" w:rsidR="00F879A9" w:rsidRPr="00410FBA" w:rsidRDefault="00F879A9" w:rsidP="00F879A9">
            <w:pPr>
              <w:spacing w:before="120" w:after="120"/>
              <w:rPr>
                <w:sz w:val="26"/>
                <w:szCs w:val="26"/>
              </w:rPr>
            </w:pPr>
            <w:r w:rsidRPr="00410FBA">
              <w:rPr>
                <w:sz w:val="26"/>
                <w:szCs w:val="26"/>
              </w:rPr>
              <w:t>Thêm mới vai trò</w:t>
            </w:r>
          </w:p>
        </w:tc>
        <w:tc>
          <w:tcPr>
            <w:tcW w:w="1547" w:type="pct"/>
          </w:tcPr>
          <w:p w14:paraId="58CBA56B" w14:textId="77777777" w:rsidR="00F879A9" w:rsidRPr="00410FBA" w:rsidRDefault="00F879A9" w:rsidP="00F879A9">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1795E8FE" w14:textId="763AE908" w:rsidR="00F879A9" w:rsidRPr="00410FBA" w:rsidRDefault="00F879A9" w:rsidP="00F879A9">
            <w:pPr>
              <w:pStyle w:val="ListParagraph"/>
              <w:spacing w:before="120" w:after="120"/>
              <w:ind w:left="0"/>
              <w:rPr>
                <w:sz w:val="26"/>
                <w:szCs w:val="26"/>
                <w:lang w:val="vi-VN"/>
              </w:rPr>
            </w:pPr>
            <w:r w:rsidRPr="00410FBA">
              <w:rPr>
                <w:sz w:val="26"/>
                <w:szCs w:val="26"/>
              </w:rPr>
              <w:t>Cho phép người dùng thêm mới vai trò</w:t>
            </w:r>
          </w:p>
          <w:p w14:paraId="6D181A0F" w14:textId="77777777" w:rsidR="00F879A9" w:rsidRPr="00410FBA" w:rsidRDefault="00F879A9" w:rsidP="00F879A9">
            <w:pPr>
              <w:pStyle w:val="ListParagraph"/>
              <w:numPr>
                <w:ilvl w:val="0"/>
                <w:numId w:val="18"/>
              </w:numPr>
              <w:spacing w:before="120" w:after="120"/>
              <w:rPr>
                <w:b/>
                <w:sz w:val="26"/>
                <w:szCs w:val="26"/>
              </w:rPr>
            </w:pPr>
            <w:r w:rsidRPr="00410FBA">
              <w:rPr>
                <w:b/>
                <w:sz w:val="26"/>
                <w:szCs w:val="26"/>
              </w:rPr>
              <w:t xml:space="preserve">Thông tin đầu vào: </w:t>
            </w:r>
          </w:p>
          <w:p w14:paraId="50AC9DB8" w14:textId="77777777" w:rsidR="00F879A9" w:rsidRPr="00410FBA" w:rsidRDefault="00F879A9" w:rsidP="00F879A9">
            <w:pPr>
              <w:spacing w:before="120" w:after="120"/>
              <w:rPr>
                <w:sz w:val="26"/>
                <w:szCs w:val="26"/>
              </w:rPr>
            </w:pPr>
            <w:r w:rsidRPr="00410FBA">
              <w:rPr>
                <w:sz w:val="26"/>
                <w:szCs w:val="26"/>
              </w:rPr>
              <w:t>Người dùng nhập các thông tin sau:</w:t>
            </w:r>
          </w:p>
          <w:p w14:paraId="092B87D2" w14:textId="530369AD" w:rsidR="00F879A9" w:rsidRPr="00410FBA" w:rsidRDefault="00F879A9" w:rsidP="00F879A9">
            <w:pPr>
              <w:spacing w:before="120" w:after="120"/>
              <w:rPr>
                <w:sz w:val="26"/>
                <w:szCs w:val="26"/>
              </w:rPr>
            </w:pPr>
            <w:r w:rsidRPr="00410FBA">
              <w:rPr>
                <w:sz w:val="26"/>
                <w:szCs w:val="26"/>
              </w:rPr>
              <w:t>+ Tên vai trò *: trường duy nhất</w:t>
            </w:r>
          </w:p>
          <w:p w14:paraId="44F9E4B8" w14:textId="2A7E3F42" w:rsidR="00F879A9" w:rsidRPr="00410FBA" w:rsidRDefault="00F879A9" w:rsidP="00F879A9">
            <w:pPr>
              <w:spacing w:before="120" w:after="120"/>
              <w:rPr>
                <w:sz w:val="26"/>
                <w:szCs w:val="26"/>
              </w:rPr>
            </w:pPr>
            <w:r w:rsidRPr="00410FBA">
              <w:rPr>
                <w:sz w:val="26"/>
                <w:szCs w:val="26"/>
              </w:rPr>
              <w:t xml:space="preserve">+ </w:t>
            </w:r>
            <w:r w:rsidR="00E36C3C" w:rsidRPr="00410FBA">
              <w:rPr>
                <w:sz w:val="26"/>
                <w:szCs w:val="26"/>
              </w:rPr>
              <w:t>Đang</w:t>
            </w:r>
            <w:r w:rsidRPr="00410FBA">
              <w:rPr>
                <w:sz w:val="26"/>
                <w:szCs w:val="26"/>
              </w:rPr>
              <w:t xml:space="preserve"> hoạt động: </w:t>
            </w:r>
            <w:r w:rsidR="00E36C3C" w:rsidRPr="00410FBA">
              <w:rPr>
                <w:sz w:val="26"/>
                <w:szCs w:val="26"/>
              </w:rPr>
              <w:t>ô checkbox, mặc định được tích chọn</w:t>
            </w:r>
          </w:p>
          <w:p w14:paraId="096E7270" w14:textId="00EDEE6E" w:rsidR="00E36C3C" w:rsidRPr="00410FBA" w:rsidRDefault="00E36C3C" w:rsidP="00F879A9">
            <w:pPr>
              <w:spacing w:before="120" w:after="120"/>
              <w:rPr>
                <w:sz w:val="26"/>
                <w:szCs w:val="26"/>
              </w:rPr>
            </w:pPr>
            <w:r w:rsidRPr="00410FBA">
              <w:rPr>
                <w:sz w:val="26"/>
                <w:szCs w:val="26"/>
              </w:rPr>
              <w:t xml:space="preserve">+ Tích chọn các quyền hạn của vai trò: danh sách dạng lưới và có các ô tích chọn. Danh sách gồm các trường thông tin sau: Tiêu đề; Quyền </w:t>
            </w:r>
            <w:r w:rsidRPr="00410FBA">
              <w:rPr>
                <w:sz w:val="26"/>
                <w:szCs w:val="26"/>
              </w:rPr>
              <w:lastRenderedPageBreak/>
              <w:t>xem (ô checkbox); Quyền thêm (ô checkbox); Quyền sửa (ô checkbox); Quyền xóa (ô checkbox)</w:t>
            </w:r>
          </w:p>
          <w:p w14:paraId="35BA0172" w14:textId="77777777" w:rsidR="00F879A9" w:rsidRPr="00410FBA" w:rsidRDefault="00F879A9" w:rsidP="00F879A9">
            <w:pPr>
              <w:pStyle w:val="ListParagraph"/>
              <w:numPr>
                <w:ilvl w:val="0"/>
                <w:numId w:val="18"/>
              </w:numPr>
              <w:spacing w:before="120" w:after="120"/>
              <w:rPr>
                <w:b/>
                <w:sz w:val="26"/>
                <w:szCs w:val="26"/>
              </w:rPr>
            </w:pPr>
            <w:r w:rsidRPr="00410FBA">
              <w:rPr>
                <w:b/>
                <w:sz w:val="26"/>
                <w:szCs w:val="26"/>
              </w:rPr>
              <w:t xml:space="preserve">Thông tin đầu ra: </w:t>
            </w:r>
          </w:p>
          <w:p w14:paraId="3BD64BE1" w14:textId="374628EB" w:rsidR="00F879A9" w:rsidRPr="00410FBA" w:rsidRDefault="00C441C6" w:rsidP="00F879A9">
            <w:pPr>
              <w:spacing w:before="120" w:after="120"/>
              <w:rPr>
                <w:b/>
                <w:sz w:val="26"/>
                <w:szCs w:val="26"/>
              </w:rPr>
            </w:pPr>
            <w:r w:rsidRPr="00410FBA">
              <w:rPr>
                <w:sz w:val="26"/>
                <w:szCs w:val="26"/>
              </w:rPr>
              <w:t>Vai trò mới được thêm vào trên hệ thống</w:t>
            </w:r>
          </w:p>
          <w:p w14:paraId="2729CBEF" w14:textId="77777777" w:rsidR="00F879A9" w:rsidRPr="00410FBA" w:rsidRDefault="00F879A9" w:rsidP="00F879A9">
            <w:pPr>
              <w:pStyle w:val="ListParagraph"/>
              <w:numPr>
                <w:ilvl w:val="0"/>
                <w:numId w:val="18"/>
              </w:numPr>
              <w:spacing w:before="120" w:after="120"/>
              <w:rPr>
                <w:b/>
                <w:sz w:val="26"/>
                <w:szCs w:val="26"/>
              </w:rPr>
            </w:pPr>
            <w:r w:rsidRPr="00410FBA">
              <w:rPr>
                <w:b/>
                <w:sz w:val="26"/>
                <w:szCs w:val="26"/>
              </w:rPr>
              <w:t>Chức năng xử lý:</w:t>
            </w:r>
          </w:p>
          <w:p w14:paraId="09815776" w14:textId="6EC9CC1D" w:rsidR="00F879A9" w:rsidRPr="00410FBA" w:rsidRDefault="00F879A9" w:rsidP="00F879A9">
            <w:pPr>
              <w:spacing w:before="120" w:after="120"/>
              <w:rPr>
                <w:b/>
                <w:sz w:val="26"/>
                <w:szCs w:val="26"/>
              </w:rPr>
            </w:pPr>
            <w:r w:rsidRPr="00410FBA">
              <w:rPr>
                <w:sz w:val="26"/>
                <w:szCs w:val="26"/>
                <w:rPrChange w:id="550" w:author="Dang Oanh" w:date="2024-05-31T15:47:00Z" w16du:dateUtc="2024-05-31T08:47:00Z">
                  <w:rPr>
                    <w:color w:val="000000"/>
                    <w:sz w:val="26"/>
                    <w:szCs w:val="26"/>
                  </w:rPr>
                </w:rPrChange>
              </w:rPr>
              <w:t>Hệ thống kiểm tra nếu đủ các trường bắt buộc và các trường nhập vào hợp lệ thì lưu vai trò mới vào hệ thống</w:t>
            </w:r>
          </w:p>
          <w:p w14:paraId="4204EFDB" w14:textId="77777777" w:rsidR="00F879A9" w:rsidRPr="00410FBA" w:rsidRDefault="00F879A9" w:rsidP="00F879A9">
            <w:pPr>
              <w:pStyle w:val="ListParagraph"/>
              <w:numPr>
                <w:ilvl w:val="0"/>
                <w:numId w:val="18"/>
              </w:numPr>
              <w:spacing w:before="120" w:after="120"/>
              <w:rPr>
                <w:b/>
                <w:sz w:val="26"/>
                <w:szCs w:val="26"/>
              </w:rPr>
            </w:pPr>
            <w:r w:rsidRPr="00410FBA">
              <w:rPr>
                <w:b/>
                <w:sz w:val="26"/>
                <w:szCs w:val="26"/>
              </w:rPr>
              <w:t xml:space="preserve">Các ngoại lệ: </w:t>
            </w:r>
          </w:p>
          <w:p w14:paraId="2C29BFEE" w14:textId="527281EB" w:rsidR="00F879A9" w:rsidRPr="00410FBA" w:rsidRDefault="00F879A9" w:rsidP="00C441C6">
            <w:pPr>
              <w:pStyle w:val="ListParagraph"/>
              <w:spacing w:before="120" w:after="120"/>
              <w:ind w:left="0"/>
              <w:rPr>
                <w:b/>
                <w:sz w:val="26"/>
                <w:szCs w:val="26"/>
              </w:rPr>
            </w:pPr>
            <w:r w:rsidRPr="00410FBA">
              <w:rPr>
                <w:sz w:val="26"/>
                <w:szCs w:val="26"/>
              </w:rPr>
              <w:t>Hệ thống báo lỗi nếu người dùng nhập thiếu trường bắt buộc hoặc không hợp lệ một hoặc nhiều thông tin tại thông tin đầu vào ở trên</w:t>
            </w:r>
          </w:p>
        </w:tc>
        <w:tc>
          <w:tcPr>
            <w:tcW w:w="438" w:type="pct"/>
          </w:tcPr>
          <w:p w14:paraId="58B4DB76" w14:textId="1565474D" w:rsidR="00F879A9" w:rsidRPr="00410FBA" w:rsidRDefault="00F879A9" w:rsidP="00F879A9">
            <w:pPr>
              <w:spacing w:before="120" w:after="120"/>
              <w:rPr>
                <w:sz w:val="26"/>
                <w:szCs w:val="26"/>
              </w:rPr>
            </w:pPr>
            <w:r w:rsidRPr="00410FBA">
              <w:rPr>
                <w:sz w:val="26"/>
                <w:szCs w:val="26"/>
              </w:rPr>
              <w:lastRenderedPageBreak/>
              <w:t>Cao</w:t>
            </w:r>
          </w:p>
        </w:tc>
        <w:tc>
          <w:tcPr>
            <w:tcW w:w="599" w:type="pct"/>
          </w:tcPr>
          <w:p w14:paraId="2D541B14" w14:textId="696D2153" w:rsidR="00F879A9" w:rsidRPr="00410FBA" w:rsidRDefault="00F879A9" w:rsidP="00F879A9">
            <w:pPr>
              <w:spacing w:before="120" w:after="120"/>
              <w:rPr>
                <w:sz w:val="26"/>
                <w:szCs w:val="26"/>
              </w:rPr>
            </w:pPr>
            <w:r w:rsidRPr="00410FBA">
              <w:rPr>
                <w:sz w:val="26"/>
                <w:szCs w:val="26"/>
              </w:rPr>
              <w:t>Cao</w:t>
            </w:r>
          </w:p>
        </w:tc>
        <w:tc>
          <w:tcPr>
            <w:tcW w:w="530" w:type="pct"/>
          </w:tcPr>
          <w:p w14:paraId="0E9FA69C" w14:textId="1AA44A84" w:rsidR="00F879A9" w:rsidRPr="00410FBA" w:rsidRDefault="00F879A9" w:rsidP="00F879A9">
            <w:pPr>
              <w:spacing w:before="120" w:after="120"/>
              <w:rPr>
                <w:sz w:val="26"/>
                <w:szCs w:val="26"/>
              </w:rPr>
            </w:pPr>
            <w:r w:rsidRPr="00410FBA">
              <w:rPr>
                <w:sz w:val="26"/>
                <w:szCs w:val="26"/>
              </w:rPr>
              <w:t>Quản trị hệ thống quản lý doanh nghiệp</w:t>
            </w:r>
          </w:p>
        </w:tc>
      </w:tr>
      <w:tr w:rsidR="00410FBA" w:rsidRPr="00410FBA" w14:paraId="5EA32E92" w14:textId="77777777" w:rsidTr="0000570E">
        <w:tc>
          <w:tcPr>
            <w:tcW w:w="391" w:type="pct"/>
          </w:tcPr>
          <w:p w14:paraId="2DEFCD6F" w14:textId="6417E08F" w:rsidR="00F879A9" w:rsidRPr="00410FBA" w:rsidRDefault="00F879A9" w:rsidP="00F879A9">
            <w:pPr>
              <w:pStyle w:val="ListParagraph"/>
              <w:spacing w:before="120" w:after="120"/>
              <w:ind w:left="0"/>
              <w:rPr>
                <w:sz w:val="26"/>
                <w:szCs w:val="26"/>
              </w:rPr>
            </w:pPr>
            <w:r w:rsidRPr="00410FBA">
              <w:rPr>
                <w:sz w:val="26"/>
                <w:szCs w:val="26"/>
              </w:rPr>
              <w:t>3</w:t>
            </w:r>
          </w:p>
        </w:tc>
        <w:tc>
          <w:tcPr>
            <w:tcW w:w="748" w:type="pct"/>
          </w:tcPr>
          <w:p w14:paraId="63A8E248" w14:textId="3764A772" w:rsidR="00F879A9" w:rsidRPr="00410FBA" w:rsidRDefault="0000570E" w:rsidP="00F879A9">
            <w:pPr>
              <w:spacing w:before="120" w:after="120"/>
              <w:jc w:val="center"/>
              <w:rPr>
                <w:sz w:val="26"/>
                <w:szCs w:val="26"/>
              </w:rPr>
            </w:pPr>
            <w:r w:rsidRPr="00410FBA">
              <w:rPr>
                <w:sz w:val="26"/>
                <w:szCs w:val="26"/>
              </w:rPr>
              <w:t>UR_HDDT_01.09.03</w:t>
            </w:r>
          </w:p>
        </w:tc>
        <w:tc>
          <w:tcPr>
            <w:tcW w:w="747" w:type="pct"/>
          </w:tcPr>
          <w:p w14:paraId="60FDBE85" w14:textId="40483BC3" w:rsidR="00F879A9" w:rsidRPr="00410FBA" w:rsidRDefault="00F879A9" w:rsidP="00F879A9">
            <w:pPr>
              <w:spacing w:before="120" w:after="120"/>
              <w:rPr>
                <w:sz w:val="26"/>
                <w:szCs w:val="26"/>
              </w:rPr>
            </w:pPr>
            <w:r w:rsidRPr="00410FBA">
              <w:rPr>
                <w:sz w:val="26"/>
                <w:szCs w:val="26"/>
              </w:rPr>
              <w:t>Cập nhật vai trò</w:t>
            </w:r>
          </w:p>
        </w:tc>
        <w:tc>
          <w:tcPr>
            <w:tcW w:w="1547" w:type="pct"/>
          </w:tcPr>
          <w:p w14:paraId="19E63A38" w14:textId="77777777" w:rsidR="00C441C6" w:rsidRPr="00410FBA" w:rsidRDefault="00C441C6" w:rsidP="00C441C6">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30542FF7" w14:textId="103415AE" w:rsidR="00C441C6" w:rsidRPr="00410FBA" w:rsidRDefault="00C441C6" w:rsidP="00C441C6">
            <w:pPr>
              <w:pStyle w:val="ListParagraph"/>
              <w:spacing w:before="120" w:after="120"/>
              <w:ind w:left="0"/>
              <w:rPr>
                <w:sz w:val="26"/>
                <w:szCs w:val="26"/>
                <w:lang w:val="vi-VN"/>
              </w:rPr>
            </w:pPr>
            <w:r w:rsidRPr="00410FBA">
              <w:rPr>
                <w:sz w:val="26"/>
                <w:szCs w:val="26"/>
              </w:rPr>
              <w:t>Cho phép người dùng cập nhật vai trò</w:t>
            </w:r>
          </w:p>
          <w:p w14:paraId="28C0E45C" w14:textId="77777777" w:rsidR="00C441C6" w:rsidRPr="00410FBA" w:rsidRDefault="00C441C6" w:rsidP="00C441C6">
            <w:pPr>
              <w:pStyle w:val="ListParagraph"/>
              <w:numPr>
                <w:ilvl w:val="0"/>
                <w:numId w:val="18"/>
              </w:numPr>
              <w:spacing w:before="120" w:after="120"/>
              <w:rPr>
                <w:b/>
                <w:sz w:val="26"/>
                <w:szCs w:val="26"/>
              </w:rPr>
            </w:pPr>
            <w:r w:rsidRPr="00410FBA">
              <w:rPr>
                <w:b/>
                <w:sz w:val="26"/>
                <w:szCs w:val="26"/>
              </w:rPr>
              <w:t xml:space="preserve">Thông tin đầu vào: </w:t>
            </w:r>
          </w:p>
          <w:p w14:paraId="0B0557CB" w14:textId="5F17D90A" w:rsidR="00C441C6" w:rsidRPr="00410FBA" w:rsidRDefault="00C441C6" w:rsidP="00C441C6">
            <w:pPr>
              <w:spacing w:before="120" w:after="120"/>
              <w:rPr>
                <w:sz w:val="26"/>
                <w:szCs w:val="26"/>
              </w:rPr>
            </w:pPr>
            <w:r w:rsidRPr="00410FBA">
              <w:rPr>
                <w:sz w:val="26"/>
                <w:szCs w:val="26"/>
              </w:rPr>
              <w:t>Người dùng chỉnh sửa được các thông tin sau:</w:t>
            </w:r>
          </w:p>
          <w:p w14:paraId="6705CD54" w14:textId="77777777" w:rsidR="00C441C6" w:rsidRPr="00410FBA" w:rsidRDefault="00C441C6" w:rsidP="00C441C6">
            <w:pPr>
              <w:spacing w:before="120" w:after="120"/>
              <w:rPr>
                <w:sz w:val="26"/>
                <w:szCs w:val="26"/>
              </w:rPr>
            </w:pPr>
            <w:r w:rsidRPr="00410FBA">
              <w:rPr>
                <w:sz w:val="26"/>
                <w:szCs w:val="26"/>
              </w:rPr>
              <w:lastRenderedPageBreak/>
              <w:t>+ Tên vai trò *: trường duy nhất</w:t>
            </w:r>
          </w:p>
          <w:p w14:paraId="64A2ED66" w14:textId="4B9704D5" w:rsidR="00C441C6" w:rsidRPr="00410FBA" w:rsidRDefault="00C441C6" w:rsidP="00C441C6">
            <w:pPr>
              <w:spacing w:before="120" w:after="120"/>
              <w:rPr>
                <w:sz w:val="26"/>
                <w:szCs w:val="26"/>
              </w:rPr>
            </w:pPr>
            <w:r w:rsidRPr="00410FBA">
              <w:rPr>
                <w:sz w:val="26"/>
                <w:szCs w:val="26"/>
              </w:rPr>
              <w:t>+ Đang hoạt động: ô checkbox</w:t>
            </w:r>
          </w:p>
          <w:p w14:paraId="597A52BF" w14:textId="51D407EE" w:rsidR="00C441C6" w:rsidRPr="00410FBA" w:rsidRDefault="00C441C6" w:rsidP="00C441C6">
            <w:pPr>
              <w:spacing w:before="120" w:after="120"/>
              <w:rPr>
                <w:sz w:val="26"/>
                <w:szCs w:val="26"/>
              </w:rPr>
            </w:pPr>
            <w:r w:rsidRPr="00410FBA">
              <w:rPr>
                <w:sz w:val="26"/>
                <w:szCs w:val="26"/>
              </w:rPr>
              <w:t>+ Tích chọn hoặc bỏ chọn các quyền hạn của vai trò: danh sách dạng lưới và có các ô tích chọn. Danh sách gồm các trường thông tin sau: Tiêu đề; Quyền xem (ô checkbox); Quyền thêm (ô checkbox); Quyền sửa (ô checkbox); Quyền xóa (ô checkbox)</w:t>
            </w:r>
          </w:p>
          <w:p w14:paraId="44C54A6B" w14:textId="77777777" w:rsidR="00C441C6" w:rsidRPr="00410FBA" w:rsidRDefault="00C441C6" w:rsidP="00C441C6">
            <w:pPr>
              <w:pStyle w:val="ListParagraph"/>
              <w:numPr>
                <w:ilvl w:val="0"/>
                <w:numId w:val="18"/>
              </w:numPr>
              <w:spacing w:before="120" w:after="120"/>
              <w:rPr>
                <w:b/>
                <w:sz w:val="26"/>
                <w:szCs w:val="26"/>
              </w:rPr>
            </w:pPr>
            <w:r w:rsidRPr="00410FBA">
              <w:rPr>
                <w:b/>
                <w:sz w:val="26"/>
                <w:szCs w:val="26"/>
              </w:rPr>
              <w:t xml:space="preserve">Thông tin đầu ra: </w:t>
            </w:r>
          </w:p>
          <w:p w14:paraId="5FC4CD53" w14:textId="635BF051" w:rsidR="00C441C6" w:rsidRPr="00410FBA" w:rsidRDefault="00C441C6" w:rsidP="00C441C6">
            <w:pPr>
              <w:spacing w:before="120" w:after="120"/>
              <w:rPr>
                <w:b/>
                <w:sz w:val="26"/>
                <w:szCs w:val="26"/>
              </w:rPr>
            </w:pPr>
            <w:r w:rsidRPr="00410FBA">
              <w:rPr>
                <w:sz w:val="26"/>
                <w:szCs w:val="26"/>
              </w:rPr>
              <w:t>Thông tin cập nhật vai trò được thêm vào trên hệ thống</w:t>
            </w:r>
          </w:p>
          <w:p w14:paraId="1C05DCEB" w14:textId="77777777" w:rsidR="00C441C6" w:rsidRPr="00410FBA" w:rsidRDefault="00C441C6" w:rsidP="00C441C6">
            <w:pPr>
              <w:pStyle w:val="ListParagraph"/>
              <w:numPr>
                <w:ilvl w:val="0"/>
                <w:numId w:val="18"/>
              </w:numPr>
              <w:spacing w:before="120" w:after="120"/>
              <w:rPr>
                <w:b/>
                <w:sz w:val="26"/>
                <w:szCs w:val="26"/>
              </w:rPr>
            </w:pPr>
            <w:r w:rsidRPr="00410FBA">
              <w:rPr>
                <w:b/>
                <w:sz w:val="26"/>
                <w:szCs w:val="26"/>
              </w:rPr>
              <w:t>Chức năng xử lý:</w:t>
            </w:r>
          </w:p>
          <w:p w14:paraId="27F8EF33" w14:textId="12E43C41" w:rsidR="00C441C6" w:rsidRPr="00410FBA" w:rsidRDefault="00C441C6" w:rsidP="00C441C6">
            <w:pPr>
              <w:spacing w:before="120" w:after="120"/>
              <w:rPr>
                <w:b/>
                <w:sz w:val="26"/>
                <w:szCs w:val="26"/>
              </w:rPr>
            </w:pPr>
            <w:r w:rsidRPr="00410FBA">
              <w:rPr>
                <w:sz w:val="26"/>
                <w:szCs w:val="26"/>
                <w:rPrChange w:id="551" w:author="Dang Oanh" w:date="2024-05-31T15:47:00Z" w16du:dateUtc="2024-05-31T08:47:00Z">
                  <w:rPr>
                    <w:color w:val="000000"/>
                    <w:sz w:val="26"/>
                    <w:szCs w:val="26"/>
                  </w:rPr>
                </w:rPrChange>
              </w:rPr>
              <w:t>Hệ thống kiểm tra nếu đủ các trường bắt buộc và các trường nhập vào hợp lệ thì lưu thông tin cập nhật vai trò vào hệ thống</w:t>
            </w:r>
          </w:p>
          <w:p w14:paraId="13FD4A7A" w14:textId="77777777" w:rsidR="00C441C6" w:rsidRPr="00410FBA" w:rsidRDefault="00C441C6" w:rsidP="00C441C6">
            <w:pPr>
              <w:pStyle w:val="ListParagraph"/>
              <w:numPr>
                <w:ilvl w:val="0"/>
                <w:numId w:val="18"/>
              </w:numPr>
              <w:spacing w:before="120" w:after="120"/>
              <w:rPr>
                <w:b/>
                <w:sz w:val="26"/>
                <w:szCs w:val="26"/>
              </w:rPr>
            </w:pPr>
            <w:r w:rsidRPr="00410FBA">
              <w:rPr>
                <w:b/>
                <w:sz w:val="26"/>
                <w:szCs w:val="26"/>
              </w:rPr>
              <w:t xml:space="preserve">Các ngoại lệ: </w:t>
            </w:r>
          </w:p>
          <w:p w14:paraId="0182D068" w14:textId="771EE0B7" w:rsidR="00F879A9" w:rsidRPr="00410FBA" w:rsidRDefault="00C441C6" w:rsidP="00C441C6">
            <w:pPr>
              <w:pStyle w:val="ListParagraph"/>
              <w:spacing w:before="120" w:after="120"/>
              <w:ind w:left="0"/>
              <w:rPr>
                <w:b/>
                <w:sz w:val="26"/>
                <w:szCs w:val="26"/>
              </w:rPr>
            </w:pPr>
            <w:r w:rsidRPr="00410FBA">
              <w:rPr>
                <w:sz w:val="26"/>
                <w:szCs w:val="26"/>
              </w:rPr>
              <w:t>Hệ thống báo lỗi nếu người dùng nhập thiếu trường bắt buộc hoặc không hợp lệ một hoặc nhiều thông tin tại thông tin đầu vào ở trên</w:t>
            </w:r>
          </w:p>
        </w:tc>
        <w:tc>
          <w:tcPr>
            <w:tcW w:w="438" w:type="pct"/>
          </w:tcPr>
          <w:p w14:paraId="1281E254" w14:textId="522CBE8E" w:rsidR="00F879A9" w:rsidRPr="00410FBA" w:rsidRDefault="00F879A9" w:rsidP="00F879A9">
            <w:pPr>
              <w:spacing w:before="120" w:after="120"/>
              <w:rPr>
                <w:sz w:val="26"/>
                <w:szCs w:val="26"/>
              </w:rPr>
            </w:pPr>
            <w:r w:rsidRPr="00410FBA">
              <w:rPr>
                <w:sz w:val="26"/>
                <w:szCs w:val="26"/>
              </w:rPr>
              <w:lastRenderedPageBreak/>
              <w:t>Cao</w:t>
            </w:r>
          </w:p>
        </w:tc>
        <w:tc>
          <w:tcPr>
            <w:tcW w:w="599" w:type="pct"/>
          </w:tcPr>
          <w:p w14:paraId="1BD45B01" w14:textId="19972D1F" w:rsidR="00F879A9" w:rsidRPr="00410FBA" w:rsidRDefault="00F879A9" w:rsidP="00F879A9">
            <w:pPr>
              <w:spacing w:before="120" w:after="120"/>
              <w:rPr>
                <w:sz w:val="26"/>
                <w:szCs w:val="26"/>
              </w:rPr>
            </w:pPr>
            <w:r w:rsidRPr="00410FBA">
              <w:rPr>
                <w:sz w:val="26"/>
                <w:szCs w:val="26"/>
              </w:rPr>
              <w:t>Cao</w:t>
            </w:r>
          </w:p>
        </w:tc>
        <w:tc>
          <w:tcPr>
            <w:tcW w:w="530" w:type="pct"/>
          </w:tcPr>
          <w:p w14:paraId="3CB3F3F7" w14:textId="57AAC871" w:rsidR="00F879A9" w:rsidRPr="00410FBA" w:rsidRDefault="00F879A9" w:rsidP="00F879A9">
            <w:pPr>
              <w:spacing w:before="120" w:after="120"/>
              <w:rPr>
                <w:sz w:val="26"/>
                <w:szCs w:val="26"/>
              </w:rPr>
            </w:pPr>
            <w:r w:rsidRPr="00410FBA">
              <w:rPr>
                <w:sz w:val="26"/>
                <w:szCs w:val="26"/>
              </w:rPr>
              <w:t>Quản trị hệ thống quản lý doanh nghiệp</w:t>
            </w:r>
          </w:p>
        </w:tc>
      </w:tr>
      <w:tr w:rsidR="00410FBA" w:rsidRPr="00410FBA" w14:paraId="0C698BEE" w14:textId="77777777" w:rsidTr="0000570E">
        <w:tc>
          <w:tcPr>
            <w:tcW w:w="391" w:type="pct"/>
          </w:tcPr>
          <w:p w14:paraId="24887677" w14:textId="4757CEE5" w:rsidR="00F879A9" w:rsidRPr="00410FBA" w:rsidRDefault="00F879A9" w:rsidP="00F879A9">
            <w:pPr>
              <w:pStyle w:val="ListParagraph"/>
              <w:spacing w:before="120" w:after="120"/>
              <w:ind w:left="0"/>
              <w:rPr>
                <w:sz w:val="26"/>
                <w:szCs w:val="26"/>
              </w:rPr>
            </w:pPr>
            <w:r w:rsidRPr="00410FBA">
              <w:rPr>
                <w:sz w:val="26"/>
                <w:szCs w:val="26"/>
              </w:rPr>
              <w:lastRenderedPageBreak/>
              <w:t>4</w:t>
            </w:r>
          </w:p>
        </w:tc>
        <w:tc>
          <w:tcPr>
            <w:tcW w:w="748" w:type="pct"/>
          </w:tcPr>
          <w:p w14:paraId="22357432" w14:textId="6DF98033" w:rsidR="00F879A9" w:rsidRPr="00410FBA" w:rsidRDefault="0000570E" w:rsidP="00F879A9">
            <w:pPr>
              <w:spacing w:before="120" w:after="120"/>
              <w:jc w:val="center"/>
              <w:rPr>
                <w:sz w:val="26"/>
                <w:szCs w:val="26"/>
              </w:rPr>
            </w:pPr>
            <w:r w:rsidRPr="00410FBA">
              <w:rPr>
                <w:sz w:val="26"/>
                <w:szCs w:val="26"/>
              </w:rPr>
              <w:t>UR_HDDT_01.09.04</w:t>
            </w:r>
          </w:p>
        </w:tc>
        <w:tc>
          <w:tcPr>
            <w:tcW w:w="747" w:type="pct"/>
          </w:tcPr>
          <w:p w14:paraId="77B76825" w14:textId="6796711B" w:rsidR="00F879A9" w:rsidRPr="00410FBA" w:rsidRDefault="00F879A9" w:rsidP="00F879A9">
            <w:pPr>
              <w:spacing w:before="120" w:after="120"/>
              <w:rPr>
                <w:sz w:val="26"/>
                <w:szCs w:val="26"/>
              </w:rPr>
            </w:pPr>
            <w:r w:rsidRPr="00410FBA">
              <w:rPr>
                <w:sz w:val="26"/>
                <w:szCs w:val="26"/>
              </w:rPr>
              <w:t>Xóa vai trò</w:t>
            </w:r>
          </w:p>
        </w:tc>
        <w:tc>
          <w:tcPr>
            <w:tcW w:w="1547" w:type="pct"/>
          </w:tcPr>
          <w:p w14:paraId="4E9E1620" w14:textId="77777777" w:rsidR="00C441C6" w:rsidRPr="00410FBA" w:rsidRDefault="00C441C6" w:rsidP="00C441C6">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21C3BA3F" w14:textId="023CAD11" w:rsidR="00C441C6" w:rsidRPr="00410FBA" w:rsidRDefault="00C441C6" w:rsidP="00C441C6">
            <w:pPr>
              <w:pStyle w:val="ListParagraph"/>
              <w:spacing w:before="120" w:after="120"/>
              <w:ind w:left="0"/>
              <w:rPr>
                <w:sz w:val="26"/>
                <w:szCs w:val="26"/>
              </w:rPr>
            </w:pPr>
            <w:r w:rsidRPr="00410FBA">
              <w:rPr>
                <w:sz w:val="26"/>
                <w:szCs w:val="26"/>
              </w:rPr>
              <w:t>Cho phép người dùng xóa vai trò khỏi hệ thống</w:t>
            </w:r>
          </w:p>
          <w:p w14:paraId="6CCCB696" w14:textId="77777777" w:rsidR="00C441C6" w:rsidRPr="00410FBA" w:rsidRDefault="00C441C6" w:rsidP="00C441C6">
            <w:pPr>
              <w:pStyle w:val="ListParagraph"/>
              <w:numPr>
                <w:ilvl w:val="0"/>
                <w:numId w:val="18"/>
              </w:numPr>
              <w:spacing w:before="120" w:after="120"/>
              <w:rPr>
                <w:b/>
                <w:sz w:val="26"/>
                <w:szCs w:val="26"/>
              </w:rPr>
            </w:pPr>
            <w:r w:rsidRPr="00410FBA">
              <w:rPr>
                <w:b/>
                <w:sz w:val="26"/>
                <w:szCs w:val="26"/>
              </w:rPr>
              <w:t>Thông tin đầu vào:</w:t>
            </w:r>
          </w:p>
          <w:p w14:paraId="04857F13" w14:textId="55CDB4AA" w:rsidR="00C441C6" w:rsidRPr="00410FBA" w:rsidRDefault="00C441C6" w:rsidP="00C441C6">
            <w:pPr>
              <w:spacing w:before="120" w:after="120"/>
              <w:rPr>
                <w:b/>
                <w:sz w:val="26"/>
                <w:szCs w:val="26"/>
              </w:rPr>
            </w:pPr>
            <w:r w:rsidRPr="00410FBA">
              <w:rPr>
                <w:sz w:val="26"/>
                <w:szCs w:val="26"/>
              </w:rPr>
              <w:t>Người dùng nhấn icon nút Xóa tại vai trò muốn xóa</w:t>
            </w:r>
          </w:p>
          <w:p w14:paraId="1068A2A5" w14:textId="77777777" w:rsidR="00C441C6" w:rsidRPr="00410FBA" w:rsidRDefault="00C441C6" w:rsidP="00C441C6">
            <w:pPr>
              <w:pStyle w:val="ListParagraph"/>
              <w:numPr>
                <w:ilvl w:val="0"/>
                <w:numId w:val="18"/>
              </w:numPr>
              <w:spacing w:before="120" w:after="120"/>
              <w:rPr>
                <w:b/>
                <w:sz w:val="26"/>
                <w:szCs w:val="26"/>
              </w:rPr>
            </w:pPr>
            <w:r w:rsidRPr="00410FBA">
              <w:rPr>
                <w:b/>
                <w:sz w:val="26"/>
                <w:szCs w:val="26"/>
              </w:rPr>
              <w:t xml:space="preserve">Thông tin đầu ra: </w:t>
            </w:r>
          </w:p>
          <w:p w14:paraId="193443E6" w14:textId="2A83D80B" w:rsidR="00C441C6" w:rsidRPr="00410FBA" w:rsidRDefault="00C441C6" w:rsidP="00C441C6">
            <w:pPr>
              <w:spacing w:before="120" w:after="120"/>
              <w:rPr>
                <w:sz w:val="26"/>
                <w:szCs w:val="26"/>
                <w:lang w:val="vi-VN"/>
              </w:rPr>
            </w:pPr>
            <w:r w:rsidRPr="00410FBA">
              <w:rPr>
                <w:sz w:val="26"/>
                <w:szCs w:val="26"/>
              </w:rPr>
              <w:t>Vai trò bị xóa khỏi hệ thống và không hiển thị trên danh sách vai trò</w:t>
            </w:r>
          </w:p>
          <w:p w14:paraId="051D8BA0" w14:textId="77777777" w:rsidR="00C441C6" w:rsidRPr="00410FBA" w:rsidRDefault="00C441C6" w:rsidP="00C441C6">
            <w:pPr>
              <w:pStyle w:val="ListParagraph"/>
              <w:numPr>
                <w:ilvl w:val="0"/>
                <w:numId w:val="18"/>
              </w:numPr>
              <w:spacing w:before="120" w:after="120"/>
              <w:rPr>
                <w:b/>
                <w:sz w:val="26"/>
                <w:szCs w:val="26"/>
              </w:rPr>
            </w:pPr>
            <w:r w:rsidRPr="00410FBA">
              <w:rPr>
                <w:b/>
                <w:sz w:val="26"/>
                <w:szCs w:val="26"/>
              </w:rPr>
              <w:t>Chức năng xử lý:</w:t>
            </w:r>
          </w:p>
          <w:p w14:paraId="59822E06" w14:textId="72BE3EB2" w:rsidR="00C441C6" w:rsidRPr="00410FBA" w:rsidRDefault="00C441C6" w:rsidP="00C441C6">
            <w:pPr>
              <w:spacing w:before="120" w:after="120"/>
              <w:rPr>
                <w:i/>
                <w:sz w:val="26"/>
                <w:szCs w:val="26"/>
              </w:rPr>
            </w:pPr>
            <w:r w:rsidRPr="00410FBA">
              <w:rPr>
                <w:sz w:val="26"/>
                <w:szCs w:val="26"/>
              </w:rPr>
              <w:t>Hệ thống hiển thị popup xác nhận việc xóa “Quý khách chắc chắn muốn xoá</w:t>
            </w:r>
            <w:r w:rsidRPr="00410FBA">
              <w:rPr>
                <w:sz w:val="26"/>
                <w:szCs w:val="26"/>
                <w:lang w:val="vi-VN"/>
              </w:rPr>
              <w:t xml:space="preserve"> </w:t>
            </w:r>
            <w:r w:rsidRPr="00410FBA">
              <w:rPr>
                <w:sz w:val="26"/>
                <w:szCs w:val="26"/>
              </w:rPr>
              <w:t>vai trò?”. Người dùng có thể chọn “Có” (đồng ý xóa vai trò) hoặc “Không” (hủy việc xóa</w:t>
            </w:r>
            <w:r w:rsidRPr="00410FBA">
              <w:rPr>
                <w:sz w:val="26"/>
                <w:szCs w:val="26"/>
                <w:lang w:val="vi-VN"/>
              </w:rPr>
              <w:t xml:space="preserve"> </w:t>
            </w:r>
            <w:r w:rsidRPr="00410FBA">
              <w:rPr>
                <w:sz w:val="26"/>
                <w:szCs w:val="26"/>
              </w:rPr>
              <w:t>vai trò)</w:t>
            </w:r>
          </w:p>
          <w:p w14:paraId="722C7F28" w14:textId="77777777" w:rsidR="00C441C6" w:rsidRPr="00410FBA" w:rsidRDefault="00C441C6" w:rsidP="00C441C6">
            <w:pPr>
              <w:pStyle w:val="ListParagraph"/>
              <w:numPr>
                <w:ilvl w:val="0"/>
                <w:numId w:val="18"/>
              </w:numPr>
              <w:spacing w:before="120" w:after="120"/>
              <w:rPr>
                <w:b/>
                <w:sz w:val="26"/>
                <w:szCs w:val="26"/>
              </w:rPr>
            </w:pPr>
            <w:r w:rsidRPr="00410FBA">
              <w:rPr>
                <w:b/>
                <w:sz w:val="26"/>
                <w:szCs w:val="26"/>
              </w:rPr>
              <w:t xml:space="preserve">Các ngoại lệ: </w:t>
            </w:r>
          </w:p>
          <w:p w14:paraId="5223464E" w14:textId="30171FB6" w:rsidR="00F879A9" w:rsidRPr="00410FBA" w:rsidRDefault="00C441C6" w:rsidP="00C441C6">
            <w:pPr>
              <w:pStyle w:val="ListParagraph"/>
              <w:spacing w:before="120" w:after="120"/>
              <w:ind w:left="0"/>
              <w:rPr>
                <w:b/>
                <w:sz w:val="26"/>
                <w:szCs w:val="26"/>
              </w:rPr>
            </w:pPr>
            <w:r w:rsidRPr="00410FBA">
              <w:rPr>
                <w:sz w:val="26"/>
                <w:szCs w:val="26"/>
              </w:rPr>
              <w:t>Không có</w:t>
            </w:r>
          </w:p>
        </w:tc>
        <w:tc>
          <w:tcPr>
            <w:tcW w:w="438" w:type="pct"/>
          </w:tcPr>
          <w:p w14:paraId="2E4D09B6" w14:textId="2FF46E7C" w:rsidR="00F879A9" w:rsidRPr="00410FBA" w:rsidRDefault="00F879A9" w:rsidP="00F879A9">
            <w:pPr>
              <w:spacing w:before="120" w:after="120"/>
              <w:rPr>
                <w:sz w:val="26"/>
                <w:szCs w:val="26"/>
              </w:rPr>
            </w:pPr>
            <w:r w:rsidRPr="00410FBA">
              <w:rPr>
                <w:sz w:val="26"/>
                <w:szCs w:val="26"/>
              </w:rPr>
              <w:t>Cao</w:t>
            </w:r>
          </w:p>
        </w:tc>
        <w:tc>
          <w:tcPr>
            <w:tcW w:w="599" w:type="pct"/>
          </w:tcPr>
          <w:p w14:paraId="5C7A49C1" w14:textId="4F3F5BAB" w:rsidR="00F879A9" w:rsidRPr="00410FBA" w:rsidRDefault="00F879A9" w:rsidP="00F879A9">
            <w:pPr>
              <w:spacing w:before="120" w:after="120"/>
              <w:rPr>
                <w:sz w:val="26"/>
                <w:szCs w:val="26"/>
              </w:rPr>
            </w:pPr>
            <w:r w:rsidRPr="00410FBA">
              <w:rPr>
                <w:sz w:val="26"/>
                <w:szCs w:val="26"/>
              </w:rPr>
              <w:t>Cao</w:t>
            </w:r>
          </w:p>
        </w:tc>
        <w:tc>
          <w:tcPr>
            <w:tcW w:w="530" w:type="pct"/>
          </w:tcPr>
          <w:p w14:paraId="5A6C6B9F" w14:textId="4CAC9A0B" w:rsidR="00F879A9" w:rsidRPr="00410FBA" w:rsidRDefault="00F879A9" w:rsidP="00F879A9">
            <w:pPr>
              <w:spacing w:before="120" w:after="120"/>
              <w:rPr>
                <w:sz w:val="26"/>
                <w:szCs w:val="26"/>
              </w:rPr>
            </w:pPr>
            <w:r w:rsidRPr="00410FBA">
              <w:rPr>
                <w:sz w:val="26"/>
                <w:szCs w:val="26"/>
              </w:rPr>
              <w:t>Quản trị hệ thống quản lý doanh nghiệp</w:t>
            </w:r>
          </w:p>
        </w:tc>
      </w:tr>
      <w:tr w:rsidR="00C441C6" w:rsidRPr="00410FBA" w14:paraId="394661A7" w14:textId="77777777" w:rsidTr="0000570E">
        <w:tc>
          <w:tcPr>
            <w:tcW w:w="391" w:type="pct"/>
          </w:tcPr>
          <w:p w14:paraId="779D5EB6" w14:textId="406D68F6" w:rsidR="00C441C6" w:rsidRPr="00410FBA" w:rsidRDefault="00C441C6" w:rsidP="00C441C6">
            <w:pPr>
              <w:pStyle w:val="ListParagraph"/>
              <w:spacing w:before="120" w:after="120"/>
              <w:ind w:left="0"/>
              <w:rPr>
                <w:sz w:val="26"/>
                <w:szCs w:val="26"/>
              </w:rPr>
            </w:pPr>
            <w:r w:rsidRPr="00410FBA">
              <w:rPr>
                <w:sz w:val="26"/>
                <w:szCs w:val="26"/>
              </w:rPr>
              <w:t>5</w:t>
            </w:r>
          </w:p>
        </w:tc>
        <w:tc>
          <w:tcPr>
            <w:tcW w:w="748" w:type="pct"/>
          </w:tcPr>
          <w:p w14:paraId="6B4771B6" w14:textId="396D345F" w:rsidR="00C441C6" w:rsidRPr="00410FBA" w:rsidRDefault="0000570E" w:rsidP="00C441C6">
            <w:pPr>
              <w:spacing w:before="120" w:after="120"/>
              <w:jc w:val="center"/>
              <w:rPr>
                <w:sz w:val="26"/>
                <w:szCs w:val="26"/>
              </w:rPr>
            </w:pPr>
            <w:r w:rsidRPr="00410FBA">
              <w:rPr>
                <w:sz w:val="26"/>
                <w:szCs w:val="26"/>
              </w:rPr>
              <w:t>UR_HDDT_01.09.05</w:t>
            </w:r>
          </w:p>
        </w:tc>
        <w:tc>
          <w:tcPr>
            <w:tcW w:w="747" w:type="pct"/>
          </w:tcPr>
          <w:p w14:paraId="2EE24E3A" w14:textId="51E842D2" w:rsidR="00C441C6" w:rsidRPr="00410FBA" w:rsidRDefault="00C441C6" w:rsidP="00C441C6">
            <w:pPr>
              <w:spacing w:before="120" w:after="120"/>
              <w:rPr>
                <w:sz w:val="26"/>
                <w:szCs w:val="26"/>
              </w:rPr>
            </w:pPr>
            <w:r w:rsidRPr="00410FBA">
              <w:rPr>
                <w:sz w:val="26"/>
                <w:szCs w:val="26"/>
              </w:rPr>
              <w:t>Xem danh sách người dùng theo vai trò</w:t>
            </w:r>
          </w:p>
        </w:tc>
        <w:tc>
          <w:tcPr>
            <w:tcW w:w="1547" w:type="pct"/>
          </w:tcPr>
          <w:p w14:paraId="1817C5A2" w14:textId="77777777" w:rsidR="00C441C6" w:rsidRPr="00410FBA" w:rsidRDefault="00C441C6" w:rsidP="00C441C6">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63059704" w14:textId="50066A2E" w:rsidR="00C441C6" w:rsidRPr="00410FBA" w:rsidRDefault="00C441C6" w:rsidP="00C441C6">
            <w:pPr>
              <w:pStyle w:val="ListParagraph"/>
              <w:spacing w:before="120" w:after="120"/>
              <w:ind w:left="0"/>
              <w:rPr>
                <w:sz w:val="26"/>
                <w:szCs w:val="26"/>
              </w:rPr>
            </w:pPr>
            <w:r w:rsidRPr="00410FBA">
              <w:rPr>
                <w:sz w:val="26"/>
                <w:szCs w:val="26"/>
              </w:rPr>
              <w:t>Cho phép người dùng xem danh sách người dùng theo vai trò</w:t>
            </w:r>
          </w:p>
          <w:p w14:paraId="687F5303" w14:textId="77777777" w:rsidR="00C441C6" w:rsidRPr="00410FBA" w:rsidRDefault="00C441C6" w:rsidP="00C441C6">
            <w:pPr>
              <w:pStyle w:val="ListParagraph"/>
              <w:numPr>
                <w:ilvl w:val="0"/>
                <w:numId w:val="18"/>
              </w:numPr>
              <w:spacing w:before="120" w:after="120"/>
              <w:rPr>
                <w:b/>
                <w:sz w:val="26"/>
                <w:szCs w:val="26"/>
              </w:rPr>
            </w:pPr>
            <w:r w:rsidRPr="00410FBA">
              <w:rPr>
                <w:b/>
                <w:sz w:val="26"/>
                <w:szCs w:val="26"/>
              </w:rPr>
              <w:t>Thông tin đầu vào:</w:t>
            </w:r>
          </w:p>
          <w:p w14:paraId="77A07CC4" w14:textId="4225E151" w:rsidR="00C441C6" w:rsidRPr="00410FBA" w:rsidRDefault="00C441C6" w:rsidP="00C441C6">
            <w:pPr>
              <w:spacing w:before="120" w:after="120"/>
              <w:rPr>
                <w:sz w:val="26"/>
                <w:szCs w:val="26"/>
              </w:rPr>
            </w:pPr>
            <w:r w:rsidRPr="00410FBA">
              <w:rPr>
                <w:sz w:val="26"/>
                <w:szCs w:val="26"/>
              </w:rPr>
              <w:lastRenderedPageBreak/>
              <w:t>Người dùng được gán vai trò có trên hệ thống</w:t>
            </w:r>
          </w:p>
          <w:p w14:paraId="62DF73DF" w14:textId="56B687A3" w:rsidR="00C441C6" w:rsidRPr="00410FBA" w:rsidRDefault="00C441C6" w:rsidP="00C441C6">
            <w:pPr>
              <w:spacing w:before="120" w:after="120"/>
              <w:rPr>
                <w:sz w:val="26"/>
                <w:szCs w:val="26"/>
              </w:rPr>
            </w:pPr>
            <w:r w:rsidRPr="00410FBA">
              <w:rPr>
                <w:sz w:val="26"/>
                <w:szCs w:val="26"/>
              </w:rPr>
              <w:t xml:space="preserve">Người dùng chọn vào </w:t>
            </w:r>
            <w:r w:rsidR="00D535D6" w:rsidRPr="00410FBA">
              <w:rPr>
                <w:sz w:val="26"/>
                <w:szCs w:val="26"/>
              </w:rPr>
              <w:t>icon Danh sách người dùng tại vai trò muốn xem</w:t>
            </w:r>
          </w:p>
          <w:p w14:paraId="316D17D7" w14:textId="77777777" w:rsidR="00C441C6" w:rsidRPr="00410FBA" w:rsidRDefault="00C441C6" w:rsidP="00C441C6">
            <w:pPr>
              <w:pStyle w:val="ListParagraph"/>
              <w:numPr>
                <w:ilvl w:val="0"/>
                <w:numId w:val="18"/>
              </w:numPr>
              <w:spacing w:before="120" w:after="120"/>
              <w:rPr>
                <w:b/>
                <w:sz w:val="26"/>
                <w:szCs w:val="26"/>
              </w:rPr>
            </w:pPr>
            <w:r w:rsidRPr="00410FBA">
              <w:rPr>
                <w:b/>
                <w:sz w:val="26"/>
                <w:szCs w:val="26"/>
              </w:rPr>
              <w:t xml:space="preserve">Thông tin đầu ra: </w:t>
            </w:r>
          </w:p>
          <w:p w14:paraId="4138672D" w14:textId="01E5677F" w:rsidR="00C441C6" w:rsidRPr="00410FBA" w:rsidRDefault="00D535D6" w:rsidP="00C441C6">
            <w:pPr>
              <w:spacing w:before="120" w:after="120"/>
              <w:rPr>
                <w:sz w:val="26"/>
                <w:szCs w:val="26"/>
              </w:rPr>
            </w:pPr>
            <w:r w:rsidRPr="00410FBA">
              <w:rPr>
                <w:sz w:val="26"/>
                <w:szCs w:val="26"/>
              </w:rPr>
              <w:t>Danh sách người dùng được gán vai trò đã chọn hiển thị trên màn hình, gồm các trường sau:</w:t>
            </w:r>
          </w:p>
          <w:p w14:paraId="58C03333" w14:textId="0DAAF2C8" w:rsidR="00D535D6" w:rsidRPr="00410FBA" w:rsidRDefault="00D535D6" w:rsidP="00C441C6">
            <w:pPr>
              <w:spacing w:before="120" w:after="120"/>
              <w:rPr>
                <w:sz w:val="26"/>
                <w:szCs w:val="26"/>
              </w:rPr>
            </w:pPr>
            <w:r w:rsidRPr="00410FBA">
              <w:rPr>
                <w:sz w:val="26"/>
                <w:szCs w:val="26"/>
              </w:rPr>
              <w:t>+ STT</w:t>
            </w:r>
          </w:p>
          <w:p w14:paraId="7230A557" w14:textId="35FAB16B" w:rsidR="00D535D6" w:rsidRPr="00410FBA" w:rsidRDefault="00D535D6" w:rsidP="00C441C6">
            <w:pPr>
              <w:spacing w:before="120" w:after="120"/>
              <w:rPr>
                <w:sz w:val="26"/>
                <w:szCs w:val="26"/>
              </w:rPr>
            </w:pPr>
            <w:r w:rsidRPr="00410FBA">
              <w:rPr>
                <w:sz w:val="26"/>
                <w:szCs w:val="26"/>
              </w:rPr>
              <w:t>+ Tên người dùng</w:t>
            </w:r>
          </w:p>
          <w:p w14:paraId="6D75328E" w14:textId="00D657B8" w:rsidR="00D535D6" w:rsidRPr="00410FBA" w:rsidRDefault="00D535D6" w:rsidP="00C441C6">
            <w:pPr>
              <w:spacing w:before="120" w:after="120"/>
              <w:rPr>
                <w:sz w:val="26"/>
                <w:szCs w:val="26"/>
              </w:rPr>
            </w:pPr>
            <w:r w:rsidRPr="00410FBA">
              <w:rPr>
                <w:sz w:val="26"/>
                <w:szCs w:val="26"/>
              </w:rPr>
              <w:t>+ Email</w:t>
            </w:r>
          </w:p>
          <w:p w14:paraId="39EFE777" w14:textId="755F4D19" w:rsidR="00D535D6" w:rsidRPr="00410FBA" w:rsidRDefault="00D535D6" w:rsidP="00C441C6">
            <w:pPr>
              <w:spacing w:before="120" w:after="120"/>
              <w:rPr>
                <w:sz w:val="26"/>
                <w:szCs w:val="26"/>
              </w:rPr>
            </w:pPr>
            <w:r w:rsidRPr="00410FBA">
              <w:rPr>
                <w:sz w:val="26"/>
                <w:szCs w:val="26"/>
              </w:rPr>
              <w:t>+ Tên đăng nhập</w:t>
            </w:r>
          </w:p>
          <w:p w14:paraId="641DB775" w14:textId="33EFCC23" w:rsidR="00D535D6" w:rsidRPr="00410FBA" w:rsidRDefault="00D535D6" w:rsidP="00C441C6">
            <w:pPr>
              <w:spacing w:before="120" w:after="120"/>
              <w:rPr>
                <w:sz w:val="26"/>
                <w:szCs w:val="26"/>
              </w:rPr>
            </w:pPr>
            <w:r w:rsidRPr="00410FBA">
              <w:rPr>
                <w:sz w:val="26"/>
                <w:szCs w:val="26"/>
              </w:rPr>
              <w:t>+ Số điện thoại</w:t>
            </w:r>
          </w:p>
          <w:p w14:paraId="11771C6E" w14:textId="200D2EB3" w:rsidR="00D535D6" w:rsidRPr="00410FBA" w:rsidRDefault="00D535D6" w:rsidP="00C441C6">
            <w:pPr>
              <w:spacing w:before="120" w:after="120"/>
              <w:rPr>
                <w:sz w:val="26"/>
                <w:szCs w:val="26"/>
              </w:rPr>
            </w:pPr>
            <w:r w:rsidRPr="00410FBA">
              <w:rPr>
                <w:sz w:val="26"/>
                <w:szCs w:val="26"/>
              </w:rPr>
              <w:t>+ Khóa người dùng: ô checkbox</w:t>
            </w:r>
          </w:p>
          <w:p w14:paraId="2BDAFB8C" w14:textId="77777777" w:rsidR="00C441C6" w:rsidRPr="00410FBA" w:rsidRDefault="00C441C6" w:rsidP="00C441C6">
            <w:pPr>
              <w:pStyle w:val="ListParagraph"/>
              <w:numPr>
                <w:ilvl w:val="0"/>
                <w:numId w:val="18"/>
              </w:numPr>
              <w:spacing w:before="120" w:after="120"/>
              <w:rPr>
                <w:b/>
                <w:sz w:val="26"/>
                <w:szCs w:val="26"/>
              </w:rPr>
            </w:pPr>
            <w:r w:rsidRPr="00410FBA">
              <w:rPr>
                <w:b/>
                <w:sz w:val="26"/>
                <w:szCs w:val="26"/>
              </w:rPr>
              <w:t>Chức năng xử lý:</w:t>
            </w:r>
          </w:p>
          <w:p w14:paraId="0AF0E74E" w14:textId="26C71A5A" w:rsidR="00C441C6" w:rsidRPr="00410FBA" w:rsidRDefault="00C441C6" w:rsidP="00C441C6">
            <w:pPr>
              <w:pBdr>
                <w:top w:val="nil"/>
                <w:left w:val="nil"/>
                <w:bottom w:val="nil"/>
                <w:right w:val="nil"/>
                <w:between w:val="nil"/>
              </w:pBdr>
              <w:spacing w:after="280"/>
              <w:rPr>
                <w:b/>
                <w:sz w:val="26"/>
                <w:szCs w:val="26"/>
                <w:lang w:val="vi-VN"/>
              </w:rPr>
            </w:pPr>
            <w:r w:rsidRPr="00410FBA">
              <w:rPr>
                <w:sz w:val="26"/>
                <w:szCs w:val="26"/>
              </w:rPr>
              <w:t xml:space="preserve">Hệ thống hiển thị </w:t>
            </w:r>
            <w:r w:rsidR="00D535D6" w:rsidRPr="00410FBA">
              <w:rPr>
                <w:sz w:val="26"/>
                <w:szCs w:val="26"/>
              </w:rPr>
              <w:t>danh sách người dùng được gán vai trò</w:t>
            </w:r>
            <w:r w:rsidRPr="00410FBA">
              <w:rPr>
                <w:sz w:val="26"/>
                <w:szCs w:val="26"/>
                <w:lang w:val="vi-VN"/>
              </w:rPr>
              <w:t xml:space="preserve"> </w:t>
            </w:r>
          </w:p>
          <w:p w14:paraId="56E64CB6" w14:textId="77777777" w:rsidR="00C441C6" w:rsidRPr="00410FBA" w:rsidRDefault="00C441C6" w:rsidP="00C441C6">
            <w:pPr>
              <w:pStyle w:val="ListParagraph"/>
              <w:numPr>
                <w:ilvl w:val="0"/>
                <w:numId w:val="18"/>
              </w:numPr>
              <w:spacing w:before="120" w:after="120"/>
              <w:rPr>
                <w:b/>
                <w:sz w:val="26"/>
                <w:szCs w:val="26"/>
              </w:rPr>
            </w:pPr>
            <w:r w:rsidRPr="00410FBA">
              <w:rPr>
                <w:b/>
                <w:sz w:val="26"/>
                <w:szCs w:val="26"/>
              </w:rPr>
              <w:t xml:space="preserve">Các ngoại lệ: </w:t>
            </w:r>
          </w:p>
          <w:p w14:paraId="3ADFCB55" w14:textId="5C19D6DB" w:rsidR="00C441C6" w:rsidRPr="00410FBA" w:rsidRDefault="00C441C6" w:rsidP="00C441C6">
            <w:pPr>
              <w:pStyle w:val="ListParagraph"/>
              <w:spacing w:before="120" w:after="120"/>
              <w:ind w:left="0"/>
              <w:rPr>
                <w:b/>
                <w:sz w:val="26"/>
                <w:szCs w:val="26"/>
              </w:rPr>
            </w:pPr>
            <w:r w:rsidRPr="00410FBA">
              <w:rPr>
                <w:sz w:val="26"/>
                <w:szCs w:val="26"/>
              </w:rPr>
              <w:t>Không có</w:t>
            </w:r>
          </w:p>
        </w:tc>
        <w:tc>
          <w:tcPr>
            <w:tcW w:w="438" w:type="pct"/>
          </w:tcPr>
          <w:p w14:paraId="36884190" w14:textId="66E643EA" w:rsidR="00C441C6" w:rsidRPr="00410FBA" w:rsidRDefault="00C441C6" w:rsidP="00C441C6">
            <w:pPr>
              <w:spacing w:before="120" w:after="120"/>
              <w:rPr>
                <w:sz w:val="26"/>
                <w:szCs w:val="26"/>
              </w:rPr>
            </w:pPr>
            <w:r w:rsidRPr="00410FBA">
              <w:rPr>
                <w:sz w:val="26"/>
                <w:szCs w:val="26"/>
              </w:rPr>
              <w:lastRenderedPageBreak/>
              <w:t>Cao</w:t>
            </w:r>
          </w:p>
        </w:tc>
        <w:tc>
          <w:tcPr>
            <w:tcW w:w="599" w:type="pct"/>
          </w:tcPr>
          <w:p w14:paraId="2448084E" w14:textId="2AC8649D" w:rsidR="00C441C6" w:rsidRPr="00410FBA" w:rsidRDefault="00C441C6" w:rsidP="00C441C6">
            <w:pPr>
              <w:spacing w:before="120" w:after="120"/>
              <w:rPr>
                <w:sz w:val="26"/>
                <w:szCs w:val="26"/>
              </w:rPr>
            </w:pPr>
            <w:r w:rsidRPr="00410FBA">
              <w:rPr>
                <w:sz w:val="26"/>
                <w:szCs w:val="26"/>
              </w:rPr>
              <w:t>Cao</w:t>
            </w:r>
          </w:p>
        </w:tc>
        <w:tc>
          <w:tcPr>
            <w:tcW w:w="530" w:type="pct"/>
          </w:tcPr>
          <w:p w14:paraId="7A736DC0" w14:textId="64C8B77F" w:rsidR="00C441C6" w:rsidRPr="00410FBA" w:rsidRDefault="00C441C6" w:rsidP="00C441C6">
            <w:pPr>
              <w:spacing w:before="120" w:after="120"/>
              <w:rPr>
                <w:sz w:val="26"/>
                <w:szCs w:val="26"/>
              </w:rPr>
            </w:pPr>
            <w:r w:rsidRPr="00410FBA">
              <w:rPr>
                <w:sz w:val="26"/>
                <w:szCs w:val="26"/>
              </w:rPr>
              <w:t>Quản trị hệ thống quản lý doanh nghiệp</w:t>
            </w:r>
          </w:p>
        </w:tc>
      </w:tr>
    </w:tbl>
    <w:p w14:paraId="14A3736D" w14:textId="77777777" w:rsidR="00346557" w:rsidRPr="00410FBA" w:rsidRDefault="00346557" w:rsidP="00346557"/>
    <w:p w14:paraId="3DE69979" w14:textId="77777777" w:rsidR="00974253" w:rsidRPr="00410FBA" w:rsidRDefault="00974253" w:rsidP="00974253">
      <w:pPr>
        <w:pStyle w:val="Heading3"/>
        <w:numPr>
          <w:ilvl w:val="0"/>
          <w:numId w:val="0"/>
        </w:numPr>
      </w:pPr>
      <w:bookmarkStart w:id="552" w:name="_Toc167894526"/>
      <w:r w:rsidRPr="00410FBA">
        <w:lastRenderedPageBreak/>
        <w:t>IV.1.5 Nghị định 13</w:t>
      </w:r>
      <w:bookmarkEnd w:id="552"/>
    </w:p>
    <w:tbl>
      <w:tblPr>
        <w:tblStyle w:val="TableGrid"/>
        <w:tblW w:w="5000" w:type="pct"/>
        <w:tblLook w:val="04A0" w:firstRow="1" w:lastRow="0" w:firstColumn="1" w:lastColumn="0" w:noHBand="0" w:noVBand="1"/>
      </w:tblPr>
      <w:tblGrid>
        <w:gridCol w:w="708"/>
        <w:gridCol w:w="2470"/>
        <w:gridCol w:w="1054"/>
        <w:gridCol w:w="2351"/>
        <w:gridCol w:w="733"/>
        <w:gridCol w:w="823"/>
        <w:gridCol w:w="925"/>
      </w:tblGrid>
      <w:tr w:rsidR="00410FBA" w:rsidRPr="00410FBA" w14:paraId="5070CA30" w14:textId="77777777" w:rsidTr="0000570E">
        <w:trPr>
          <w:trHeight w:val="1104"/>
          <w:tblHeader/>
        </w:trPr>
        <w:tc>
          <w:tcPr>
            <w:tcW w:w="391" w:type="pct"/>
          </w:tcPr>
          <w:p w14:paraId="5E618536" w14:textId="77777777" w:rsidR="008F58F3" w:rsidRPr="00410FBA" w:rsidRDefault="008F58F3" w:rsidP="002E2C04">
            <w:pPr>
              <w:spacing w:before="120" w:after="120"/>
              <w:jc w:val="center"/>
              <w:rPr>
                <w:b/>
                <w:sz w:val="26"/>
                <w:szCs w:val="26"/>
              </w:rPr>
            </w:pPr>
            <w:r w:rsidRPr="00410FBA">
              <w:rPr>
                <w:b/>
                <w:sz w:val="26"/>
                <w:szCs w:val="26"/>
              </w:rPr>
              <w:t>STT</w:t>
            </w:r>
          </w:p>
        </w:tc>
        <w:tc>
          <w:tcPr>
            <w:tcW w:w="1363" w:type="pct"/>
          </w:tcPr>
          <w:p w14:paraId="5E405BEE" w14:textId="77777777" w:rsidR="008F58F3" w:rsidRPr="00410FBA" w:rsidRDefault="008F58F3" w:rsidP="002E2C04">
            <w:pPr>
              <w:spacing w:before="120" w:after="120"/>
              <w:jc w:val="center"/>
              <w:rPr>
                <w:b/>
                <w:sz w:val="26"/>
                <w:szCs w:val="26"/>
              </w:rPr>
            </w:pPr>
            <w:r w:rsidRPr="00410FBA">
              <w:rPr>
                <w:b/>
                <w:sz w:val="26"/>
                <w:szCs w:val="26"/>
              </w:rPr>
              <w:t>Mã yêu cầu</w:t>
            </w:r>
          </w:p>
        </w:tc>
        <w:tc>
          <w:tcPr>
            <w:tcW w:w="581" w:type="pct"/>
          </w:tcPr>
          <w:p w14:paraId="6613A834" w14:textId="77777777" w:rsidR="008F58F3" w:rsidRPr="00410FBA" w:rsidRDefault="008F58F3" w:rsidP="002E2C04">
            <w:pPr>
              <w:spacing w:before="120" w:after="120"/>
              <w:jc w:val="center"/>
              <w:rPr>
                <w:b/>
                <w:sz w:val="26"/>
                <w:szCs w:val="26"/>
              </w:rPr>
            </w:pPr>
            <w:r w:rsidRPr="00410FBA">
              <w:rPr>
                <w:b/>
                <w:sz w:val="26"/>
                <w:szCs w:val="26"/>
              </w:rPr>
              <w:t>Tên yêu cầu</w:t>
            </w:r>
          </w:p>
        </w:tc>
        <w:tc>
          <w:tcPr>
            <w:tcW w:w="1297" w:type="pct"/>
          </w:tcPr>
          <w:p w14:paraId="1B28BE91" w14:textId="77777777" w:rsidR="008F58F3" w:rsidRPr="00410FBA" w:rsidRDefault="008F58F3" w:rsidP="002E2C04">
            <w:pPr>
              <w:spacing w:before="120" w:after="120"/>
              <w:jc w:val="center"/>
              <w:rPr>
                <w:b/>
                <w:sz w:val="26"/>
                <w:szCs w:val="26"/>
              </w:rPr>
            </w:pPr>
            <w:r w:rsidRPr="00410FBA">
              <w:rPr>
                <w:b/>
                <w:sz w:val="26"/>
                <w:szCs w:val="26"/>
              </w:rPr>
              <w:t xml:space="preserve">Mô tả </w:t>
            </w:r>
          </w:p>
        </w:tc>
        <w:tc>
          <w:tcPr>
            <w:tcW w:w="404" w:type="pct"/>
          </w:tcPr>
          <w:p w14:paraId="052374D4" w14:textId="77777777" w:rsidR="008F58F3" w:rsidRPr="00410FBA" w:rsidRDefault="008F58F3" w:rsidP="002E2C04">
            <w:pPr>
              <w:spacing w:before="120" w:after="120"/>
              <w:jc w:val="center"/>
              <w:rPr>
                <w:b/>
                <w:sz w:val="26"/>
                <w:szCs w:val="26"/>
              </w:rPr>
            </w:pPr>
            <w:r w:rsidRPr="00410FBA">
              <w:rPr>
                <w:b/>
                <w:sz w:val="26"/>
                <w:szCs w:val="26"/>
              </w:rPr>
              <w:t>Mức độ ưu tiên</w:t>
            </w:r>
          </w:p>
        </w:tc>
        <w:tc>
          <w:tcPr>
            <w:tcW w:w="454" w:type="pct"/>
          </w:tcPr>
          <w:p w14:paraId="3C45ACAD" w14:textId="77777777" w:rsidR="008F58F3" w:rsidRPr="00410FBA" w:rsidRDefault="008F58F3" w:rsidP="002E2C04">
            <w:pPr>
              <w:spacing w:before="120" w:after="120"/>
              <w:jc w:val="center"/>
              <w:rPr>
                <w:b/>
                <w:sz w:val="26"/>
                <w:szCs w:val="26"/>
              </w:rPr>
            </w:pPr>
            <w:r w:rsidRPr="00410FBA">
              <w:rPr>
                <w:b/>
                <w:sz w:val="26"/>
                <w:szCs w:val="26"/>
              </w:rPr>
              <w:t>Mức độ quan trọng</w:t>
            </w:r>
          </w:p>
        </w:tc>
        <w:tc>
          <w:tcPr>
            <w:tcW w:w="510" w:type="pct"/>
          </w:tcPr>
          <w:p w14:paraId="57FE4382" w14:textId="77777777" w:rsidR="008F58F3" w:rsidRPr="00410FBA" w:rsidRDefault="008F58F3" w:rsidP="002E2C04">
            <w:pPr>
              <w:spacing w:before="120" w:after="120"/>
              <w:jc w:val="center"/>
              <w:rPr>
                <w:b/>
                <w:sz w:val="26"/>
                <w:szCs w:val="26"/>
              </w:rPr>
            </w:pPr>
            <w:r w:rsidRPr="00410FBA">
              <w:rPr>
                <w:b/>
                <w:sz w:val="26"/>
                <w:szCs w:val="26"/>
              </w:rPr>
              <w:t>Đối tượng liên quan</w:t>
            </w:r>
          </w:p>
        </w:tc>
      </w:tr>
      <w:tr w:rsidR="00410FBA" w:rsidRPr="00410FBA" w14:paraId="73B11A92" w14:textId="77777777" w:rsidTr="0000570E">
        <w:tc>
          <w:tcPr>
            <w:tcW w:w="391" w:type="pct"/>
          </w:tcPr>
          <w:p w14:paraId="120965DD" w14:textId="77777777" w:rsidR="008F58F3" w:rsidRPr="00410FBA" w:rsidRDefault="008F58F3" w:rsidP="002E2C04">
            <w:pPr>
              <w:pStyle w:val="ListParagraph"/>
              <w:spacing w:before="120" w:after="120"/>
              <w:ind w:left="0"/>
              <w:rPr>
                <w:sz w:val="26"/>
                <w:szCs w:val="26"/>
              </w:rPr>
            </w:pPr>
            <w:r w:rsidRPr="00410FBA">
              <w:rPr>
                <w:sz w:val="26"/>
                <w:szCs w:val="26"/>
              </w:rPr>
              <w:t>1</w:t>
            </w:r>
          </w:p>
        </w:tc>
        <w:tc>
          <w:tcPr>
            <w:tcW w:w="1363" w:type="pct"/>
          </w:tcPr>
          <w:p w14:paraId="0D957B45" w14:textId="3490F192" w:rsidR="008F58F3" w:rsidRPr="00410FBA" w:rsidRDefault="0000570E" w:rsidP="002E2C04">
            <w:pPr>
              <w:spacing w:before="120" w:after="120"/>
              <w:jc w:val="center"/>
              <w:rPr>
                <w:sz w:val="26"/>
                <w:szCs w:val="26"/>
              </w:rPr>
            </w:pPr>
            <w:r w:rsidRPr="00410FBA">
              <w:rPr>
                <w:sz w:val="26"/>
                <w:szCs w:val="26"/>
              </w:rPr>
              <w:t>UR_HDDT_01.10.01</w:t>
            </w:r>
          </w:p>
        </w:tc>
        <w:tc>
          <w:tcPr>
            <w:tcW w:w="581" w:type="pct"/>
          </w:tcPr>
          <w:p w14:paraId="7CF74977" w14:textId="77777777" w:rsidR="00564959" w:rsidRPr="00410FBA" w:rsidRDefault="00564959" w:rsidP="00564959">
            <w:pPr>
              <w:spacing w:before="120" w:after="120"/>
              <w:rPr>
                <w:sz w:val="26"/>
                <w:szCs w:val="26"/>
              </w:rPr>
            </w:pPr>
            <w:r w:rsidRPr="00410FBA">
              <w:rPr>
                <w:sz w:val="26"/>
                <w:szCs w:val="26"/>
              </w:rPr>
              <w:t>Lịch sử thao tác nghị định 13</w:t>
            </w:r>
          </w:p>
          <w:p w14:paraId="3AA6D172" w14:textId="07C71EDA" w:rsidR="008F58F3" w:rsidRPr="00410FBA" w:rsidRDefault="008F58F3" w:rsidP="008F58F3">
            <w:pPr>
              <w:spacing w:before="120" w:after="120"/>
              <w:rPr>
                <w:sz w:val="26"/>
                <w:szCs w:val="26"/>
                <w:lang w:val="vi-VN"/>
              </w:rPr>
            </w:pPr>
          </w:p>
        </w:tc>
        <w:tc>
          <w:tcPr>
            <w:tcW w:w="1297" w:type="pct"/>
          </w:tcPr>
          <w:p w14:paraId="2CBDD1EA" w14:textId="77777777" w:rsidR="008F58F3" w:rsidRPr="00410FBA" w:rsidRDefault="008F58F3" w:rsidP="002E2C04">
            <w:pPr>
              <w:pStyle w:val="ListParagraph"/>
              <w:numPr>
                <w:ilvl w:val="0"/>
                <w:numId w:val="19"/>
              </w:numPr>
              <w:spacing w:before="120" w:after="120"/>
              <w:ind w:left="0" w:hanging="18"/>
              <w:rPr>
                <w:sz w:val="26"/>
                <w:szCs w:val="26"/>
              </w:rPr>
            </w:pPr>
            <w:r w:rsidRPr="00410FBA">
              <w:rPr>
                <w:b/>
                <w:sz w:val="26"/>
                <w:szCs w:val="26"/>
              </w:rPr>
              <w:t xml:space="preserve">Phát biểu yêu cầu: </w:t>
            </w:r>
          </w:p>
          <w:p w14:paraId="092ACD23" w14:textId="4297BFF1" w:rsidR="008F58F3" w:rsidRPr="00410FBA" w:rsidRDefault="008F58F3" w:rsidP="002E2C04">
            <w:pPr>
              <w:pStyle w:val="ListParagraph"/>
              <w:spacing w:before="120" w:after="120"/>
              <w:ind w:left="0"/>
              <w:rPr>
                <w:sz w:val="26"/>
                <w:szCs w:val="26"/>
              </w:rPr>
            </w:pPr>
            <w:r w:rsidRPr="00410FBA">
              <w:rPr>
                <w:sz w:val="26"/>
                <w:szCs w:val="26"/>
              </w:rPr>
              <w:t xml:space="preserve">Cho phép người dùng </w:t>
            </w:r>
            <w:r w:rsidRPr="00410FBA">
              <w:rPr>
                <w:sz w:val="26"/>
                <w:szCs w:val="26"/>
                <w:lang w:val="vi-VN"/>
              </w:rPr>
              <w:t xml:space="preserve">xem </w:t>
            </w:r>
            <w:r w:rsidR="00E10130" w:rsidRPr="00410FBA">
              <w:rPr>
                <w:sz w:val="26"/>
                <w:szCs w:val="26"/>
                <w:lang w:val="vi-VN"/>
              </w:rPr>
              <w:t>lịch sử xác nhận chính sách bảo vệ dữ liệu cá nhân</w:t>
            </w:r>
          </w:p>
          <w:p w14:paraId="4A0C63FF" w14:textId="77777777" w:rsidR="008F58F3" w:rsidRPr="00410FBA" w:rsidRDefault="008F58F3" w:rsidP="002E2C04">
            <w:pPr>
              <w:pStyle w:val="ListParagraph"/>
              <w:numPr>
                <w:ilvl w:val="0"/>
                <w:numId w:val="18"/>
              </w:numPr>
              <w:spacing w:before="120" w:after="120"/>
              <w:rPr>
                <w:b/>
                <w:sz w:val="26"/>
                <w:szCs w:val="26"/>
              </w:rPr>
            </w:pPr>
            <w:r w:rsidRPr="00410FBA">
              <w:rPr>
                <w:b/>
                <w:sz w:val="26"/>
                <w:szCs w:val="26"/>
              </w:rPr>
              <w:t xml:space="preserve">Thông tin đầu vào: </w:t>
            </w:r>
          </w:p>
          <w:p w14:paraId="586514E3" w14:textId="62F19424" w:rsidR="008F58F3" w:rsidRPr="00410FBA" w:rsidRDefault="008F58F3" w:rsidP="002E2C04">
            <w:pPr>
              <w:spacing w:before="120" w:after="120"/>
              <w:rPr>
                <w:sz w:val="26"/>
                <w:szCs w:val="26"/>
                <w:lang w:val="vi-VN"/>
              </w:rPr>
            </w:pPr>
            <w:r w:rsidRPr="00410FBA">
              <w:rPr>
                <w:sz w:val="26"/>
                <w:szCs w:val="26"/>
                <w:lang w:val="vi-VN"/>
              </w:rPr>
              <w:t xml:space="preserve">Dữ liệu </w:t>
            </w:r>
            <w:r w:rsidR="00E10130" w:rsidRPr="00410FBA">
              <w:rPr>
                <w:sz w:val="26"/>
                <w:szCs w:val="26"/>
                <w:lang w:val="vi-VN"/>
              </w:rPr>
              <w:t xml:space="preserve">thao tác </w:t>
            </w:r>
            <w:r w:rsidR="001F7A62" w:rsidRPr="00410FBA">
              <w:rPr>
                <w:sz w:val="26"/>
                <w:szCs w:val="26"/>
                <w:lang w:val="vi-VN"/>
              </w:rPr>
              <w:t>của người dùng (khi áp dụng các quyền theo Nghị định 13)</w:t>
            </w:r>
            <w:r w:rsidRPr="00410FBA">
              <w:rPr>
                <w:sz w:val="26"/>
                <w:szCs w:val="26"/>
                <w:lang w:val="vi-VN"/>
              </w:rPr>
              <w:t xml:space="preserve"> có trên hệ thống</w:t>
            </w:r>
          </w:p>
          <w:p w14:paraId="38DF2DD8" w14:textId="77777777" w:rsidR="008F58F3" w:rsidRPr="00410FBA" w:rsidRDefault="008F58F3" w:rsidP="002E2C04">
            <w:pPr>
              <w:pStyle w:val="ListParagraph"/>
              <w:numPr>
                <w:ilvl w:val="0"/>
                <w:numId w:val="18"/>
              </w:numPr>
              <w:spacing w:before="120" w:after="120"/>
              <w:rPr>
                <w:b/>
                <w:sz w:val="26"/>
                <w:szCs w:val="26"/>
              </w:rPr>
            </w:pPr>
            <w:r w:rsidRPr="00410FBA">
              <w:rPr>
                <w:b/>
                <w:sz w:val="26"/>
                <w:szCs w:val="26"/>
              </w:rPr>
              <w:t xml:space="preserve">Thông tin đầu ra: </w:t>
            </w:r>
          </w:p>
          <w:p w14:paraId="2DE7C548" w14:textId="77777777" w:rsidR="008F58F3" w:rsidRPr="00410FBA" w:rsidRDefault="008F58F3" w:rsidP="002E2C04">
            <w:pPr>
              <w:spacing w:before="120" w:after="120"/>
              <w:rPr>
                <w:sz w:val="26"/>
                <w:szCs w:val="26"/>
                <w:u w:val="single"/>
                <w:lang w:val="vi-VN"/>
                <w:rPrChange w:id="553" w:author="Dang Oanh" w:date="2024-05-31T15:47:00Z" w16du:dateUtc="2024-05-31T08:47:00Z">
                  <w:rPr>
                    <w:color w:val="000000"/>
                    <w:sz w:val="26"/>
                    <w:szCs w:val="26"/>
                    <w:u w:val="single"/>
                    <w:lang w:val="vi-VN"/>
                  </w:rPr>
                </w:rPrChange>
              </w:rPr>
            </w:pPr>
            <w:r w:rsidRPr="00410FBA">
              <w:rPr>
                <w:sz w:val="26"/>
                <w:szCs w:val="26"/>
                <w:u w:val="single"/>
                <w:lang w:val="vi-VN"/>
                <w:rPrChange w:id="554" w:author="Dang Oanh" w:date="2024-05-31T15:47:00Z" w16du:dateUtc="2024-05-31T08:47:00Z">
                  <w:rPr>
                    <w:color w:val="000000"/>
                    <w:sz w:val="26"/>
                    <w:szCs w:val="26"/>
                    <w:u w:val="single"/>
                    <w:lang w:val="vi-VN"/>
                  </w:rPr>
                </w:rPrChange>
              </w:rPr>
              <w:t>Lưới hiển thị gồm các trường thông tin sau:</w:t>
            </w:r>
          </w:p>
          <w:p w14:paraId="2F88165A" w14:textId="77777777" w:rsidR="008F58F3" w:rsidRPr="00410FBA" w:rsidRDefault="008F58F3" w:rsidP="002E2C04">
            <w:pPr>
              <w:spacing w:before="120" w:after="120"/>
              <w:rPr>
                <w:sz w:val="26"/>
                <w:szCs w:val="26"/>
                <w:lang w:val="vi-VN"/>
                <w:rPrChange w:id="555" w:author="Dang Oanh" w:date="2024-05-31T15:47:00Z" w16du:dateUtc="2024-05-31T08:47:00Z">
                  <w:rPr>
                    <w:color w:val="000000"/>
                    <w:sz w:val="26"/>
                    <w:szCs w:val="26"/>
                    <w:lang w:val="vi-VN"/>
                  </w:rPr>
                </w:rPrChange>
              </w:rPr>
            </w:pPr>
            <w:r w:rsidRPr="00410FBA">
              <w:rPr>
                <w:sz w:val="26"/>
                <w:szCs w:val="26"/>
                <w:lang w:val="vi-VN"/>
                <w:rPrChange w:id="556" w:author="Dang Oanh" w:date="2024-05-31T15:47:00Z" w16du:dateUtc="2024-05-31T08:47:00Z">
                  <w:rPr>
                    <w:color w:val="000000"/>
                    <w:sz w:val="26"/>
                    <w:szCs w:val="26"/>
                    <w:lang w:val="vi-VN"/>
                  </w:rPr>
                </w:rPrChange>
              </w:rPr>
              <w:t>+ STT</w:t>
            </w:r>
          </w:p>
          <w:p w14:paraId="12CE4135" w14:textId="05435507" w:rsidR="008F58F3" w:rsidRPr="00410FBA" w:rsidRDefault="008F58F3" w:rsidP="002E2C04">
            <w:pPr>
              <w:spacing w:before="120" w:after="120"/>
              <w:rPr>
                <w:sz w:val="26"/>
                <w:szCs w:val="26"/>
                <w:lang w:val="vi-VN"/>
                <w:rPrChange w:id="557" w:author="Dang Oanh" w:date="2024-05-31T15:47:00Z" w16du:dateUtc="2024-05-31T08:47:00Z">
                  <w:rPr>
                    <w:color w:val="000000"/>
                    <w:sz w:val="26"/>
                    <w:szCs w:val="26"/>
                    <w:lang w:val="vi-VN"/>
                  </w:rPr>
                </w:rPrChange>
              </w:rPr>
            </w:pPr>
            <w:r w:rsidRPr="00410FBA">
              <w:rPr>
                <w:sz w:val="26"/>
                <w:szCs w:val="26"/>
                <w:lang w:val="vi-VN"/>
                <w:rPrChange w:id="558" w:author="Dang Oanh" w:date="2024-05-31T15:47:00Z" w16du:dateUtc="2024-05-31T08:47:00Z">
                  <w:rPr>
                    <w:color w:val="000000"/>
                    <w:sz w:val="26"/>
                    <w:szCs w:val="26"/>
                    <w:lang w:val="vi-VN"/>
                  </w:rPr>
                </w:rPrChange>
              </w:rPr>
              <w:t>+ T</w:t>
            </w:r>
            <w:r w:rsidR="001F7A62" w:rsidRPr="00410FBA">
              <w:rPr>
                <w:sz w:val="26"/>
                <w:szCs w:val="26"/>
                <w:lang w:val="vi-VN"/>
                <w:rPrChange w:id="559" w:author="Dang Oanh" w:date="2024-05-31T15:47:00Z" w16du:dateUtc="2024-05-31T08:47:00Z">
                  <w:rPr>
                    <w:color w:val="000000"/>
                    <w:sz w:val="26"/>
                    <w:szCs w:val="26"/>
                    <w:lang w:val="vi-VN"/>
                  </w:rPr>
                </w:rPrChange>
              </w:rPr>
              <w:t>hời gian</w:t>
            </w:r>
          </w:p>
          <w:p w14:paraId="032195D2" w14:textId="0E0D5E39" w:rsidR="001F7A62" w:rsidRPr="00410FBA" w:rsidRDefault="001F7A62" w:rsidP="002E2C04">
            <w:pPr>
              <w:spacing w:before="120" w:after="120"/>
              <w:rPr>
                <w:sz w:val="26"/>
                <w:szCs w:val="26"/>
                <w:lang w:val="vi-VN"/>
                <w:rPrChange w:id="560" w:author="Dang Oanh" w:date="2024-05-31T15:47:00Z" w16du:dateUtc="2024-05-31T08:47:00Z">
                  <w:rPr>
                    <w:color w:val="000000"/>
                    <w:sz w:val="26"/>
                    <w:szCs w:val="26"/>
                    <w:lang w:val="vi-VN"/>
                  </w:rPr>
                </w:rPrChange>
              </w:rPr>
            </w:pPr>
            <w:r w:rsidRPr="00410FBA">
              <w:rPr>
                <w:sz w:val="26"/>
                <w:szCs w:val="26"/>
                <w:lang w:val="vi-VN"/>
                <w:rPrChange w:id="561" w:author="Dang Oanh" w:date="2024-05-31T15:47:00Z" w16du:dateUtc="2024-05-31T08:47:00Z">
                  <w:rPr>
                    <w:color w:val="000000"/>
                    <w:sz w:val="26"/>
                    <w:szCs w:val="26"/>
                    <w:lang w:val="vi-VN"/>
                  </w:rPr>
                </w:rPrChange>
              </w:rPr>
              <w:t>+ Thao tác</w:t>
            </w:r>
          </w:p>
          <w:p w14:paraId="31E45C2B" w14:textId="702E26D0" w:rsidR="001F7A62" w:rsidRPr="00410FBA" w:rsidRDefault="001F7A62" w:rsidP="002E2C04">
            <w:pPr>
              <w:spacing w:before="120" w:after="120"/>
              <w:rPr>
                <w:sz w:val="26"/>
                <w:szCs w:val="26"/>
                <w:lang w:val="vi-VN"/>
                <w:rPrChange w:id="562" w:author="Dang Oanh" w:date="2024-05-31T15:47:00Z" w16du:dateUtc="2024-05-31T08:47:00Z">
                  <w:rPr>
                    <w:color w:val="000000"/>
                    <w:sz w:val="26"/>
                    <w:szCs w:val="26"/>
                    <w:lang w:val="vi-VN"/>
                  </w:rPr>
                </w:rPrChange>
              </w:rPr>
            </w:pPr>
            <w:r w:rsidRPr="00410FBA">
              <w:rPr>
                <w:sz w:val="26"/>
                <w:szCs w:val="26"/>
                <w:lang w:val="vi-VN"/>
                <w:rPrChange w:id="563" w:author="Dang Oanh" w:date="2024-05-31T15:47:00Z" w16du:dateUtc="2024-05-31T08:47:00Z">
                  <w:rPr>
                    <w:color w:val="000000"/>
                    <w:sz w:val="26"/>
                    <w:szCs w:val="26"/>
                    <w:lang w:val="vi-VN"/>
                  </w:rPr>
                </w:rPrChange>
              </w:rPr>
              <w:t>+ Tên đăng nhập</w:t>
            </w:r>
          </w:p>
          <w:p w14:paraId="3593E709" w14:textId="6A99E1CA" w:rsidR="001F7A62" w:rsidRPr="00410FBA" w:rsidRDefault="001F7A62" w:rsidP="002E2C04">
            <w:pPr>
              <w:spacing w:before="120" w:after="120"/>
              <w:rPr>
                <w:sz w:val="26"/>
                <w:szCs w:val="26"/>
                <w:lang w:val="vi-VN"/>
                <w:rPrChange w:id="564" w:author="Dang Oanh" w:date="2024-05-31T15:47:00Z" w16du:dateUtc="2024-05-31T08:47:00Z">
                  <w:rPr>
                    <w:color w:val="000000"/>
                    <w:sz w:val="26"/>
                    <w:szCs w:val="26"/>
                    <w:lang w:val="vi-VN"/>
                  </w:rPr>
                </w:rPrChange>
              </w:rPr>
            </w:pPr>
            <w:r w:rsidRPr="00410FBA">
              <w:rPr>
                <w:sz w:val="26"/>
                <w:szCs w:val="26"/>
                <w:lang w:val="vi-VN"/>
                <w:rPrChange w:id="565" w:author="Dang Oanh" w:date="2024-05-31T15:47:00Z" w16du:dateUtc="2024-05-31T08:47:00Z">
                  <w:rPr>
                    <w:color w:val="000000"/>
                    <w:sz w:val="26"/>
                    <w:szCs w:val="26"/>
                    <w:lang w:val="vi-VN"/>
                  </w:rPr>
                </w:rPrChange>
              </w:rPr>
              <w:t>+ Loại thiết bị</w:t>
            </w:r>
          </w:p>
          <w:p w14:paraId="2C7802A9" w14:textId="41D8589C" w:rsidR="001F7A62" w:rsidRPr="00410FBA" w:rsidRDefault="001F7A62" w:rsidP="002E2C04">
            <w:pPr>
              <w:spacing w:before="120" w:after="120"/>
              <w:rPr>
                <w:sz w:val="26"/>
                <w:szCs w:val="26"/>
                <w:lang w:val="vi-VN"/>
                <w:rPrChange w:id="566" w:author="Dang Oanh" w:date="2024-05-31T15:47:00Z" w16du:dateUtc="2024-05-31T08:47:00Z">
                  <w:rPr>
                    <w:color w:val="000000"/>
                    <w:sz w:val="26"/>
                    <w:szCs w:val="26"/>
                    <w:lang w:val="vi-VN"/>
                  </w:rPr>
                </w:rPrChange>
              </w:rPr>
            </w:pPr>
            <w:r w:rsidRPr="00410FBA">
              <w:rPr>
                <w:sz w:val="26"/>
                <w:szCs w:val="26"/>
                <w:lang w:val="vi-VN"/>
                <w:rPrChange w:id="567" w:author="Dang Oanh" w:date="2024-05-31T15:47:00Z" w16du:dateUtc="2024-05-31T08:47:00Z">
                  <w:rPr>
                    <w:color w:val="000000"/>
                    <w:sz w:val="26"/>
                    <w:szCs w:val="26"/>
                    <w:lang w:val="vi-VN"/>
                  </w:rPr>
                </w:rPrChange>
              </w:rPr>
              <w:t>+ Hệ điều hành</w:t>
            </w:r>
          </w:p>
          <w:p w14:paraId="655C228E" w14:textId="0AD03A62" w:rsidR="001F7A62" w:rsidRPr="00410FBA" w:rsidRDefault="001F7A62" w:rsidP="002E2C04">
            <w:pPr>
              <w:spacing w:before="120" w:after="120"/>
              <w:rPr>
                <w:sz w:val="26"/>
                <w:szCs w:val="26"/>
                <w:lang w:val="vi-VN"/>
                <w:rPrChange w:id="568" w:author="Dang Oanh" w:date="2024-05-31T15:47:00Z" w16du:dateUtc="2024-05-31T08:47:00Z">
                  <w:rPr>
                    <w:color w:val="000000"/>
                    <w:sz w:val="26"/>
                    <w:szCs w:val="26"/>
                    <w:lang w:val="vi-VN"/>
                  </w:rPr>
                </w:rPrChange>
              </w:rPr>
            </w:pPr>
            <w:r w:rsidRPr="00410FBA">
              <w:rPr>
                <w:sz w:val="26"/>
                <w:szCs w:val="26"/>
                <w:lang w:val="vi-VN"/>
                <w:rPrChange w:id="569" w:author="Dang Oanh" w:date="2024-05-31T15:47:00Z" w16du:dateUtc="2024-05-31T08:47:00Z">
                  <w:rPr>
                    <w:color w:val="000000"/>
                    <w:sz w:val="26"/>
                    <w:szCs w:val="26"/>
                    <w:lang w:val="vi-VN"/>
                  </w:rPr>
                </w:rPrChange>
              </w:rPr>
              <w:t>+ Địa chỉ IP</w:t>
            </w:r>
          </w:p>
          <w:p w14:paraId="0A7E59A7" w14:textId="77777777" w:rsidR="008F58F3" w:rsidRPr="00410FBA" w:rsidRDefault="008F58F3" w:rsidP="002E2C04">
            <w:pPr>
              <w:spacing w:before="120" w:after="120"/>
              <w:rPr>
                <w:sz w:val="26"/>
                <w:szCs w:val="26"/>
                <w:u w:val="single"/>
                <w:lang w:val="vi-VN"/>
                <w:rPrChange w:id="570" w:author="Dang Oanh" w:date="2024-05-31T15:47:00Z" w16du:dateUtc="2024-05-31T08:47:00Z">
                  <w:rPr>
                    <w:color w:val="000000"/>
                    <w:sz w:val="26"/>
                    <w:szCs w:val="26"/>
                    <w:u w:val="single"/>
                    <w:lang w:val="vi-VN"/>
                  </w:rPr>
                </w:rPrChange>
              </w:rPr>
            </w:pPr>
            <w:r w:rsidRPr="00410FBA">
              <w:rPr>
                <w:sz w:val="26"/>
                <w:szCs w:val="26"/>
                <w:u w:val="single"/>
                <w:lang w:val="vi-VN"/>
                <w:rPrChange w:id="571" w:author="Dang Oanh" w:date="2024-05-31T15:47:00Z" w16du:dateUtc="2024-05-31T08:47:00Z">
                  <w:rPr>
                    <w:color w:val="000000"/>
                    <w:sz w:val="26"/>
                    <w:szCs w:val="26"/>
                    <w:u w:val="single"/>
                    <w:lang w:val="vi-VN"/>
                  </w:rPr>
                </w:rPrChange>
              </w:rPr>
              <w:t>Các nút chức năng trên lưới:</w:t>
            </w:r>
          </w:p>
          <w:p w14:paraId="2C4215F7" w14:textId="214B03EA" w:rsidR="008F58F3" w:rsidRPr="00410FBA" w:rsidRDefault="008F58F3" w:rsidP="002E2C04">
            <w:pPr>
              <w:rPr>
                <w:sz w:val="26"/>
                <w:szCs w:val="26"/>
                <w:lang w:val="vi-VN"/>
                <w:rPrChange w:id="572" w:author="Dang Oanh" w:date="2024-05-31T15:47:00Z" w16du:dateUtc="2024-05-31T08:47:00Z">
                  <w:rPr>
                    <w:color w:val="000000"/>
                    <w:sz w:val="26"/>
                    <w:szCs w:val="26"/>
                    <w:lang w:val="vi-VN"/>
                  </w:rPr>
                </w:rPrChange>
              </w:rPr>
            </w:pPr>
            <w:r w:rsidRPr="00410FBA">
              <w:rPr>
                <w:sz w:val="26"/>
                <w:szCs w:val="26"/>
                <w:lang w:val="vi-VN"/>
                <w:rPrChange w:id="573" w:author="Dang Oanh" w:date="2024-05-31T15:47:00Z" w16du:dateUtc="2024-05-31T08:47:00Z">
                  <w:rPr>
                    <w:color w:val="000000"/>
                    <w:sz w:val="26"/>
                    <w:szCs w:val="26"/>
                    <w:lang w:val="vi-VN"/>
                  </w:rPr>
                </w:rPrChange>
              </w:rPr>
              <w:t xml:space="preserve">+ </w:t>
            </w:r>
            <w:r w:rsidR="009F696E" w:rsidRPr="00410FBA">
              <w:rPr>
                <w:sz w:val="26"/>
                <w:szCs w:val="26"/>
                <w:lang w:val="vi-VN"/>
                <w:rPrChange w:id="574" w:author="Dang Oanh" w:date="2024-05-31T15:47:00Z" w16du:dateUtc="2024-05-31T08:47:00Z">
                  <w:rPr>
                    <w:color w:val="000000"/>
                    <w:sz w:val="26"/>
                    <w:szCs w:val="26"/>
                    <w:lang w:val="vi-VN"/>
                  </w:rPr>
                </w:rPrChange>
              </w:rPr>
              <w:t>Phản hồi/Hạn chế/Rút lại sự đồng ý</w:t>
            </w:r>
          </w:p>
          <w:p w14:paraId="7E516457" w14:textId="127BA5A6" w:rsidR="008F58F3" w:rsidRPr="00410FBA" w:rsidRDefault="008F58F3" w:rsidP="002E2C04">
            <w:pPr>
              <w:rPr>
                <w:sz w:val="26"/>
                <w:szCs w:val="26"/>
                <w:lang w:val="vi-VN"/>
                <w:rPrChange w:id="575" w:author="Dang Oanh" w:date="2024-05-31T15:47:00Z" w16du:dateUtc="2024-05-31T08:47:00Z">
                  <w:rPr>
                    <w:color w:val="000000"/>
                    <w:sz w:val="26"/>
                    <w:szCs w:val="26"/>
                    <w:lang w:val="vi-VN"/>
                  </w:rPr>
                </w:rPrChange>
              </w:rPr>
            </w:pPr>
            <w:r w:rsidRPr="00410FBA">
              <w:rPr>
                <w:sz w:val="26"/>
                <w:szCs w:val="26"/>
                <w:lang w:val="vi-VN"/>
                <w:rPrChange w:id="576" w:author="Dang Oanh" w:date="2024-05-31T15:47:00Z" w16du:dateUtc="2024-05-31T08:47:00Z">
                  <w:rPr>
                    <w:color w:val="000000"/>
                    <w:sz w:val="26"/>
                    <w:szCs w:val="26"/>
                    <w:lang w:val="vi-VN"/>
                  </w:rPr>
                </w:rPrChange>
              </w:rPr>
              <w:t>+ X</w:t>
            </w:r>
            <w:r w:rsidR="009F696E" w:rsidRPr="00410FBA">
              <w:rPr>
                <w:sz w:val="26"/>
                <w:szCs w:val="26"/>
                <w:lang w:val="vi-VN"/>
                <w:rPrChange w:id="577" w:author="Dang Oanh" w:date="2024-05-31T15:47:00Z" w16du:dateUtc="2024-05-31T08:47:00Z">
                  <w:rPr>
                    <w:color w:val="000000"/>
                    <w:sz w:val="26"/>
                    <w:szCs w:val="26"/>
                    <w:lang w:val="vi-VN"/>
                  </w:rPr>
                </w:rPrChange>
              </w:rPr>
              <w:t>em chính sách bảo vệ dữ liệu cá nhân</w:t>
            </w:r>
          </w:p>
          <w:p w14:paraId="138365FA" w14:textId="1EED69AD" w:rsidR="008F58F3" w:rsidRPr="00410FBA" w:rsidRDefault="008F58F3" w:rsidP="002E2C04">
            <w:pPr>
              <w:rPr>
                <w:sz w:val="26"/>
                <w:szCs w:val="26"/>
                <w:lang w:val="vi-VN"/>
                <w:rPrChange w:id="578" w:author="Dang Oanh" w:date="2024-05-31T15:47:00Z" w16du:dateUtc="2024-05-31T08:47:00Z">
                  <w:rPr>
                    <w:color w:val="000000"/>
                    <w:sz w:val="26"/>
                    <w:szCs w:val="26"/>
                    <w:lang w:val="vi-VN"/>
                  </w:rPr>
                </w:rPrChange>
              </w:rPr>
            </w:pPr>
            <w:r w:rsidRPr="00410FBA">
              <w:rPr>
                <w:sz w:val="26"/>
                <w:szCs w:val="26"/>
                <w:lang w:val="vi-VN"/>
                <w:rPrChange w:id="579" w:author="Dang Oanh" w:date="2024-05-31T15:47:00Z" w16du:dateUtc="2024-05-31T08:47:00Z">
                  <w:rPr>
                    <w:color w:val="000000"/>
                    <w:sz w:val="26"/>
                    <w:szCs w:val="26"/>
                    <w:lang w:val="vi-VN"/>
                  </w:rPr>
                </w:rPrChange>
              </w:rPr>
              <w:lastRenderedPageBreak/>
              <w:t xml:space="preserve">+ </w:t>
            </w:r>
            <w:r w:rsidR="009F696E" w:rsidRPr="00410FBA">
              <w:rPr>
                <w:sz w:val="26"/>
                <w:szCs w:val="26"/>
                <w:lang w:val="vi-VN"/>
                <w:rPrChange w:id="580" w:author="Dang Oanh" w:date="2024-05-31T15:47:00Z" w16du:dateUtc="2024-05-31T08:47:00Z">
                  <w:rPr>
                    <w:color w:val="000000"/>
                    <w:sz w:val="26"/>
                    <w:szCs w:val="26"/>
                    <w:lang w:val="vi-VN"/>
                  </w:rPr>
                </w:rPrChange>
              </w:rPr>
              <w:t>Yêu cầu xoá dữ liệu</w:t>
            </w:r>
          </w:p>
          <w:p w14:paraId="14FBDF40" w14:textId="68A96DAB" w:rsidR="009F696E" w:rsidRPr="00410FBA" w:rsidRDefault="009F696E" w:rsidP="002E2C04">
            <w:pPr>
              <w:rPr>
                <w:sz w:val="26"/>
                <w:szCs w:val="26"/>
                <w:lang w:val="vi-VN"/>
                <w:rPrChange w:id="581" w:author="Dang Oanh" w:date="2024-05-31T15:47:00Z" w16du:dateUtc="2024-05-31T08:47:00Z">
                  <w:rPr>
                    <w:color w:val="000000"/>
                    <w:sz w:val="26"/>
                    <w:szCs w:val="26"/>
                    <w:lang w:val="vi-VN"/>
                  </w:rPr>
                </w:rPrChange>
              </w:rPr>
            </w:pPr>
            <w:r w:rsidRPr="00410FBA">
              <w:rPr>
                <w:sz w:val="26"/>
                <w:szCs w:val="26"/>
                <w:lang w:val="vi-VN"/>
                <w:rPrChange w:id="582" w:author="Dang Oanh" w:date="2024-05-31T15:47:00Z" w16du:dateUtc="2024-05-31T08:47:00Z">
                  <w:rPr>
                    <w:color w:val="000000"/>
                    <w:sz w:val="26"/>
                    <w:szCs w:val="26"/>
                    <w:lang w:val="vi-VN"/>
                  </w:rPr>
                </w:rPrChange>
              </w:rPr>
              <w:t>+ Yêu cầu cung cấp dữ liệu cá nhân</w:t>
            </w:r>
          </w:p>
          <w:p w14:paraId="32EBF1C7" w14:textId="77777777" w:rsidR="008F58F3" w:rsidRPr="00410FBA" w:rsidRDefault="008F58F3" w:rsidP="002E2C04">
            <w:pPr>
              <w:pStyle w:val="ListParagraph"/>
              <w:numPr>
                <w:ilvl w:val="0"/>
                <w:numId w:val="18"/>
              </w:numPr>
              <w:spacing w:before="120" w:after="120"/>
              <w:rPr>
                <w:b/>
                <w:sz w:val="26"/>
                <w:szCs w:val="26"/>
              </w:rPr>
            </w:pPr>
            <w:r w:rsidRPr="00410FBA">
              <w:rPr>
                <w:b/>
                <w:sz w:val="26"/>
                <w:szCs w:val="26"/>
              </w:rPr>
              <w:t>Chức năng xử lý:</w:t>
            </w:r>
          </w:p>
          <w:p w14:paraId="20A71D7C" w14:textId="2D2B3AD3" w:rsidR="008F58F3" w:rsidRPr="00410FBA" w:rsidRDefault="008F58F3" w:rsidP="002E2C04">
            <w:pPr>
              <w:spacing w:before="120" w:after="120"/>
              <w:rPr>
                <w:sz w:val="26"/>
                <w:szCs w:val="26"/>
                <w:lang w:val="vi-VN"/>
              </w:rPr>
            </w:pPr>
            <w:r w:rsidRPr="00410FBA">
              <w:rPr>
                <w:sz w:val="26"/>
                <w:szCs w:val="26"/>
              </w:rPr>
              <w:t xml:space="preserve">+ Hệ thống hiển thị </w:t>
            </w:r>
            <w:r w:rsidR="009F696E" w:rsidRPr="00410FBA">
              <w:rPr>
                <w:sz w:val="26"/>
                <w:szCs w:val="26"/>
              </w:rPr>
              <w:t>lịch</w:t>
            </w:r>
            <w:r w:rsidR="009F696E" w:rsidRPr="00410FBA">
              <w:rPr>
                <w:sz w:val="26"/>
                <w:szCs w:val="26"/>
                <w:lang w:val="vi-VN"/>
              </w:rPr>
              <w:t xml:space="preserve"> sử xác nhận chính sách bảo vệ dữ liệu cá nhân</w:t>
            </w:r>
          </w:p>
          <w:p w14:paraId="4622EEBF" w14:textId="77777777" w:rsidR="008F58F3" w:rsidRPr="00410FBA" w:rsidRDefault="008F58F3" w:rsidP="002E2C04">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452DE0EA" w14:textId="77777777" w:rsidR="008F58F3" w:rsidRPr="00410FBA" w:rsidRDefault="008F58F3" w:rsidP="002E2C04">
            <w:pPr>
              <w:pStyle w:val="ListParagraph"/>
              <w:numPr>
                <w:ilvl w:val="0"/>
                <w:numId w:val="18"/>
              </w:numPr>
              <w:spacing w:before="120" w:after="120"/>
              <w:rPr>
                <w:b/>
                <w:sz w:val="26"/>
                <w:szCs w:val="26"/>
              </w:rPr>
            </w:pPr>
            <w:r w:rsidRPr="00410FBA">
              <w:rPr>
                <w:b/>
                <w:sz w:val="26"/>
                <w:szCs w:val="26"/>
              </w:rPr>
              <w:t xml:space="preserve">Các ngoại lệ: </w:t>
            </w:r>
          </w:p>
          <w:p w14:paraId="0C1A4E72" w14:textId="77777777" w:rsidR="008F58F3" w:rsidRPr="00410FBA" w:rsidRDefault="008F58F3" w:rsidP="002E2C04">
            <w:pPr>
              <w:spacing w:before="120" w:after="120"/>
              <w:rPr>
                <w:b/>
                <w:sz w:val="26"/>
                <w:szCs w:val="26"/>
              </w:rPr>
            </w:pPr>
            <w:r w:rsidRPr="00410FBA">
              <w:rPr>
                <w:sz w:val="26"/>
                <w:szCs w:val="26"/>
              </w:rPr>
              <w:t>Không</w:t>
            </w:r>
            <w:r w:rsidRPr="00410FBA">
              <w:rPr>
                <w:sz w:val="26"/>
                <w:szCs w:val="26"/>
                <w:lang w:val="vi-VN"/>
              </w:rPr>
              <w:t xml:space="preserve"> có</w:t>
            </w:r>
            <w:r w:rsidRPr="00410FBA">
              <w:rPr>
                <w:sz w:val="26"/>
                <w:szCs w:val="26"/>
              </w:rPr>
              <w:t xml:space="preserve"> </w:t>
            </w:r>
          </w:p>
        </w:tc>
        <w:tc>
          <w:tcPr>
            <w:tcW w:w="404" w:type="pct"/>
          </w:tcPr>
          <w:p w14:paraId="6840324B" w14:textId="77777777" w:rsidR="008F58F3" w:rsidRPr="00410FBA" w:rsidRDefault="008F58F3" w:rsidP="002E2C04">
            <w:pPr>
              <w:spacing w:before="120" w:after="120"/>
              <w:rPr>
                <w:sz w:val="26"/>
                <w:szCs w:val="26"/>
              </w:rPr>
            </w:pPr>
            <w:r w:rsidRPr="00410FBA">
              <w:rPr>
                <w:sz w:val="26"/>
                <w:szCs w:val="26"/>
              </w:rPr>
              <w:lastRenderedPageBreak/>
              <w:t>Cao</w:t>
            </w:r>
          </w:p>
        </w:tc>
        <w:tc>
          <w:tcPr>
            <w:tcW w:w="454" w:type="pct"/>
          </w:tcPr>
          <w:p w14:paraId="01D66102" w14:textId="77777777" w:rsidR="008F58F3" w:rsidRPr="00410FBA" w:rsidRDefault="008F58F3" w:rsidP="002E2C04">
            <w:pPr>
              <w:spacing w:before="120" w:after="120"/>
              <w:rPr>
                <w:sz w:val="26"/>
                <w:szCs w:val="26"/>
              </w:rPr>
            </w:pPr>
            <w:r w:rsidRPr="00410FBA">
              <w:rPr>
                <w:sz w:val="26"/>
                <w:szCs w:val="26"/>
              </w:rPr>
              <w:t>Cao</w:t>
            </w:r>
          </w:p>
        </w:tc>
        <w:tc>
          <w:tcPr>
            <w:tcW w:w="510" w:type="pct"/>
          </w:tcPr>
          <w:p w14:paraId="18544393" w14:textId="77777777" w:rsidR="008F58F3" w:rsidRPr="00410FBA" w:rsidRDefault="008F58F3" w:rsidP="002E2C04">
            <w:pPr>
              <w:spacing w:before="120" w:after="120"/>
              <w:rPr>
                <w:sz w:val="26"/>
                <w:szCs w:val="26"/>
              </w:rPr>
            </w:pPr>
            <w:r w:rsidRPr="00410FBA">
              <w:rPr>
                <w:sz w:val="26"/>
                <w:szCs w:val="26"/>
              </w:rPr>
              <w:t>Quản trị hệ thống quản lý doanh nghiệp</w:t>
            </w:r>
          </w:p>
        </w:tc>
      </w:tr>
      <w:tr w:rsidR="00410FBA" w:rsidRPr="00410FBA" w14:paraId="33821317" w14:textId="77777777" w:rsidTr="0000570E">
        <w:tc>
          <w:tcPr>
            <w:tcW w:w="391" w:type="pct"/>
          </w:tcPr>
          <w:p w14:paraId="15DB0A49" w14:textId="1AB58F46" w:rsidR="009F4B7B" w:rsidRPr="00410FBA" w:rsidRDefault="009F4B7B" w:rsidP="009F4B7B">
            <w:pPr>
              <w:pStyle w:val="ListParagraph"/>
              <w:spacing w:before="120" w:after="120"/>
              <w:ind w:left="0"/>
              <w:rPr>
                <w:sz w:val="26"/>
                <w:szCs w:val="26"/>
              </w:rPr>
            </w:pPr>
            <w:r w:rsidRPr="00410FBA">
              <w:rPr>
                <w:sz w:val="26"/>
                <w:szCs w:val="26"/>
              </w:rPr>
              <w:t>2</w:t>
            </w:r>
          </w:p>
        </w:tc>
        <w:tc>
          <w:tcPr>
            <w:tcW w:w="1363" w:type="pct"/>
          </w:tcPr>
          <w:p w14:paraId="0F264865" w14:textId="13C86870" w:rsidR="009F4B7B" w:rsidRPr="00410FBA" w:rsidRDefault="0000570E" w:rsidP="009F4B7B">
            <w:pPr>
              <w:spacing w:before="120" w:after="120"/>
              <w:jc w:val="center"/>
              <w:rPr>
                <w:sz w:val="26"/>
                <w:szCs w:val="26"/>
              </w:rPr>
            </w:pPr>
            <w:r w:rsidRPr="00410FBA">
              <w:rPr>
                <w:sz w:val="26"/>
                <w:szCs w:val="26"/>
              </w:rPr>
              <w:t>UR_HDDT_01.10.02</w:t>
            </w:r>
          </w:p>
        </w:tc>
        <w:tc>
          <w:tcPr>
            <w:tcW w:w="581" w:type="pct"/>
          </w:tcPr>
          <w:p w14:paraId="67AA76A9" w14:textId="7613D7EA" w:rsidR="00F415B3" w:rsidRPr="00410FBA" w:rsidRDefault="00F415B3" w:rsidP="009F4B7B">
            <w:pPr>
              <w:spacing w:before="120" w:after="120"/>
              <w:rPr>
                <w:sz w:val="26"/>
                <w:szCs w:val="26"/>
                <w:lang w:val="vi-VN"/>
              </w:rPr>
            </w:pPr>
            <w:r w:rsidRPr="00410FBA">
              <w:rPr>
                <w:sz w:val="26"/>
                <w:szCs w:val="26"/>
                <w:lang w:val="vi-VN"/>
              </w:rPr>
              <w:t>Gửi</w:t>
            </w:r>
            <w:r w:rsidR="00D7192B" w:rsidRPr="00410FBA">
              <w:rPr>
                <w:sz w:val="26"/>
                <w:szCs w:val="26"/>
                <w:lang w:val="vi-VN"/>
              </w:rPr>
              <w:t xml:space="preserve"> yêu cầu</w:t>
            </w:r>
          </w:p>
          <w:p w14:paraId="45200F6F" w14:textId="6144B47D" w:rsidR="009F4B7B" w:rsidRPr="00410FBA" w:rsidRDefault="009F4B7B" w:rsidP="009F4B7B">
            <w:pPr>
              <w:spacing w:before="120" w:after="120"/>
              <w:rPr>
                <w:sz w:val="26"/>
                <w:szCs w:val="26"/>
                <w:lang w:val="vi-VN"/>
              </w:rPr>
            </w:pPr>
            <w:r w:rsidRPr="00410FBA">
              <w:rPr>
                <w:sz w:val="26"/>
                <w:szCs w:val="26"/>
              </w:rPr>
              <w:t>Phản hồi/Hạn chế/Rút lại sự đồng ý</w:t>
            </w:r>
            <w:r w:rsidRPr="00410FBA">
              <w:rPr>
                <w:sz w:val="26"/>
                <w:szCs w:val="26"/>
                <w:lang w:val="vi-VN"/>
              </w:rPr>
              <w:t xml:space="preserve"> xử lý dữ liệu cá</w:t>
            </w:r>
            <w:r w:rsidR="00D7192B" w:rsidRPr="00410FBA">
              <w:rPr>
                <w:sz w:val="26"/>
                <w:szCs w:val="26"/>
                <w:lang w:val="vi-VN"/>
              </w:rPr>
              <w:t xml:space="preserve"> </w:t>
            </w:r>
            <w:r w:rsidRPr="00410FBA">
              <w:rPr>
                <w:sz w:val="26"/>
                <w:szCs w:val="26"/>
                <w:lang w:val="vi-VN"/>
              </w:rPr>
              <w:t>nhân</w:t>
            </w:r>
          </w:p>
          <w:p w14:paraId="4AB4152B" w14:textId="79FCE917" w:rsidR="009F4B7B" w:rsidRPr="00410FBA" w:rsidRDefault="009F4B7B" w:rsidP="009F4B7B">
            <w:pPr>
              <w:spacing w:before="120" w:after="120"/>
              <w:rPr>
                <w:sz w:val="26"/>
                <w:szCs w:val="26"/>
                <w:lang w:val="vi-VN"/>
              </w:rPr>
            </w:pPr>
          </w:p>
        </w:tc>
        <w:tc>
          <w:tcPr>
            <w:tcW w:w="1297" w:type="pct"/>
          </w:tcPr>
          <w:p w14:paraId="5EA50039" w14:textId="77777777" w:rsidR="009F4B7B" w:rsidRPr="00410FBA" w:rsidRDefault="009F4B7B" w:rsidP="009F4B7B">
            <w:pPr>
              <w:pStyle w:val="ListParagraph"/>
              <w:numPr>
                <w:ilvl w:val="0"/>
                <w:numId w:val="19"/>
              </w:numPr>
              <w:spacing w:before="120" w:after="120"/>
              <w:ind w:left="0" w:hanging="18"/>
              <w:rPr>
                <w:sz w:val="26"/>
                <w:szCs w:val="26"/>
              </w:rPr>
            </w:pPr>
            <w:r w:rsidRPr="00410FBA">
              <w:rPr>
                <w:b/>
                <w:sz w:val="26"/>
                <w:szCs w:val="26"/>
              </w:rPr>
              <w:t xml:space="preserve">Phát biểu yêu cầu: </w:t>
            </w:r>
          </w:p>
          <w:p w14:paraId="7B06709B" w14:textId="31CBE13E" w:rsidR="009F4B7B" w:rsidRPr="00410FBA" w:rsidRDefault="009F4B7B" w:rsidP="009F4B7B">
            <w:pPr>
              <w:pStyle w:val="ListParagraph"/>
              <w:spacing w:before="120" w:after="120"/>
              <w:ind w:left="0"/>
              <w:rPr>
                <w:sz w:val="26"/>
                <w:szCs w:val="26"/>
                <w:lang w:val="vi-VN"/>
              </w:rPr>
            </w:pPr>
            <w:r w:rsidRPr="00410FBA">
              <w:rPr>
                <w:sz w:val="26"/>
                <w:szCs w:val="26"/>
              </w:rPr>
              <w:t>Cho phép người dùng thực</w:t>
            </w:r>
            <w:r w:rsidRPr="00410FBA">
              <w:rPr>
                <w:sz w:val="26"/>
                <w:szCs w:val="26"/>
                <w:lang w:val="vi-VN"/>
              </w:rPr>
              <w:t xml:space="preserve"> hiện </w:t>
            </w:r>
            <w:r w:rsidRPr="00410FBA">
              <w:rPr>
                <w:sz w:val="26"/>
                <w:szCs w:val="26"/>
              </w:rPr>
              <w:t>Phản hồi/Hạn chế/Rút lại sự đồng ý</w:t>
            </w:r>
            <w:r w:rsidRPr="00410FBA">
              <w:rPr>
                <w:sz w:val="26"/>
                <w:szCs w:val="26"/>
                <w:lang w:val="vi-VN"/>
              </w:rPr>
              <w:t xml:space="preserve"> xử lý dữ liệu cá nhân</w:t>
            </w:r>
          </w:p>
          <w:p w14:paraId="411AEBB6" w14:textId="77777777" w:rsidR="009F4B7B" w:rsidRPr="00410FBA" w:rsidRDefault="009F4B7B" w:rsidP="009F4B7B">
            <w:pPr>
              <w:pStyle w:val="ListParagraph"/>
              <w:numPr>
                <w:ilvl w:val="0"/>
                <w:numId w:val="18"/>
              </w:numPr>
              <w:spacing w:before="120" w:after="120"/>
              <w:rPr>
                <w:b/>
                <w:sz w:val="26"/>
                <w:szCs w:val="26"/>
              </w:rPr>
            </w:pPr>
            <w:r w:rsidRPr="00410FBA">
              <w:rPr>
                <w:b/>
                <w:sz w:val="26"/>
                <w:szCs w:val="26"/>
              </w:rPr>
              <w:t xml:space="preserve">Thông tin đầu vào: </w:t>
            </w:r>
          </w:p>
          <w:p w14:paraId="40D17345" w14:textId="2C923DCC" w:rsidR="009F4B7B" w:rsidRPr="00410FBA" w:rsidRDefault="009F4B7B" w:rsidP="009F4B7B">
            <w:pPr>
              <w:spacing w:before="120" w:after="120"/>
              <w:rPr>
                <w:sz w:val="26"/>
                <w:szCs w:val="26"/>
                <w:lang w:val="vi-VN"/>
              </w:rPr>
            </w:pPr>
            <w:r w:rsidRPr="00410FBA">
              <w:rPr>
                <w:sz w:val="26"/>
                <w:szCs w:val="26"/>
                <w:lang w:val="vi-VN"/>
              </w:rPr>
              <w:t>Người dùng nhấn vào nút ‘</w:t>
            </w:r>
            <w:r w:rsidRPr="00410FBA">
              <w:rPr>
                <w:sz w:val="26"/>
                <w:szCs w:val="26"/>
              </w:rPr>
              <w:t>Phản hồi/Hạn chế/Rút lại sự đồng ý</w:t>
            </w:r>
            <w:r w:rsidRPr="00410FBA">
              <w:rPr>
                <w:sz w:val="26"/>
                <w:szCs w:val="26"/>
                <w:lang w:val="vi-VN"/>
              </w:rPr>
              <w:t>’ trên màn hình lịch sử</w:t>
            </w:r>
          </w:p>
          <w:p w14:paraId="3E3FE2DA" w14:textId="134D7E23" w:rsidR="009F4B7B" w:rsidRPr="00410FBA" w:rsidRDefault="009F4B7B" w:rsidP="009F4B7B">
            <w:pPr>
              <w:pStyle w:val="ListParagraph"/>
              <w:numPr>
                <w:ilvl w:val="0"/>
                <w:numId w:val="18"/>
              </w:numPr>
              <w:spacing w:before="120" w:after="120"/>
              <w:rPr>
                <w:b/>
                <w:sz w:val="26"/>
                <w:szCs w:val="26"/>
              </w:rPr>
            </w:pPr>
            <w:r w:rsidRPr="00410FBA">
              <w:rPr>
                <w:b/>
                <w:sz w:val="26"/>
                <w:szCs w:val="26"/>
              </w:rPr>
              <w:t xml:space="preserve">Thông tin đầu ra: </w:t>
            </w:r>
          </w:p>
          <w:p w14:paraId="7D28B5C4" w14:textId="72FDF70A" w:rsidR="009F4B7B" w:rsidRPr="00410FBA" w:rsidRDefault="009F4B7B" w:rsidP="009F4B7B">
            <w:pPr>
              <w:rPr>
                <w:sz w:val="26"/>
                <w:szCs w:val="26"/>
                <w:lang w:val="vi-VN"/>
                <w:rPrChange w:id="583" w:author="Dang Oanh" w:date="2024-05-31T15:47:00Z" w16du:dateUtc="2024-05-31T08:47:00Z">
                  <w:rPr>
                    <w:color w:val="000000"/>
                    <w:sz w:val="26"/>
                    <w:szCs w:val="26"/>
                    <w:lang w:val="vi-VN"/>
                  </w:rPr>
                </w:rPrChange>
              </w:rPr>
            </w:pPr>
            <w:r w:rsidRPr="00410FBA">
              <w:rPr>
                <w:sz w:val="26"/>
                <w:szCs w:val="26"/>
                <w:lang w:val="vi-VN"/>
                <w:rPrChange w:id="584" w:author="Dang Oanh" w:date="2024-05-31T15:47:00Z" w16du:dateUtc="2024-05-31T08:47:00Z">
                  <w:rPr>
                    <w:color w:val="000000"/>
                    <w:sz w:val="26"/>
                    <w:szCs w:val="26"/>
                    <w:lang w:val="vi-VN"/>
                  </w:rPr>
                </w:rPrChange>
              </w:rPr>
              <w:lastRenderedPageBreak/>
              <w:t xml:space="preserve">Người dùng gửi thành công tới hệ thống thông báo thực hiện Quyền </w:t>
            </w:r>
            <w:r w:rsidRPr="00410FBA">
              <w:rPr>
                <w:sz w:val="26"/>
                <w:szCs w:val="26"/>
              </w:rPr>
              <w:t>Phản hồi/Hạn chế/Rút lại sự đồng ý</w:t>
            </w:r>
            <w:r w:rsidRPr="00410FBA">
              <w:rPr>
                <w:sz w:val="26"/>
                <w:szCs w:val="26"/>
                <w:lang w:val="vi-VN"/>
              </w:rPr>
              <w:t xml:space="preserve"> xử lý dữ liệu cá nhân </w:t>
            </w:r>
          </w:p>
          <w:p w14:paraId="1DD20A01" w14:textId="77777777" w:rsidR="009F4B7B" w:rsidRPr="00410FBA" w:rsidRDefault="009F4B7B" w:rsidP="009F4B7B">
            <w:pPr>
              <w:pStyle w:val="ListParagraph"/>
              <w:numPr>
                <w:ilvl w:val="0"/>
                <w:numId w:val="18"/>
              </w:numPr>
              <w:spacing w:before="120" w:after="120"/>
              <w:rPr>
                <w:b/>
                <w:sz w:val="26"/>
                <w:szCs w:val="26"/>
              </w:rPr>
            </w:pPr>
            <w:r w:rsidRPr="00410FBA">
              <w:rPr>
                <w:b/>
                <w:sz w:val="26"/>
                <w:szCs w:val="26"/>
              </w:rPr>
              <w:t>Chức năng xử lý:</w:t>
            </w:r>
          </w:p>
          <w:p w14:paraId="4CCB0D8B" w14:textId="77777777" w:rsidR="009F4B7B" w:rsidRPr="00410FBA" w:rsidRDefault="009F4B7B" w:rsidP="009F4B7B">
            <w:pPr>
              <w:pStyle w:val="NormalWeb"/>
              <w:spacing w:before="0" w:beforeAutospacing="0" w:after="160" w:afterAutospacing="0"/>
              <w:textAlignment w:val="baseline"/>
              <w:rPr>
                <w:rFonts w:ascii="Noto Sans Symbols" w:hAnsi="Noto Sans Symbols"/>
                <w:rPrChange w:id="585" w:author="Dang Oanh" w:date="2024-05-31T15:47:00Z" w16du:dateUtc="2024-05-31T08:47:00Z">
                  <w:rPr>
                    <w:rFonts w:ascii="Noto Sans Symbols" w:hAnsi="Noto Sans Symbols"/>
                    <w:color w:val="000000"/>
                  </w:rPr>
                </w:rPrChange>
              </w:rPr>
            </w:pPr>
            <w:r w:rsidRPr="00410FBA">
              <w:rPr>
                <w:sz w:val="26"/>
                <w:szCs w:val="26"/>
                <w:lang w:val="vi-VN"/>
                <w:rPrChange w:id="586" w:author="Dang Oanh" w:date="2024-05-31T15:47:00Z" w16du:dateUtc="2024-05-31T08:47:00Z">
                  <w:rPr>
                    <w:color w:val="000000"/>
                    <w:sz w:val="26"/>
                    <w:szCs w:val="26"/>
                    <w:lang w:val="vi-VN"/>
                  </w:rPr>
                </w:rPrChange>
              </w:rPr>
              <w:t xml:space="preserve">Popup xác nhận </w:t>
            </w:r>
            <w:r w:rsidRPr="00410FBA">
              <w:rPr>
                <w:sz w:val="26"/>
                <w:szCs w:val="26"/>
              </w:rPr>
              <w:t>Phản hồi/Hạn chế/</w:t>
            </w:r>
            <w:r w:rsidRPr="00410FBA">
              <w:rPr>
                <w:sz w:val="26"/>
                <w:szCs w:val="26"/>
                <w:lang w:val="vi-VN"/>
              </w:rPr>
              <w:t>R</w:t>
            </w:r>
            <w:r w:rsidRPr="00410FBA">
              <w:rPr>
                <w:sz w:val="26"/>
                <w:szCs w:val="26"/>
                <w:lang w:val="vi-VN"/>
                <w:rPrChange w:id="587" w:author="Dang Oanh" w:date="2024-05-31T15:47:00Z" w16du:dateUtc="2024-05-31T08:47:00Z">
                  <w:rPr>
                    <w:color w:val="000000"/>
                    <w:sz w:val="26"/>
                    <w:szCs w:val="26"/>
                    <w:lang w:val="vi-VN"/>
                  </w:rPr>
                </w:rPrChange>
              </w:rPr>
              <w:t xml:space="preserve">út lại sự đồng ý xử lý dữ liệu cá nhân hiện ra. Trên popup có ô checkbox </w:t>
            </w:r>
            <w:r w:rsidRPr="00410FBA">
              <w:rPr>
                <w:sz w:val="26"/>
                <w:szCs w:val="26"/>
                <w:rPrChange w:id="588" w:author="Dang Oanh" w:date="2024-05-31T15:47:00Z" w16du:dateUtc="2024-05-31T08:47:00Z">
                  <w:rPr>
                    <w:color w:val="000000"/>
                    <w:sz w:val="26"/>
                    <w:szCs w:val="26"/>
                  </w:rPr>
                </w:rPrChange>
              </w:rPr>
              <w:t>“Tôi đã đọc và đồng ý với việc Phản đối, Hạn chế, Rút lại sự đồng ý xử lý dữ liệu cá nhân.”</w:t>
            </w:r>
            <w:r w:rsidRPr="00410FBA">
              <w:rPr>
                <w:sz w:val="26"/>
                <w:szCs w:val="26"/>
                <w:lang w:val="vi-VN"/>
                <w:rPrChange w:id="589" w:author="Dang Oanh" w:date="2024-05-31T15:47:00Z" w16du:dateUtc="2024-05-31T08:47:00Z">
                  <w:rPr>
                    <w:color w:val="000000"/>
                    <w:sz w:val="26"/>
                    <w:szCs w:val="26"/>
                    <w:lang w:val="vi-VN"/>
                  </w:rPr>
                </w:rPrChange>
              </w:rPr>
              <w:t xml:space="preserve"> Người dùng tích vào ô checkbox và nhấn nút ‘Xác nhận’. Nếu người dùng nhấn nút ‘Xác nhận’ mà chưa tích vào ô checkbox thì hệ thống hiển thị cảnh báo </w:t>
            </w:r>
            <w:r w:rsidRPr="00410FBA">
              <w:rPr>
                <w:rPrChange w:id="590" w:author="Dang Oanh" w:date="2024-05-31T15:47:00Z" w16du:dateUtc="2024-05-31T08:47:00Z">
                  <w:rPr>
                    <w:color w:val="000000"/>
                  </w:rPr>
                </w:rPrChange>
              </w:rPr>
              <w:t>“</w:t>
            </w:r>
            <w:r w:rsidRPr="00410FBA">
              <w:rPr>
                <w:sz w:val="26"/>
                <w:szCs w:val="26"/>
                <w:lang w:val="vi-VN"/>
                <w:rPrChange w:id="591" w:author="Dang Oanh" w:date="2024-05-31T15:47:00Z" w16du:dateUtc="2024-05-31T08:47:00Z">
                  <w:rPr>
                    <w:color w:val="000000"/>
                    <w:sz w:val="26"/>
                    <w:szCs w:val="26"/>
                    <w:lang w:val="vi-VN"/>
                  </w:rPr>
                </w:rPrChange>
              </w:rPr>
              <w:t>Vui lòng đọc hết thông báo và tích đồng ý.”</w:t>
            </w:r>
          </w:p>
          <w:p w14:paraId="502F7101" w14:textId="77777777" w:rsidR="009F4B7B" w:rsidRPr="00410FBA" w:rsidRDefault="009F4B7B" w:rsidP="009F4B7B">
            <w:pPr>
              <w:pStyle w:val="ListParagraph"/>
              <w:numPr>
                <w:ilvl w:val="0"/>
                <w:numId w:val="18"/>
              </w:numPr>
              <w:spacing w:before="120" w:after="120"/>
              <w:rPr>
                <w:b/>
                <w:sz w:val="26"/>
                <w:szCs w:val="26"/>
              </w:rPr>
            </w:pPr>
            <w:r w:rsidRPr="00410FBA">
              <w:rPr>
                <w:b/>
                <w:sz w:val="26"/>
                <w:szCs w:val="26"/>
              </w:rPr>
              <w:t xml:space="preserve">Các ngoại lệ: </w:t>
            </w:r>
          </w:p>
          <w:p w14:paraId="799D0196" w14:textId="470F1046" w:rsidR="009F4B7B" w:rsidRPr="00410FBA" w:rsidRDefault="009F4B7B" w:rsidP="009F4B7B">
            <w:pPr>
              <w:pStyle w:val="ListParagraph"/>
              <w:spacing w:before="120" w:after="120"/>
              <w:ind w:left="0"/>
              <w:rPr>
                <w:b/>
                <w:sz w:val="26"/>
                <w:szCs w:val="26"/>
              </w:rPr>
            </w:pPr>
            <w:r w:rsidRPr="00410FBA">
              <w:rPr>
                <w:sz w:val="26"/>
                <w:szCs w:val="26"/>
              </w:rPr>
              <w:t>Không</w:t>
            </w:r>
            <w:r w:rsidRPr="00410FBA">
              <w:rPr>
                <w:sz w:val="26"/>
                <w:szCs w:val="26"/>
                <w:lang w:val="vi-VN"/>
              </w:rPr>
              <w:t xml:space="preserve"> có</w:t>
            </w:r>
            <w:r w:rsidRPr="00410FBA">
              <w:rPr>
                <w:sz w:val="26"/>
                <w:szCs w:val="26"/>
              </w:rPr>
              <w:t xml:space="preserve"> </w:t>
            </w:r>
          </w:p>
        </w:tc>
        <w:tc>
          <w:tcPr>
            <w:tcW w:w="404" w:type="pct"/>
          </w:tcPr>
          <w:p w14:paraId="1752D812" w14:textId="2855751F" w:rsidR="009F4B7B" w:rsidRPr="00410FBA" w:rsidRDefault="009F4B7B" w:rsidP="009F4B7B">
            <w:pPr>
              <w:spacing w:before="120" w:after="120"/>
              <w:rPr>
                <w:sz w:val="26"/>
                <w:szCs w:val="26"/>
              </w:rPr>
            </w:pPr>
            <w:r w:rsidRPr="00410FBA">
              <w:rPr>
                <w:sz w:val="26"/>
                <w:szCs w:val="26"/>
              </w:rPr>
              <w:lastRenderedPageBreak/>
              <w:t>Cao</w:t>
            </w:r>
          </w:p>
        </w:tc>
        <w:tc>
          <w:tcPr>
            <w:tcW w:w="454" w:type="pct"/>
          </w:tcPr>
          <w:p w14:paraId="6037F8B0" w14:textId="4DBCC298" w:rsidR="009F4B7B" w:rsidRPr="00410FBA" w:rsidRDefault="009F4B7B" w:rsidP="009F4B7B">
            <w:pPr>
              <w:spacing w:before="120" w:after="120"/>
              <w:rPr>
                <w:sz w:val="26"/>
                <w:szCs w:val="26"/>
              </w:rPr>
            </w:pPr>
            <w:r w:rsidRPr="00410FBA">
              <w:rPr>
                <w:sz w:val="26"/>
                <w:szCs w:val="26"/>
              </w:rPr>
              <w:t>Cao</w:t>
            </w:r>
          </w:p>
        </w:tc>
        <w:tc>
          <w:tcPr>
            <w:tcW w:w="510" w:type="pct"/>
          </w:tcPr>
          <w:p w14:paraId="5E4C6315" w14:textId="5D822E8A" w:rsidR="009F4B7B" w:rsidRPr="00410FBA" w:rsidRDefault="009F4B7B" w:rsidP="009F4B7B">
            <w:pPr>
              <w:spacing w:before="120" w:after="120"/>
              <w:rPr>
                <w:sz w:val="26"/>
                <w:szCs w:val="26"/>
              </w:rPr>
            </w:pPr>
            <w:r w:rsidRPr="00410FBA">
              <w:rPr>
                <w:sz w:val="26"/>
                <w:szCs w:val="26"/>
              </w:rPr>
              <w:t>Quản trị hệ thống quản lý doanh nghiệp</w:t>
            </w:r>
          </w:p>
        </w:tc>
      </w:tr>
      <w:tr w:rsidR="00410FBA" w:rsidRPr="00410FBA" w14:paraId="235DFC84" w14:textId="77777777" w:rsidTr="0000570E">
        <w:tc>
          <w:tcPr>
            <w:tcW w:w="391" w:type="pct"/>
          </w:tcPr>
          <w:p w14:paraId="71382D88" w14:textId="4D42C188" w:rsidR="009F4B7B" w:rsidRPr="00410FBA" w:rsidRDefault="009F4B7B" w:rsidP="009F4B7B">
            <w:pPr>
              <w:pStyle w:val="ListParagraph"/>
              <w:spacing w:before="120" w:after="120"/>
              <w:ind w:left="0"/>
              <w:rPr>
                <w:sz w:val="26"/>
                <w:szCs w:val="26"/>
              </w:rPr>
            </w:pPr>
            <w:r w:rsidRPr="00410FBA">
              <w:rPr>
                <w:sz w:val="26"/>
                <w:szCs w:val="26"/>
              </w:rPr>
              <w:t>3</w:t>
            </w:r>
          </w:p>
        </w:tc>
        <w:tc>
          <w:tcPr>
            <w:tcW w:w="1363" w:type="pct"/>
          </w:tcPr>
          <w:p w14:paraId="1337A110" w14:textId="06F4EB05" w:rsidR="009F4B7B" w:rsidRPr="00410FBA" w:rsidRDefault="0000570E" w:rsidP="009F4B7B">
            <w:pPr>
              <w:spacing w:before="120" w:after="120"/>
              <w:jc w:val="center"/>
              <w:rPr>
                <w:sz w:val="26"/>
                <w:szCs w:val="26"/>
              </w:rPr>
            </w:pPr>
            <w:r w:rsidRPr="00410FBA">
              <w:rPr>
                <w:sz w:val="26"/>
                <w:szCs w:val="26"/>
              </w:rPr>
              <w:t>UR_HDDT_01.10.03</w:t>
            </w:r>
          </w:p>
        </w:tc>
        <w:tc>
          <w:tcPr>
            <w:tcW w:w="581" w:type="pct"/>
          </w:tcPr>
          <w:p w14:paraId="5BE88EEF" w14:textId="7F139CDC" w:rsidR="009F4B7B" w:rsidRPr="00410FBA" w:rsidRDefault="009F4B7B" w:rsidP="009F4B7B">
            <w:pPr>
              <w:spacing w:before="120" w:after="120"/>
              <w:rPr>
                <w:sz w:val="26"/>
                <w:szCs w:val="26"/>
                <w:lang w:val="vi-VN"/>
              </w:rPr>
            </w:pPr>
            <w:r w:rsidRPr="00410FBA">
              <w:rPr>
                <w:sz w:val="26"/>
                <w:szCs w:val="26"/>
                <w:lang w:val="vi-VN"/>
              </w:rPr>
              <w:t xml:space="preserve">Xem chính sách bảo vệ </w:t>
            </w:r>
            <w:r w:rsidRPr="00410FBA">
              <w:rPr>
                <w:sz w:val="26"/>
                <w:szCs w:val="26"/>
                <w:lang w:val="vi-VN"/>
              </w:rPr>
              <w:lastRenderedPageBreak/>
              <w:t>dữ liệu cá nhân</w:t>
            </w:r>
          </w:p>
          <w:p w14:paraId="582A9098" w14:textId="213A7D60" w:rsidR="009F4B7B" w:rsidRPr="00410FBA" w:rsidRDefault="009F4B7B" w:rsidP="009F4B7B">
            <w:pPr>
              <w:spacing w:before="120" w:after="120"/>
              <w:rPr>
                <w:sz w:val="26"/>
                <w:szCs w:val="26"/>
              </w:rPr>
            </w:pPr>
          </w:p>
        </w:tc>
        <w:tc>
          <w:tcPr>
            <w:tcW w:w="1297" w:type="pct"/>
          </w:tcPr>
          <w:p w14:paraId="2CC2F625" w14:textId="77777777" w:rsidR="009F4B7B" w:rsidRPr="00410FBA" w:rsidRDefault="009F4B7B" w:rsidP="009F4B7B">
            <w:pPr>
              <w:pStyle w:val="ListParagraph"/>
              <w:numPr>
                <w:ilvl w:val="0"/>
                <w:numId w:val="19"/>
              </w:numPr>
              <w:spacing w:before="120" w:after="120"/>
              <w:ind w:left="0" w:hanging="18"/>
              <w:rPr>
                <w:sz w:val="26"/>
                <w:szCs w:val="26"/>
              </w:rPr>
            </w:pPr>
            <w:r w:rsidRPr="00410FBA">
              <w:rPr>
                <w:b/>
                <w:sz w:val="26"/>
                <w:szCs w:val="26"/>
              </w:rPr>
              <w:lastRenderedPageBreak/>
              <w:t xml:space="preserve">Phát biểu yêu cầu: </w:t>
            </w:r>
          </w:p>
          <w:p w14:paraId="4E69A6E2" w14:textId="1DC37D13" w:rsidR="009F4B7B" w:rsidRPr="00410FBA" w:rsidRDefault="009F4B7B" w:rsidP="009F4B7B">
            <w:pPr>
              <w:pStyle w:val="ListParagraph"/>
              <w:spacing w:before="120" w:after="120"/>
              <w:ind w:left="0"/>
              <w:rPr>
                <w:sz w:val="26"/>
                <w:szCs w:val="26"/>
                <w:lang w:val="vi-VN"/>
              </w:rPr>
            </w:pPr>
            <w:r w:rsidRPr="00410FBA">
              <w:rPr>
                <w:sz w:val="26"/>
                <w:szCs w:val="26"/>
              </w:rPr>
              <w:t>Cho phép người dùng xem</w:t>
            </w:r>
            <w:r w:rsidRPr="00410FBA">
              <w:rPr>
                <w:sz w:val="26"/>
                <w:szCs w:val="26"/>
                <w:lang w:val="vi-VN"/>
              </w:rPr>
              <w:t xml:space="preserve"> chính </w:t>
            </w:r>
            <w:r w:rsidRPr="00410FBA">
              <w:rPr>
                <w:sz w:val="26"/>
                <w:szCs w:val="26"/>
                <w:lang w:val="vi-VN"/>
              </w:rPr>
              <w:lastRenderedPageBreak/>
              <w:t>sách bảo vệ dữ liệu cá nhân</w:t>
            </w:r>
          </w:p>
          <w:p w14:paraId="463403D8" w14:textId="77777777" w:rsidR="009F4B7B" w:rsidRPr="00410FBA" w:rsidRDefault="009F4B7B" w:rsidP="009F4B7B">
            <w:pPr>
              <w:pStyle w:val="ListParagraph"/>
              <w:numPr>
                <w:ilvl w:val="0"/>
                <w:numId w:val="18"/>
              </w:numPr>
              <w:spacing w:before="120" w:after="120"/>
              <w:rPr>
                <w:b/>
                <w:sz w:val="26"/>
                <w:szCs w:val="26"/>
              </w:rPr>
            </w:pPr>
            <w:r w:rsidRPr="00410FBA">
              <w:rPr>
                <w:b/>
                <w:sz w:val="26"/>
                <w:szCs w:val="26"/>
              </w:rPr>
              <w:t xml:space="preserve">Thông tin đầu vào: </w:t>
            </w:r>
          </w:p>
          <w:p w14:paraId="548443D8" w14:textId="1F74A6A9" w:rsidR="009F4B7B" w:rsidRPr="00410FBA" w:rsidRDefault="009F4B7B" w:rsidP="009F4B7B">
            <w:pPr>
              <w:spacing w:before="120" w:after="120"/>
              <w:rPr>
                <w:sz w:val="26"/>
                <w:szCs w:val="26"/>
                <w:lang w:val="vi-VN"/>
              </w:rPr>
            </w:pPr>
            <w:r w:rsidRPr="00410FBA">
              <w:rPr>
                <w:sz w:val="26"/>
                <w:szCs w:val="26"/>
                <w:lang w:val="vi-VN"/>
              </w:rPr>
              <w:t>Người dùng nhấn vào nút ‘Xem chính sách bảo vệ dữ liệu cá nhân’ trên màn hình lịch sử</w:t>
            </w:r>
          </w:p>
          <w:p w14:paraId="712B8F28" w14:textId="77777777" w:rsidR="009F4B7B" w:rsidRPr="00410FBA" w:rsidRDefault="009F4B7B" w:rsidP="009F4B7B">
            <w:pPr>
              <w:pStyle w:val="ListParagraph"/>
              <w:numPr>
                <w:ilvl w:val="0"/>
                <w:numId w:val="18"/>
              </w:numPr>
              <w:spacing w:before="120" w:after="120"/>
              <w:rPr>
                <w:b/>
                <w:sz w:val="26"/>
                <w:szCs w:val="26"/>
              </w:rPr>
            </w:pPr>
            <w:r w:rsidRPr="00410FBA">
              <w:rPr>
                <w:b/>
                <w:sz w:val="26"/>
                <w:szCs w:val="26"/>
              </w:rPr>
              <w:t xml:space="preserve">Thông tin đầu ra: </w:t>
            </w:r>
          </w:p>
          <w:p w14:paraId="6C82B75F" w14:textId="57AF7692" w:rsidR="009F4B7B" w:rsidRPr="00410FBA" w:rsidRDefault="00F415B3" w:rsidP="009F4B7B">
            <w:pPr>
              <w:rPr>
                <w:sz w:val="26"/>
                <w:szCs w:val="26"/>
                <w:lang w:val="vi-VN"/>
              </w:rPr>
            </w:pPr>
            <w:r w:rsidRPr="00410FBA">
              <w:rPr>
                <w:sz w:val="26"/>
                <w:szCs w:val="26"/>
                <w:lang w:val="vi-VN"/>
              </w:rPr>
              <w:t>Người dùng xem được nội dung chi tiết của chính sách</w:t>
            </w:r>
            <w:r w:rsidR="009F4B7B" w:rsidRPr="00410FBA">
              <w:rPr>
                <w:sz w:val="26"/>
                <w:szCs w:val="26"/>
                <w:lang w:val="vi-VN"/>
              </w:rPr>
              <w:t xml:space="preserve"> </w:t>
            </w:r>
            <w:r w:rsidRPr="00410FBA">
              <w:rPr>
                <w:sz w:val="26"/>
                <w:szCs w:val="26"/>
                <w:lang w:val="vi-VN"/>
              </w:rPr>
              <w:t xml:space="preserve">tại </w:t>
            </w:r>
            <w:r w:rsidR="009F4B7B" w:rsidRPr="00410FBA">
              <w:rPr>
                <w:sz w:val="26"/>
                <w:szCs w:val="26"/>
                <w:lang w:val="vi-VN"/>
              </w:rPr>
              <w:t>đường link</w:t>
            </w:r>
            <w:r w:rsidR="0060481C" w:rsidRPr="00410FBA">
              <w:rPr>
                <w:sz w:val="26"/>
                <w:szCs w:val="26"/>
                <w:lang w:val="vi-VN"/>
              </w:rPr>
              <w:t xml:space="preserve"> chứa nội dung chi tiết</w:t>
            </w:r>
          </w:p>
          <w:p w14:paraId="7439911E" w14:textId="77777777" w:rsidR="009F4B7B" w:rsidRPr="00410FBA" w:rsidRDefault="009F4B7B" w:rsidP="009F4B7B">
            <w:pPr>
              <w:pStyle w:val="ListParagraph"/>
              <w:numPr>
                <w:ilvl w:val="0"/>
                <w:numId w:val="18"/>
              </w:numPr>
              <w:spacing w:before="120" w:after="120"/>
              <w:rPr>
                <w:b/>
                <w:sz w:val="26"/>
                <w:szCs w:val="26"/>
              </w:rPr>
            </w:pPr>
            <w:r w:rsidRPr="00410FBA">
              <w:rPr>
                <w:b/>
                <w:sz w:val="26"/>
                <w:szCs w:val="26"/>
              </w:rPr>
              <w:t>Chức năng xử lý:</w:t>
            </w:r>
          </w:p>
          <w:p w14:paraId="36A30667" w14:textId="277620D9" w:rsidR="009F4B7B" w:rsidRPr="00410FBA" w:rsidRDefault="009F4B7B" w:rsidP="009F4B7B">
            <w:pPr>
              <w:rPr>
                <w:sz w:val="26"/>
                <w:szCs w:val="26"/>
                <w:lang w:val="vi-VN"/>
              </w:rPr>
            </w:pPr>
            <w:r w:rsidRPr="00410FBA">
              <w:rPr>
                <w:sz w:val="26"/>
                <w:szCs w:val="26"/>
                <w:lang w:val="vi-VN"/>
              </w:rPr>
              <w:t>Hệ thống đ</w:t>
            </w:r>
            <w:r w:rsidR="00F415B3" w:rsidRPr="00410FBA">
              <w:rPr>
                <w:sz w:val="26"/>
                <w:szCs w:val="26"/>
                <w:lang w:val="vi-VN"/>
              </w:rPr>
              <w:t>ư</w:t>
            </w:r>
            <w:r w:rsidRPr="00410FBA">
              <w:rPr>
                <w:sz w:val="26"/>
                <w:szCs w:val="26"/>
                <w:lang w:val="vi-VN"/>
              </w:rPr>
              <w:t>a người dùng tới cửa sổ mới của đường link</w:t>
            </w:r>
            <w:r w:rsidR="0060481C" w:rsidRPr="00410FBA">
              <w:rPr>
                <w:sz w:val="26"/>
                <w:szCs w:val="26"/>
                <w:lang w:val="vi-VN"/>
              </w:rPr>
              <w:t xml:space="preserve"> chứa nội dung chi tiết </w:t>
            </w:r>
          </w:p>
          <w:p w14:paraId="7AC26F41" w14:textId="77777777" w:rsidR="009F4B7B" w:rsidRPr="00410FBA" w:rsidRDefault="009F4B7B" w:rsidP="009F4B7B">
            <w:pPr>
              <w:pStyle w:val="ListParagraph"/>
              <w:numPr>
                <w:ilvl w:val="0"/>
                <w:numId w:val="18"/>
              </w:numPr>
              <w:spacing w:before="120" w:after="120"/>
              <w:rPr>
                <w:b/>
                <w:sz w:val="26"/>
                <w:szCs w:val="26"/>
              </w:rPr>
            </w:pPr>
            <w:r w:rsidRPr="00410FBA">
              <w:rPr>
                <w:b/>
                <w:sz w:val="26"/>
                <w:szCs w:val="26"/>
              </w:rPr>
              <w:t xml:space="preserve">Các ngoại lệ: </w:t>
            </w:r>
          </w:p>
          <w:p w14:paraId="73F9F061" w14:textId="50B64002" w:rsidR="009F4B7B" w:rsidRPr="00410FBA" w:rsidRDefault="009F4B7B" w:rsidP="009F4B7B">
            <w:pPr>
              <w:spacing w:before="120" w:after="120"/>
              <w:rPr>
                <w:b/>
                <w:sz w:val="26"/>
                <w:szCs w:val="26"/>
              </w:rPr>
            </w:pPr>
            <w:r w:rsidRPr="00410FBA">
              <w:rPr>
                <w:sz w:val="26"/>
                <w:szCs w:val="26"/>
              </w:rPr>
              <w:t>Không</w:t>
            </w:r>
            <w:r w:rsidRPr="00410FBA">
              <w:rPr>
                <w:sz w:val="26"/>
                <w:szCs w:val="26"/>
                <w:lang w:val="vi-VN"/>
              </w:rPr>
              <w:t xml:space="preserve"> có</w:t>
            </w:r>
            <w:r w:rsidRPr="00410FBA">
              <w:rPr>
                <w:sz w:val="26"/>
                <w:szCs w:val="26"/>
              </w:rPr>
              <w:t xml:space="preserve"> </w:t>
            </w:r>
          </w:p>
        </w:tc>
        <w:tc>
          <w:tcPr>
            <w:tcW w:w="404" w:type="pct"/>
          </w:tcPr>
          <w:p w14:paraId="5687BF49" w14:textId="57D28342" w:rsidR="009F4B7B" w:rsidRPr="00410FBA" w:rsidRDefault="009F4B7B" w:rsidP="009F4B7B">
            <w:pPr>
              <w:spacing w:before="120" w:after="120"/>
              <w:rPr>
                <w:sz w:val="26"/>
                <w:szCs w:val="26"/>
              </w:rPr>
            </w:pPr>
            <w:r w:rsidRPr="00410FBA">
              <w:rPr>
                <w:sz w:val="26"/>
                <w:szCs w:val="26"/>
              </w:rPr>
              <w:lastRenderedPageBreak/>
              <w:t>Cao</w:t>
            </w:r>
          </w:p>
        </w:tc>
        <w:tc>
          <w:tcPr>
            <w:tcW w:w="454" w:type="pct"/>
          </w:tcPr>
          <w:p w14:paraId="30C22BB6" w14:textId="42026034" w:rsidR="009F4B7B" w:rsidRPr="00410FBA" w:rsidRDefault="009F4B7B" w:rsidP="009F4B7B">
            <w:pPr>
              <w:spacing w:before="120" w:after="120"/>
              <w:rPr>
                <w:sz w:val="26"/>
                <w:szCs w:val="26"/>
              </w:rPr>
            </w:pPr>
            <w:r w:rsidRPr="00410FBA">
              <w:rPr>
                <w:sz w:val="26"/>
                <w:szCs w:val="26"/>
              </w:rPr>
              <w:t>Cao</w:t>
            </w:r>
          </w:p>
        </w:tc>
        <w:tc>
          <w:tcPr>
            <w:tcW w:w="510" w:type="pct"/>
          </w:tcPr>
          <w:p w14:paraId="2413B6F1" w14:textId="703193F0" w:rsidR="009F4B7B" w:rsidRPr="00410FBA" w:rsidRDefault="009F4B7B" w:rsidP="009F4B7B">
            <w:pPr>
              <w:spacing w:before="120" w:after="120"/>
              <w:rPr>
                <w:sz w:val="26"/>
                <w:szCs w:val="26"/>
              </w:rPr>
            </w:pPr>
            <w:r w:rsidRPr="00410FBA">
              <w:rPr>
                <w:sz w:val="26"/>
                <w:szCs w:val="26"/>
              </w:rPr>
              <w:t xml:space="preserve">Quản trị hệ thống quản </w:t>
            </w:r>
            <w:r w:rsidRPr="00410FBA">
              <w:rPr>
                <w:sz w:val="26"/>
                <w:szCs w:val="26"/>
              </w:rPr>
              <w:lastRenderedPageBreak/>
              <w:t>lý doanh nghiệp</w:t>
            </w:r>
          </w:p>
        </w:tc>
      </w:tr>
      <w:tr w:rsidR="00410FBA" w:rsidRPr="00410FBA" w14:paraId="0B597250" w14:textId="77777777" w:rsidTr="0000570E">
        <w:tc>
          <w:tcPr>
            <w:tcW w:w="391" w:type="pct"/>
          </w:tcPr>
          <w:p w14:paraId="3DC3492C" w14:textId="75E2055B" w:rsidR="00D7192B" w:rsidRPr="00410FBA" w:rsidRDefault="00D7192B" w:rsidP="00D7192B">
            <w:pPr>
              <w:pStyle w:val="ListParagraph"/>
              <w:spacing w:before="120" w:after="120"/>
              <w:ind w:left="0"/>
              <w:rPr>
                <w:sz w:val="26"/>
                <w:szCs w:val="26"/>
              </w:rPr>
            </w:pPr>
            <w:r w:rsidRPr="00410FBA">
              <w:rPr>
                <w:sz w:val="26"/>
                <w:szCs w:val="26"/>
              </w:rPr>
              <w:t>4</w:t>
            </w:r>
          </w:p>
        </w:tc>
        <w:tc>
          <w:tcPr>
            <w:tcW w:w="1363" w:type="pct"/>
          </w:tcPr>
          <w:p w14:paraId="07DB0118" w14:textId="32328C16" w:rsidR="00D7192B" w:rsidRPr="00410FBA" w:rsidRDefault="0000570E" w:rsidP="00D7192B">
            <w:pPr>
              <w:spacing w:before="120" w:after="120"/>
              <w:jc w:val="center"/>
              <w:rPr>
                <w:sz w:val="26"/>
                <w:szCs w:val="26"/>
              </w:rPr>
            </w:pPr>
            <w:r w:rsidRPr="00410FBA">
              <w:rPr>
                <w:sz w:val="26"/>
                <w:szCs w:val="26"/>
              </w:rPr>
              <w:t>UR_HDDT_01.10.04</w:t>
            </w:r>
          </w:p>
        </w:tc>
        <w:tc>
          <w:tcPr>
            <w:tcW w:w="581" w:type="pct"/>
          </w:tcPr>
          <w:p w14:paraId="73142559" w14:textId="50D78E4D" w:rsidR="00D7192B" w:rsidRPr="00410FBA" w:rsidRDefault="00D7192B" w:rsidP="00D7192B">
            <w:pPr>
              <w:spacing w:before="120" w:after="120"/>
              <w:rPr>
                <w:sz w:val="26"/>
                <w:szCs w:val="26"/>
                <w:lang w:val="vi-VN"/>
              </w:rPr>
            </w:pPr>
            <w:r w:rsidRPr="00410FBA">
              <w:rPr>
                <w:sz w:val="26"/>
                <w:szCs w:val="26"/>
                <w:lang w:val="vi-VN"/>
              </w:rPr>
              <w:t>Gửi yêu cầu xoá dữ liệu</w:t>
            </w:r>
          </w:p>
          <w:p w14:paraId="77C59C9A" w14:textId="514F87A8" w:rsidR="00D7192B" w:rsidRPr="00410FBA" w:rsidRDefault="00D7192B" w:rsidP="00D7192B">
            <w:pPr>
              <w:spacing w:before="120" w:after="120"/>
              <w:rPr>
                <w:sz w:val="26"/>
                <w:szCs w:val="26"/>
              </w:rPr>
            </w:pPr>
          </w:p>
        </w:tc>
        <w:tc>
          <w:tcPr>
            <w:tcW w:w="1297" w:type="pct"/>
          </w:tcPr>
          <w:p w14:paraId="45348A45" w14:textId="77777777" w:rsidR="00D7192B" w:rsidRPr="00410FBA" w:rsidRDefault="00D7192B" w:rsidP="00D7192B">
            <w:pPr>
              <w:pStyle w:val="ListParagraph"/>
              <w:numPr>
                <w:ilvl w:val="0"/>
                <w:numId w:val="19"/>
              </w:numPr>
              <w:spacing w:before="120" w:after="120"/>
              <w:ind w:left="0" w:hanging="18"/>
              <w:rPr>
                <w:sz w:val="26"/>
                <w:szCs w:val="26"/>
              </w:rPr>
            </w:pPr>
            <w:r w:rsidRPr="00410FBA">
              <w:rPr>
                <w:b/>
                <w:sz w:val="26"/>
                <w:szCs w:val="26"/>
              </w:rPr>
              <w:t xml:space="preserve">Phát biểu yêu cầu: </w:t>
            </w:r>
          </w:p>
          <w:p w14:paraId="0BA951B6" w14:textId="3C07C24B" w:rsidR="00D7192B" w:rsidRPr="00410FBA" w:rsidRDefault="00D7192B" w:rsidP="00D7192B">
            <w:pPr>
              <w:pStyle w:val="ListParagraph"/>
              <w:spacing w:before="120" w:after="120"/>
              <w:ind w:left="0"/>
              <w:rPr>
                <w:sz w:val="26"/>
                <w:szCs w:val="26"/>
                <w:lang w:val="vi-VN"/>
              </w:rPr>
            </w:pPr>
            <w:r w:rsidRPr="00410FBA">
              <w:rPr>
                <w:sz w:val="26"/>
                <w:szCs w:val="26"/>
              </w:rPr>
              <w:t>Cho phép người dùng gửi</w:t>
            </w:r>
            <w:r w:rsidRPr="00410FBA">
              <w:rPr>
                <w:sz w:val="26"/>
                <w:szCs w:val="26"/>
                <w:lang w:val="vi-VN"/>
              </w:rPr>
              <w:t xml:space="preserve"> yêu cầu xoá dữ liệu</w:t>
            </w:r>
          </w:p>
          <w:p w14:paraId="79B06205" w14:textId="77777777" w:rsidR="00D7192B" w:rsidRPr="00410FBA" w:rsidRDefault="00D7192B" w:rsidP="00D7192B">
            <w:pPr>
              <w:pStyle w:val="ListParagraph"/>
              <w:numPr>
                <w:ilvl w:val="0"/>
                <w:numId w:val="18"/>
              </w:numPr>
              <w:spacing w:before="120" w:after="120"/>
              <w:rPr>
                <w:b/>
                <w:sz w:val="26"/>
                <w:szCs w:val="26"/>
              </w:rPr>
            </w:pPr>
            <w:r w:rsidRPr="00410FBA">
              <w:rPr>
                <w:b/>
                <w:sz w:val="26"/>
                <w:szCs w:val="26"/>
              </w:rPr>
              <w:t xml:space="preserve">Thông tin đầu vào: </w:t>
            </w:r>
          </w:p>
          <w:p w14:paraId="60E5B734" w14:textId="30B26E08" w:rsidR="00D7192B" w:rsidRPr="00410FBA" w:rsidRDefault="00D7192B" w:rsidP="00D7192B">
            <w:pPr>
              <w:spacing w:before="120" w:after="120"/>
              <w:rPr>
                <w:sz w:val="26"/>
                <w:szCs w:val="26"/>
                <w:lang w:val="vi-VN"/>
              </w:rPr>
            </w:pPr>
            <w:r w:rsidRPr="00410FBA">
              <w:rPr>
                <w:sz w:val="26"/>
                <w:szCs w:val="26"/>
                <w:lang w:val="vi-VN"/>
              </w:rPr>
              <w:t xml:space="preserve">Người dùng nhấn vào nút </w:t>
            </w:r>
            <w:r w:rsidRPr="00410FBA">
              <w:rPr>
                <w:sz w:val="26"/>
                <w:szCs w:val="26"/>
              </w:rPr>
              <w:t>“Yêu cầu xóa dữ liệu”</w:t>
            </w:r>
            <w:r w:rsidRPr="00410FBA">
              <w:rPr>
                <w:sz w:val="26"/>
                <w:szCs w:val="26"/>
                <w:lang w:val="vi-VN"/>
              </w:rPr>
              <w:t xml:space="preserve"> trên màn hình lịch sử</w:t>
            </w:r>
          </w:p>
          <w:p w14:paraId="59B416F6" w14:textId="5E5471E7" w:rsidR="00D7192B" w:rsidRPr="00410FBA" w:rsidRDefault="00D7192B" w:rsidP="00D7192B">
            <w:pPr>
              <w:pStyle w:val="ListParagraph"/>
              <w:numPr>
                <w:ilvl w:val="0"/>
                <w:numId w:val="18"/>
              </w:numPr>
              <w:spacing w:before="120" w:after="120"/>
              <w:rPr>
                <w:b/>
                <w:sz w:val="26"/>
                <w:szCs w:val="26"/>
              </w:rPr>
            </w:pPr>
            <w:r w:rsidRPr="00410FBA">
              <w:rPr>
                <w:b/>
                <w:sz w:val="26"/>
                <w:szCs w:val="26"/>
              </w:rPr>
              <w:lastRenderedPageBreak/>
              <w:t xml:space="preserve">Thông tin đầu ra: </w:t>
            </w:r>
          </w:p>
          <w:p w14:paraId="68A29F48" w14:textId="5B73E504" w:rsidR="00D622C1" w:rsidRPr="00410FBA" w:rsidRDefault="00037EFA" w:rsidP="00D622C1">
            <w:pPr>
              <w:spacing w:before="120" w:after="120"/>
              <w:rPr>
                <w:bCs/>
                <w:sz w:val="26"/>
                <w:szCs w:val="26"/>
                <w:lang w:val="vi-VN"/>
              </w:rPr>
            </w:pPr>
            <w:r w:rsidRPr="00410FBA">
              <w:rPr>
                <w:bCs/>
                <w:sz w:val="26"/>
                <w:szCs w:val="26"/>
                <w:lang w:val="vi-VN"/>
              </w:rPr>
              <w:t>Người dùng gửi thành công tới hệ thống yêu cầu xoá dữ liệu</w:t>
            </w:r>
          </w:p>
          <w:p w14:paraId="2B95310C" w14:textId="77777777" w:rsidR="00D7192B" w:rsidRPr="00410FBA" w:rsidRDefault="00D7192B" w:rsidP="00D7192B">
            <w:pPr>
              <w:pStyle w:val="ListParagraph"/>
              <w:numPr>
                <w:ilvl w:val="0"/>
                <w:numId w:val="18"/>
              </w:numPr>
              <w:spacing w:before="120" w:after="120"/>
              <w:rPr>
                <w:b/>
                <w:sz w:val="26"/>
                <w:szCs w:val="26"/>
              </w:rPr>
            </w:pPr>
            <w:r w:rsidRPr="00410FBA">
              <w:rPr>
                <w:b/>
                <w:sz w:val="26"/>
                <w:szCs w:val="26"/>
              </w:rPr>
              <w:t>Chức năng xử lý:</w:t>
            </w:r>
          </w:p>
          <w:p w14:paraId="681A3C34" w14:textId="68BF93AB" w:rsidR="00037EFA" w:rsidRPr="00410FBA" w:rsidRDefault="00037EFA" w:rsidP="00037EFA">
            <w:pPr>
              <w:rPr>
                <w:sz w:val="26"/>
                <w:szCs w:val="26"/>
                <w:lang w:val="vi-VN"/>
              </w:rPr>
            </w:pPr>
            <w:r w:rsidRPr="00410FBA">
              <w:rPr>
                <w:sz w:val="26"/>
                <w:szCs w:val="26"/>
              </w:rPr>
              <w:t>Hệ</w:t>
            </w:r>
            <w:r w:rsidRPr="00410FBA">
              <w:rPr>
                <w:sz w:val="26"/>
                <w:szCs w:val="26"/>
                <w:lang w:val="vi-VN"/>
              </w:rPr>
              <w:t xml:space="preserve"> thống</w:t>
            </w:r>
            <w:r w:rsidRPr="00410FBA">
              <w:rPr>
                <w:sz w:val="26"/>
                <w:szCs w:val="26"/>
              </w:rPr>
              <w:t xml:space="preserve"> hiển thị popup thông báo “Vui lòng liên hệ đầu mối cung cấp dịch vụ để thực hiện yêu cầu.” kèm nút OK. Người</w:t>
            </w:r>
            <w:r w:rsidRPr="00410FBA">
              <w:rPr>
                <w:sz w:val="26"/>
                <w:szCs w:val="26"/>
                <w:lang w:val="vi-VN"/>
              </w:rPr>
              <w:t xml:space="preserve"> dùng n</w:t>
            </w:r>
            <w:r w:rsidRPr="00410FBA">
              <w:rPr>
                <w:sz w:val="26"/>
                <w:szCs w:val="26"/>
              </w:rPr>
              <w:t>hấn nút OK để đóng thông báo</w:t>
            </w:r>
            <w:r w:rsidRPr="00410FBA">
              <w:rPr>
                <w:sz w:val="26"/>
                <w:szCs w:val="26"/>
                <w:lang w:val="vi-VN"/>
              </w:rPr>
              <w:t>.</w:t>
            </w:r>
          </w:p>
          <w:p w14:paraId="045BEB3E" w14:textId="77777777" w:rsidR="00D7192B" w:rsidRPr="00410FBA" w:rsidRDefault="00D7192B" w:rsidP="00D7192B">
            <w:pPr>
              <w:pStyle w:val="ListParagraph"/>
              <w:numPr>
                <w:ilvl w:val="0"/>
                <w:numId w:val="18"/>
              </w:numPr>
              <w:spacing w:before="120" w:after="120"/>
              <w:rPr>
                <w:b/>
                <w:sz w:val="26"/>
                <w:szCs w:val="26"/>
              </w:rPr>
            </w:pPr>
            <w:r w:rsidRPr="00410FBA">
              <w:rPr>
                <w:b/>
                <w:sz w:val="26"/>
                <w:szCs w:val="26"/>
              </w:rPr>
              <w:t xml:space="preserve">Các ngoại lệ: </w:t>
            </w:r>
          </w:p>
          <w:p w14:paraId="7315CA8F" w14:textId="555C65D7" w:rsidR="00D7192B" w:rsidRPr="00410FBA" w:rsidRDefault="00D7192B" w:rsidP="00037EFA">
            <w:pPr>
              <w:pStyle w:val="ListParagraph"/>
              <w:spacing w:before="120" w:after="120"/>
              <w:ind w:left="0"/>
              <w:rPr>
                <w:b/>
                <w:sz w:val="26"/>
                <w:szCs w:val="26"/>
              </w:rPr>
            </w:pPr>
            <w:r w:rsidRPr="00410FBA">
              <w:rPr>
                <w:sz w:val="26"/>
                <w:szCs w:val="26"/>
              </w:rPr>
              <w:t>Không</w:t>
            </w:r>
            <w:r w:rsidRPr="00410FBA">
              <w:rPr>
                <w:sz w:val="26"/>
                <w:szCs w:val="26"/>
                <w:lang w:val="vi-VN"/>
              </w:rPr>
              <w:t xml:space="preserve"> có</w:t>
            </w:r>
            <w:r w:rsidRPr="00410FBA">
              <w:rPr>
                <w:sz w:val="26"/>
                <w:szCs w:val="26"/>
              </w:rPr>
              <w:t xml:space="preserve"> </w:t>
            </w:r>
          </w:p>
        </w:tc>
        <w:tc>
          <w:tcPr>
            <w:tcW w:w="404" w:type="pct"/>
          </w:tcPr>
          <w:p w14:paraId="2608D1A7" w14:textId="284A813E" w:rsidR="00D7192B" w:rsidRPr="00410FBA" w:rsidRDefault="00D7192B" w:rsidP="00D7192B">
            <w:pPr>
              <w:spacing w:before="120" w:after="120"/>
              <w:rPr>
                <w:sz w:val="26"/>
                <w:szCs w:val="26"/>
              </w:rPr>
            </w:pPr>
            <w:r w:rsidRPr="00410FBA">
              <w:rPr>
                <w:sz w:val="26"/>
                <w:szCs w:val="26"/>
              </w:rPr>
              <w:lastRenderedPageBreak/>
              <w:t>Cao</w:t>
            </w:r>
          </w:p>
        </w:tc>
        <w:tc>
          <w:tcPr>
            <w:tcW w:w="454" w:type="pct"/>
          </w:tcPr>
          <w:p w14:paraId="3B5FB754" w14:textId="4D4CE4F7" w:rsidR="00D7192B" w:rsidRPr="00410FBA" w:rsidRDefault="00D7192B" w:rsidP="00D7192B">
            <w:pPr>
              <w:spacing w:before="120" w:after="120"/>
              <w:rPr>
                <w:sz w:val="26"/>
                <w:szCs w:val="26"/>
              </w:rPr>
            </w:pPr>
            <w:r w:rsidRPr="00410FBA">
              <w:rPr>
                <w:sz w:val="26"/>
                <w:szCs w:val="26"/>
              </w:rPr>
              <w:t>Cao</w:t>
            </w:r>
          </w:p>
        </w:tc>
        <w:tc>
          <w:tcPr>
            <w:tcW w:w="510" w:type="pct"/>
          </w:tcPr>
          <w:p w14:paraId="6208EC2D" w14:textId="19F8AF79" w:rsidR="00D7192B" w:rsidRPr="00410FBA" w:rsidRDefault="00D7192B" w:rsidP="00D7192B">
            <w:pPr>
              <w:spacing w:before="120" w:after="120"/>
              <w:rPr>
                <w:sz w:val="26"/>
                <w:szCs w:val="26"/>
              </w:rPr>
            </w:pPr>
            <w:r w:rsidRPr="00410FBA">
              <w:rPr>
                <w:sz w:val="26"/>
                <w:szCs w:val="26"/>
              </w:rPr>
              <w:t>Quản trị hệ thống quản lý doanh nghiệp</w:t>
            </w:r>
          </w:p>
        </w:tc>
      </w:tr>
      <w:tr w:rsidR="0000570E" w:rsidRPr="00410FBA" w14:paraId="5D1F82E5" w14:textId="77777777" w:rsidTr="0000570E">
        <w:tc>
          <w:tcPr>
            <w:tcW w:w="391" w:type="pct"/>
          </w:tcPr>
          <w:p w14:paraId="1F5EAED6" w14:textId="5D53F4A2" w:rsidR="0000570E" w:rsidRPr="00410FBA" w:rsidRDefault="0000570E" w:rsidP="0000570E">
            <w:pPr>
              <w:pStyle w:val="ListParagraph"/>
              <w:spacing w:before="120" w:after="120"/>
              <w:ind w:left="0"/>
              <w:rPr>
                <w:sz w:val="26"/>
                <w:szCs w:val="26"/>
              </w:rPr>
            </w:pPr>
            <w:r w:rsidRPr="00410FBA">
              <w:rPr>
                <w:sz w:val="26"/>
                <w:szCs w:val="26"/>
              </w:rPr>
              <w:t>5</w:t>
            </w:r>
          </w:p>
        </w:tc>
        <w:tc>
          <w:tcPr>
            <w:tcW w:w="1363" w:type="pct"/>
          </w:tcPr>
          <w:p w14:paraId="0E660BB5" w14:textId="07DCF8E4" w:rsidR="0000570E" w:rsidRPr="00410FBA" w:rsidRDefault="0000570E" w:rsidP="0000570E">
            <w:pPr>
              <w:spacing w:before="120" w:after="120"/>
              <w:jc w:val="center"/>
              <w:rPr>
                <w:sz w:val="26"/>
                <w:szCs w:val="26"/>
              </w:rPr>
            </w:pPr>
            <w:r w:rsidRPr="00410FBA">
              <w:rPr>
                <w:sz w:val="26"/>
                <w:szCs w:val="26"/>
              </w:rPr>
              <w:t>UR_HDDT_01.10.05</w:t>
            </w:r>
          </w:p>
        </w:tc>
        <w:tc>
          <w:tcPr>
            <w:tcW w:w="581" w:type="pct"/>
          </w:tcPr>
          <w:p w14:paraId="46578D1B" w14:textId="48F7236F" w:rsidR="0000570E" w:rsidRPr="00410FBA" w:rsidRDefault="00C63710" w:rsidP="0000570E">
            <w:pPr>
              <w:spacing w:before="120" w:after="120"/>
              <w:rPr>
                <w:sz w:val="26"/>
                <w:szCs w:val="26"/>
              </w:rPr>
            </w:pPr>
            <w:r w:rsidRPr="00410FBA">
              <w:rPr>
                <w:sz w:val="26"/>
                <w:szCs w:val="26"/>
              </w:rPr>
              <w:t>Gửi yêu cầu</w:t>
            </w:r>
            <w:r w:rsidR="0000570E" w:rsidRPr="00410FBA">
              <w:rPr>
                <w:sz w:val="26"/>
                <w:szCs w:val="26"/>
              </w:rPr>
              <w:t xml:space="preserve"> cung cấp dữ liệu</w:t>
            </w:r>
          </w:p>
          <w:p w14:paraId="7BDBC890" w14:textId="7265CC32" w:rsidR="0000570E" w:rsidRPr="00410FBA" w:rsidRDefault="0000570E" w:rsidP="0000570E">
            <w:pPr>
              <w:spacing w:before="120" w:after="120"/>
              <w:rPr>
                <w:sz w:val="26"/>
                <w:szCs w:val="26"/>
              </w:rPr>
            </w:pPr>
          </w:p>
        </w:tc>
        <w:tc>
          <w:tcPr>
            <w:tcW w:w="1297" w:type="pct"/>
          </w:tcPr>
          <w:p w14:paraId="7811EAF2" w14:textId="77777777" w:rsidR="0000570E" w:rsidRPr="00410FBA" w:rsidRDefault="0000570E" w:rsidP="0000570E">
            <w:pPr>
              <w:pStyle w:val="ListParagraph"/>
              <w:numPr>
                <w:ilvl w:val="0"/>
                <w:numId w:val="19"/>
              </w:numPr>
              <w:spacing w:before="120" w:after="120"/>
              <w:ind w:left="0" w:hanging="18"/>
              <w:rPr>
                <w:sz w:val="26"/>
                <w:szCs w:val="26"/>
              </w:rPr>
            </w:pPr>
            <w:r w:rsidRPr="00410FBA">
              <w:rPr>
                <w:b/>
                <w:sz w:val="26"/>
                <w:szCs w:val="26"/>
              </w:rPr>
              <w:t xml:space="preserve">Phát biểu yêu cầu: </w:t>
            </w:r>
          </w:p>
          <w:p w14:paraId="626F39E7" w14:textId="77777777" w:rsidR="0000570E" w:rsidRPr="00410FBA" w:rsidRDefault="0000570E" w:rsidP="0000570E">
            <w:pPr>
              <w:pStyle w:val="ListParagraph"/>
              <w:spacing w:before="120" w:after="120"/>
              <w:ind w:left="0"/>
              <w:rPr>
                <w:sz w:val="26"/>
                <w:szCs w:val="26"/>
                <w:lang w:val="vi-VN"/>
              </w:rPr>
            </w:pPr>
            <w:r w:rsidRPr="00410FBA">
              <w:rPr>
                <w:sz w:val="26"/>
                <w:szCs w:val="26"/>
              </w:rPr>
              <w:t>Cho phép người dùng gửi</w:t>
            </w:r>
            <w:r w:rsidRPr="00410FBA">
              <w:rPr>
                <w:sz w:val="26"/>
                <w:szCs w:val="26"/>
                <w:lang w:val="vi-VN"/>
              </w:rPr>
              <w:t xml:space="preserve"> yêu cầu xoá dữ liệu</w:t>
            </w:r>
          </w:p>
          <w:p w14:paraId="600D33A6" w14:textId="77777777" w:rsidR="0000570E" w:rsidRPr="00410FBA" w:rsidRDefault="0000570E" w:rsidP="0000570E">
            <w:pPr>
              <w:pStyle w:val="ListParagraph"/>
              <w:numPr>
                <w:ilvl w:val="0"/>
                <w:numId w:val="18"/>
              </w:numPr>
              <w:spacing w:before="120" w:after="120"/>
              <w:rPr>
                <w:b/>
                <w:sz w:val="26"/>
                <w:szCs w:val="26"/>
              </w:rPr>
            </w:pPr>
            <w:r w:rsidRPr="00410FBA">
              <w:rPr>
                <w:b/>
                <w:sz w:val="26"/>
                <w:szCs w:val="26"/>
              </w:rPr>
              <w:t xml:space="preserve">Thông tin đầu vào: </w:t>
            </w:r>
          </w:p>
          <w:p w14:paraId="7583543F" w14:textId="0B8491FE" w:rsidR="0000570E" w:rsidRPr="00410FBA" w:rsidRDefault="0000570E" w:rsidP="0000570E">
            <w:pPr>
              <w:spacing w:before="120" w:after="120"/>
              <w:rPr>
                <w:sz w:val="26"/>
                <w:szCs w:val="26"/>
                <w:lang w:val="vi-VN"/>
              </w:rPr>
            </w:pPr>
            <w:r w:rsidRPr="00410FBA">
              <w:rPr>
                <w:sz w:val="26"/>
                <w:szCs w:val="26"/>
                <w:lang w:val="vi-VN"/>
              </w:rPr>
              <w:t xml:space="preserve">Người dùng nhấn vào nút </w:t>
            </w:r>
            <w:r w:rsidRPr="00410FBA">
              <w:rPr>
                <w:sz w:val="26"/>
                <w:szCs w:val="26"/>
              </w:rPr>
              <w:t>“Yêu cầu cung</w:t>
            </w:r>
            <w:r w:rsidRPr="00410FBA">
              <w:rPr>
                <w:sz w:val="26"/>
                <w:szCs w:val="26"/>
                <w:lang w:val="vi-VN"/>
              </w:rPr>
              <w:t xml:space="preserve"> cấp dữ liệu cá nhân</w:t>
            </w:r>
            <w:r w:rsidRPr="00410FBA">
              <w:rPr>
                <w:sz w:val="26"/>
                <w:szCs w:val="26"/>
              </w:rPr>
              <w:t>”</w:t>
            </w:r>
            <w:r w:rsidRPr="00410FBA">
              <w:rPr>
                <w:sz w:val="26"/>
                <w:szCs w:val="26"/>
                <w:lang w:val="vi-VN"/>
              </w:rPr>
              <w:t xml:space="preserve"> trên màn hình lịch sử</w:t>
            </w:r>
          </w:p>
          <w:p w14:paraId="4A43F923" w14:textId="77777777" w:rsidR="0000570E" w:rsidRPr="00410FBA" w:rsidRDefault="0000570E" w:rsidP="0000570E">
            <w:pPr>
              <w:pStyle w:val="ListParagraph"/>
              <w:numPr>
                <w:ilvl w:val="0"/>
                <w:numId w:val="18"/>
              </w:numPr>
              <w:spacing w:before="120" w:after="120"/>
              <w:rPr>
                <w:b/>
                <w:sz w:val="26"/>
                <w:szCs w:val="26"/>
              </w:rPr>
            </w:pPr>
            <w:r w:rsidRPr="00410FBA">
              <w:rPr>
                <w:b/>
                <w:sz w:val="26"/>
                <w:szCs w:val="26"/>
              </w:rPr>
              <w:t xml:space="preserve">Thông tin đầu ra: </w:t>
            </w:r>
          </w:p>
          <w:p w14:paraId="2CB97E1F" w14:textId="536B2D9F" w:rsidR="0000570E" w:rsidRPr="00410FBA" w:rsidRDefault="0000570E" w:rsidP="0000570E">
            <w:pPr>
              <w:spacing w:before="120" w:after="120"/>
              <w:rPr>
                <w:bCs/>
                <w:sz w:val="26"/>
                <w:szCs w:val="26"/>
                <w:lang w:val="vi-VN"/>
              </w:rPr>
            </w:pPr>
            <w:r w:rsidRPr="00410FBA">
              <w:rPr>
                <w:bCs/>
                <w:sz w:val="26"/>
                <w:szCs w:val="26"/>
                <w:lang w:val="vi-VN"/>
              </w:rPr>
              <w:t xml:space="preserve">Người dùng gửi thành công tới hệ </w:t>
            </w:r>
            <w:r w:rsidRPr="00410FBA">
              <w:rPr>
                <w:bCs/>
                <w:sz w:val="26"/>
                <w:szCs w:val="26"/>
                <w:lang w:val="vi-VN"/>
              </w:rPr>
              <w:lastRenderedPageBreak/>
              <w:t>thống yêu cầu cung cấp dữ liệu cá nhân</w:t>
            </w:r>
          </w:p>
          <w:p w14:paraId="63282CE6" w14:textId="77777777" w:rsidR="0000570E" w:rsidRPr="00410FBA" w:rsidRDefault="0000570E" w:rsidP="0000570E">
            <w:pPr>
              <w:pStyle w:val="ListParagraph"/>
              <w:numPr>
                <w:ilvl w:val="0"/>
                <w:numId w:val="18"/>
              </w:numPr>
              <w:spacing w:before="120" w:after="120"/>
              <w:rPr>
                <w:b/>
                <w:sz w:val="26"/>
                <w:szCs w:val="26"/>
              </w:rPr>
            </w:pPr>
            <w:r w:rsidRPr="00410FBA">
              <w:rPr>
                <w:b/>
                <w:sz w:val="26"/>
                <w:szCs w:val="26"/>
              </w:rPr>
              <w:t>Chức năng xử lý:</w:t>
            </w:r>
          </w:p>
          <w:p w14:paraId="174F51E4" w14:textId="77777777" w:rsidR="0000570E" w:rsidRPr="00410FBA" w:rsidRDefault="0000570E" w:rsidP="0000570E">
            <w:pPr>
              <w:rPr>
                <w:sz w:val="26"/>
                <w:szCs w:val="26"/>
                <w:lang w:val="vi-VN"/>
              </w:rPr>
            </w:pPr>
            <w:r w:rsidRPr="00410FBA">
              <w:rPr>
                <w:sz w:val="26"/>
                <w:szCs w:val="26"/>
              </w:rPr>
              <w:t>Hệ</w:t>
            </w:r>
            <w:r w:rsidRPr="00410FBA">
              <w:rPr>
                <w:sz w:val="26"/>
                <w:szCs w:val="26"/>
                <w:lang w:val="vi-VN"/>
              </w:rPr>
              <w:t xml:space="preserve"> thống</w:t>
            </w:r>
            <w:r w:rsidRPr="00410FBA">
              <w:rPr>
                <w:sz w:val="26"/>
                <w:szCs w:val="26"/>
              </w:rPr>
              <w:t xml:space="preserve"> hiển thị popup thông báo “Vui lòng liên hệ đầu mối cung cấp dịch vụ để thực hiện yêu cầu.” kèm nút OK. Người</w:t>
            </w:r>
            <w:r w:rsidRPr="00410FBA">
              <w:rPr>
                <w:sz w:val="26"/>
                <w:szCs w:val="26"/>
                <w:lang w:val="vi-VN"/>
              </w:rPr>
              <w:t xml:space="preserve"> dùng n</w:t>
            </w:r>
            <w:r w:rsidRPr="00410FBA">
              <w:rPr>
                <w:sz w:val="26"/>
                <w:szCs w:val="26"/>
              </w:rPr>
              <w:t>hấn nút OK để đóng thông báo</w:t>
            </w:r>
            <w:r w:rsidRPr="00410FBA">
              <w:rPr>
                <w:sz w:val="26"/>
                <w:szCs w:val="26"/>
                <w:lang w:val="vi-VN"/>
              </w:rPr>
              <w:t>.</w:t>
            </w:r>
          </w:p>
          <w:p w14:paraId="5905659A" w14:textId="77777777" w:rsidR="0000570E" w:rsidRPr="00410FBA" w:rsidRDefault="0000570E" w:rsidP="0000570E">
            <w:pPr>
              <w:pStyle w:val="ListParagraph"/>
              <w:numPr>
                <w:ilvl w:val="0"/>
                <w:numId w:val="18"/>
              </w:numPr>
              <w:spacing w:before="120" w:after="120"/>
              <w:rPr>
                <w:b/>
                <w:sz w:val="26"/>
                <w:szCs w:val="26"/>
              </w:rPr>
            </w:pPr>
            <w:r w:rsidRPr="00410FBA">
              <w:rPr>
                <w:b/>
                <w:sz w:val="26"/>
                <w:szCs w:val="26"/>
              </w:rPr>
              <w:t xml:space="preserve">Các ngoại lệ: </w:t>
            </w:r>
          </w:p>
          <w:p w14:paraId="39AA23CA" w14:textId="3F17B39D" w:rsidR="0000570E" w:rsidRPr="00410FBA" w:rsidRDefault="0000570E" w:rsidP="0000570E">
            <w:pPr>
              <w:pStyle w:val="ListParagraph"/>
              <w:spacing w:before="120" w:after="120"/>
              <w:ind w:left="0"/>
              <w:rPr>
                <w:b/>
                <w:sz w:val="26"/>
                <w:szCs w:val="26"/>
              </w:rPr>
            </w:pPr>
            <w:r w:rsidRPr="00410FBA">
              <w:rPr>
                <w:sz w:val="26"/>
                <w:szCs w:val="26"/>
              </w:rPr>
              <w:t>Không</w:t>
            </w:r>
            <w:r w:rsidRPr="00410FBA">
              <w:rPr>
                <w:sz w:val="26"/>
                <w:szCs w:val="26"/>
                <w:lang w:val="vi-VN"/>
              </w:rPr>
              <w:t xml:space="preserve"> có</w:t>
            </w:r>
            <w:r w:rsidRPr="00410FBA">
              <w:rPr>
                <w:sz w:val="26"/>
                <w:szCs w:val="26"/>
              </w:rPr>
              <w:t xml:space="preserve"> </w:t>
            </w:r>
          </w:p>
        </w:tc>
        <w:tc>
          <w:tcPr>
            <w:tcW w:w="404" w:type="pct"/>
          </w:tcPr>
          <w:p w14:paraId="4F2BD060" w14:textId="7FA39C62" w:rsidR="0000570E" w:rsidRPr="00410FBA" w:rsidRDefault="0000570E" w:rsidP="0000570E">
            <w:pPr>
              <w:spacing w:before="120" w:after="120"/>
              <w:rPr>
                <w:sz w:val="26"/>
                <w:szCs w:val="26"/>
              </w:rPr>
            </w:pPr>
            <w:r w:rsidRPr="00410FBA">
              <w:rPr>
                <w:sz w:val="26"/>
                <w:szCs w:val="26"/>
              </w:rPr>
              <w:lastRenderedPageBreak/>
              <w:t>Cao</w:t>
            </w:r>
          </w:p>
        </w:tc>
        <w:tc>
          <w:tcPr>
            <w:tcW w:w="454" w:type="pct"/>
          </w:tcPr>
          <w:p w14:paraId="5EE5E477" w14:textId="42B360E6" w:rsidR="0000570E" w:rsidRPr="00410FBA" w:rsidRDefault="0000570E" w:rsidP="0000570E">
            <w:pPr>
              <w:spacing w:before="120" w:after="120"/>
              <w:rPr>
                <w:sz w:val="26"/>
                <w:szCs w:val="26"/>
              </w:rPr>
            </w:pPr>
            <w:r w:rsidRPr="00410FBA">
              <w:rPr>
                <w:sz w:val="26"/>
                <w:szCs w:val="26"/>
              </w:rPr>
              <w:t>Cao</w:t>
            </w:r>
          </w:p>
        </w:tc>
        <w:tc>
          <w:tcPr>
            <w:tcW w:w="510" w:type="pct"/>
          </w:tcPr>
          <w:p w14:paraId="347A9128" w14:textId="769936C9" w:rsidR="0000570E" w:rsidRPr="00410FBA" w:rsidRDefault="0000570E" w:rsidP="0000570E">
            <w:pPr>
              <w:spacing w:before="120" w:after="120"/>
              <w:rPr>
                <w:sz w:val="26"/>
                <w:szCs w:val="26"/>
              </w:rPr>
            </w:pPr>
            <w:r w:rsidRPr="00410FBA">
              <w:rPr>
                <w:sz w:val="26"/>
                <w:szCs w:val="26"/>
              </w:rPr>
              <w:t>Quản trị hệ thống quản lý doanh nghiệp</w:t>
            </w:r>
          </w:p>
        </w:tc>
      </w:tr>
    </w:tbl>
    <w:p w14:paraId="529A7F69" w14:textId="77777777" w:rsidR="00974253" w:rsidRPr="00410FBA" w:rsidRDefault="00974253" w:rsidP="00974253"/>
    <w:p w14:paraId="0C16D1CA" w14:textId="316978A8" w:rsidR="00974253" w:rsidRPr="00410FBA" w:rsidRDefault="00974253" w:rsidP="00974253">
      <w:pPr>
        <w:pStyle w:val="Heading3"/>
        <w:numPr>
          <w:ilvl w:val="0"/>
          <w:numId w:val="0"/>
        </w:numPr>
      </w:pPr>
      <w:bookmarkStart w:id="592" w:name="_Toc167894527"/>
      <w:r w:rsidRPr="00410FBA">
        <w:t xml:space="preserve">IV.1.6 Tích hợp xác thực đăng nhập qua </w:t>
      </w:r>
      <w:r w:rsidR="00C25369" w:rsidRPr="00410FBA">
        <w:t>Hệ</w:t>
      </w:r>
      <w:r w:rsidR="002E2C04" w:rsidRPr="00410FBA">
        <w:rPr>
          <w:lang w:val="vi-VN"/>
        </w:rPr>
        <w:t xml:space="preserve"> sinh thái</w:t>
      </w:r>
      <w:bookmarkEnd w:id="592"/>
      <w:r w:rsidR="002E2C04" w:rsidRPr="00410FBA">
        <w:rPr>
          <w:lang w:val="vi-VN"/>
        </w:rPr>
        <w:t xml:space="preserve"> </w:t>
      </w:r>
    </w:p>
    <w:tbl>
      <w:tblPr>
        <w:tblStyle w:val="TableGrid"/>
        <w:tblW w:w="5000" w:type="pct"/>
        <w:tblLook w:val="04A0" w:firstRow="1" w:lastRow="0" w:firstColumn="1" w:lastColumn="0" w:noHBand="0" w:noVBand="1"/>
      </w:tblPr>
      <w:tblGrid>
        <w:gridCol w:w="708"/>
        <w:gridCol w:w="2145"/>
        <w:gridCol w:w="780"/>
        <w:gridCol w:w="2951"/>
        <w:gridCol w:w="733"/>
        <w:gridCol w:w="823"/>
        <w:gridCol w:w="924"/>
      </w:tblGrid>
      <w:tr w:rsidR="00410FBA" w:rsidRPr="00410FBA" w14:paraId="48E0D2A9" w14:textId="77777777" w:rsidTr="002E2C04">
        <w:trPr>
          <w:trHeight w:val="1104"/>
          <w:tblHeader/>
        </w:trPr>
        <w:tc>
          <w:tcPr>
            <w:tcW w:w="391" w:type="pct"/>
          </w:tcPr>
          <w:p w14:paraId="7C688262" w14:textId="77777777" w:rsidR="0060481C" w:rsidRPr="00410FBA" w:rsidRDefault="0060481C" w:rsidP="002E2C04">
            <w:pPr>
              <w:spacing w:before="120" w:after="120"/>
              <w:jc w:val="center"/>
              <w:rPr>
                <w:b/>
                <w:sz w:val="26"/>
                <w:szCs w:val="26"/>
              </w:rPr>
            </w:pPr>
            <w:r w:rsidRPr="00410FBA">
              <w:rPr>
                <w:b/>
                <w:sz w:val="26"/>
                <w:szCs w:val="26"/>
              </w:rPr>
              <w:t>STT</w:t>
            </w:r>
          </w:p>
        </w:tc>
        <w:tc>
          <w:tcPr>
            <w:tcW w:w="821" w:type="pct"/>
          </w:tcPr>
          <w:p w14:paraId="505EF498" w14:textId="77777777" w:rsidR="0060481C" w:rsidRPr="00410FBA" w:rsidRDefault="0060481C" w:rsidP="002E2C04">
            <w:pPr>
              <w:spacing w:before="120" w:after="120"/>
              <w:jc w:val="center"/>
              <w:rPr>
                <w:b/>
                <w:sz w:val="26"/>
                <w:szCs w:val="26"/>
              </w:rPr>
            </w:pPr>
            <w:r w:rsidRPr="00410FBA">
              <w:rPr>
                <w:b/>
                <w:sz w:val="26"/>
                <w:szCs w:val="26"/>
              </w:rPr>
              <w:t>Mã yêu cầu</w:t>
            </w:r>
          </w:p>
        </w:tc>
        <w:tc>
          <w:tcPr>
            <w:tcW w:w="581" w:type="pct"/>
          </w:tcPr>
          <w:p w14:paraId="65DA42F5" w14:textId="77777777" w:rsidR="0060481C" w:rsidRPr="00410FBA" w:rsidRDefault="0060481C" w:rsidP="002E2C04">
            <w:pPr>
              <w:spacing w:before="120" w:after="120"/>
              <w:jc w:val="center"/>
              <w:rPr>
                <w:b/>
                <w:sz w:val="26"/>
                <w:szCs w:val="26"/>
              </w:rPr>
            </w:pPr>
            <w:r w:rsidRPr="00410FBA">
              <w:rPr>
                <w:b/>
                <w:sz w:val="26"/>
                <w:szCs w:val="26"/>
              </w:rPr>
              <w:t>Tên yêu cầu</w:t>
            </w:r>
          </w:p>
        </w:tc>
        <w:tc>
          <w:tcPr>
            <w:tcW w:w="1761" w:type="pct"/>
          </w:tcPr>
          <w:p w14:paraId="0147A5BF" w14:textId="77777777" w:rsidR="0060481C" w:rsidRPr="00410FBA" w:rsidRDefault="0060481C" w:rsidP="002E2C04">
            <w:pPr>
              <w:spacing w:before="120" w:after="120"/>
              <w:jc w:val="center"/>
              <w:rPr>
                <w:b/>
                <w:sz w:val="26"/>
                <w:szCs w:val="26"/>
              </w:rPr>
            </w:pPr>
            <w:r w:rsidRPr="00410FBA">
              <w:rPr>
                <w:b/>
                <w:sz w:val="26"/>
                <w:szCs w:val="26"/>
              </w:rPr>
              <w:t xml:space="preserve">Mô tả </w:t>
            </w:r>
          </w:p>
        </w:tc>
        <w:tc>
          <w:tcPr>
            <w:tcW w:w="405" w:type="pct"/>
          </w:tcPr>
          <w:p w14:paraId="34AE43B7" w14:textId="77777777" w:rsidR="0060481C" w:rsidRPr="00410FBA" w:rsidRDefault="0060481C" w:rsidP="002E2C04">
            <w:pPr>
              <w:spacing w:before="120" w:after="120"/>
              <w:jc w:val="center"/>
              <w:rPr>
                <w:b/>
                <w:sz w:val="26"/>
                <w:szCs w:val="26"/>
              </w:rPr>
            </w:pPr>
            <w:r w:rsidRPr="00410FBA">
              <w:rPr>
                <w:b/>
                <w:sz w:val="26"/>
                <w:szCs w:val="26"/>
              </w:rPr>
              <w:t>Mức độ ưu tiên</w:t>
            </w:r>
          </w:p>
        </w:tc>
        <w:tc>
          <w:tcPr>
            <w:tcW w:w="454" w:type="pct"/>
          </w:tcPr>
          <w:p w14:paraId="1C688738" w14:textId="77777777" w:rsidR="0060481C" w:rsidRPr="00410FBA" w:rsidRDefault="0060481C" w:rsidP="002E2C04">
            <w:pPr>
              <w:spacing w:before="120" w:after="120"/>
              <w:jc w:val="center"/>
              <w:rPr>
                <w:b/>
                <w:sz w:val="26"/>
                <w:szCs w:val="26"/>
              </w:rPr>
            </w:pPr>
            <w:r w:rsidRPr="00410FBA">
              <w:rPr>
                <w:b/>
                <w:sz w:val="26"/>
                <w:szCs w:val="26"/>
              </w:rPr>
              <w:t>Mức độ quan trọng</w:t>
            </w:r>
          </w:p>
        </w:tc>
        <w:tc>
          <w:tcPr>
            <w:tcW w:w="587" w:type="pct"/>
          </w:tcPr>
          <w:p w14:paraId="7118361C" w14:textId="77777777" w:rsidR="0060481C" w:rsidRPr="00410FBA" w:rsidRDefault="0060481C" w:rsidP="002E2C04">
            <w:pPr>
              <w:spacing w:before="120" w:after="120"/>
              <w:jc w:val="center"/>
              <w:rPr>
                <w:b/>
                <w:sz w:val="26"/>
                <w:szCs w:val="26"/>
              </w:rPr>
            </w:pPr>
            <w:r w:rsidRPr="00410FBA">
              <w:rPr>
                <w:b/>
                <w:sz w:val="26"/>
                <w:szCs w:val="26"/>
              </w:rPr>
              <w:t>Đối tượng liên quan</w:t>
            </w:r>
          </w:p>
        </w:tc>
      </w:tr>
      <w:tr w:rsidR="0060481C" w:rsidRPr="00410FBA" w14:paraId="07A2040D" w14:textId="77777777" w:rsidTr="002E2C04">
        <w:tc>
          <w:tcPr>
            <w:tcW w:w="391" w:type="pct"/>
          </w:tcPr>
          <w:p w14:paraId="73FE70A3" w14:textId="77777777" w:rsidR="0060481C" w:rsidRPr="00410FBA" w:rsidRDefault="0060481C" w:rsidP="002E2C04">
            <w:pPr>
              <w:pStyle w:val="ListParagraph"/>
              <w:spacing w:before="120" w:after="120"/>
              <w:ind w:left="0"/>
              <w:rPr>
                <w:sz w:val="26"/>
                <w:szCs w:val="26"/>
              </w:rPr>
            </w:pPr>
            <w:r w:rsidRPr="00410FBA">
              <w:rPr>
                <w:sz w:val="26"/>
                <w:szCs w:val="26"/>
              </w:rPr>
              <w:t>1</w:t>
            </w:r>
          </w:p>
        </w:tc>
        <w:tc>
          <w:tcPr>
            <w:tcW w:w="821" w:type="pct"/>
          </w:tcPr>
          <w:p w14:paraId="033415DA" w14:textId="438741C4" w:rsidR="0060481C" w:rsidRPr="00410FBA" w:rsidRDefault="0000570E" w:rsidP="002E2C04">
            <w:pPr>
              <w:spacing w:before="120" w:after="120"/>
              <w:jc w:val="center"/>
              <w:rPr>
                <w:sz w:val="26"/>
                <w:szCs w:val="26"/>
              </w:rPr>
            </w:pPr>
            <w:r w:rsidRPr="00410FBA">
              <w:rPr>
                <w:sz w:val="26"/>
                <w:szCs w:val="26"/>
              </w:rPr>
              <w:t>UR_HDDT_02.01</w:t>
            </w:r>
          </w:p>
        </w:tc>
        <w:tc>
          <w:tcPr>
            <w:tcW w:w="581" w:type="pct"/>
          </w:tcPr>
          <w:p w14:paraId="5B8A9DAC" w14:textId="02B497FE" w:rsidR="0060481C" w:rsidRPr="00410FBA" w:rsidRDefault="0060481C" w:rsidP="0060481C">
            <w:pPr>
              <w:spacing w:before="120" w:after="120"/>
              <w:rPr>
                <w:sz w:val="26"/>
                <w:szCs w:val="26"/>
                <w:lang w:val="vi-VN"/>
              </w:rPr>
            </w:pPr>
            <w:r w:rsidRPr="00410FBA">
              <w:rPr>
                <w:sz w:val="26"/>
                <w:szCs w:val="26"/>
                <w:lang w:val="vi-VN"/>
              </w:rPr>
              <w:t xml:space="preserve">Đăng nhập qua </w:t>
            </w:r>
            <w:r w:rsidR="00C25369" w:rsidRPr="00410FBA">
              <w:rPr>
                <w:sz w:val="26"/>
                <w:szCs w:val="26"/>
                <w:lang w:val="vi-VN"/>
              </w:rPr>
              <w:t>Hệ sinh thái</w:t>
            </w:r>
            <w:r w:rsidRPr="00410FBA">
              <w:rPr>
                <w:sz w:val="26"/>
                <w:szCs w:val="26"/>
                <w:lang w:val="vi-VN"/>
              </w:rPr>
              <w:t xml:space="preserve"> </w:t>
            </w:r>
          </w:p>
        </w:tc>
        <w:tc>
          <w:tcPr>
            <w:tcW w:w="1761" w:type="pct"/>
          </w:tcPr>
          <w:p w14:paraId="6FCFACFD" w14:textId="77777777" w:rsidR="0060481C" w:rsidRPr="00410FBA" w:rsidRDefault="0060481C" w:rsidP="002E2C04">
            <w:pPr>
              <w:pStyle w:val="ListParagraph"/>
              <w:numPr>
                <w:ilvl w:val="0"/>
                <w:numId w:val="19"/>
              </w:numPr>
              <w:spacing w:before="120" w:after="120"/>
              <w:ind w:left="0" w:hanging="18"/>
              <w:rPr>
                <w:sz w:val="26"/>
                <w:szCs w:val="26"/>
              </w:rPr>
            </w:pPr>
            <w:r w:rsidRPr="00410FBA">
              <w:rPr>
                <w:b/>
                <w:sz w:val="26"/>
                <w:szCs w:val="26"/>
              </w:rPr>
              <w:t xml:space="preserve">Phát biểu yêu cầu: </w:t>
            </w:r>
          </w:p>
          <w:p w14:paraId="0D2C49DE" w14:textId="2E8C9863" w:rsidR="0060481C" w:rsidRPr="00410FBA" w:rsidRDefault="0060481C" w:rsidP="002E2C04">
            <w:pPr>
              <w:pStyle w:val="ListParagraph"/>
              <w:spacing w:before="120" w:after="120"/>
              <w:ind w:left="0"/>
              <w:rPr>
                <w:sz w:val="26"/>
                <w:szCs w:val="26"/>
                <w:lang w:val="vi-VN"/>
              </w:rPr>
            </w:pPr>
            <w:r w:rsidRPr="00410FBA">
              <w:rPr>
                <w:sz w:val="26"/>
                <w:szCs w:val="26"/>
              </w:rPr>
              <w:t xml:space="preserve">Cho phép người dùng </w:t>
            </w:r>
            <w:r w:rsidR="00C25369" w:rsidRPr="00410FBA">
              <w:rPr>
                <w:sz w:val="26"/>
                <w:szCs w:val="26"/>
              </w:rPr>
              <w:t>đăng</w:t>
            </w:r>
            <w:r w:rsidR="00C25369" w:rsidRPr="00410FBA">
              <w:rPr>
                <w:sz w:val="26"/>
                <w:szCs w:val="26"/>
                <w:lang w:val="vi-VN"/>
              </w:rPr>
              <w:t xml:space="preserve"> nhập vào hệ thống HDDT của Hệ sinh thái thông qua đăng nhập tại trang đăng nhập tập trung của Hệ sinh thái</w:t>
            </w:r>
          </w:p>
          <w:p w14:paraId="771A891C" w14:textId="77777777" w:rsidR="0060481C" w:rsidRPr="00410FBA" w:rsidRDefault="0060481C" w:rsidP="002E2C04">
            <w:pPr>
              <w:pStyle w:val="ListParagraph"/>
              <w:numPr>
                <w:ilvl w:val="0"/>
                <w:numId w:val="18"/>
              </w:numPr>
              <w:spacing w:before="120" w:after="120"/>
              <w:rPr>
                <w:b/>
                <w:sz w:val="26"/>
                <w:szCs w:val="26"/>
              </w:rPr>
            </w:pPr>
            <w:r w:rsidRPr="00410FBA">
              <w:rPr>
                <w:b/>
                <w:sz w:val="26"/>
                <w:szCs w:val="26"/>
              </w:rPr>
              <w:t xml:space="preserve">Thông tin đầu vào: </w:t>
            </w:r>
          </w:p>
          <w:p w14:paraId="500AF19B" w14:textId="05572528" w:rsidR="0060481C" w:rsidRPr="00410FBA" w:rsidRDefault="00C25369" w:rsidP="002E2C04">
            <w:pPr>
              <w:spacing w:before="120" w:after="120"/>
              <w:rPr>
                <w:sz w:val="26"/>
                <w:szCs w:val="26"/>
                <w:lang w:val="vi-VN"/>
              </w:rPr>
            </w:pPr>
            <w:r w:rsidRPr="00410FBA">
              <w:rPr>
                <w:sz w:val="26"/>
                <w:szCs w:val="26"/>
                <w:lang w:val="vi-VN"/>
              </w:rPr>
              <w:t>Người dùng nhập các trường thông tin sau:</w:t>
            </w:r>
          </w:p>
          <w:p w14:paraId="7B392241" w14:textId="7E7F494E" w:rsidR="00C25369" w:rsidRPr="00410FBA" w:rsidRDefault="00C25369" w:rsidP="002E2C04">
            <w:pPr>
              <w:spacing w:before="120" w:after="120"/>
              <w:rPr>
                <w:sz w:val="26"/>
                <w:szCs w:val="26"/>
                <w:lang w:val="vi-VN"/>
              </w:rPr>
            </w:pPr>
            <w:r w:rsidRPr="00410FBA">
              <w:rPr>
                <w:sz w:val="26"/>
                <w:szCs w:val="26"/>
                <w:lang w:val="vi-VN"/>
              </w:rPr>
              <w:t>+ Tên đăng nhập</w:t>
            </w:r>
          </w:p>
          <w:p w14:paraId="742C35FC" w14:textId="1215E817" w:rsidR="00C25369" w:rsidRPr="00410FBA" w:rsidRDefault="00C25369" w:rsidP="002E2C04">
            <w:pPr>
              <w:spacing w:before="120" w:after="120"/>
              <w:rPr>
                <w:sz w:val="26"/>
                <w:szCs w:val="26"/>
                <w:lang w:val="vi-VN"/>
              </w:rPr>
            </w:pPr>
            <w:r w:rsidRPr="00410FBA">
              <w:rPr>
                <w:sz w:val="26"/>
                <w:szCs w:val="26"/>
                <w:lang w:val="vi-VN"/>
              </w:rPr>
              <w:t>+ Mật khẩu</w:t>
            </w:r>
          </w:p>
          <w:p w14:paraId="6D757E63" w14:textId="03CF951A" w:rsidR="00C25369" w:rsidRPr="00410FBA" w:rsidRDefault="00C25369" w:rsidP="002E2C04">
            <w:pPr>
              <w:spacing w:before="120" w:after="120"/>
              <w:rPr>
                <w:sz w:val="26"/>
                <w:szCs w:val="26"/>
                <w:lang w:val="vi-VN"/>
              </w:rPr>
            </w:pPr>
            <w:r w:rsidRPr="00410FBA">
              <w:rPr>
                <w:sz w:val="26"/>
                <w:szCs w:val="26"/>
                <w:lang w:val="vi-VN"/>
              </w:rPr>
              <w:t>+ Mã captcha</w:t>
            </w:r>
          </w:p>
          <w:p w14:paraId="4EE399A7" w14:textId="77777777" w:rsidR="0060481C" w:rsidRPr="00410FBA" w:rsidRDefault="0060481C" w:rsidP="002E2C04">
            <w:pPr>
              <w:pStyle w:val="ListParagraph"/>
              <w:numPr>
                <w:ilvl w:val="0"/>
                <w:numId w:val="18"/>
              </w:numPr>
              <w:spacing w:before="120" w:after="120"/>
              <w:rPr>
                <w:b/>
                <w:sz w:val="26"/>
                <w:szCs w:val="26"/>
              </w:rPr>
            </w:pPr>
            <w:r w:rsidRPr="00410FBA">
              <w:rPr>
                <w:b/>
                <w:sz w:val="26"/>
                <w:szCs w:val="26"/>
              </w:rPr>
              <w:lastRenderedPageBreak/>
              <w:t xml:space="preserve">Thông tin đầu ra: </w:t>
            </w:r>
          </w:p>
          <w:p w14:paraId="2BFFA436" w14:textId="1F5EB9ED" w:rsidR="00DA0E6A" w:rsidRPr="00410FBA" w:rsidRDefault="00DA0E6A" w:rsidP="00DA0E6A">
            <w:r w:rsidRPr="00410FBA">
              <w:rPr>
                <w:sz w:val="26"/>
                <w:szCs w:val="26"/>
                <w:shd w:val="clear" w:color="auto" w:fill="FFFFFF"/>
                <w:rPrChange w:id="593" w:author="Dang Oanh" w:date="2024-05-31T15:47:00Z" w16du:dateUtc="2024-05-31T08:47:00Z">
                  <w:rPr>
                    <w:color w:val="000000"/>
                    <w:sz w:val="26"/>
                    <w:szCs w:val="26"/>
                    <w:shd w:val="clear" w:color="auto" w:fill="FFFFFF"/>
                  </w:rPr>
                </w:rPrChange>
              </w:rPr>
              <w:t>Người</w:t>
            </w:r>
            <w:r w:rsidRPr="00410FBA">
              <w:rPr>
                <w:sz w:val="26"/>
                <w:szCs w:val="26"/>
                <w:shd w:val="clear" w:color="auto" w:fill="FFFFFF"/>
                <w:lang w:val="vi-VN"/>
                <w:rPrChange w:id="594" w:author="Dang Oanh" w:date="2024-05-31T15:47:00Z" w16du:dateUtc="2024-05-31T08:47:00Z">
                  <w:rPr>
                    <w:color w:val="000000"/>
                    <w:sz w:val="26"/>
                    <w:szCs w:val="26"/>
                    <w:shd w:val="clear" w:color="auto" w:fill="FFFFFF"/>
                    <w:lang w:val="vi-VN"/>
                  </w:rPr>
                </w:rPrChange>
              </w:rPr>
              <w:t xml:space="preserve"> dùng</w:t>
            </w:r>
            <w:r w:rsidRPr="00410FBA">
              <w:rPr>
                <w:sz w:val="26"/>
                <w:szCs w:val="26"/>
                <w:shd w:val="clear" w:color="auto" w:fill="FFFFFF"/>
                <w:rPrChange w:id="595" w:author="Dang Oanh" w:date="2024-05-31T15:47:00Z" w16du:dateUtc="2024-05-31T08:47:00Z">
                  <w:rPr>
                    <w:color w:val="000000"/>
                    <w:sz w:val="26"/>
                    <w:szCs w:val="26"/>
                    <w:shd w:val="clear" w:color="auto" w:fill="FFFFFF"/>
                  </w:rPr>
                </w:rPrChange>
              </w:rPr>
              <w:t xml:space="preserve"> được chuyển đến trang HDDT của Hệ</w:t>
            </w:r>
            <w:r w:rsidRPr="00410FBA">
              <w:rPr>
                <w:sz w:val="26"/>
                <w:szCs w:val="26"/>
                <w:shd w:val="clear" w:color="auto" w:fill="FFFFFF"/>
                <w:lang w:val="vi-VN"/>
                <w:rPrChange w:id="596" w:author="Dang Oanh" w:date="2024-05-31T15:47:00Z" w16du:dateUtc="2024-05-31T08:47:00Z">
                  <w:rPr>
                    <w:color w:val="000000"/>
                    <w:sz w:val="26"/>
                    <w:szCs w:val="26"/>
                    <w:shd w:val="clear" w:color="auto" w:fill="FFFFFF"/>
                    <w:lang w:val="vi-VN"/>
                  </w:rPr>
                </w:rPrChange>
              </w:rPr>
              <w:t xml:space="preserve"> sinh thái</w:t>
            </w:r>
            <w:r w:rsidRPr="00410FBA">
              <w:rPr>
                <w:sz w:val="26"/>
                <w:szCs w:val="26"/>
                <w:shd w:val="clear" w:color="auto" w:fill="FFFFFF"/>
                <w:rPrChange w:id="597" w:author="Dang Oanh" w:date="2024-05-31T15:47:00Z" w16du:dateUtc="2024-05-31T08:47:00Z">
                  <w:rPr>
                    <w:color w:val="000000"/>
                    <w:sz w:val="26"/>
                    <w:szCs w:val="26"/>
                    <w:shd w:val="clear" w:color="auto" w:fill="FFFFFF"/>
                  </w:rPr>
                </w:rPrChange>
              </w:rPr>
              <w:t xml:space="preserve"> để thao tác các chức năng</w:t>
            </w:r>
          </w:p>
          <w:p w14:paraId="1F4DA2D1" w14:textId="77777777" w:rsidR="0060481C" w:rsidRPr="00410FBA" w:rsidRDefault="0060481C" w:rsidP="002E2C04">
            <w:pPr>
              <w:pStyle w:val="ListParagraph"/>
              <w:numPr>
                <w:ilvl w:val="0"/>
                <w:numId w:val="18"/>
              </w:numPr>
              <w:spacing w:before="120" w:after="120"/>
              <w:rPr>
                <w:b/>
                <w:sz w:val="26"/>
                <w:szCs w:val="26"/>
              </w:rPr>
            </w:pPr>
            <w:r w:rsidRPr="00410FBA">
              <w:rPr>
                <w:b/>
                <w:sz w:val="26"/>
                <w:szCs w:val="26"/>
              </w:rPr>
              <w:t>Chức năng xử lý:</w:t>
            </w:r>
          </w:p>
          <w:p w14:paraId="4F6E5875" w14:textId="0B897FA6" w:rsidR="00DA0E6A" w:rsidRPr="00410FBA" w:rsidRDefault="00DA0E6A" w:rsidP="00DA0E6A">
            <w:pPr>
              <w:rPr>
                <w:sz w:val="26"/>
                <w:szCs w:val="26"/>
                <w:shd w:val="clear" w:color="auto" w:fill="FFFFFF"/>
                <w:lang w:val="vi-VN"/>
                <w:rPrChange w:id="598" w:author="Dang Oanh" w:date="2024-05-31T15:47:00Z" w16du:dateUtc="2024-05-31T08:47:00Z">
                  <w:rPr>
                    <w:color w:val="000000"/>
                    <w:sz w:val="26"/>
                    <w:szCs w:val="26"/>
                    <w:shd w:val="clear" w:color="auto" w:fill="FFFFFF"/>
                    <w:lang w:val="vi-VN"/>
                  </w:rPr>
                </w:rPrChange>
              </w:rPr>
            </w:pPr>
            <w:r w:rsidRPr="00410FBA">
              <w:rPr>
                <w:sz w:val="26"/>
                <w:szCs w:val="26"/>
                <w:shd w:val="clear" w:color="auto" w:fill="FFFFFF"/>
                <w:rPrChange w:id="599" w:author="Dang Oanh" w:date="2024-05-31T15:47:00Z" w16du:dateUtc="2024-05-31T08:47:00Z">
                  <w:rPr>
                    <w:color w:val="000000"/>
                    <w:sz w:val="26"/>
                    <w:szCs w:val="26"/>
                    <w:shd w:val="clear" w:color="auto" w:fill="FFFFFF"/>
                  </w:rPr>
                </w:rPrChange>
              </w:rPr>
              <w:t>Nếu</w:t>
            </w:r>
            <w:r w:rsidRPr="00410FBA">
              <w:rPr>
                <w:sz w:val="26"/>
                <w:szCs w:val="26"/>
                <w:shd w:val="clear" w:color="auto" w:fill="FFFFFF"/>
                <w:lang w:val="vi-VN"/>
                <w:rPrChange w:id="600" w:author="Dang Oanh" w:date="2024-05-31T15:47:00Z" w16du:dateUtc="2024-05-31T08:47:00Z">
                  <w:rPr>
                    <w:color w:val="000000"/>
                    <w:sz w:val="26"/>
                    <w:szCs w:val="26"/>
                    <w:shd w:val="clear" w:color="auto" w:fill="FFFFFF"/>
                    <w:lang w:val="vi-VN"/>
                  </w:rPr>
                </w:rPrChange>
              </w:rPr>
              <w:t xml:space="preserve"> t</w:t>
            </w:r>
            <w:r w:rsidRPr="00410FBA">
              <w:rPr>
                <w:sz w:val="26"/>
                <w:szCs w:val="26"/>
                <w:shd w:val="clear" w:color="auto" w:fill="FFFFFF"/>
                <w:rPrChange w:id="601" w:author="Dang Oanh" w:date="2024-05-31T15:47:00Z" w16du:dateUtc="2024-05-31T08:47:00Z">
                  <w:rPr>
                    <w:color w:val="000000"/>
                    <w:sz w:val="26"/>
                    <w:szCs w:val="26"/>
                    <w:shd w:val="clear" w:color="auto" w:fill="FFFFFF"/>
                  </w:rPr>
                </w:rPrChange>
              </w:rPr>
              <w:t>hông tin đăng nhập đúng</w:t>
            </w:r>
            <w:r w:rsidRPr="00410FBA">
              <w:rPr>
                <w:sz w:val="26"/>
                <w:szCs w:val="26"/>
                <w:shd w:val="clear" w:color="auto" w:fill="FFFFFF"/>
                <w:lang w:val="vi-VN"/>
                <w:rPrChange w:id="602" w:author="Dang Oanh" w:date="2024-05-31T15:47:00Z" w16du:dateUtc="2024-05-31T08:47:00Z">
                  <w:rPr>
                    <w:color w:val="000000"/>
                    <w:sz w:val="26"/>
                    <w:szCs w:val="26"/>
                    <w:shd w:val="clear" w:color="auto" w:fill="FFFFFF"/>
                    <w:lang w:val="vi-VN"/>
                  </w:rPr>
                </w:rPrChange>
              </w:rPr>
              <w:t xml:space="preserve"> thì hệ thống chuyển người dùng</w:t>
            </w:r>
            <w:r w:rsidRPr="00410FBA">
              <w:rPr>
                <w:sz w:val="26"/>
                <w:szCs w:val="26"/>
                <w:shd w:val="clear" w:color="auto" w:fill="FFFFFF"/>
                <w:rPrChange w:id="603" w:author="Dang Oanh" w:date="2024-05-31T15:47:00Z" w16du:dateUtc="2024-05-31T08:47:00Z">
                  <w:rPr>
                    <w:color w:val="000000"/>
                    <w:sz w:val="26"/>
                    <w:szCs w:val="26"/>
                    <w:shd w:val="clear" w:color="auto" w:fill="FFFFFF"/>
                  </w:rPr>
                </w:rPrChange>
              </w:rPr>
              <w:t xml:space="preserve"> tới</w:t>
            </w:r>
            <w:r w:rsidRPr="00410FBA">
              <w:rPr>
                <w:sz w:val="26"/>
                <w:szCs w:val="26"/>
                <w:shd w:val="clear" w:color="auto" w:fill="FFFFFF"/>
                <w:lang w:val="vi-VN"/>
                <w:rPrChange w:id="604" w:author="Dang Oanh" w:date="2024-05-31T15:47:00Z" w16du:dateUtc="2024-05-31T08:47:00Z">
                  <w:rPr>
                    <w:color w:val="000000"/>
                    <w:sz w:val="26"/>
                    <w:szCs w:val="26"/>
                    <w:shd w:val="clear" w:color="auto" w:fill="FFFFFF"/>
                    <w:lang w:val="vi-VN"/>
                  </w:rPr>
                </w:rPrChange>
              </w:rPr>
              <w:t xml:space="preserve"> trang HDDT</w:t>
            </w:r>
            <w:r w:rsidRPr="00410FBA">
              <w:rPr>
                <w:sz w:val="26"/>
                <w:szCs w:val="26"/>
                <w:shd w:val="clear" w:color="auto" w:fill="FFFFFF"/>
                <w:rPrChange w:id="605" w:author="Dang Oanh" w:date="2024-05-31T15:47:00Z" w16du:dateUtc="2024-05-31T08:47:00Z">
                  <w:rPr>
                    <w:color w:val="000000"/>
                    <w:sz w:val="26"/>
                    <w:szCs w:val="26"/>
                    <w:shd w:val="clear" w:color="auto" w:fill="FFFFFF"/>
                  </w:rPr>
                </w:rPrChange>
              </w:rPr>
              <w:t xml:space="preserve"> của Hệ</w:t>
            </w:r>
            <w:r w:rsidRPr="00410FBA">
              <w:rPr>
                <w:sz w:val="26"/>
                <w:szCs w:val="26"/>
                <w:shd w:val="clear" w:color="auto" w:fill="FFFFFF"/>
                <w:lang w:val="vi-VN"/>
                <w:rPrChange w:id="606" w:author="Dang Oanh" w:date="2024-05-31T15:47:00Z" w16du:dateUtc="2024-05-31T08:47:00Z">
                  <w:rPr>
                    <w:color w:val="000000"/>
                    <w:sz w:val="26"/>
                    <w:szCs w:val="26"/>
                    <w:shd w:val="clear" w:color="auto" w:fill="FFFFFF"/>
                    <w:lang w:val="vi-VN"/>
                  </w:rPr>
                </w:rPrChange>
              </w:rPr>
              <w:t xml:space="preserve"> sinh thái</w:t>
            </w:r>
            <w:r w:rsidRPr="00410FBA">
              <w:rPr>
                <w:sz w:val="26"/>
                <w:szCs w:val="26"/>
                <w:shd w:val="clear" w:color="auto" w:fill="FFFFFF"/>
                <w:rPrChange w:id="607" w:author="Dang Oanh" w:date="2024-05-31T15:47:00Z" w16du:dateUtc="2024-05-31T08:47:00Z">
                  <w:rPr>
                    <w:color w:val="000000"/>
                    <w:sz w:val="26"/>
                    <w:szCs w:val="26"/>
                    <w:shd w:val="clear" w:color="auto" w:fill="FFFFFF"/>
                  </w:rPr>
                </w:rPrChange>
              </w:rPr>
              <w:t xml:space="preserve"> để thao tác các chức năng.</w:t>
            </w:r>
            <w:r w:rsidR="004B68A4" w:rsidRPr="00410FBA">
              <w:rPr>
                <w:sz w:val="26"/>
                <w:szCs w:val="26"/>
                <w:shd w:val="clear" w:color="auto" w:fill="FFFFFF"/>
                <w:lang w:val="vi-VN"/>
                <w:rPrChange w:id="608" w:author="Dang Oanh" w:date="2024-05-31T15:47:00Z" w16du:dateUtc="2024-05-31T08:47:00Z">
                  <w:rPr>
                    <w:color w:val="000000"/>
                    <w:sz w:val="26"/>
                    <w:szCs w:val="26"/>
                    <w:shd w:val="clear" w:color="auto" w:fill="FFFFFF"/>
                    <w:lang w:val="vi-VN"/>
                  </w:rPr>
                </w:rPrChange>
              </w:rPr>
              <w:t xml:space="preserve"> Tại trang HDDT</w:t>
            </w:r>
            <w:r w:rsidR="004B68A4" w:rsidRPr="00410FBA">
              <w:rPr>
                <w:sz w:val="26"/>
                <w:szCs w:val="26"/>
                <w:shd w:val="clear" w:color="auto" w:fill="FFFFFF"/>
                <w:rPrChange w:id="609" w:author="Dang Oanh" w:date="2024-05-31T15:47:00Z" w16du:dateUtc="2024-05-31T08:47:00Z">
                  <w:rPr>
                    <w:color w:val="000000"/>
                    <w:sz w:val="26"/>
                    <w:szCs w:val="26"/>
                    <w:shd w:val="clear" w:color="auto" w:fill="FFFFFF"/>
                  </w:rPr>
                </w:rPrChange>
              </w:rPr>
              <w:t xml:space="preserve"> của Hệ</w:t>
            </w:r>
            <w:r w:rsidR="004B68A4" w:rsidRPr="00410FBA">
              <w:rPr>
                <w:sz w:val="26"/>
                <w:szCs w:val="26"/>
                <w:shd w:val="clear" w:color="auto" w:fill="FFFFFF"/>
                <w:lang w:val="vi-VN"/>
                <w:rPrChange w:id="610" w:author="Dang Oanh" w:date="2024-05-31T15:47:00Z" w16du:dateUtc="2024-05-31T08:47:00Z">
                  <w:rPr>
                    <w:color w:val="000000"/>
                    <w:sz w:val="26"/>
                    <w:szCs w:val="26"/>
                    <w:shd w:val="clear" w:color="auto" w:fill="FFFFFF"/>
                    <w:lang w:val="vi-VN"/>
                  </w:rPr>
                </w:rPrChange>
              </w:rPr>
              <w:t xml:space="preserve"> sinh thái, </w:t>
            </w:r>
          </w:p>
          <w:p w14:paraId="37D26979" w14:textId="5C07E319" w:rsidR="00DA0E6A" w:rsidRPr="00410FBA" w:rsidRDefault="004B68A4" w:rsidP="00DA0E6A">
            <w:pPr>
              <w:rPr>
                <w:sz w:val="26"/>
                <w:szCs w:val="26"/>
                <w:shd w:val="clear" w:color="auto" w:fill="FFFFFF"/>
                <w:rPrChange w:id="611" w:author="Dang Oanh" w:date="2024-05-31T15:47:00Z" w16du:dateUtc="2024-05-31T08:47:00Z">
                  <w:rPr>
                    <w:color w:val="000000"/>
                    <w:sz w:val="26"/>
                    <w:szCs w:val="26"/>
                    <w:shd w:val="clear" w:color="auto" w:fill="FFFFFF"/>
                  </w:rPr>
                </w:rPrChange>
              </w:rPr>
            </w:pPr>
            <w:r w:rsidRPr="00410FBA">
              <w:rPr>
                <w:sz w:val="26"/>
                <w:szCs w:val="26"/>
                <w:shd w:val="clear" w:color="auto" w:fill="FFFFFF"/>
                <w:lang w:val="vi-VN"/>
                <w:rPrChange w:id="612" w:author="Dang Oanh" w:date="2024-05-31T15:47:00Z" w16du:dateUtc="2024-05-31T08:47:00Z">
                  <w:rPr>
                    <w:color w:val="000000"/>
                    <w:sz w:val="26"/>
                    <w:szCs w:val="26"/>
                    <w:shd w:val="clear" w:color="auto" w:fill="FFFFFF"/>
                    <w:lang w:val="vi-VN"/>
                  </w:rPr>
                </w:rPrChange>
              </w:rPr>
              <w:t>h</w:t>
            </w:r>
            <w:r w:rsidRPr="00410FBA">
              <w:rPr>
                <w:sz w:val="26"/>
                <w:szCs w:val="26"/>
                <w:shd w:val="clear" w:color="auto" w:fill="FFFFFF"/>
                <w:rPrChange w:id="613" w:author="Dang Oanh" w:date="2024-05-31T15:47:00Z" w16du:dateUtc="2024-05-31T08:47:00Z">
                  <w:rPr>
                    <w:color w:val="000000"/>
                    <w:sz w:val="26"/>
                    <w:szCs w:val="26"/>
                    <w:shd w:val="clear" w:color="auto" w:fill="FFFFFF"/>
                  </w:rPr>
                </w:rPrChange>
              </w:rPr>
              <w:t>ệ</w:t>
            </w:r>
            <w:r w:rsidRPr="00410FBA">
              <w:rPr>
                <w:sz w:val="26"/>
                <w:szCs w:val="26"/>
                <w:shd w:val="clear" w:color="auto" w:fill="FFFFFF"/>
                <w:lang w:val="vi-VN"/>
                <w:rPrChange w:id="614" w:author="Dang Oanh" w:date="2024-05-31T15:47:00Z" w16du:dateUtc="2024-05-31T08:47:00Z">
                  <w:rPr>
                    <w:color w:val="000000"/>
                    <w:sz w:val="26"/>
                    <w:szCs w:val="26"/>
                    <w:shd w:val="clear" w:color="auto" w:fill="FFFFFF"/>
                    <w:lang w:val="vi-VN"/>
                  </w:rPr>
                </w:rPrChange>
              </w:rPr>
              <w:t xml:space="preserve"> thống hiển thị</w:t>
            </w:r>
            <w:r w:rsidR="00DA0E6A" w:rsidRPr="00410FBA">
              <w:rPr>
                <w:sz w:val="26"/>
                <w:szCs w:val="26"/>
                <w:shd w:val="clear" w:color="auto" w:fill="FFFFFF"/>
                <w:rPrChange w:id="615" w:author="Dang Oanh" w:date="2024-05-31T15:47:00Z" w16du:dateUtc="2024-05-31T08:47:00Z">
                  <w:rPr>
                    <w:color w:val="000000"/>
                    <w:sz w:val="26"/>
                    <w:szCs w:val="26"/>
                    <w:shd w:val="clear" w:color="auto" w:fill="FFFFFF"/>
                  </w:rPr>
                </w:rPrChange>
              </w:rPr>
              <w:t xml:space="preserve"> các menu và chức năng trên menu theo phân quyền của người dùng đăng nhập</w:t>
            </w:r>
          </w:p>
          <w:p w14:paraId="2E4AA175" w14:textId="77777777" w:rsidR="0060481C" w:rsidRPr="00410FBA" w:rsidRDefault="0060481C" w:rsidP="002E2C04">
            <w:pPr>
              <w:pStyle w:val="ListParagraph"/>
              <w:numPr>
                <w:ilvl w:val="0"/>
                <w:numId w:val="18"/>
              </w:numPr>
              <w:spacing w:before="120" w:after="120"/>
              <w:rPr>
                <w:b/>
                <w:sz w:val="26"/>
                <w:szCs w:val="26"/>
              </w:rPr>
            </w:pPr>
            <w:r w:rsidRPr="00410FBA">
              <w:rPr>
                <w:b/>
                <w:sz w:val="26"/>
                <w:szCs w:val="26"/>
              </w:rPr>
              <w:t xml:space="preserve">Các ngoại lệ: </w:t>
            </w:r>
          </w:p>
          <w:p w14:paraId="0020CA4B" w14:textId="6BF3FF2D" w:rsidR="0060481C" w:rsidRPr="00410FBA" w:rsidRDefault="00A463D2" w:rsidP="002E2C04">
            <w:pPr>
              <w:spacing w:before="120" w:after="120"/>
              <w:rPr>
                <w:b/>
                <w:sz w:val="26"/>
                <w:szCs w:val="26"/>
              </w:rPr>
            </w:pPr>
            <w:r w:rsidRPr="00410FBA">
              <w:rPr>
                <w:sz w:val="26"/>
                <w:szCs w:val="26"/>
              </w:rPr>
              <w:t>Hệ thống hiển thị thông báo lỗi nếu người dùng nhập thiếu</w:t>
            </w:r>
            <w:r w:rsidRPr="00410FBA">
              <w:rPr>
                <w:sz w:val="26"/>
                <w:szCs w:val="26"/>
                <w:lang w:val="vi-VN"/>
              </w:rPr>
              <w:t xml:space="preserve"> thông tin bắt buộc hoặc/và nhập </w:t>
            </w:r>
            <w:r w:rsidRPr="00410FBA">
              <w:rPr>
                <w:sz w:val="26"/>
                <w:szCs w:val="26"/>
              </w:rPr>
              <w:t>thông tin không đúng/không hợp lệ</w:t>
            </w:r>
          </w:p>
        </w:tc>
        <w:tc>
          <w:tcPr>
            <w:tcW w:w="405" w:type="pct"/>
          </w:tcPr>
          <w:p w14:paraId="04FD48FC" w14:textId="77777777" w:rsidR="0060481C" w:rsidRPr="00410FBA" w:rsidRDefault="0060481C" w:rsidP="002E2C04">
            <w:pPr>
              <w:spacing w:before="120" w:after="120"/>
              <w:rPr>
                <w:sz w:val="26"/>
                <w:szCs w:val="26"/>
              </w:rPr>
            </w:pPr>
            <w:r w:rsidRPr="00410FBA">
              <w:rPr>
                <w:sz w:val="26"/>
                <w:szCs w:val="26"/>
              </w:rPr>
              <w:lastRenderedPageBreak/>
              <w:t>Cao</w:t>
            </w:r>
          </w:p>
        </w:tc>
        <w:tc>
          <w:tcPr>
            <w:tcW w:w="454" w:type="pct"/>
          </w:tcPr>
          <w:p w14:paraId="03E5A5B2" w14:textId="77777777" w:rsidR="0060481C" w:rsidRPr="00410FBA" w:rsidRDefault="0060481C" w:rsidP="002E2C04">
            <w:pPr>
              <w:spacing w:before="120" w:after="120"/>
              <w:rPr>
                <w:sz w:val="26"/>
                <w:szCs w:val="26"/>
              </w:rPr>
            </w:pPr>
            <w:r w:rsidRPr="00410FBA">
              <w:rPr>
                <w:sz w:val="26"/>
                <w:szCs w:val="26"/>
              </w:rPr>
              <w:t>Cao</w:t>
            </w:r>
          </w:p>
        </w:tc>
        <w:tc>
          <w:tcPr>
            <w:tcW w:w="587" w:type="pct"/>
          </w:tcPr>
          <w:p w14:paraId="1C125DB7" w14:textId="77777777" w:rsidR="0060481C" w:rsidRPr="00410FBA" w:rsidRDefault="0060481C" w:rsidP="002E2C04">
            <w:pPr>
              <w:spacing w:before="120" w:after="120"/>
              <w:rPr>
                <w:sz w:val="26"/>
                <w:szCs w:val="26"/>
              </w:rPr>
            </w:pPr>
            <w:r w:rsidRPr="00410FBA">
              <w:rPr>
                <w:sz w:val="26"/>
                <w:szCs w:val="26"/>
              </w:rPr>
              <w:t>Quản trị hệ thống quản lý doanh nghiệp</w:t>
            </w:r>
          </w:p>
        </w:tc>
      </w:tr>
    </w:tbl>
    <w:p w14:paraId="1D94FBD3" w14:textId="77777777" w:rsidR="0060481C" w:rsidRPr="00410FBA" w:rsidRDefault="0060481C" w:rsidP="0060481C"/>
    <w:p w14:paraId="627AE269" w14:textId="2C8AB762" w:rsidR="00974253" w:rsidRPr="00410FBA" w:rsidRDefault="00974253" w:rsidP="00974253">
      <w:pPr>
        <w:pStyle w:val="Heading3"/>
        <w:numPr>
          <w:ilvl w:val="0"/>
          <w:numId w:val="0"/>
        </w:numPr>
      </w:pPr>
      <w:bookmarkStart w:id="616" w:name="_Toc167894528"/>
      <w:r w:rsidRPr="00410FBA">
        <w:t>IV.1.7 Tích hợp đồng bộ người dùng - đơn vị</w:t>
      </w:r>
      <w:bookmarkEnd w:id="616"/>
    </w:p>
    <w:tbl>
      <w:tblPr>
        <w:tblStyle w:val="TableGrid"/>
        <w:tblW w:w="5000" w:type="pct"/>
        <w:tblLook w:val="04A0" w:firstRow="1" w:lastRow="0" w:firstColumn="1" w:lastColumn="0" w:noHBand="0" w:noVBand="1"/>
      </w:tblPr>
      <w:tblGrid>
        <w:gridCol w:w="652"/>
        <w:gridCol w:w="1928"/>
        <w:gridCol w:w="758"/>
        <w:gridCol w:w="3492"/>
        <w:gridCol w:w="675"/>
        <w:gridCol w:w="755"/>
        <w:gridCol w:w="804"/>
      </w:tblGrid>
      <w:tr w:rsidR="00410FBA" w:rsidRPr="00410FBA" w14:paraId="2BD1F5C1" w14:textId="77777777" w:rsidTr="00076431">
        <w:trPr>
          <w:trHeight w:val="1104"/>
          <w:tblHeader/>
        </w:trPr>
        <w:tc>
          <w:tcPr>
            <w:tcW w:w="391" w:type="pct"/>
          </w:tcPr>
          <w:p w14:paraId="1107DC63" w14:textId="77777777" w:rsidR="00076431" w:rsidRPr="00410FBA" w:rsidRDefault="00076431" w:rsidP="00076431">
            <w:pPr>
              <w:spacing w:before="120" w:after="120"/>
              <w:jc w:val="center"/>
              <w:rPr>
                <w:b/>
                <w:sz w:val="26"/>
                <w:szCs w:val="26"/>
              </w:rPr>
            </w:pPr>
            <w:r w:rsidRPr="00410FBA">
              <w:rPr>
                <w:b/>
                <w:sz w:val="26"/>
                <w:szCs w:val="26"/>
              </w:rPr>
              <w:t>STT</w:t>
            </w:r>
          </w:p>
        </w:tc>
        <w:tc>
          <w:tcPr>
            <w:tcW w:w="821" w:type="pct"/>
          </w:tcPr>
          <w:p w14:paraId="759E70F1" w14:textId="77777777" w:rsidR="00076431" w:rsidRPr="00410FBA" w:rsidRDefault="00076431" w:rsidP="00076431">
            <w:pPr>
              <w:spacing w:before="120" w:after="120"/>
              <w:jc w:val="center"/>
              <w:rPr>
                <w:b/>
                <w:sz w:val="26"/>
                <w:szCs w:val="26"/>
              </w:rPr>
            </w:pPr>
            <w:r w:rsidRPr="00410FBA">
              <w:rPr>
                <w:b/>
                <w:sz w:val="26"/>
                <w:szCs w:val="26"/>
              </w:rPr>
              <w:t>Mã yêu cầu</w:t>
            </w:r>
          </w:p>
        </w:tc>
        <w:tc>
          <w:tcPr>
            <w:tcW w:w="581" w:type="pct"/>
          </w:tcPr>
          <w:p w14:paraId="5A5FC97B" w14:textId="77777777" w:rsidR="00076431" w:rsidRPr="00410FBA" w:rsidRDefault="00076431" w:rsidP="00076431">
            <w:pPr>
              <w:spacing w:before="120" w:after="120"/>
              <w:jc w:val="center"/>
              <w:rPr>
                <w:b/>
                <w:sz w:val="26"/>
                <w:szCs w:val="26"/>
              </w:rPr>
            </w:pPr>
            <w:r w:rsidRPr="00410FBA">
              <w:rPr>
                <w:b/>
                <w:sz w:val="26"/>
                <w:szCs w:val="26"/>
              </w:rPr>
              <w:t>Tên yêu cầu</w:t>
            </w:r>
          </w:p>
        </w:tc>
        <w:tc>
          <w:tcPr>
            <w:tcW w:w="1761" w:type="pct"/>
          </w:tcPr>
          <w:p w14:paraId="27C15E4F" w14:textId="77777777" w:rsidR="00076431" w:rsidRPr="00410FBA" w:rsidRDefault="00076431" w:rsidP="00076431">
            <w:pPr>
              <w:spacing w:before="120" w:after="120"/>
              <w:jc w:val="center"/>
              <w:rPr>
                <w:b/>
                <w:sz w:val="26"/>
                <w:szCs w:val="26"/>
              </w:rPr>
            </w:pPr>
            <w:r w:rsidRPr="00410FBA">
              <w:rPr>
                <w:b/>
                <w:sz w:val="26"/>
                <w:szCs w:val="26"/>
              </w:rPr>
              <w:t xml:space="preserve">Mô tả </w:t>
            </w:r>
          </w:p>
        </w:tc>
        <w:tc>
          <w:tcPr>
            <w:tcW w:w="405" w:type="pct"/>
          </w:tcPr>
          <w:p w14:paraId="404BC262" w14:textId="77777777" w:rsidR="00076431" w:rsidRPr="00410FBA" w:rsidRDefault="00076431" w:rsidP="00076431">
            <w:pPr>
              <w:spacing w:before="120" w:after="120"/>
              <w:jc w:val="center"/>
              <w:rPr>
                <w:b/>
                <w:sz w:val="26"/>
                <w:szCs w:val="26"/>
              </w:rPr>
            </w:pPr>
            <w:r w:rsidRPr="00410FBA">
              <w:rPr>
                <w:b/>
                <w:sz w:val="26"/>
                <w:szCs w:val="26"/>
              </w:rPr>
              <w:t>Mức độ ưu tiên</w:t>
            </w:r>
          </w:p>
        </w:tc>
        <w:tc>
          <w:tcPr>
            <w:tcW w:w="454" w:type="pct"/>
          </w:tcPr>
          <w:p w14:paraId="356D0098" w14:textId="77777777" w:rsidR="00076431" w:rsidRPr="00410FBA" w:rsidRDefault="00076431" w:rsidP="00076431">
            <w:pPr>
              <w:spacing w:before="120" w:after="120"/>
              <w:jc w:val="center"/>
              <w:rPr>
                <w:b/>
                <w:sz w:val="26"/>
                <w:szCs w:val="26"/>
              </w:rPr>
            </w:pPr>
            <w:r w:rsidRPr="00410FBA">
              <w:rPr>
                <w:b/>
                <w:sz w:val="26"/>
                <w:szCs w:val="26"/>
              </w:rPr>
              <w:t>Mức độ quan trọng</w:t>
            </w:r>
          </w:p>
        </w:tc>
        <w:tc>
          <w:tcPr>
            <w:tcW w:w="587" w:type="pct"/>
          </w:tcPr>
          <w:p w14:paraId="31BC9CA3" w14:textId="77777777" w:rsidR="00076431" w:rsidRPr="00410FBA" w:rsidRDefault="00076431" w:rsidP="00076431">
            <w:pPr>
              <w:spacing w:before="120" w:after="120"/>
              <w:jc w:val="center"/>
              <w:rPr>
                <w:b/>
                <w:sz w:val="26"/>
                <w:szCs w:val="26"/>
              </w:rPr>
            </w:pPr>
            <w:r w:rsidRPr="00410FBA">
              <w:rPr>
                <w:b/>
                <w:sz w:val="26"/>
                <w:szCs w:val="26"/>
              </w:rPr>
              <w:t>Đối tượng liên quan</w:t>
            </w:r>
          </w:p>
        </w:tc>
      </w:tr>
      <w:tr w:rsidR="00076431" w:rsidRPr="00410FBA" w14:paraId="39F8E88A" w14:textId="77777777" w:rsidTr="00076431">
        <w:tc>
          <w:tcPr>
            <w:tcW w:w="391" w:type="pct"/>
          </w:tcPr>
          <w:p w14:paraId="30CDAD1A" w14:textId="77777777" w:rsidR="00076431" w:rsidRPr="00410FBA" w:rsidRDefault="00076431" w:rsidP="00076431">
            <w:pPr>
              <w:pStyle w:val="ListParagraph"/>
              <w:spacing w:before="120" w:after="120"/>
              <w:ind w:left="0"/>
              <w:rPr>
                <w:sz w:val="26"/>
                <w:szCs w:val="26"/>
              </w:rPr>
            </w:pPr>
            <w:r w:rsidRPr="00410FBA">
              <w:rPr>
                <w:sz w:val="26"/>
                <w:szCs w:val="26"/>
              </w:rPr>
              <w:t>1</w:t>
            </w:r>
          </w:p>
        </w:tc>
        <w:tc>
          <w:tcPr>
            <w:tcW w:w="821" w:type="pct"/>
          </w:tcPr>
          <w:p w14:paraId="5D769CEE" w14:textId="0344B9E6" w:rsidR="00076431" w:rsidRPr="00410FBA" w:rsidRDefault="0000570E" w:rsidP="00076431">
            <w:pPr>
              <w:spacing w:before="120" w:after="120"/>
              <w:jc w:val="center"/>
              <w:rPr>
                <w:sz w:val="26"/>
                <w:szCs w:val="26"/>
              </w:rPr>
            </w:pPr>
            <w:r w:rsidRPr="00410FBA">
              <w:rPr>
                <w:sz w:val="26"/>
                <w:szCs w:val="26"/>
              </w:rPr>
              <w:t>UR_HDDT_03.02</w:t>
            </w:r>
          </w:p>
        </w:tc>
        <w:tc>
          <w:tcPr>
            <w:tcW w:w="581" w:type="pct"/>
          </w:tcPr>
          <w:p w14:paraId="2A6F322D" w14:textId="71521B33" w:rsidR="00076431" w:rsidRPr="00410FBA" w:rsidRDefault="00076431" w:rsidP="00076431">
            <w:pPr>
              <w:spacing w:before="120" w:after="120"/>
              <w:rPr>
                <w:sz w:val="26"/>
                <w:szCs w:val="26"/>
                <w:lang w:val="vi-VN"/>
              </w:rPr>
            </w:pPr>
            <w:r w:rsidRPr="00410FBA">
              <w:rPr>
                <w:sz w:val="26"/>
                <w:szCs w:val="26"/>
              </w:rPr>
              <w:t xml:space="preserve">Tích hợp đồng bộ </w:t>
            </w:r>
            <w:r w:rsidRPr="00410FBA">
              <w:rPr>
                <w:sz w:val="26"/>
                <w:szCs w:val="26"/>
              </w:rPr>
              <w:lastRenderedPageBreak/>
              <w:t>người dùng – đơn vị</w:t>
            </w:r>
            <w:r w:rsidRPr="00410FBA">
              <w:rPr>
                <w:sz w:val="26"/>
                <w:szCs w:val="26"/>
                <w:lang w:val="vi-VN"/>
              </w:rPr>
              <w:t xml:space="preserve"> </w:t>
            </w:r>
          </w:p>
        </w:tc>
        <w:tc>
          <w:tcPr>
            <w:tcW w:w="1761" w:type="pct"/>
          </w:tcPr>
          <w:p w14:paraId="06E4A86A" w14:textId="77777777" w:rsidR="00076431" w:rsidRPr="00410FBA" w:rsidRDefault="00076431" w:rsidP="00076431">
            <w:pPr>
              <w:pStyle w:val="ListParagraph"/>
              <w:numPr>
                <w:ilvl w:val="0"/>
                <w:numId w:val="19"/>
              </w:numPr>
              <w:spacing w:before="120" w:after="120"/>
              <w:ind w:left="0" w:hanging="18"/>
              <w:rPr>
                <w:sz w:val="26"/>
                <w:szCs w:val="26"/>
              </w:rPr>
            </w:pPr>
            <w:r w:rsidRPr="00410FBA">
              <w:rPr>
                <w:b/>
                <w:sz w:val="26"/>
                <w:szCs w:val="26"/>
              </w:rPr>
              <w:lastRenderedPageBreak/>
              <w:t xml:space="preserve">Phát biểu yêu cầu: </w:t>
            </w:r>
          </w:p>
          <w:p w14:paraId="0D1DA99A" w14:textId="7D41C5B3" w:rsidR="00076431" w:rsidRPr="00410FBA" w:rsidRDefault="00076431" w:rsidP="00076431">
            <w:pPr>
              <w:pStyle w:val="ListParagraph"/>
              <w:spacing w:before="120" w:after="120"/>
              <w:ind w:left="0"/>
              <w:rPr>
                <w:sz w:val="26"/>
                <w:szCs w:val="26"/>
                <w:lang w:val="vi-VN"/>
              </w:rPr>
            </w:pPr>
            <w:r w:rsidRPr="00410FBA">
              <w:rPr>
                <w:sz w:val="26"/>
                <w:szCs w:val="26"/>
              </w:rPr>
              <w:t xml:space="preserve">Cho phép </w:t>
            </w:r>
            <w:r w:rsidR="00584821" w:rsidRPr="00410FBA">
              <w:rPr>
                <w:sz w:val="26"/>
                <w:szCs w:val="26"/>
              </w:rPr>
              <w:t>hệ thống</w:t>
            </w:r>
            <w:r w:rsidRPr="00410FBA">
              <w:rPr>
                <w:sz w:val="26"/>
                <w:szCs w:val="26"/>
              </w:rPr>
              <w:t xml:space="preserve"> đồng bộ </w:t>
            </w:r>
            <w:r w:rsidR="00584821" w:rsidRPr="00410FBA">
              <w:rPr>
                <w:sz w:val="26"/>
                <w:szCs w:val="26"/>
              </w:rPr>
              <w:t xml:space="preserve">1 chiều </w:t>
            </w:r>
            <w:r w:rsidRPr="00410FBA">
              <w:rPr>
                <w:sz w:val="26"/>
                <w:szCs w:val="26"/>
              </w:rPr>
              <w:t>người dùng –</w:t>
            </w:r>
            <w:r w:rsidR="00584821" w:rsidRPr="00410FBA">
              <w:rPr>
                <w:sz w:val="26"/>
                <w:szCs w:val="26"/>
              </w:rPr>
              <w:t xml:space="preserve"> đơn vị từ </w:t>
            </w:r>
            <w:r w:rsidR="00584821" w:rsidRPr="00410FBA">
              <w:rPr>
                <w:sz w:val="26"/>
                <w:szCs w:val="26"/>
              </w:rPr>
              <w:lastRenderedPageBreak/>
              <w:t>site workplace về</w:t>
            </w:r>
            <w:r w:rsidRPr="00410FBA">
              <w:rPr>
                <w:sz w:val="26"/>
                <w:szCs w:val="26"/>
              </w:rPr>
              <w:t xml:space="preserve"> hệ thống HDDT của Hệ sinh thái</w:t>
            </w:r>
            <w:r w:rsidR="00584821" w:rsidRPr="00410FBA">
              <w:rPr>
                <w:sz w:val="26"/>
                <w:szCs w:val="26"/>
              </w:rPr>
              <w:t xml:space="preserve"> </w:t>
            </w:r>
          </w:p>
          <w:p w14:paraId="46002A2C" w14:textId="77777777" w:rsidR="00076431" w:rsidRPr="00410FBA" w:rsidRDefault="00076431" w:rsidP="00076431">
            <w:pPr>
              <w:pStyle w:val="ListParagraph"/>
              <w:numPr>
                <w:ilvl w:val="0"/>
                <w:numId w:val="18"/>
              </w:numPr>
              <w:spacing w:before="120" w:after="120"/>
              <w:rPr>
                <w:b/>
                <w:sz w:val="26"/>
                <w:szCs w:val="26"/>
              </w:rPr>
            </w:pPr>
            <w:r w:rsidRPr="00410FBA">
              <w:rPr>
                <w:b/>
                <w:sz w:val="26"/>
                <w:szCs w:val="26"/>
              </w:rPr>
              <w:t xml:space="preserve">Thông tin đầu vào: </w:t>
            </w:r>
          </w:p>
          <w:p w14:paraId="74FEC9CC" w14:textId="31E806B6" w:rsidR="00076431" w:rsidRPr="00410FBA" w:rsidRDefault="00584821" w:rsidP="00584821">
            <w:pPr>
              <w:spacing w:before="120" w:after="120"/>
              <w:rPr>
                <w:sz w:val="26"/>
                <w:szCs w:val="26"/>
              </w:rPr>
            </w:pPr>
            <w:r w:rsidRPr="00410FBA">
              <w:rPr>
                <w:sz w:val="26"/>
                <w:szCs w:val="26"/>
              </w:rPr>
              <w:t xml:space="preserve">Khách hàng thêm mới người dùng trên site workplace </w:t>
            </w:r>
            <w:r w:rsidRPr="00410FBA">
              <w:rPr>
                <w:i/>
                <w:sz w:val="26"/>
                <w:szCs w:val="26"/>
              </w:rPr>
              <w:t>(</w:t>
            </w:r>
            <w:r w:rsidRPr="00410FBA">
              <w:rPr>
                <w:i/>
                <w:sz w:val="26"/>
                <w:szCs w:val="26"/>
                <w:rPrChange w:id="617" w:author="Dang Oanh" w:date="2024-05-31T15:47:00Z" w16du:dateUtc="2024-05-31T08:47:00Z">
                  <w:rPr>
                    <w:i/>
                    <w:color w:val="000000"/>
                    <w:sz w:val="26"/>
                    <w:szCs w:val="26"/>
                  </w:rPr>
                </w:rPrChange>
              </w:rPr>
              <w:t>Khách hàng là chủ doanh nghiệp, đã đăng nhập site workplace và đã mua gói cước HDDT SME của Hệ sinh thái)</w:t>
            </w:r>
          </w:p>
          <w:p w14:paraId="6D908DCB" w14:textId="77777777" w:rsidR="00076431" w:rsidRPr="00410FBA" w:rsidRDefault="00076431" w:rsidP="00076431">
            <w:pPr>
              <w:pStyle w:val="ListParagraph"/>
              <w:numPr>
                <w:ilvl w:val="0"/>
                <w:numId w:val="18"/>
              </w:numPr>
              <w:spacing w:before="120" w:after="120"/>
              <w:rPr>
                <w:b/>
                <w:sz w:val="26"/>
                <w:szCs w:val="26"/>
              </w:rPr>
            </w:pPr>
            <w:r w:rsidRPr="00410FBA">
              <w:rPr>
                <w:b/>
                <w:sz w:val="26"/>
                <w:szCs w:val="26"/>
              </w:rPr>
              <w:t xml:space="preserve">Thông tin đầu ra: </w:t>
            </w:r>
          </w:p>
          <w:p w14:paraId="5D9C9A28" w14:textId="67842B70" w:rsidR="00076431" w:rsidRPr="00410FBA" w:rsidRDefault="00584821" w:rsidP="00076431">
            <w:r w:rsidRPr="00410FBA">
              <w:rPr>
                <w:sz w:val="26"/>
                <w:szCs w:val="26"/>
                <w:shd w:val="clear" w:color="auto" w:fill="FFFFFF"/>
                <w:rPrChange w:id="618" w:author="Dang Oanh" w:date="2024-05-31T15:47:00Z" w16du:dateUtc="2024-05-31T08:47:00Z">
                  <w:rPr>
                    <w:color w:val="000000"/>
                    <w:sz w:val="26"/>
                    <w:szCs w:val="26"/>
                    <w:shd w:val="clear" w:color="auto" w:fill="FFFFFF"/>
                  </w:rPr>
                </w:rPrChange>
              </w:rPr>
              <w:t>Người dùng và đơn vị được đồng bộ từ site workplace về hệ thống HDDT SME của Hệ sinh thái</w:t>
            </w:r>
          </w:p>
          <w:p w14:paraId="5BD2E2A5" w14:textId="77777777" w:rsidR="00076431" w:rsidRPr="00410FBA" w:rsidRDefault="00076431" w:rsidP="00076431">
            <w:pPr>
              <w:pStyle w:val="ListParagraph"/>
              <w:numPr>
                <w:ilvl w:val="0"/>
                <w:numId w:val="18"/>
              </w:numPr>
              <w:spacing w:before="120" w:after="120"/>
              <w:rPr>
                <w:b/>
                <w:sz w:val="26"/>
                <w:szCs w:val="26"/>
              </w:rPr>
            </w:pPr>
            <w:r w:rsidRPr="00410FBA">
              <w:rPr>
                <w:b/>
                <w:sz w:val="26"/>
                <w:szCs w:val="26"/>
              </w:rPr>
              <w:t>Chức năng xử lý:</w:t>
            </w:r>
          </w:p>
          <w:p w14:paraId="00A540B8" w14:textId="66352180" w:rsidR="00584821" w:rsidRPr="00410FBA" w:rsidRDefault="00584821" w:rsidP="00584821">
            <w:pPr>
              <w:pStyle w:val="NormalWeb"/>
              <w:spacing w:before="0" w:beforeAutospacing="0" w:after="200" w:afterAutospacing="0"/>
              <w:rPr>
                <w:sz w:val="26"/>
                <w:szCs w:val="26"/>
                <w:shd w:val="clear" w:color="auto" w:fill="FFFFFF"/>
                <w:rPrChange w:id="619" w:author="Dang Oanh" w:date="2024-05-31T15:47:00Z" w16du:dateUtc="2024-05-31T08:47:00Z">
                  <w:rPr>
                    <w:color w:val="000000"/>
                    <w:sz w:val="26"/>
                    <w:szCs w:val="26"/>
                    <w:shd w:val="clear" w:color="auto" w:fill="FFFFFF"/>
                  </w:rPr>
                </w:rPrChange>
              </w:rPr>
            </w:pPr>
            <w:r w:rsidRPr="00410FBA">
              <w:rPr>
                <w:sz w:val="26"/>
                <w:szCs w:val="26"/>
                <w:shd w:val="clear" w:color="auto" w:fill="FFFFFF"/>
                <w:rPrChange w:id="620" w:author="Dang Oanh" w:date="2024-05-31T15:47:00Z" w16du:dateUtc="2024-05-31T08:47:00Z">
                  <w:rPr>
                    <w:color w:val="000000"/>
                    <w:sz w:val="26"/>
                    <w:szCs w:val="26"/>
                    <w:shd w:val="clear" w:color="auto" w:fill="FFFFFF"/>
                  </w:rPr>
                </w:rPrChange>
              </w:rPr>
              <w:t>+ Khi khách hàng đăng ký sử dụng HDDT trên site workplace, workplace sẽ gửi bản tin đăng ký có mã “CREATE_SUBSCRIPTION”  với thông tin của doanh nghiệp và danh sách người dùng trong doanh nghiệp sang cho hệ thống HDDT</w:t>
            </w:r>
          </w:p>
          <w:p w14:paraId="5EB072B0" w14:textId="60F706E3" w:rsidR="00584821" w:rsidRPr="00410FBA" w:rsidRDefault="00584821" w:rsidP="00584821">
            <w:pPr>
              <w:pStyle w:val="NormalWeb"/>
              <w:spacing w:before="0" w:beforeAutospacing="0" w:after="200" w:afterAutospacing="0"/>
              <w:rPr>
                <w:sz w:val="26"/>
                <w:szCs w:val="26"/>
                <w:shd w:val="clear" w:color="auto" w:fill="FFFFFF"/>
                <w:rPrChange w:id="621" w:author="Dang Oanh" w:date="2024-05-31T15:47:00Z" w16du:dateUtc="2024-05-31T08:47:00Z">
                  <w:rPr>
                    <w:color w:val="000000"/>
                    <w:sz w:val="26"/>
                    <w:szCs w:val="26"/>
                    <w:shd w:val="clear" w:color="auto" w:fill="FFFFFF"/>
                  </w:rPr>
                </w:rPrChange>
              </w:rPr>
            </w:pPr>
            <w:r w:rsidRPr="00410FBA">
              <w:rPr>
                <w:sz w:val="26"/>
                <w:szCs w:val="26"/>
                <w:shd w:val="clear" w:color="auto" w:fill="FFFFFF"/>
                <w:rPrChange w:id="622" w:author="Dang Oanh" w:date="2024-05-31T15:47:00Z" w16du:dateUtc="2024-05-31T08:47:00Z">
                  <w:rPr>
                    <w:color w:val="000000"/>
                    <w:sz w:val="26"/>
                    <w:szCs w:val="26"/>
                    <w:shd w:val="clear" w:color="auto" w:fill="FFFFFF"/>
                  </w:rPr>
                </w:rPrChange>
              </w:rPr>
              <w:t>+ Hệ thống HDDT thực hiện xử lý bản tin -&gt; Tạo doanh nghiệp, tạo dữ liệu mặc định cho doanh nghiệp -&gt; Tạo người dùng theo danh sách người dùng có quyền sử dụng HDDT nhận được -&gt; Gán người dùng với doanh nghiệp vừa tạo</w:t>
            </w:r>
          </w:p>
          <w:p w14:paraId="322CAB59" w14:textId="6AB5A9F4" w:rsidR="00584821" w:rsidRPr="00410FBA" w:rsidRDefault="00584821" w:rsidP="00584821">
            <w:pPr>
              <w:pStyle w:val="NormalWeb"/>
              <w:spacing w:before="0" w:beforeAutospacing="0" w:after="200" w:afterAutospacing="0"/>
              <w:rPr>
                <w:sz w:val="26"/>
                <w:szCs w:val="26"/>
                <w:shd w:val="clear" w:color="auto" w:fill="FFFFFF"/>
                <w:rPrChange w:id="623" w:author="Dang Oanh" w:date="2024-05-31T15:47:00Z" w16du:dateUtc="2024-05-31T08:47:00Z">
                  <w:rPr>
                    <w:color w:val="000000"/>
                    <w:sz w:val="26"/>
                    <w:szCs w:val="26"/>
                    <w:shd w:val="clear" w:color="auto" w:fill="FFFFFF"/>
                  </w:rPr>
                </w:rPrChange>
              </w:rPr>
            </w:pPr>
            <w:r w:rsidRPr="00410FBA">
              <w:rPr>
                <w:sz w:val="26"/>
                <w:szCs w:val="26"/>
                <w:shd w:val="clear" w:color="auto" w:fill="FFFFFF"/>
                <w:rPrChange w:id="624" w:author="Dang Oanh" w:date="2024-05-31T15:47:00Z" w16du:dateUtc="2024-05-31T08:47:00Z">
                  <w:rPr>
                    <w:color w:val="000000"/>
                    <w:sz w:val="26"/>
                    <w:szCs w:val="26"/>
                    <w:shd w:val="clear" w:color="auto" w:fill="FFFFFF"/>
                  </w:rPr>
                </w:rPrChange>
              </w:rPr>
              <w:t xml:space="preserve">+ Khi người dùng có cập nhật thông tin doanh nghiệp trên </w:t>
            </w:r>
            <w:r w:rsidRPr="00410FBA">
              <w:rPr>
                <w:sz w:val="26"/>
                <w:szCs w:val="26"/>
                <w:shd w:val="clear" w:color="auto" w:fill="FFFFFF"/>
                <w:rPrChange w:id="625" w:author="Dang Oanh" w:date="2024-05-31T15:47:00Z" w16du:dateUtc="2024-05-31T08:47:00Z">
                  <w:rPr>
                    <w:color w:val="000000"/>
                    <w:sz w:val="26"/>
                    <w:szCs w:val="26"/>
                    <w:shd w:val="clear" w:color="auto" w:fill="FFFFFF"/>
                  </w:rPr>
                </w:rPrChange>
              </w:rPr>
              <w:lastRenderedPageBreak/>
              <w:t>workplace, workplace sẽ gửi bản tin với mã “UPDATE_SME” xuống hệ thống HDDT. Hệ thống thực hiện xử lý bản tin và update thông tin doanh nghiệp theo bản tin mới được gửi</w:t>
            </w:r>
          </w:p>
          <w:p w14:paraId="76B6395D" w14:textId="2DBBDDED" w:rsidR="00584821" w:rsidRPr="00410FBA" w:rsidRDefault="00584821" w:rsidP="00584821">
            <w:pPr>
              <w:pStyle w:val="NormalWeb"/>
              <w:spacing w:before="0" w:beforeAutospacing="0" w:after="200" w:afterAutospacing="0"/>
              <w:rPr>
                <w:sz w:val="26"/>
                <w:szCs w:val="26"/>
                <w:shd w:val="clear" w:color="auto" w:fill="FFFFFF"/>
                <w:rPrChange w:id="626" w:author="Dang Oanh" w:date="2024-05-31T15:47:00Z" w16du:dateUtc="2024-05-31T08:47:00Z">
                  <w:rPr>
                    <w:color w:val="000000"/>
                    <w:sz w:val="26"/>
                    <w:szCs w:val="26"/>
                    <w:shd w:val="clear" w:color="auto" w:fill="FFFFFF"/>
                  </w:rPr>
                </w:rPrChange>
              </w:rPr>
            </w:pPr>
            <w:r w:rsidRPr="00410FBA">
              <w:rPr>
                <w:sz w:val="26"/>
                <w:szCs w:val="26"/>
                <w:shd w:val="clear" w:color="auto" w:fill="FFFFFF"/>
                <w:rPrChange w:id="627" w:author="Dang Oanh" w:date="2024-05-31T15:47:00Z" w16du:dateUtc="2024-05-31T08:47:00Z">
                  <w:rPr>
                    <w:color w:val="000000"/>
                    <w:sz w:val="26"/>
                    <w:szCs w:val="26"/>
                    <w:shd w:val="clear" w:color="auto" w:fill="FFFFFF"/>
                  </w:rPr>
                </w:rPrChange>
              </w:rPr>
              <w:t>+ Khi có sự thay đổi người dùng sử dụng hệ thống HDDT (thêm mới hoặc xóa đi), workplace thực hiện gửi bản tin “CHECK_EMPLOYEES” xuống HDDT. Hệ thống thực hiện thêm mới người dùng hoặc xóa người dùng khỏi doanh nghiệp</w:t>
            </w:r>
          </w:p>
          <w:p w14:paraId="3C47E927" w14:textId="77777777" w:rsidR="00076431" w:rsidRPr="00410FBA" w:rsidRDefault="00076431" w:rsidP="00076431">
            <w:pPr>
              <w:pStyle w:val="ListParagraph"/>
              <w:numPr>
                <w:ilvl w:val="0"/>
                <w:numId w:val="18"/>
              </w:numPr>
              <w:spacing w:before="120" w:after="120"/>
              <w:rPr>
                <w:b/>
                <w:sz w:val="26"/>
                <w:szCs w:val="26"/>
              </w:rPr>
            </w:pPr>
            <w:r w:rsidRPr="00410FBA">
              <w:rPr>
                <w:b/>
                <w:sz w:val="26"/>
                <w:szCs w:val="26"/>
              </w:rPr>
              <w:t xml:space="preserve">Các ngoại lệ: </w:t>
            </w:r>
          </w:p>
          <w:p w14:paraId="2DC852D0" w14:textId="256650C1" w:rsidR="00076431" w:rsidRPr="00410FBA" w:rsidRDefault="00584821" w:rsidP="00076431">
            <w:pPr>
              <w:spacing w:before="120" w:after="120"/>
              <w:rPr>
                <w:b/>
                <w:sz w:val="26"/>
                <w:szCs w:val="26"/>
              </w:rPr>
            </w:pPr>
            <w:r w:rsidRPr="00410FBA">
              <w:rPr>
                <w:sz w:val="26"/>
                <w:szCs w:val="26"/>
              </w:rPr>
              <w:t>Không có</w:t>
            </w:r>
          </w:p>
        </w:tc>
        <w:tc>
          <w:tcPr>
            <w:tcW w:w="405" w:type="pct"/>
          </w:tcPr>
          <w:p w14:paraId="791DC0A3" w14:textId="77777777" w:rsidR="00076431" w:rsidRPr="00410FBA" w:rsidRDefault="00076431" w:rsidP="00076431">
            <w:pPr>
              <w:spacing w:before="120" w:after="120"/>
              <w:rPr>
                <w:sz w:val="26"/>
                <w:szCs w:val="26"/>
              </w:rPr>
            </w:pPr>
            <w:r w:rsidRPr="00410FBA">
              <w:rPr>
                <w:sz w:val="26"/>
                <w:szCs w:val="26"/>
              </w:rPr>
              <w:lastRenderedPageBreak/>
              <w:t>Cao</w:t>
            </w:r>
          </w:p>
        </w:tc>
        <w:tc>
          <w:tcPr>
            <w:tcW w:w="454" w:type="pct"/>
          </w:tcPr>
          <w:p w14:paraId="05742D92" w14:textId="77777777" w:rsidR="00076431" w:rsidRPr="00410FBA" w:rsidRDefault="00076431" w:rsidP="00076431">
            <w:pPr>
              <w:spacing w:before="120" w:after="120"/>
              <w:rPr>
                <w:sz w:val="26"/>
                <w:szCs w:val="26"/>
              </w:rPr>
            </w:pPr>
            <w:r w:rsidRPr="00410FBA">
              <w:rPr>
                <w:sz w:val="26"/>
                <w:szCs w:val="26"/>
              </w:rPr>
              <w:t>Cao</w:t>
            </w:r>
          </w:p>
        </w:tc>
        <w:tc>
          <w:tcPr>
            <w:tcW w:w="587" w:type="pct"/>
          </w:tcPr>
          <w:p w14:paraId="5504F35C" w14:textId="13898BE6" w:rsidR="00076431" w:rsidRPr="00410FBA" w:rsidRDefault="00584821" w:rsidP="00076431">
            <w:pPr>
              <w:spacing w:before="120" w:after="120"/>
              <w:rPr>
                <w:sz w:val="26"/>
                <w:szCs w:val="26"/>
              </w:rPr>
            </w:pPr>
            <w:r w:rsidRPr="00410FBA">
              <w:rPr>
                <w:sz w:val="26"/>
                <w:szCs w:val="26"/>
              </w:rPr>
              <w:t>Hệ thống</w:t>
            </w:r>
          </w:p>
        </w:tc>
      </w:tr>
    </w:tbl>
    <w:p w14:paraId="0521BDF1" w14:textId="77777777" w:rsidR="00A463D2" w:rsidRPr="00410FBA" w:rsidRDefault="00A463D2" w:rsidP="00A463D2"/>
    <w:p w14:paraId="1F4CC08C" w14:textId="4091B81F" w:rsidR="00974253" w:rsidRPr="00410FBA" w:rsidRDefault="00974253" w:rsidP="00974253">
      <w:pPr>
        <w:pStyle w:val="Heading3"/>
        <w:numPr>
          <w:ilvl w:val="0"/>
          <w:numId w:val="0"/>
        </w:numPr>
      </w:pPr>
      <w:bookmarkStart w:id="628" w:name="_Toc167894529"/>
      <w:r w:rsidRPr="00410FBA">
        <w:t>IV.1.8 Tích hợp đồng bộ người dùng - đơn vị - vai trò</w:t>
      </w:r>
      <w:bookmarkEnd w:id="628"/>
    </w:p>
    <w:tbl>
      <w:tblPr>
        <w:tblStyle w:val="TableGrid"/>
        <w:tblW w:w="5000" w:type="pct"/>
        <w:tblLook w:val="04A0" w:firstRow="1" w:lastRow="0" w:firstColumn="1" w:lastColumn="0" w:noHBand="0" w:noVBand="1"/>
      </w:tblPr>
      <w:tblGrid>
        <w:gridCol w:w="705"/>
        <w:gridCol w:w="2135"/>
        <w:gridCol w:w="824"/>
        <w:gridCol w:w="2975"/>
        <w:gridCol w:w="730"/>
        <w:gridCol w:w="820"/>
        <w:gridCol w:w="875"/>
      </w:tblGrid>
      <w:tr w:rsidR="00410FBA" w:rsidRPr="00410FBA" w14:paraId="488A6C01" w14:textId="77777777" w:rsidTr="003B207A">
        <w:trPr>
          <w:trHeight w:val="1104"/>
          <w:tblHeader/>
        </w:trPr>
        <w:tc>
          <w:tcPr>
            <w:tcW w:w="391" w:type="pct"/>
          </w:tcPr>
          <w:p w14:paraId="48C745EC" w14:textId="77777777" w:rsidR="00584821" w:rsidRPr="00410FBA" w:rsidRDefault="00584821" w:rsidP="003B207A">
            <w:pPr>
              <w:spacing w:before="120" w:after="120"/>
              <w:jc w:val="center"/>
              <w:rPr>
                <w:b/>
                <w:sz w:val="26"/>
                <w:szCs w:val="26"/>
              </w:rPr>
            </w:pPr>
            <w:r w:rsidRPr="00410FBA">
              <w:rPr>
                <w:b/>
                <w:sz w:val="26"/>
                <w:szCs w:val="26"/>
              </w:rPr>
              <w:t>STT</w:t>
            </w:r>
          </w:p>
        </w:tc>
        <w:tc>
          <w:tcPr>
            <w:tcW w:w="821" w:type="pct"/>
          </w:tcPr>
          <w:p w14:paraId="1FD237CB" w14:textId="77777777" w:rsidR="00584821" w:rsidRPr="00410FBA" w:rsidRDefault="00584821" w:rsidP="003B207A">
            <w:pPr>
              <w:spacing w:before="120" w:after="120"/>
              <w:jc w:val="center"/>
              <w:rPr>
                <w:b/>
                <w:sz w:val="26"/>
                <w:szCs w:val="26"/>
              </w:rPr>
            </w:pPr>
            <w:r w:rsidRPr="00410FBA">
              <w:rPr>
                <w:b/>
                <w:sz w:val="26"/>
                <w:szCs w:val="26"/>
              </w:rPr>
              <w:t>Mã yêu cầu</w:t>
            </w:r>
          </w:p>
        </w:tc>
        <w:tc>
          <w:tcPr>
            <w:tcW w:w="581" w:type="pct"/>
          </w:tcPr>
          <w:p w14:paraId="5EB31E0B" w14:textId="77777777" w:rsidR="00584821" w:rsidRPr="00410FBA" w:rsidRDefault="00584821" w:rsidP="003B207A">
            <w:pPr>
              <w:spacing w:before="120" w:after="120"/>
              <w:jc w:val="center"/>
              <w:rPr>
                <w:b/>
                <w:sz w:val="26"/>
                <w:szCs w:val="26"/>
              </w:rPr>
            </w:pPr>
            <w:r w:rsidRPr="00410FBA">
              <w:rPr>
                <w:b/>
                <w:sz w:val="26"/>
                <w:szCs w:val="26"/>
              </w:rPr>
              <w:t>Tên yêu cầu</w:t>
            </w:r>
          </w:p>
        </w:tc>
        <w:tc>
          <w:tcPr>
            <w:tcW w:w="1761" w:type="pct"/>
          </w:tcPr>
          <w:p w14:paraId="189467C9" w14:textId="77777777" w:rsidR="00584821" w:rsidRPr="00410FBA" w:rsidRDefault="00584821" w:rsidP="003B207A">
            <w:pPr>
              <w:spacing w:before="120" w:after="120"/>
              <w:jc w:val="center"/>
              <w:rPr>
                <w:b/>
                <w:sz w:val="26"/>
                <w:szCs w:val="26"/>
              </w:rPr>
            </w:pPr>
            <w:r w:rsidRPr="00410FBA">
              <w:rPr>
                <w:b/>
                <w:sz w:val="26"/>
                <w:szCs w:val="26"/>
              </w:rPr>
              <w:t xml:space="preserve">Mô tả </w:t>
            </w:r>
          </w:p>
        </w:tc>
        <w:tc>
          <w:tcPr>
            <w:tcW w:w="405" w:type="pct"/>
          </w:tcPr>
          <w:p w14:paraId="105E510E" w14:textId="77777777" w:rsidR="00584821" w:rsidRPr="00410FBA" w:rsidRDefault="00584821" w:rsidP="003B207A">
            <w:pPr>
              <w:spacing w:before="120" w:after="120"/>
              <w:jc w:val="center"/>
              <w:rPr>
                <w:b/>
                <w:sz w:val="26"/>
                <w:szCs w:val="26"/>
              </w:rPr>
            </w:pPr>
            <w:r w:rsidRPr="00410FBA">
              <w:rPr>
                <w:b/>
                <w:sz w:val="26"/>
                <w:szCs w:val="26"/>
              </w:rPr>
              <w:t>Mức độ ưu tiên</w:t>
            </w:r>
          </w:p>
        </w:tc>
        <w:tc>
          <w:tcPr>
            <w:tcW w:w="454" w:type="pct"/>
          </w:tcPr>
          <w:p w14:paraId="0D58410F" w14:textId="77777777" w:rsidR="00584821" w:rsidRPr="00410FBA" w:rsidRDefault="00584821" w:rsidP="003B207A">
            <w:pPr>
              <w:spacing w:before="120" w:after="120"/>
              <w:jc w:val="center"/>
              <w:rPr>
                <w:b/>
                <w:sz w:val="26"/>
                <w:szCs w:val="26"/>
              </w:rPr>
            </w:pPr>
            <w:r w:rsidRPr="00410FBA">
              <w:rPr>
                <w:b/>
                <w:sz w:val="26"/>
                <w:szCs w:val="26"/>
              </w:rPr>
              <w:t>Mức độ quan trọng</w:t>
            </w:r>
          </w:p>
        </w:tc>
        <w:tc>
          <w:tcPr>
            <w:tcW w:w="587" w:type="pct"/>
          </w:tcPr>
          <w:p w14:paraId="0DC48E0E" w14:textId="77777777" w:rsidR="00584821" w:rsidRPr="00410FBA" w:rsidRDefault="00584821" w:rsidP="003B207A">
            <w:pPr>
              <w:spacing w:before="120" w:after="120"/>
              <w:jc w:val="center"/>
              <w:rPr>
                <w:b/>
                <w:sz w:val="26"/>
                <w:szCs w:val="26"/>
              </w:rPr>
            </w:pPr>
            <w:r w:rsidRPr="00410FBA">
              <w:rPr>
                <w:b/>
                <w:sz w:val="26"/>
                <w:szCs w:val="26"/>
              </w:rPr>
              <w:t>Đối tượng liên quan</w:t>
            </w:r>
          </w:p>
        </w:tc>
      </w:tr>
      <w:tr w:rsidR="00584821" w:rsidRPr="00410FBA" w14:paraId="2D44BFE4" w14:textId="77777777" w:rsidTr="003B207A">
        <w:tc>
          <w:tcPr>
            <w:tcW w:w="391" w:type="pct"/>
          </w:tcPr>
          <w:p w14:paraId="015E2FB2" w14:textId="77777777" w:rsidR="00584821" w:rsidRPr="00410FBA" w:rsidRDefault="00584821" w:rsidP="003B207A">
            <w:pPr>
              <w:pStyle w:val="ListParagraph"/>
              <w:spacing w:before="120" w:after="120"/>
              <w:ind w:left="0"/>
              <w:rPr>
                <w:sz w:val="26"/>
                <w:szCs w:val="26"/>
              </w:rPr>
            </w:pPr>
            <w:r w:rsidRPr="00410FBA">
              <w:rPr>
                <w:sz w:val="26"/>
                <w:szCs w:val="26"/>
              </w:rPr>
              <w:t>1</w:t>
            </w:r>
          </w:p>
        </w:tc>
        <w:tc>
          <w:tcPr>
            <w:tcW w:w="821" w:type="pct"/>
          </w:tcPr>
          <w:p w14:paraId="15585E2A" w14:textId="6B1BC7D4" w:rsidR="00584821" w:rsidRPr="00410FBA" w:rsidRDefault="0000570E" w:rsidP="003B207A">
            <w:pPr>
              <w:spacing w:before="120" w:after="120"/>
              <w:rPr>
                <w:sz w:val="26"/>
                <w:szCs w:val="26"/>
              </w:rPr>
            </w:pPr>
            <w:r w:rsidRPr="00410FBA">
              <w:rPr>
                <w:sz w:val="26"/>
                <w:szCs w:val="26"/>
              </w:rPr>
              <w:t>UR_HDDT_03.03</w:t>
            </w:r>
          </w:p>
        </w:tc>
        <w:tc>
          <w:tcPr>
            <w:tcW w:w="581" w:type="pct"/>
          </w:tcPr>
          <w:p w14:paraId="7A2121F6" w14:textId="5179F0E9" w:rsidR="00584821" w:rsidRPr="00410FBA" w:rsidRDefault="00584821" w:rsidP="003B207A">
            <w:pPr>
              <w:spacing w:before="120" w:after="120"/>
              <w:rPr>
                <w:sz w:val="26"/>
                <w:szCs w:val="26"/>
              </w:rPr>
            </w:pPr>
            <w:r w:rsidRPr="00410FBA">
              <w:rPr>
                <w:sz w:val="26"/>
                <w:szCs w:val="26"/>
              </w:rPr>
              <w:t>Tích hợp đồng bộ người dùng – đơn vị</w:t>
            </w:r>
            <w:r w:rsidRPr="00410FBA">
              <w:rPr>
                <w:sz w:val="26"/>
                <w:szCs w:val="26"/>
                <w:lang w:val="vi-VN"/>
              </w:rPr>
              <w:t xml:space="preserve"> </w:t>
            </w:r>
            <w:r w:rsidRPr="00410FBA">
              <w:rPr>
                <w:sz w:val="26"/>
                <w:szCs w:val="26"/>
              </w:rPr>
              <w:t xml:space="preserve">- </w:t>
            </w:r>
            <w:r w:rsidRPr="00410FBA">
              <w:rPr>
                <w:sz w:val="26"/>
                <w:szCs w:val="26"/>
              </w:rPr>
              <w:lastRenderedPageBreak/>
              <w:t>vai trò</w:t>
            </w:r>
          </w:p>
        </w:tc>
        <w:tc>
          <w:tcPr>
            <w:tcW w:w="1761" w:type="pct"/>
          </w:tcPr>
          <w:p w14:paraId="6420C241" w14:textId="77777777" w:rsidR="00584821" w:rsidRPr="00410FBA" w:rsidRDefault="00584821" w:rsidP="0000570E">
            <w:pPr>
              <w:pStyle w:val="ListParagraph"/>
              <w:numPr>
                <w:ilvl w:val="0"/>
                <w:numId w:val="18"/>
              </w:numPr>
              <w:spacing w:before="120" w:after="120"/>
              <w:rPr>
                <w:sz w:val="26"/>
                <w:szCs w:val="26"/>
              </w:rPr>
            </w:pPr>
            <w:r w:rsidRPr="00410FBA">
              <w:rPr>
                <w:b/>
                <w:sz w:val="26"/>
                <w:szCs w:val="26"/>
              </w:rPr>
              <w:lastRenderedPageBreak/>
              <w:t xml:space="preserve">Phát biểu yêu cầu: </w:t>
            </w:r>
          </w:p>
          <w:p w14:paraId="57C91ECA" w14:textId="3E470930" w:rsidR="00584821" w:rsidRPr="00410FBA" w:rsidRDefault="00584821" w:rsidP="003B207A">
            <w:pPr>
              <w:pStyle w:val="ListParagraph"/>
              <w:spacing w:before="120" w:after="120"/>
              <w:ind w:left="0"/>
              <w:rPr>
                <w:sz w:val="26"/>
                <w:szCs w:val="26"/>
                <w:lang w:val="vi-VN"/>
              </w:rPr>
            </w:pPr>
            <w:r w:rsidRPr="00410FBA">
              <w:rPr>
                <w:sz w:val="26"/>
                <w:szCs w:val="26"/>
              </w:rPr>
              <w:t xml:space="preserve">Cho phép hệ thống đồng bộ 1 chiều người dùng – đơn vị - vai trò từ site workplace về hệ thống HDDT của Hệ sinh thái </w:t>
            </w:r>
          </w:p>
          <w:p w14:paraId="59AF09CB" w14:textId="77777777" w:rsidR="00584821" w:rsidRPr="00410FBA" w:rsidRDefault="00584821" w:rsidP="0000570E">
            <w:pPr>
              <w:pStyle w:val="ListParagraph"/>
              <w:numPr>
                <w:ilvl w:val="0"/>
                <w:numId w:val="18"/>
              </w:numPr>
              <w:spacing w:before="120" w:after="120"/>
              <w:rPr>
                <w:b/>
                <w:sz w:val="26"/>
                <w:szCs w:val="26"/>
              </w:rPr>
            </w:pPr>
            <w:r w:rsidRPr="00410FBA">
              <w:rPr>
                <w:b/>
                <w:sz w:val="26"/>
                <w:szCs w:val="26"/>
              </w:rPr>
              <w:t xml:space="preserve">Thông tin đầu vào: </w:t>
            </w:r>
          </w:p>
          <w:p w14:paraId="2B17857E" w14:textId="445EFCAB" w:rsidR="00584821" w:rsidRPr="00410FBA" w:rsidRDefault="00584821" w:rsidP="003B207A">
            <w:pPr>
              <w:spacing w:before="120" w:after="120"/>
              <w:rPr>
                <w:sz w:val="26"/>
                <w:szCs w:val="26"/>
              </w:rPr>
            </w:pPr>
            <w:r w:rsidRPr="00410FBA">
              <w:rPr>
                <w:sz w:val="26"/>
                <w:szCs w:val="26"/>
              </w:rPr>
              <w:t xml:space="preserve">Khách hàng phân quyền user/admin dịch vụ cho người dùng </w:t>
            </w:r>
            <w:r w:rsidRPr="00410FBA">
              <w:rPr>
                <w:i/>
                <w:sz w:val="26"/>
                <w:szCs w:val="26"/>
              </w:rPr>
              <w:t>(</w:t>
            </w:r>
            <w:r w:rsidRPr="00410FBA">
              <w:rPr>
                <w:i/>
                <w:sz w:val="26"/>
                <w:szCs w:val="26"/>
                <w:rPrChange w:id="629" w:author="Dang Oanh" w:date="2024-05-31T15:47:00Z" w16du:dateUtc="2024-05-31T08:47:00Z">
                  <w:rPr>
                    <w:i/>
                    <w:color w:val="000000"/>
                    <w:sz w:val="26"/>
                    <w:szCs w:val="26"/>
                  </w:rPr>
                </w:rPrChange>
              </w:rPr>
              <w:t xml:space="preserve">Khách hàng </w:t>
            </w:r>
            <w:r w:rsidRPr="00410FBA">
              <w:rPr>
                <w:i/>
                <w:sz w:val="26"/>
                <w:szCs w:val="26"/>
                <w:rPrChange w:id="630" w:author="Dang Oanh" w:date="2024-05-31T15:47:00Z" w16du:dateUtc="2024-05-31T08:47:00Z">
                  <w:rPr>
                    <w:i/>
                    <w:color w:val="000000"/>
                    <w:sz w:val="26"/>
                    <w:szCs w:val="26"/>
                  </w:rPr>
                </w:rPrChange>
              </w:rPr>
              <w:lastRenderedPageBreak/>
              <w:t>là chủ doanh nghiệp, đã đăng nhập site workplace và đã mua gói cước HDDT SME của Hệ sinh thái)</w:t>
            </w:r>
          </w:p>
          <w:p w14:paraId="4068F6F5" w14:textId="77777777" w:rsidR="00584821" w:rsidRPr="00410FBA" w:rsidRDefault="00584821" w:rsidP="0000570E">
            <w:pPr>
              <w:pStyle w:val="ListParagraph"/>
              <w:numPr>
                <w:ilvl w:val="0"/>
                <w:numId w:val="18"/>
              </w:numPr>
              <w:spacing w:before="120" w:after="120"/>
              <w:rPr>
                <w:b/>
                <w:sz w:val="26"/>
                <w:szCs w:val="26"/>
              </w:rPr>
            </w:pPr>
            <w:r w:rsidRPr="00410FBA">
              <w:rPr>
                <w:b/>
                <w:sz w:val="26"/>
                <w:szCs w:val="26"/>
              </w:rPr>
              <w:t xml:space="preserve">Thông tin đầu ra: </w:t>
            </w:r>
          </w:p>
          <w:p w14:paraId="15D6FA16" w14:textId="09A80763" w:rsidR="00584821" w:rsidRPr="00410FBA" w:rsidRDefault="00584821" w:rsidP="003B207A">
            <w:r w:rsidRPr="00410FBA">
              <w:rPr>
                <w:sz w:val="26"/>
                <w:szCs w:val="26"/>
                <w:shd w:val="clear" w:color="auto" w:fill="FFFFFF"/>
                <w:rPrChange w:id="631" w:author="Dang Oanh" w:date="2024-05-31T15:47:00Z" w16du:dateUtc="2024-05-31T08:47:00Z">
                  <w:rPr>
                    <w:color w:val="000000"/>
                    <w:sz w:val="26"/>
                    <w:szCs w:val="26"/>
                    <w:shd w:val="clear" w:color="auto" w:fill="FFFFFF"/>
                  </w:rPr>
                </w:rPrChange>
              </w:rPr>
              <w:t>Người dùng, đơn vị và vai trò được đồng bộ từ site workplace về hệ thống HDDT SME của Hệ sinh thái</w:t>
            </w:r>
          </w:p>
          <w:p w14:paraId="7344D2BD" w14:textId="51837BD7" w:rsidR="00584821" w:rsidRPr="00410FBA" w:rsidRDefault="00584821" w:rsidP="0000570E">
            <w:pPr>
              <w:pStyle w:val="ListParagraph"/>
              <w:numPr>
                <w:ilvl w:val="0"/>
                <w:numId w:val="18"/>
              </w:numPr>
              <w:spacing w:before="120" w:after="120"/>
              <w:rPr>
                <w:b/>
                <w:sz w:val="26"/>
                <w:szCs w:val="26"/>
              </w:rPr>
            </w:pPr>
            <w:r w:rsidRPr="00410FBA">
              <w:rPr>
                <w:b/>
                <w:sz w:val="26"/>
                <w:szCs w:val="26"/>
              </w:rPr>
              <w:t>Chức năng xử lý:</w:t>
            </w:r>
          </w:p>
          <w:p w14:paraId="5EACF8B0" w14:textId="07208AD3" w:rsidR="0000570E" w:rsidRPr="00410FBA" w:rsidRDefault="0000570E" w:rsidP="0000570E">
            <w:pPr>
              <w:pStyle w:val="NormalWeb"/>
              <w:spacing w:before="0" w:beforeAutospacing="0" w:after="200" w:afterAutospacing="0"/>
              <w:textAlignment w:val="baseline"/>
              <w:rPr>
                <w:sz w:val="26"/>
                <w:szCs w:val="26"/>
                <w:shd w:val="clear" w:color="auto" w:fill="FFFFFF"/>
                <w:rPrChange w:id="632" w:author="Dang Oanh" w:date="2024-05-31T15:47:00Z" w16du:dateUtc="2024-05-31T08:47:00Z">
                  <w:rPr>
                    <w:color w:val="000000"/>
                    <w:sz w:val="26"/>
                    <w:szCs w:val="26"/>
                    <w:shd w:val="clear" w:color="auto" w:fill="FFFFFF"/>
                  </w:rPr>
                </w:rPrChange>
              </w:rPr>
            </w:pPr>
            <w:r w:rsidRPr="00410FBA">
              <w:rPr>
                <w:sz w:val="26"/>
                <w:szCs w:val="26"/>
                <w:shd w:val="clear" w:color="auto" w:fill="FFFFFF"/>
                <w:rPrChange w:id="633" w:author="Dang Oanh" w:date="2024-05-31T15:47:00Z" w16du:dateUtc="2024-05-31T08:47:00Z">
                  <w:rPr>
                    <w:color w:val="000000"/>
                    <w:sz w:val="26"/>
                    <w:szCs w:val="26"/>
                    <w:shd w:val="clear" w:color="auto" w:fill="FFFFFF"/>
                  </w:rPr>
                </w:rPrChange>
              </w:rPr>
              <w:t>+ Hệ thống HDDT mặc định 2 vai trò Admin và User khi 1 doanh nghiệp được tạo</w:t>
            </w:r>
          </w:p>
          <w:p w14:paraId="2CCD669C" w14:textId="53A037DA" w:rsidR="0000570E" w:rsidRPr="00410FBA" w:rsidRDefault="0000570E" w:rsidP="0000570E">
            <w:pPr>
              <w:pStyle w:val="NormalWeb"/>
              <w:spacing w:before="0" w:beforeAutospacing="0" w:after="0" w:afterAutospacing="0"/>
              <w:textAlignment w:val="baseline"/>
              <w:rPr>
                <w:sz w:val="26"/>
                <w:szCs w:val="26"/>
                <w:shd w:val="clear" w:color="auto" w:fill="FFFFFF"/>
                <w:rPrChange w:id="634" w:author="Dang Oanh" w:date="2024-05-31T15:47:00Z" w16du:dateUtc="2024-05-31T08:47:00Z">
                  <w:rPr>
                    <w:color w:val="000000"/>
                    <w:sz w:val="26"/>
                    <w:szCs w:val="26"/>
                    <w:shd w:val="clear" w:color="auto" w:fill="FFFFFF"/>
                  </w:rPr>
                </w:rPrChange>
              </w:rPr>
            </w:pPr>
            <w:r w:rsidRPr="00410FBA">
              <w:rPr>
                <w:sz w:val="26"/>
                <w:szCs w:val="26"/>
                <w:shd w:val="clear" w:color="auto" w:fill="FFFFFF"/>
                <w:rPrChange w:id="635" w:author="Dang Oanh" w:date="2024-05-31T15:47:00Z" w16du:dateUtc="2024-05-31T08:47:00Z">
                  <w:rPr>
                    <w:color w:val="000000"/>
                    <w:sz w:val="26"/>
                    <w:szCs w:val="26"/>
                    <w:shd w:val="clear" w:color="auto" w:fill="FFFFFF"/>
                  </w:rPr>
                </w:rPrChange>
              </w:rPr>
              <w:t>+ Khi có sự thay đổi về thông tin người dùng như gán quyền, bổ sung người dùng vào đơn vị, xóa người dùng khỏi đơn vị, workplace thực hiện gửi bản tin “CHECK_EMPLOYEES” xuống hệ thống HDDT. Dựa trên trường thông tin IsAdmin = True/False trong list nhân viên sẽ gán tương ứng quyền Admin hay User cho người dùng trên hệ thống HDDT</w:t>
            </w:r>
          </w:p>
          <w:p w14:paraId="478CC2B6" w14:textId="77777777" w:rsidR="00584821" w:rsidRPr="00410FBA" w:rsidRDefault="00584821" w:rsidP="0000570E">
            <w:pPr>
              <w:pStyle w:val="ListParagraph"/>
              <w:numPr>
                <w:ilvl w:val="0"/>
                <w:numId w:val="18"/>
              </w:numPr>
              <w:spacing w:before="120" w:after="120"/>
              <w:rPr>
                <w:b/>
                <w:sz w:val="26"/>
                <w:szCs w:val="26"/>
              </w:rPr>
            </w:pPr>
            <w:r w:rsidRPr="00410FBA">
              <w:rPr>
                <w:b/>
                <w:sz w:val="26"/>
                <w:szCs w:val="26"/>
              </w:rPr>
              <w:t xml:space="preserve">Các ngoại lệ: </w:t>
            </w:r>
          </w:p>
          <w:p w14:paraId="7E1696F5" w14:textId="77777777" w:rsidR="00584821" w:rsidRPr="00410FBA" w:rsidRDefault="00584821" w:rsidP="003B207A">
            <w:pPr>
              <w:spacing w:before="120" w:after="120"/>
              <w:rPr>
                <w:b/>
                <w:sz w:val="26"/>
                <w:szCs w:val="26"/>
              </w:rPr>
            </w:pPr>
            <w:r w:rsidRPr="00410FBA">
              <w:rPr>
                <w:sz w:val="26"/>
                <w:szCs w:val="26"/>
              </w:rPr>
              <w:t>Không có</w:t>
            </w:r>
          </w:p>
        </w:tc>
        <w:tc>
          <w:tcPr>
            <w:tcW w:w="405" w:type="pct"/>
          </w:tcPr>
          <w:p w14:paraId="43AA22D9" w14:textId="77777777" w:rsidR="00584821" w:rsidRPr="00410FBA" w:rsidRDefault="00584821" w:rsidP="003B207A">
            <w:pPr>
              <w:spacing w:before="120" w:after="120"/>
              <w:rPr>
                <w:sz w:val="26"/>
                <w:szCs w:val="26"/>
              </w:rPr>
            </w:pPr>
            <w:r w:rsidRPr="00410FBA">
              <w:rPr>
                <w:sz w:val="26"/>
                <w:szCs w:val="26"/>
              </w:rPr>
              <w:lastRenderedPageBreak/>
              <w:t>Cao</w:t>
            </w:r>
          </w:p>
        </w:tc>
        <w:tc>
          <w:tcPr>
            <w:tcW w:w="454" w:type="pct"/>
          </w:tcPr>
          <w:p w14:paraId="7107C3C2" w14:textId="77777777" w:rsidR="00584821" w:rsidRPr="00410FBA" w:rsidRDefault="00584821" w:rsidP="003B207A">
            <w:pPr>
              <w:spacing w:before="120" w:after="120"/>
              <w:rPr>
                <w:sz w:val="26"/>
                <w:szCs w:val="26"/>
              </w:rPr>
            </w:pPr>
            <w:r w:rsidRPr="00410FBA">
              <w:rPr>
                <w:sz w:val="26"/>
                <w:szCs w:val="26"/>
              </w:rPr>
              <w:t>Cao</w:t>
            </w:r>
          </w:p>
        </w:tc>
        <w:tc>
          <w:tcPr>
            <w:tcW w:w="587" w:type="pct"/>
          </w:tcPr>
          <w:p w14:paraId="51EDDD04" w14:textId="77777777" w:rsidR="00584821" w:rsidRPr="00410FBA" w:rsidRDefault="00584821" w:rsidP="003B207A">
            <w:pPr>
              <w:spacing w:before="120" w:after="120"/>
              <w:rPr>
                <w:sz w:val="26"/>
                <w:szCs w:val="26"/>
              </w:rPr>
            </w:pPr>
            <w:r w:rsidRPr="00410FBA">
              <w:rPr>
                <w:sz w:val="26"/>
                <w:szCs w:val="26"/>
              </w:rPr>
              <w:t>Hệ thống</w:t>
            </w:r>
          </w:p>
        </w:tc>
      </w:tr>
    </w:tbl>
    <w:p w14:paraId="3151633E" w14:textId="77777777" w:rsidR="00076431" w:rsidRPr="00410FBA" w:rsidRDefault="00076431" w:rsidP="00076431"/>
    <w:p w14:paraId="01C3BFAB" w14:textId="77777777" w:rsidR="00D058C5" w:rsidRPr="00410FBA" w:rsidRDefault="00D058C5" w:rsidP="00D058C5"/>
    <w:p w14:paraId="5E836BA3" w14:textId="6F981C7B" w:rsidR="00974253" w:rsidRPr="00410FBA" w:rsidRDefault="00974253" w:rsidP="00974253">
      <w:pPr>
        <w:pStyle w:val="Heading3"/>
        <w:numPr>
          <w:ilvl w:val="0"/>
          <w:numId w:val="0"/>
        </w:numPr>
      </w:pPr>
      <w:bookmarkStart w:id="636" w:name="_Toc167894530"/>
      <w:r w:rsidRPr="00410FBA">
        <w:lastRenderedPageBreak/>
        <w:t>IV.1.9 Điều hướng sản phẩm dịch vụ</w:t>
      </w:r>
      <w:bookmarkEnd w:id="636"/>
    </w:p>
    <w:tbl>
      <w:tblPr>
        <w:tblStyle w:val="TableGrid"/>
        <w:tblW w:w="5000" w:type="pct"/>
        <w:tblLook w:val="04A0" w:firstRow="1" w:lastRow="0" w:firstColumn="1" w:lastColumn="0" w:noHBand="0" w:noVBand="1"/>
      </w:tblPr>
      <w:tblGrid>
        <w:gridCol w:w="708"/>
        <w:gridCol w:w="2145"/>
        <w:gridCol w:w="885"/>
        <w:gridCol w:w="2846"/>
        <w:gridCol w:w="733"/>
        <w:gridCol w:w="823"/>
        <w:gridCol w:w="924"/>
      </w:tblGrid>
      <w:tr w:rsidR="00410FBA" w:rsidRPr="00410FBA" w14:paraId="77F44A4F" w14:textId="77777777" w:rsidTr="002E2C04">
        <w:trPr>
          <w:trHeight w:val="1104"/>
          <w:tblHeader/>
        </w:trPr>
        <w:tc>
          <w:tcPr>
            <w:tcW w:w="391" w:type="pct"/>
          </w:tcPr>
          <w:p w14:paraId="790FDB63" w14:textId="77777777" w:rsidR="002A5217" w:rsidRPr="00410FBA" w:rsidRDefault="002A5217" w:rsidP="002E2C04">
            <w:pPr>
              <w:spacing w:before="120" w:after="120"/>
              <w:jc w:val="center"/>
              <w:rPr>
                <w:b/>
                <w:sz w:val="26"/>
                <w:szCs w:val="26"/>
              </w:rPr>
            </w:pPr>
            <w:r w:rsidRPr="00410FBA">
              <w:rPr>
                <w:b/>
                <w:sz w:val="26"/>
                <w:szCs w:val="26"/>
              </w:rPr>
              <w:t>STT</w:t>
            </w:r>
          </w:p>
        </w:tc>
        <w:tc>
          <w:tcPr>
            <w:tcW w:w="821" w:type="pct"/>
          </w:tcPr>
          <w:p w14:paraId="706067F0" w14:textId="77777777" w:rsidR="002A5217" w:rsidRPr="00410FBA" w:rsidRDefault="002A5217" w:rsidP="002E2C04">
            <w:pPr>
              <w:spacing w:before="120" w:after="120"/>
              <w:jc w:val="center"/>
              <w:rPr>
                <w:b/>
                <w:sz w:val="26"/>
                <w:szCs w:val="26"/>
              </w:rPr>
            </w:pPr>
            <w:r w:rsidRPr="00410FBA">
              <w:rPr>
                <w:b/>
                <w:sz w:val="26"/>
                <w:szCs w:val="26"/>
              </w:rPr>
              <w:t>Mã yêu cầu</w:t>
            </w:r>
          </w:p>
        </w:tc>
        <w:tc>
          <w:tcPr>
            <w:tcW w:w="581" w:type="pct"/>
          </w:tcPr>
          <w:p w14:paraId="3D804F82" w14:textId="77777777" w:rsidR="002A5217" w:rsidRPr="00410FBA" w:rsidRDefault="002A5217" w:rsidP="002E2C04">
            <w:pPr>
              <w:spacing w:before="120" w:after="120"/>
              <w:jc w:val="center"/>
              <w:rPr>
                <w:b/>
                <w:sz w:val="26"/>
                <w:szCs w:val="26"/>
              </w:rPr>
            </w:pPr>
            <w:r w:rsidRPr="00410FBA">
              <w:rPr>
                <w:b/>
                <w:sz w:val="26"/>
                <w:szCs w:val="26"/>
              </w:rPr>
              <w:t>Tên yêu cầu</w:t>
            </w:r>
          </w:p>
        </w:tc>
        <w:tc>
          <w:tcPr>
            <w:tcW w:w="1761" w:type="pct"/>
          </w:tcPr>
          <w:p w14:paraId="7E7708A9" w14:textId="77777777" w:rsidR="002A5217" w:rsidRPr="00410FBA" w:rsidRDefault="002A5217" w:rsidP="002E2C04">
            <w:pPr>
              <w:spacing w:before="120" w:after="120"/>
              <w:jc w:val="center"/>
              <w:rPr>
                <w:b/>
                <w:sz w:val="26"/>
                <w:szCs w:val="26"/>
              </w:rPr>
            </w:pPr>
            <w:r w:rsidRPr="00410FBA">
              <w:rPr>
                <w:b/>
                <w:sz w:val="26"/>
                <w:szCs w:val="26"/>
              </w:rPr>
              <w:t xml:space="preserve">Mô tả </w:t>
            </w:r>
          </w:p>
        </w:tc>
        <w:tc>
          <w:tcPr>
            <w:tcW w:w="405" w:type="pct"/>
          </w:tcPr>
          <w:p w14:paraId="379444D0" w14:textId="77777777" w:rsidR="002A5217" w:rsidRPr="00410FBA" w:rsidRDefault="002A5217" w:rsidP="002E2C04">
            <w:pPr>
              <w:spacing w:before="120" w:after="120"/>
              <w:jc w:val="center"/>
              <w:rPr>
                <w:b/>
                <w:sz w:val="26"/>
                <w:szCs w:val="26"/>
              </w:rPr>
            </w:pPr>
            <w:r w:rsidRPr="00410FBA">
              <w:rPr>
                <w:b/>
                <w:sz w:val="26"/>
                <w:szCs w:val="26"/>
              </w:rPr>
              <w:t>Mức độ ưu tiên</w:t>
            </w:r>
          </w:p>
        </w:tc>
        <w:tc>
          <w:tcPr>
            <w:tcW w:w="454" w:type="pct"/>
          </w:tcPr>
          <w:p w14:paraId="4E20BE7F" w14:textId="77777777" w:rsidR="002A5217" w:rsidRPr="00410FBA" w:rsidRDefault="002A5217" w:rsidP="002E2C04">
            <w:pPr>
              <w:spacing w:before="120" w:after="120"/>
              <w:jc w:val="center"/>
              <w:rPr>
                <w:b/>
                <w:sz w:val="26"/>
                <w:szCs w:val="26"/>
              </w:rPr>
            </w:pPr>
            <w:r w:rsidRPr="00410FBA">
              <w:rPr>
                <w:b/>
                <w:sz w:val="26"/>
                <w:szCs w:val="26"/>
              </w:rPr>
              <w:t>Mức độ quan trọng</w:t>
            </w:r>
          </w:p>
        </w:tc>
        <w:tc>
          <w:tcPr>
            <w:tcW w:w="587" w:type="pct"/>
          </w:tcPr>
          <w:p w14:paraId="5938ED4B" w14:textId="77777777" w:rsidR="002A5217" w:rsidRPr="00410FBA" w:rsidRDefault="002A5217" w:rsidP="002E2C04">
            <w:pPr>
              <w:spacing w:before="120" w:after="120"/>
              <w:jc w:val="center"/>
              <w:rPr>
                <w:b/>
                <w:sz w:val="26"/>
                <w:szCs w:val="26"/>
              </w:rPr>
            </w:pPr>
            <w:r w:rsidRPr="00410FBA">
              <w:rPr>
                <w:b/>
                <w:sz w:val="26"/>
                <w:szCs w:val="26"/>
              </w:rPr>
              <w:t>Đối tượng liên quan</w:t>
            </w:r>
          </w:p>
        </w:tc>
      </w:tr>
      <w:tr w:rsidR="002A5217" w:rsidRPr="00410FBA" w14:paraId="3C984D50" w14:textId="77777777" w:rsidTr="002E2C04">
        <w:tc>
          <w:tcPr>
            <w:tcW w:w="391" w:type="pct"/>
          </w:tcPr>
          <w:p w14:paraId="71D3A066" w14:textId="77777777" w:rsidR="002A5217" w:rsidRPr="00410FBA" w:rsidRDefault="002A5217" w:rsidP="002E2C04">
            <w:pPr>
              <w:pStyle w:val="ListParagraph"/>
              <w:spacing w:before="120" w:after="120"/>
              <w:ind w:left="0"/>
              <w:rPr>
                <w:sz w:val="26"/>
                <w:szCs w:val="26"/>
              </w:rPr>
            </w:pPr>
            <w:r w:rsidRPr="00410FBA">
              <w:rPr>
                <w:sz w:val="26"/>
                <w:szCs w:val="26"/>
              </w:rPr>
              <w:t>1</w:t>
            </w:r>
          </w:p>
        </w:tc>
        <w:tc>
          <w:tcPr>
            <w:tcW w:w="821" w:type="pct"/>
          </w:tcPr>
          <w:p w14:paraId="5EBD51E1" w14:textId="1BA473C6" w:rsidR="002A5217" w:rsidRPr="00410FBA" w:rsidRDefault="0000570E" w:rsidP="002E2C04">
            <w:pPr>
              <w:spacing w:before="120" w:after="120"/>
              <w:jc w:val="center"/>
              <w:rPr>
                <w:sz w:val="26"/>
                <w:szCs w:val="26"/>
              </w:rPr>
            </w:pPr>
            <w:r w:rsidRPr="00410FBA">
              <w:rPr>
                <w:sz w:val="26"/>
                <w:szCs w:val="26"/>
              </w:rPr>
              <w:t>UR_HDDT_03.10</w:t>
            </w:r>
          </w:p>
        </w:tc>
        <w:tc>
          <w:tcPr>
            <w:tcW w:w="581" w:type="pct"/>
          </w:tcPr>
          <w:p w14:paraId="1FFB0313" w14:textId="35806D46" w:rsidR="002A5217" w:rsidRPr="00410FBA" w:rsidRDefault="002A5217" w:rsidP="002E2C04">
            <w:pPr>
              <w:spacing w:before="120" w:after="120"/>
              <w:rPr>
                <w:sz w:val="26"/>
                <w:szCs w:val="26"/>
                <w:lang w:val="vi-VN"/>
              </w:rPr>
            </w:pPr>
            <w:r w:rsidRPr="00410FBA">
              <w:rPr>
                <w:sz w:val="26"/>
                <w:szCs w:val="26"/>
                <w:lang w:val="vi-VN"/>
              </w:rPr>
              <w:t>Điều hướng sản phẩm dịch vụ</w:t>
            </w:r>
          </w:p>
        </w:tc>
        <w:tc>
          <w:tcPr>
            <w:tcW w:w="1761" w:type="pct"/>
          </w:tcPr>
          <w:p w14:paraId="7BB1BDAD" w14:textId="77777777" w:rsidR="002A5217" w:rsidRPr="00410FBA" w:rsidRDefault="002A5217" w:rsidP="002E2C04">
            <w:pPr>
              <w:pStyle w:val="ListParagraph"/>
              <w:numPr>
                <w:ilvl w:val="0"/>
                <w:numId w:val="19"/>
              </w:numPr>
              <w:spacing w:before="120" w:after="120"/>
              <w:ind w:left="0" w:hanging="18"/>
              <w:rPr>
                <w:sz w:val="26"/>
                <w:szCs w:val="26"/>
              </w:rPr>
            </w:pPr>
            <w:r w:rsidRPr="00410FBA">
              <w:rPr>
                <w:b/>
                <w:sz w:val="26"/>
                <w:szCs w:val="26"/>
              </w:rPr>
              <w:t xml:space="preserve">Phát biểu yêu cầu: </w:t>
            </w:r>
          </w:p>
          <w:p w14:paraId="6CC68484" w14:textId="58FB50A0" w:rsidR="002A5217" w:rsidRPr="00410FBA" w:rsidRDefault="002A5217" w:rsidP="002E2C04">
            <w:pPr>
              <w:pStyle w:val="ListParagraph"/>
              <w:spacing w:before="120" w:after="120"/>
              <w:ind w:left="0"/>
              <w:rPr>
                <w:sz w:val="26"/>
                <w:szCs w:val="26"/>
                <w:lang w:val="vi-VN"/>
              </w:rPr>
            </w:pPr>
            <w:r w:rsidRPr="00410FBA">
              <w:rPr>
                <w:sz w:val="26"/>
                <w:szCs w:val="26"/>
              </w:rPr>
              <w:t>Cho phép người dùng điều</w:t>
            </w:r>
            <w:r w:rsidRPr="00410FBA">
              <w:rPr>
                <w:sz w:val="26"/>
                <w:szCs w:val="26"/>
                <w:lang w:val="vi-VN"/>
              </w:rPr>
              <w:t xml:space="preserve"> hướng sản phẩm dịch vụ</w:t>
            </w:r>
          </w:p>
          <w:p w14:paraId="16D6A0BC" w14:textId="77777777" w:rsidR="002A5217" w:rsidRPr="00410FBA" w:rsidRDefault="002A5217" w:rsidP="002E2C04">
            <w:pPr>
              <w:pStyle w:val="ListParagraph"/>
              <w:numPr>
                <w:ilvl w:val="0"/>
                <w:numId w:val="18"/>
              </w:numPr>
              <w:spacing w:before="120" w:after="120"/>
              <w:rPr>
                <w:b/>
                <w:sz w:val="26"/>
                <w:szCs w:val="26"/>
              </w:rPr>
            </w:pPr>
            <w:r w:rsidRPr="00410FBA">
              <w:rPr>
                <w:b/>
                <w:sz w:val="26"/>
                <w:szCs w:val="26"/>
              </w:rPr>
              <w:t xml:space="preserve">Thông tin đầu vào: </w:t>
            </w:r>
          </w:p>
          <w:p w14:paraId="186A351E" w14:textId="53997CA2" w:rsidR="00D4187F" w:rsidRPr="00410FBA" w:rsidRDefault="002A5217" w:rsidP="00D4187F">
            <w:pPr>
              <w:rPr>
                <w:lang w:val="vi-VN"/>
              </w:rPr>
            </w:pPr>
            <w:r w:rsidRPr="00410FBA">
              <w:rPr>
                <w:sz w:val="26"/>
                <w:szCs w:val="26"/>
                <w:lang w:val="vi-VN"/>
              </w:rPr>
              <w:t xml:space="preserve">Người dùng </w:t>
            </w:r>
            <w:r w:rsidR="00D4187F" w:rsidRPr="00410FBA">
              <w:rPr>
                <w:sz w:val="26"/>
                <w:szCs w:val="26"/>
                <w:rPrChange w:id="637" w:author="Dang Oanh" w:date="2024-05-31T15:47:00Z" w16du:dateUtc="2024-05-31T08:47:00Z">
                  <w:rPr>
                    <w:color w:val="000000"/>
                    <w:sz w:val="26"/>
                    <w:szCs w:val="26"/>
                  </w:rPr>
                </w:rPrChange>
              </w:rPr>
              <w:t>chọn icon điều hướng</w:t>
            </w:r>
            <w:r w:rsidR="00D372B9" w:rsidRPr="00410FBA">
              <w:rPr>
                <w:sz w:val="26"/>
                <w:szCs w:val="26"/>
                <w:lang w:val="vi-VN"/>
                <w:rPrChange w:id="638" w:author="Dang Oanh" w:date="2024-05-31T15:47:00Z" w16du:dateUtc="2024-05-31T08:47:00Z">
                  <w:rPr>
                    <w:color w:val="000000"/>
                    <w:sz w:val="26"/>
                    <w:szCs w:val="26"/>
                    <w:lang w:val="vi-VN"/>
                  </w:rPr>
                </w:rPrChange>
              </w:rPr>
              <w:t xml:space="preserve"> sản phẩm dịch vụ</w:t>
            </w:r>
          </w:p>
          <w:p w14:paraId="43F2B5A6" w14:textId="3D846CC8" w:rsidR="002A5217" w:rsidRPr="00410FBA" w:rsidRDefault="002A5217" w:rsidP="002E2C04">
            <w:pPr>
              <w:pStyle w:val="ListParagraph"/>
              <w:numPr>
                <w:ilvl w:val="0"/>
                <w:numId w:val="18"/>
              </w:numPr>
              <w:spacing w:before="120" w:after="120"/>
              <w:rPr>
                <w:b/>
                <w:sz w:val="26"/>
                <w:szCs w:val="26"/>
              </w:rPr>
            </w:pPr>
            <w:r w:rsidRPr="00410FBA">
              <w:rPr>
                <w:b/>
                <w:sz w:val="26"/>
                <w:szCs w:val="26"/>
              </w:rPr>
              <w:t xml:space="preserve">Thông tin đầu ra: </w:t>
            </w:r>
          </w:p>
          <w:p w14:paraId="512F7287" w14:textId="77777777" w:rsidR="002A5217" w:rsidRPr="00410FBA" w:rsidRDefault="002A5217" w:rsidP="002E2C04">
            <w:r w:rsidRPr="00410FBA">
              <w:rPr>
                <w:sz w:val="26"/>
                <w:szCs w:val="26"/>
                <w:shd w:val="clear" w:color="auto" w:fill="FFFFFF"/>
                <w:rPrChange w:id="639" w:author="Dang Oanh" w:date="2024-05-31T15:47:00Z" w16du:dateUtc="2024-05-31T08:47:00Z">
                  <w:rPr>
                    <w:color w:val="000000"/>
                    <w:sz w:val="26"/>
                    <w:szCs w:val="26"/>
                    <w:shd w:val="clear" w:color="auto" w:fill="FFFFFF"/>
                  </w:rPr>
                </w:rPrChange>
              </w:rPr>
              <w:t>Người</w:t>
            </w:r>
            <w:r w:rsidRPr="00410FBA">
              <w:rPr>
                <w:sz w:val="26"/>
                <w:szCs w:val="26"/>
                <w:shd w:val="clear" w:color="auto" w:fill="FFFFFF"/>
                <w:lang w:val="vi-VN"/>
                <w:rPrChange w:id="640" w:author="Dang Oanh" w:date="2024-05-31T15:47:00Z" w16du:dateUtc="2024-05-31T08:47:00Z">
                  <w:rPr>
                    <w:color w:val="000000"/>
                    <w:sz w:val="26"/>
                    <w:szCs w:val="26"/>
                    <w:shd w:val="clear" w:color="auto" w:fill="FFFFFF"/>
                    <w:lang w:val="vi-VN"/>
                  </w:rPr>
                </w:rPrChange>
              </w:rPr>
              <w:t xml:space="preserve"> dùng</w:t>
            </w:r>
            <w:r w:rsidRPr="00410FBA">
              <w:rPr>
                <w:sz w:val="26"/>
                <w:szCs w:val="26"/>
                <w:shd w:val="clear" w:color="auto" w:fill="FFFFFF"/>
                <w:rPrChange w:id="641" w:author="Dang Oanh" w:date="2024-05-31T15:47:00Z" w16du:dateUtc="2024-05-31T08:47:00Z">
                  <w:rPr>
                    <w:color w:val="000000"/>
                    <w:sz w:val="26"/>
                    <w:szCs w:val="26"/>
                    <w:shd w:val="clear" w:color="auto" w:fill="FFFFFF"/>
                  </w:rPr>
                </w:rPrChange>
              </w:rPr>
              <w:t xml:space="preserve"> được chuyển đến trang HDDT của Hệ</w:t>
            </w:r>
            <w:r w:rsidRPr="00410FBA">
              <w:rPr>
                <w:sz w:val="26"/>
                <w:szCs w:val="26"/>
                <w:shd w:val="clear" w:color="auto" w:fill="FFFFFF"/>
                <w:lang w:val="vi-VN"/>
                <w:rPrChange w:id="642" w:author="Dang Oanh" w:date="2024-05-31T15:47:00Z" w16du:dateUtc="2024-05-31T08:47:00Z">
                  <w:rPr>
                    <w:color w:val="000000"/>
                    <w:sz w:val="26"/>
                    <w:szCs w:val="26"/>
                    <w:shd w:val="clear" w:color="auto" w:fill="FFFFFF"/>
                    <w:lang w:val="vi-VN"/>
                  </w:rPr>
                </w:rPrChange>
              </w:rPr>
              <w:t xml:space="preserve"> sinh thái</w:t>
            </w:r>
            <w:r w:rsidRPr="00410FBA">
              <w:rPr>
                <w:sz w:val="26"/>
                <w:szCs w:val="26"/>
                <w:shd w:val="clear" w:color="auto" w:fill="FFFFFF"/>
                <w:rPrChange w:id="643" w:author="Dang Oanh" w:date="2024-05-31T15:47:00Z" w16du:dateUtc="2024-05-31T08:47:00Z">
                  <w:rPr>
                    <w:color w:val="000000"/>
                    <w:sz w:val="26"/>
                    <w:szCs w:val="26"/>
                    <w:shd w:val="clear" w:color="auto" w:fill="FFFFFF"/>
                  </w:rPr>
                </w:rPrChange>
              </w:rPr>
              <w:t xml:space="preserve"> để thao tác các chức năng</w:t>
            </w:r>
          </w:p>
          <w:p w14:paraId="24497AFD" w14:textId="77777777" w:rsidR="002A5217" w:rsidRPr="00410FBA" w:rsidRDefault="002A5217" w:rsidP="002E2C04">
            <w:pPr>
              <w:pStyle w:val="ListParagraph"/>
              <w:numPr>
                <w:ilvl w:val="0"/>
                <w:numId w:val="18"/>
              </w:numPr>
              <w:spacing w:before="120" w:after="120"/>
              <w:rPr>
                <w:b/>
                <w:sz w:val="26"/>
                <w:szCs w:val="26"/>
              </w:rPr>
            </w:pPr>
            <w:r w:rsidRPr="00410FBA">
              <w:rPr>
                <w:b/>
                <w:sz w:val="26"/>
                <w:szCs w:val="26"/>
              </w:rPr>
              <w:t>Chức năng xử lý:</w:t>
            </w:r>
          </w:p>
          <w:p w14:paraId="069CC945" w14:textId="78E8BA31" w:rsidR="00C17E43" w:rsidRPr="00410FBA" w:rsidRDefault="00C17E43" w:rsidP="00C17E43">
            <w:pPr>
              <w:pStyle w:val="NormalWeb"/>
              <w:spacing w:before="120" w:beforeAutospacing="0" w:after="120" w:afterAutospacing="0"/>
              <w:rPr>
                <w:lang w:val="vi-VN"/>
              </w:rPr>
            </w:pPr>
            <w:r w:rsidRPr="00410FBA">
              <w:rPr>
                <w:sz w:val="26"/>
                <w:szCs w:val="26"/>
                <w:shd w:val="clear" w:color="auto" w:fill="FFFFFF"/>
                <w:rPrChange w:id="644" w:author="Dang Oanh" w:date="2024-05-31T15:47:00Z" w16du:dateUtc="2024-05-31T08:47:00Z">
                  <w:rPr>
                    <w:color w:val="000000"/>
                    <w:sz w:val="26"/>
                    <w:szCs w:val="26"/>
                    <w:shd w:val="clear" w:color="auto" w:fill="FFFFFF"/>
                  </w:rPr>
                </w:rPrChange>
              </w:rPr>
              <w:t>Hệ</w:t>
            </w:r>
            <w:r w:rsidRPr="00410FBA">
              <w:rPr>
                <w:sz w:val="26"/>
                <w:szCs w:val="26"/>
                <w:shd w:val="clear" w:color="auto" w:fill="FFFFFF"/>
                <w:lang w:val="vi-VN"/>
                <w:rPrChange w:id="645" w:author="Dang Oanh" w:date="2024-05-31T15:47:00Z" w16du:dateUtc="2024-05-31T08:47:00Z">
                  <w:rPr>
                    <w:color w:val="000000"/>
                    <w:sz w:val="26"/>
                    <w:szCs w:val="26"/>
                    <w:shd w:val="clear" w:color="auto" w:fill="FFFFFF"/>
                    <w:lang w:val="vi-VN"/>
                  </w:rPr>
                </w:rPrChange>
              </w:rPr>
              <w:t xml:space="preserve"> thống h</w:t>
            </w:r>
            <w:r w:rsidRPr="00410FBA">
              <w:rPr>
                <w:sz w:val="26"/>
                <w:szCs w:val="26"/>
                <w:shd w:val="clear" w:color="auto" w:fill="FFFFFF"/>
                <w:rPrChange w:id="646" w:author="Dang Oanh" w:date="2024-05-31T15:47:00Z" w16du:dateUtc="2024-05-31T08:47:00Z">
                  <w:rPr>
                    <w:color w:val="000000"/>
                    <w:sz w:val="26"/>
                    <w:szCs w:val="26"/>
                    <w:shd w:val="clear" w:color="auto" w:fill="FFFFFF"/>
                  </w:rPr>
                </w:rPrChange>
              </w:rPr>
              <w:t>iển thị popup có</w:t>
            </w:r>
            <w:r w:rsidRPr="00410FBA">
              <w:rPr>
                <w:sz w:val="26"/>
                <w:szCs w:val="26"/>
                <w:shd w:val="clear" w:color="auto" w:fill="FFFFFF"/>
                <w:lang w:val="vi-VN"/>
                <w:rPrChange w:id="647" w:author="Dang Oanh" w:date="2024-05-31T15:47:00Z" w16du:dateUtc="2024-05-31T08:47:00Z">
                  <w:rPr>
                    <w:color w:val="000000"/>
                    <w:sz w:val="26"/>
                    <w:szCs w:val="26"/>
                    <w:shd w:val="clear" w:color="auto" w:fill="FFFFFF"/>
                    <w:lang w:val="vi-VN"/>
                  </w:rPr>
                </w:rPrChange>
              </w:rPr>
              <w:t xml:space="preserve"> icon của 3 sản phẩm dịch vụ sau:</w:t>
            </w:r>
          </w:p>
          <w:p w14:paraId="47E2189C" w14:textId="2397B724" w:rsidR="00C17E43" w:rsidRPr="00410FBA" w:rsidRDefault="00C17E43" w:rsidP="00C17E43">
            <w:pPr>
              <w:pStyle w:val="NormalWeb"/>
              <w:spacing w:before="120" w:beforeAutospacing="0" w:after="0" w:afterAutospacing="0"/>
              <w:textAlignment w:val="baseline"/>
              <w:rPr>
                <w:sz w:val="26"/>
                <w:szCs w:val="26"/>
                <w:lang w:val="vi-VN"/>
                <w:rPrChange w:id="648" w:author="Dang Oanh" w:date="2024-05-31T15:47:00Z" w16du:dateUtc="2024-05-31T08:47:00Z">
                  <w:rPr>
                    <w:color w:val="000000"/>
                    <w:sz w:val="26"/>
                    <w:szCs w:val="26"/>
                    <w:lang w:val="vi-VN"/>
                  </w:rPr>
                </w:rPrChange>
              </w:rPr>
            </w:pPr>
            <w:r w:rsidRPr="00410FBA">
              <w:rPr>
                <w:sz w:val="26"/>
                <w:szCs w:val="26"/>
                <w:shd w:val="clear" w:color="auto" w:fill="FFFFFF"/>
                <w:lang w:val="vi-VN"/>
                <w:rPrChange w:id="649" w:author="Dang Oanh" w:date="2024-05-31T15:47:00Z" w16du:dateUtc="2024-05-31T08:47:00Z">
                  <w:rPr>
                    <w:color w:val="000000"/>
                    <w:sz w:val="26"/>
                    <w:szCs w:val="26"/>
                    <w:shd w:val="clear" w:color="auto" w:fill="FFFFFF"/>
                    <w:lang w:val="vi-VN"/>
                  </w:rPr>
                </w:rPrChange>
              </w:rPr>
              <w:t xml:space="preserve">+ </w:t>
            </w:r>
            <w:r w:rsidRPr="00410FBA">
              <w:rPr>
                <w:sz w:val="26"/>
                <w:szCs w:val="26"/>
                <w:shd w:val="clear" w:color="auto" w:fill="FFFFFF"/>
                <w:rPrChange w:id="650" w:author="Dang Oanh" w:date="2024-05-31T15:47:00Z" w16du:dateUtc="2024-05-31T08:47:00Z">
                  <w:rPr>
                    <w:color w:val="000000"/>
                    <w:sz w:val="26"/>
                    <w:szCs w:val="26"/>
                    <w:shd w:val="clear" w:color="auto" w:fill="FFFFFF"/>
                  </w:rPr>
                </w:rPrChange>
              </w:rPr>
              <w:t>Hóa đơn điện tử</w:t>
            </w:r>
            <w:r w:rsidRPr="00410FBA">
              <w:rPr>
                <w:sz w:val="26"/>
                <w:szCs w:val="26"/>
                <w:shd w:val="clear" w:color="auto" w:fill="FFFFFF"/>
                <w:lang w:val="vi-VN"/>
                <w:rPrChange w:id="651" w:author="Dang Oanh" w:date="2024-05-31T15:47:00Z" w16du:dateUtc="2024-05-31T08:47:00Z">
                  <w:rPr>
                    <w:color w:val="000000"/>
                    <w:sz w:val="26"/>
                    <w:szCs w:val="26"/>
                    <w:shd w:val="clear" w:color="auto" w:fill="FFFFFF"/>
                    <w:lang w:val="vi-VN"/>
                  </w:rPr>
                </w:rPrChange>
              </w:rPr>
              <w:t>:</w:t>
            </w:r>
            <w:r w:rsidRPr="00410FBA">
              <w:rPr>
                <w:sz w:val="26"/>
                <w:szCs w:val="26"/>
                <w:shd w:val="clear" w:color="auto" w:fill="FFFFFF"/>
                <w:rPrChange w:id="652" w:author="Dang Oanh" w:date="2024-05-31T15:47:00Z" w16du:dateUtc="2024-05-31T08:47:00Z">
                  <w:rPr>
                    <w:color w:val="000000"/>
                    <w:sz w:val="26"/>
                    <w:szCs w:val="26"/>
                    <w:shd w:val="clear" w:color="auto" w:fill="FFFFFF"/>
                  </w:rPr>
                </w:rPrChange>
              </w:rPr>
              <w:t xml:space="preserve"> </w:t>
            </w:r>
            <w:r w:rsidRPr="00410FBA">
              <w:rPr>
                <w:sz w:val="26"/>
                <w:szCs w:val="26"/>
                <w:shd w:val="clear" w:color="auto" w:fill="FFFFFF"/>
                <w:lang w:val="vi-VN"/>
                <w:rPrChange w:id="653" w:author="Dang Oanh" w:date="2024-05-31T15:47:00Z" w16du:dateUtc="2024-05-31T08:47:00Z">
                  <w:rPr>
                    <w:color w:val="000000"/>
                    <w:sz w:val="26"/>
                    <w:szCs w:val="26"/>
                    <w:shd w:val="clear" w:color="auto" w:fill="FFFFFF"/>
                    <w:lang w:val="vi-VN"/>
                  </w:rPr>
                </w:rPrChange>
              </w:rPr>
              <w:t>k</w:t>
            </w:r>
            <w:r w:rsidRPr="00410FBA">
              <w:rPr>
                <w:sz w:val="26"/>
                <w:szCs w:val="26"/>
                <w:shd w:val="clear" w:color="auto" w:fill="FFFFFF"/>
                <w:rPrChange w:id="654" w:author="Dang Oanh" w:date="2024-05-31T15:47:00Z" w16du:dateUtc="2024-05-31T08:47:00Z">
                  <w:rPr>
                    <w:color w:val="000000"/>
                    <w:sz w:val="26"/>
                    <w:szCs w:val="26"/>
                    <w:shd w:val="clear" w:color="auto" w:fill="FFFFFF"/>
                  </w:rPr>
                </w:rPrChange>
              </w:rPr>
              <w:t>hi người</w:t>
            </w:r>
            <w:r w:rsidRPr="00410FBA">
              <w:rPr>
                <w:sz w:val="26"/>
                <w:szCs w:val="26"/>
                <w:shd w:val="clear" w:color="auto" w:fill="FFFFFF"/>
                <w:lang w:val="vi-VN"/>
                <w:rPrChange w:id="655" w:author="Dang Oanh" w:date="2024-05-31T15:47:00Z" w16du:dateUtc="2024-05-31T08:47:00Z">
                  <w:rPr>
                    <w:color w:val="000000"/>
                    <w:sz w:val="26"/>
                    <w:szCs w:val="26"/>
                    <w:shd w:val="clear" w:color="auto" w:fill="FFFFFF"/>
                    <w:lang w:val="vi-VN"/>
                  </w:rPr>
                </w:rPrChange>
              </w:rPr>
              <w:t xml:space="preserve"> dùng </w:t>
            </w:r>
            <w:r w:rsidR="00EE7A41" w:rsidRPr="00410FBA">
              <w:rPr>
                <w:sz w:val="26"/>
                <w:szCs w:val="26"/>
                <w:shd w:val="clear" w:color="auto" w:fill="FFFFFF"/>
                <w:lang w:val="vi-VN"/>
                <w:rPrChange w:id="656" w:author="Dang Oanh" w:date="2024-05-31T15:47:00Z" w16du:dateUtc="2024-05-31T08:47:00Z">
                  <w:rPr>
                    <w:color w:val="000000"/>
                    <w:sz w:val="26"/>
                    <w:szCs w:val="26"/>
                    <w:shd w:val="clear" w:color="auto" w:fill="FFFFFF"/>
                    <w:lang w:val="vi-VN"/>
                  </w:rPr>
                </w:rPrChange>
              </w:rPr>
              <w:t>nhấn</w:t>
            </w:r>
            <w:r w:rsidRPr="00410FBA">
              <w:rPr>
                <w:sz w:val="26"/>
                <w:szCs w:val="26"/>
                <w:shd w:val="clear" w:color="auto" w:fill="FFFFFF"/>
                <w:rPrChange w:id="657" w:author="Dang Oanh" w:date="2024-05-31T15:47:00Z" w16du:dateUtc="2024-05-31T08:47:00Z">
                  <w:rPr>
                    <w:color w:val="000000"/>
                    <w:sz w:val="26"/>
                    <w:szCs w:val="26"/>
                    <w:shd w:val="clear" w:color="auto" w:fill="FFFFFF"/>
                  </w:rPr>
                </w:rPrChange>
              </w:rPr>
              <w:t xml:space="preserve"> vào tên hoặc icon của HDDT sẽ điều hướng sang trang</w:t>
            </w:r>
            <w:r w:rsidRPr="00410FBA">
              <w:rPr>
                <w:sz w:val="26"/>
                <w:szCs w:val="26"/>
                <w:shd w:val="clear" w:color="auto" w:fill="FFFFFF"/>
                <w:lang w:val="vi-VN"/>
                <w:rPrChange w:id="658" w:author="Dang Oanh" w:date="2024-05-31T15:47:00Z" w16du:dateUtc="2024-05-31T08:47:00Z">
                  <w:rPr>
                    <w:color w:val="000000"/>
                    <w:sz w:val="26"/>
                    <w:szCs w:val="26"/>
                    <w:shd w:val="clear" w:color="auto" w:fill="FFFFFF"/>
                    <w:lang w:val="vi-VN"/>
                  </w:rPr>
                </w:rPrChange>
              </w:rPr>
              <w:t xml:space="preserve"> HDDT</w:t>
            </w:r>
            <w:r w:rsidRPr="00410FBA">
              <w:rPr>
                <w:sz w:val="26"/>
                <w:szCs w:val="26"/>
                <w:shd w:val="clear" w:color="auto" w:fill="FFFFFF"/>
                <w:rPrChange w:id="659" w:author="Dang Oanh" w:date="2024-05-31T15:47:00Z" w16du:dateUtc="2024-05-31T08:47:00Z">
                  <w:rPr>
                    <w:color w:val="000000"/>
                    <w:sz w:val="26"/>
                    <w:szCs w:val="26"/>
                    <w:shd w:val="clear" w:color="auto" w:fill="FFFFFF"/>
                  </w:rPr>
                </w:rPrChange>
              </w:rPr>
              <w:t> </w:t>
            </w:r>
            <w:r w:rsidR="00EE7A41" w:rsidRPr="00410FBA">
              <w:rPr>
                <w:sz w:val="26"/>
                <w:szCs w:val="26"/>
                <w:shd w:val="clear" w:color="auto" w:fill="FFFFFF"/>
                <w:rPrChange w:id="660" w:author="Dang Oanh" w:date="2024-05-31T15:47:00Z" w16du:dateUtc="2024-05-31T08:47:00Z">
                  <w:rPr>
                    <w:color w:val="000000"/>
                    <w:sz w:val="26"/>
                    <w:szCs w:val="26"/>
                    <w:shd w:val="clear" w:color="auto" w:fill="FFFFFF"/>
                  </w:rPr>
                </w:rPrChange>
              </w:rPr>
              <w:t>của</w:t>
            </w:r>
            <w:r w:rsidR="00EE7A41" w:rsidRPr="00410FBA">
              <w:rPr>
                <w:sz w:val="26"/>
                <w:szCs w:val="26"/>
                <w:shd w:val="clear" w:color="auto" w:fill="FFFFFF"/>
                <w:lang w:val="vi-VN"/>
                <w:rPrChange w:id="661" w:author="Dang Oanh" w:date="2024-05-31T15:47:00Z" w16du:dateUtc="2024-05-31T08:47:00Z">
                  <w:rPr>
                    <w:color w:val="000000"/>
                    <w:sz w:val="26"/>
                    <w:szCs w:val="26"/>
                    <w:shd w:val="clear" w:color="auto" w:fill="FFFFFF"/>
                    <w:lang w:val="vi-VN"/>
                  </w:rPr>
                </w:rPrChange>
              </w:rPr>
              <w:t xml:space="preserve"> Hệ sinh thái</w:t>
            </w:r>
          </w:p>
          <w:p w14:paraId="47D6E985" w14:textId="3B185307" w:rsidR="00C17E43" w:rsidRPr="00410FBA" w:rsidRDefault="00C17E43" w:rsidP="00C17E43">
            <w:pPr>
              <w:pStyle w:val="NormalWeb"/>
              <w:spacing w:before="0" w:beforeAutospacing="0" w:after="0" w:afterAutospacing="0"/>
              <w:textAlignment w:val="baseline"/>
              <w:rPr>
                <w:sz w:val="26"/>
                <w:szCs w:val="26"/>
                <w:rPrChange w:id="662" w:author="Dang Oanh" w:date="2024-05-31T15:47:00Z" w16du:dateUtc="2024-05-31T08:47:00Z">
                  <w:rPr>
                    <w:color w:val="000000"/>
                    <w:sz w:val="26"/>
                    <w:szCs w:val="26"/>
                  </w:rPr>
                </w:rPrChange>
              </w:rPr>
            </w:pPr>
            <w:r w:rsidRPr="00410FBA">
              <w:rPr>
                <w:sz w:val="26"/>
                <w:szCs w:val="26"/>
                <w:shd w:val="clear" w:color="auto" w:fill="FFFFFF"/>
                <w:lang w:val="vi-VN"/>
                <w:rPrChange w:id="663" w:author="Dang Oanh" w:date="2024-05-31T15:47:00Z" w16du:dateUtc="2024-05-31T08:47:00Z">
                  <w:rPr>
                    <w:color w:val="000000"/>
                    <w:sz w:val="26"/>
                    <w:szCs w:val="26"/>
                    <w:shd w:val="clear" w:color="auto" w:fill="FFFFFF"/>
                    <w:lang w:val="vi-VN"/>
                  </w:rPr>
                </w:rPrChange>
              </w:rPr>
              <w:t xml:space="preserve">+ </w:t>
            </w:r>
            <w:r w:rsidRPr="00410FBA">
              <w:rPr>
                <w:sz w:val="26"/>
                <w:szCs w:val="26"/>
                <w:shd w:val="clear" w:color="auto" w:fill="FFFFFF"/>
                <w:rPrChange w:id="664" w:author="Dang Oanh" w:date="2024-05-31T15:47:00Z" w16du:dateUtc="2024-05-31T08:47:00Z">
                  <w:rPr>
                    <w:color w:val="000000"/>
                    <w:sz w:val="26"/>
                    <w:szCs w:val="26"/>
                    <w:shd w:val="clear" w:color="auto" w:fill="FFFFFF"/>
                  </w:rPr>
                </w:rPrChange>
              </w:rPr>
              <w:t>Kế toán</w:t>
            </w:r>
            <w:r w:rsidR="00EE7A41" w:rsidRPr="00410FBA">
              <w:rPr>
                <w:sz w:val="26"/>
                <w:szCs w:val="26"/>
                <w:shd w:val="clear" w:color="auto" w:fill="FFFFFF"/>
                <w:lang w:val="vi-VN"/>
                <w:rPrChange w:id="665" w:author="Dang Oanh" w:date="2024-05-31T15:47:00Z" w16du:dateUtc="2024-05-31T08:47:00Z">
                  <w:rPr>
                    <w:color w:val="000000"/>
                    <w:sz w:val="26"/>
                    <w:szCs w:val="26"/>
                    <w:shd w:val="clear" w:color="auto" w:fill="FFFFFF"/>
                    <w:lang w:val="vi-VN"/>
                  </w:rPr>
                </w:rPrChange>
              </w:rPr>
              <w:t>: k</w:t>
            </w:r>
            <w:r w:rsidRPr="00410FBA">
              <w:rPr>
                <w:sz w:val="26"/>
                <w:szCs w:val="26"/>
                <w:shd w:val="clear" w:color="auto" w:fill="FFFFFF"/>
                <w:rPrChange w:id="666" w:author="Dang Oanh" w:date="2024-05-31T15:47:00Z" w16du:dateUtc="2024-05-31T08:47:00Z">
                  <w:rPr>
                    <w:color w:val="000000"/>
                    <w:sz w:val="26"/>
                    <w:szCs w:val="26"/>
                    <w:shd w:val="clear" w:color="auto" w:fill="FFFFFF"/>
                  </w:rPr>
                </w:rPrChange>
              </w:rPr>
              <w:t xml:space="preserve">hi </w:t>
            </w:r>
            <w:r w:rsidR="00EE7A41" w:rsidRPr="00410FBA">
              <w:rPr>
                <w:sz w:val="26"/>
                <w:szCs w:val="26"/>
                <w:shd w:val="clear" w:color="auto" w:fill="FFFFFF"/>
                <w:rPrChange w:id="667" w:author="Dang Oanh" w:date="2024-05-31T15:47:00Z" w16du:dateUtc="2024-05-31T08:47:00Z">
                  <w:rPr>
                    <w:color w:val="000000"/>
                    <w:sz w:val="26"/>
                    <w:szCs w:val="26"/>
                    <w:shd w:val="clear" w:color="auto" w:fill="FFFFFF"/>
                  </w:rPr>
                </w:rPrChange>
              </w:rPr>
              <w:t>người</w:t>
            </w:r>
            <w:r w:rsidR="00EE7A41" w:rsidRPr="00410FBA">
              <w:rPr>
                <w:sz w:val="26"/>
                <w:szCs w:val="26"/>
                <w:shd w:val="clear" w:color="auto" w:fill="FFFFFF"/>
                <w:lang w:val="vi-VN"/>
                <w:rPrChange w:id="668" w:author="Dang Oanh" w:date="2024-05-31T15:47:00Z" w16du:dateUtc="2024-05-31T08:47:00Z">
                  <w:rPr>
                    <w:color w:val="000000"/>
                    <w:sz w:val="26"/>
                    <w:szCs w:val="26"/>
                    <w:shd w:val="clear" w:color="auto" w:fill="FFFFFF"/>
                    <w:lang w:val="vi-VN"/>
                  </w:rPr>
                </w:rPrChange>
              </w:rPr>
              <w:t xml:space="preserve"> dùng nhấn</w:t>
            </w:r>
            <w:r w:rsidRPr="00410FBA">
              <w:rPr>
                <w:sz w:val="26"/>
                <w:szCs w:val="26"/>
                <w:shd w:val="clear" w:color="auto" w:fill="FFFFFF"/>
                <w:rPrChange w:id="669" w:author="Dang Oanh" w:date="2024-05-31T15:47:00Z" w16du:dateUtc="2024-05-31T08:47:00Z">
                  <w:rPr>
                    <w:color w:val="000000"/>
                    <w:sz w:val="26"/>
                    <w:szCs w:val="26"/>
                    <w:shd w:val="clear" w:color="auto" w:fill="FFFFFF"/>
                  </w:rPr>
                </w:rPrChange>
              </w:rPr>
              <w:t xml:space="preserve"> vào tên hoặc icon của Kế toán sẽ điều hướng sang </w:t>
            </w:r>
            <w:r w:rsidR="00EE7A41" w:rsidRPr="00410FBA">
              <w:rPr>
                <w:sz w:val="26"/>
                <w:szCs w:val="26"/>
                <w:shd w:val="clear" w:color="auto" w:fill="FFFFFF"/>
                <w:rPrChange w:id="670" w:author="Dang Oanh" w:date="2024-05-31T15:47:00Z" w16du:dateUtc="2024-05-31T08:47:00Z">
                  <w:rPr>
                    <w:color w:val="000000"/>
                    <w:sz w:val="26"/>
                    <w:szCs w:val="26"/>
                    <w:shd w:val="clear" w:color="auto" w:fill="FFFFFF"/>
                  </w:rPr>
                </w:rPrChange>
              </w:rPr>
              <w:t>trang</w:t>
            </w:r>
            <w:r w:rsidR="00EE7A41" w:rsidRPr="00410FBA">
              <w:rPr>
                <w:sz w:val="26"/>
                <w:szCs w:val="26"/>
                <w:shd w:val="clear" w:color="auto" w:fill="FFFFFF"/>
                <w:lang w:val="vi-VN"/>
                <w:rPrChange w:id="671" w:author="Dang Oanh" w:date="2024-05-31T15:47:00Z" w16du:dateUtc="2024-05-31T08:47:00Z">
                  <w:rPr>
                    <w:color w:val="000000"/>
                    <w:sz w:val="26"/>
                    <w:szCs w:val="26"/>
                    <w:shd w:val="clear" w:color="auto" w:fill="FFFFFF"/>
                    <w:lang w:val="vi-VN"/>
                  </w:rPr>
                </w:rPrChange>
              </w:rPr>
              <w:t xml:space="preserve"> Kế toán </w:t>
            </w:r>
            <w:r w:rsidR="00EE7A41" w:rsidRPr="00410FBA">
              <w:rPr>
                <w:sz w:val="26"/>
                <w:szCs w:val="26"/>
                <w:shd w:val="clear" w:color="auto" w:fill="FFFFFF"/>
                <w:rPrChange w:id="672" w:author="Dang Oanh" w:date="2024-05-31T15:47:00Z" w16du:dateUtc="2024-05-31T08:47:00Z">
                  <w:rPr>
                    <w:color w:val="000000"/>
                    <w:sz w:val="26"/>
                    <w:szCs w:val="26"/>
                    <w:shd w:val="clear" w:color="auto" w:fill="FFFFFF"/>
                  </w:rPr>
                </w:rPrChange>
              </w:rPr>
              <w:t>của</w:t>
            </w:r>
            <w:r w:rsidR="00EE7A41" w:rsidRPr="00410FBA">
              <w:rPr>
                <w:sz w:val="26"/>
                <w:szCs w:val="26"/>
                <w:shd w:val="clear" w:color="auto" w:fill="FFFFFF"/>
                <w:lang w:val="vi-VN"/>
                <w:rPrChange w:id="673" w:author="Dang Oanh" w:date="2024-05-31T15:47:00Z" w16du:dateUtc="2024-05-31T08:47:00Z">
                  <w:rPr>
                    <w:color w:val="000000"/>
                    <w:sz w:val="26"/>
                    <w:szCs w:val="26"/>
                    <w:shd w:val="clear" w:color="auto" w:fill="FFFFFF"/>
                    <w:lang w:val="vi-VN"/>
                  </w:rPr>
                </w:rPrChange>
              </w:rPr>
              <w:t xml:space="preserve"> Hệ sinh thái</w:t>
            </w:r>
            <w:r w:rsidRPr="00410FBA">
              <w:rPr>
                <w:sz w:val="26"/>
                <w:szCs w:val="26"/>
                <w:shd w:val="clear" w:color="auto" w:fill="FFFFFF"/>
                <w:rPrChange w:id="674" w:author="Dang Oanh" w:date="2024-05-31T15:47:00Z" w16du:dateUtc="2024-05-31T08:47:00Z">
                  <w:rPr>
                    <w:color w:val="000000"/>
                    <w:sz w:val="26"/>
                    <w:szCs w:val="26"/>
                    <w:shd w:val="clear" w:color="auto" w:fill="FFFFFF"/>
                  </w:rPr>
                </w:rPrChange>
              </w:rPr>
              <w:t> </w:t>
            </w:r>
          </w:p>
          <w:p w14:paraId="1AC96CC9" w14:textId="2BF8D0C7" w:rsidR="00C17E43" w:rsidRPr="00410FBA" w:rsidRDefault="00C17E43" w:rsidP="00C17E43">
            <w:pPr>
              <w:pStyle w:val="NormalWeb"/>
              <w:spacing w:before="0" w:beforeAutospacing="0" w:after="120" w:afterAutospacing="0"/>
              <w:textAlignment w:val="baseline"/>
              <w:rPr>
                <w:sz w:val="26"/>
                <w:szCs w:val="26"/>
                <w:lang w:val="vi-VN"/>
                <w:rPrChange w:id="675" w:author="Dang Oanh" w:date="2024-05-31T15:47:00Z" w16du:dateUtc="2024-05-31T08:47:00Z">
                  <w:rPr>
                    <w:color w:val="000000"/>
                    <w:sz w:val="26"/>
                    <w:szCs w:val="26"/>
                    <w:lang w:val="vi-VN"/>
                  </w:rPr>
                </w:rPrChange>
              </w:rPr>
            </w:pPr>
            <w:r w:rsidRPr="00410FBA">
              <w:rPr>
                <w:sz w:val="26"/>
                <w:szCs w:val="26"/>
                <w:shd w:val="clear" w:color="auto" w:fill="FFFFFF"/>
                <w:lang w:val="vi-VN"/>
                <w:rPrChange w:id="676" w:author="Dang Oanh" w:date="2024-05-31T15:47:00Z" w16du:dateUtc="2024-05-31T08:47:00Z">
                  <w:rPr>
                    <w:color w:val="000000"/>
                    <w:sz w:val="26"/>
                    <w:szCs w:val="26"/>
                    <w:shd w:val="clear" w:color="auto" w:fill="FFFFFF"/>
                    <w:lang w:val="vi-VN"/>
                  </w:rPr>
                </w:rPrChange>
              </w:rPr>
              <w:t xml:space="preserve">+ </w:t>
            </w:r>
            <w:r w:rsidRPr="00410FBA">
              <w:rPr>
                <w:sz w:val="26"/>
                <w:szCs w:val="26"/>
                <w:shd w:val="clear" w:color="auto" w:fill="FFFFFF"/>
                <w:rPrChange w:id="677" w:author="Dang Oanh" w:date="2024-05-31T15:47:00Z" w16du:dateUtc="2024-05-31T08:47:00Z">
                  <w:rPr>
                    <w:color w:val="000000"/>
                    <w:sz w:val="26"/>
                    <w:szCs w:val="26"/>
                    <w:shd w:val="clear" w:color="auto" w:fill="FFFFFF"/>
                  </w:rPr>
                </w:rPrChange>
              </w:rPr>
              <w:t>Ký số</w:t>
            </w:r>
            <w:r w:rsidR="00EE7A41" w:rsidRPr="00410FBA">
              <w:rPr>
                <w:sz w:val="26"/>
                <w:szCs w:val="26"/>
                <w:shd w:val="clear" w:color="auto" w:fill="FFFFFF"/>
                <w:lang w:val="vi-VN"/>
                <w:rPrChange w:id="678" w:author="Dang Oanh" w:date="2024-05-31T15:47:00Z" w16du:dateUtc="2024-05-31T08:47:00Z">
                  <w:rPr>
                    <w:color w:val="000000"/>
                    <w:sz w:val="26"/>
                    <w:szCs w:val="26"/>
                    <w:shd w:val="clear" w:color="auto" w:fill="FFFFFF"/>
                    <w:lang w:val="vi-VN"/>
                  </w:rPr>
                </w:rPrChange>
              </w:rPr>
              <w:t>:</w:t>
            </w:r>
            <w:r w:rsidRPr="00410FBA">
              <w:rPr>
                <w:sz w:val="26"/>
                <w:szCs w:val="26"/>
                <w:shd w:val="clear" w:color="auto" w:fill="FFFFFF"/>
                <w:rPrChange w:id="679" w:author="Dang Oanh" w:date="2024-05-31T15:47:00Z" w16du:dateUtc="2024-05-31T08:47:00Z">
                  <w:rPr>
                    <w:color w:val="000000"/>
                    <w:sz w:val="26"/>
                    <w:szCs w:val="26"/>
                    <w:shd w:val="clear" w:color="auto" w:fill="FFFFFF"/>
                  </w:rPr>
                </w:rPrChange>
              </w:rPr>
              <w:t xml:space="preserve"> </w:t>
            </w:r>
            <w:r w:rsidR="00EE7A41" w:rsidRPr="00410FBA">
              <w:rPr>
                <w:sz w:val="26"/>
                <w:szCs w:val="26"/>
                <w:shd w:val="clear" w:color="auto" w:fill="FFFFFF"/>
                <w:lang w:val="vi-VN"/>
                <w:rPrChange w:id="680" w:author="Dang Oanh" w:date="2024-05-31T15:47:00Z" w16du:dateUtc="2024-05-31T08:47:00Z">
                  <w:rPr>
                    <w:color w:val="000000"/>
                    <w:sz w:val="26"/>
                    <w:szCs w:val="26"/>
                    <w:shd w:val="clear" w:color="auto" w:fill="FFFFFF"/>
                    <w:lang w:val="vi-VN"/>
                  </w:rPr>
                </w:rPrChange>
              </w:rPr>
              <w:t>k</w:t>
            </w:r>
            <w:r w:rsidRPr="00410FBA">
              <w:rPr>
                <w:sz w:val="26"/>
                <w:szCs w:val="26"/>
                <w:shd w:val="clear" w:color="auto" w:fill="FFFFFF"/>
                <w:rPrChange w:id="681" w:author="Dang Oanh" w:date="2024-05-31T15:47:00Z" w16du:dateUtc="2024-05-31T08:47:00Z">
                  <w:rPr>
                    <w:color w:val="000000"/>
                    <w:sz w:val="26"/>
                    <w:szCs w:val="26"/>
                    <w:shd w:val="clear" w:color="auto" w:fill="FFFFFF"/>
                  </w:rPr>
                </w:rPrChange>
              </w:rPr>
              <w:t xml:space="preserve">hi </w:t>
            </w:r>
            <w:r w:rsidR="00EE7A41" w:rsidRPr="00410FBA">
              <w:rPr>
                <w:sz w:val="26"/>
                <w:szCs w:val="26"/>
                <w:shd w:val="clear" w:color="auto" w:fill="FFFFFF"/>
                <w:rPrChange w:id="682" w:author="Dang Oanh" w:date="2024-05-31T15:47:00Z" w16du:dateUtc="2024-05-31T08:47:00Z">
                  <w:rPr>
                    <w:color w:val="000000"/>
                    <w:sz w:val="26"/>
                    <w:szCs w:val="26"/>
                    <w:shd w:val="clear" w:color="auto" w:fill="FFFFFF"/>
                  </w:rPr>
                </w:rPrChange>
              </w:rPr>
              <w:t>người</w:t>
            </w:r>
            <w:r w:rsidR="00EE7A41" w:rsidRPr="00410FBA">
              <w:rPr>
                <w:sz w:val="26"/>
                <w:szCs w:val="26"/>
                <w:shd w:val="clear" w:color="auto" w:fill="FFFFFF"/>
                <w:lang w:val="vi-VN"/>
                <w:rPrChange w:id="683" w:author="Dang Oanh" w:date="2024-05-31T15:47:00Z" w16du:dateUtc="2024-05-31T08:47:00Z">
                  <w:rPr>
                    <w:color w:val="000000"/>
                    <w:sz w:val="26"/>
                    <w:szCs w:val="26"/>
                    <w:shd w:val="clear" w:color="auto" w:fill="FFFFFF"/>
                    <w:lang w:val="vi-VN"/>
                  </w:rPr>
                </w:rPrChange>
              </w:rPr>
              <w:t xml:space="preserve"> dùng nhấn</w:t>
            </w:r>
            <w:r w:rsidRPr="00410FBA">
              <w:rPr>
                <w:sz w:val="26"/>
                <w:szCs w:val="26"/>
                <w:shd w:val="clear" w:color="auto" w:fill="FFFFFF"/>
                <w:rPrChange w:id="684" w:author="Dang Oanh" w:date="2024-05-31T15:47:00Z" w16du:dateUtc="2024-05-31T08:47:00Z">
                  <w:rPr>
                    <w:color w:val="000000"/>
                    <w:sz w:val="26"/>
                    <w:szCs w:val="26"/>
                    <w:shd w:val="clear" w:color="auto" w:fill="FFFFFF"/>
                  </w:rPr>
                </w:rPrChange>
              </w:rPr>
              <w:t xml:space="preserve"> vào tên hoặc icon của ký số sẽ điều hướng sang </w:t>
            </w:r>
            <w:r w:rsidR="00EE7A41" w:rsidRPr="00410FBA">
              <w:rPr>
                <w:sz w:val="26"/>
                <w:szCs w:val="26"/>
                <w:shd w:val="clear" w:color="auto" w:fill="FFFFFF"/>
                <w:rPrChange w:id="685" w:author="Dang Oanh" w:date="2024-05-31T15:47:00Z" w16du:dateUtc="2024-05-31T08:47:00Z">
                  <w:rPr>
                    <w:color w:val="000000"/>
                    <w:sz w:val="26"/>
                    <w:szCs w:val="26"/>
                    <w:shd w:val="clear" w:color="auto" w:fill="FFFFFF"/>
                  </w:rPr>
                </w:rPrChange>
              </w:rPr>
              <w:t>trang</w:t>
            </w:r>
            <w:r w:rsidR="00EE7A41" w:rsidRPr="00410FBA">
              <w:rPr>
                <w:sz w:val="26"/>
                <w:szCs w:val="26"/>
                <w:shd w:val="clear" w:color="auto" w:fill="FFFFFF"/>
                <w:lang w:val="vi-VN"/>
                <w:rPrChange w:id="686" w:author="Dang Oanh" w:date="2024-05-31T15:47:00Z" w16du:dateUtc="2024-05-31T08:47:00Z">
                  <w:rPr>
                    <w:color w:val="000000"/>
                    <w:sz w:val="26"/>
                    <w:szCs w:val="26"/>
                    <w:shd w:val="clear" w:color="auto" w:fill="FFFFFF"/>
                    <w:lang w:val="vi-VN"/>
                  </w:rPr>
                </w:rPrChange>
              </w:rPr>
              <w:t xml:space="preserve"> Ký số của Hệ sinh thái</w:t>
            </w:r>
          </w:p>
          <w:p w14:paraId="2509B7D4" w14:textId="79D635DE" w:rsidR="00C17E43" w:rsidRPr="00410FBA" w:rsidRDefault="00C17E43" w:rsidP="00EE7A41">
            <w:pPr>
              <w:pStyle w:val="NormalWeb"/>
              <w:spacing w:before="120" w:beforeAutospacing="0" w:after="120" w:afterAutospacing="0"/>
              <w:rPr>
                <w:lang w:val="vi-VN"/>
              </w:rPr>
            </w:pPr>
            <w:r w:rsidRPr="00410FBA">
              <w:rPr>
                <w:sz w:val="26"/>
                <w:szCs w:val="26"/>
                <w:shd w:val="clear" w:color="auto" w:fill="FFFFFF"/>
                <w:rPrChange w:id="687" w:author="Dang Oanh" w:date="2024-05-31T15:47:00Z" w16du:dateUtc="2024-05-31T08:47:00Z">
                  <w:rPr>
                    <w:color w:val="000000"/>
                    <w:sz w:val="26"/>
                    <w:szCs w:val="26"/>
                    <w:shd w:val="clear" w:color="auto" w:fill="FFFFFF"/>
                  </w:rPr>
                </w:rPrChange>
              </w:rPr>
              <w:t xml:space="preserve">Khi </w:t>
            </w:r>
            <w:r w:rsidR="00EE7A41" w:rsidRPr="00410FBA">
              <w:rPr>
                <w:sz w:val="26"/>
                <w:szCs w:val="26"/>
                <w:shd w:val="clear" w:color="auto" w:fill="FFFFFF"/>
                <w:rPrChange w:id="688" w:author="Dang Oanh" w:date="2024-05-31T15:47:00Z" w16du:dateUtc="2024-05-31T08:47:00Z">
                  <w:rPr>
                    <w:color w:val="000000"/>
                    <w:sz w:val="26"/>
                    <w:szCs w:val="26"/>
                    <w:shd w:val="clear" w:color="auto" w:fill="FFFFFF"/>
                  </w:rPr>
                </w:rPrChange>
              </w:rPr>
              <w:t>hệ</w:t>
            </w:r>
            <w:r w:rsidR="00EE7A41" w:rsidRPr="00410FBA">
              <w:rPr>
                <w:sz w:val="26"/>
                <w:szCs w:val="26"/>
                <w:shd w:val="clear" w:color="auto" w:fill="FFFFFF"/>
                <w:lang w:val="vi-VN"/>
                <w:rPrChange w:id="689" w:author="Dang Oanh" w:date="2024-05-31T15:47:00Z" w16du:dateUtc="2024-05-31T08:47:00Z">
                  <w:rPr>
                    <w:color w:val="000000"/>
                    <w:sz w:val="26"/>
                    <w:szCs w:val="26"/>
                    <w:shd w:val="clear" w:color="auto" w:fill="FFFFFF"/>
                    <w:lang w:val="vi-VN"/>
                  </w:rPr>
                </w:rPrChange>
              </w:rPr>
              <w:t xml:space="preserve"> thống </w:t>
            </w:r>
            <w:r w:rsidRPr="00410FBA">
              <w:rPr>
                <w:sz w:val="26"/>
                <w:szCs w:val="26"/>
                <w:shd w:val="clear" w:color="auto" w:fill="FFFFFF"/>
                <w:rPrChange w:id="690" w:author="Dang Oanh" w:date="2024-05-31T15:47:00Z" w16du:dateUtc="2024-05-31T08:47:00Z">
                  <w:rPr>
                    <w:color w:val="000000"/>
                    <w:sz w:val="26"/>
                    <w:szCs w:val="26"/>
                    <w:shd w:val="clear" w:color="auto" w:fill="FFFFFF"/>
                  </w:rPr>
                </w:rPrChange>
              </w:rPr>
              <w:t xml:space="preserve">đang hiện popup điều hướng </w:t>
            </w:r>
            <w:r w:rsidR="00EE7A41" w:rsidRPr="00410FBA">
              <w:rPr>
                <w:sz w:val="26"/>
                <w:szCs w:val="26"/>
                <w:shd w:val="clear" w:color="auto" w:fill="FFFFFF"/>
                <w:rPrChange w:id="691" w:author="Dang Oanh" w:date="2024-05-31T15:47:00Z" w16du:dateUtc="2024-05-31T08:47:00Z">
                  <w:rPr>
                    <w:color w:val="000000"/>
                    <w:sz w:val="26"/>
                    <w:szCs w:val="26"/>
                    <w:shd w:val="clear" w:color="auto" w:fill="FFFFFF"/>
                  </w:rPr>
                </w:rPrChange>
              </w:rPr>
              <w:t>sản</w:t>
            </w:r>
            <w:r w:rsidR="00EE7A41" w:rsidRPr="00410FBA">
              <w:rPr>
                <w:sz w:val="26"/>
                <w:szCs w:val="26"/>
                <w:shd w:val="clear" w:color="auto" w:fill="FFFFFF"/>
                <w:lang w:val="vi-VN"/>
                <w:rPrChange w:id="692" w:author="Dang Oanh" w:date="2024-05-31T15:47:00Z" w16du:dateUtc="2024-05-31T08:47:00Z">
                  <w:rPr>
                    <w:color w:val="000000"/>
                    <w:sz w:val="26"/>
                    <w:szCs w:val="26"/>
                    <w:shd w:val="clear" w:color="auto" w:fill="FFFFFF"/>
                    <w:lang w:val="vi-VN"/>
                  </w:rPr>
                </w:rPrChange>
              </w:rPr>
              <w:t xml:space="preserve"> phẩm dịch vụ</w:t>
            </w:r>
            <w:r w:rsidRPr="00410FBA">
              <w:rPr>
                <w:sz w:val="26"/>
                <w:szCs w:val="26"/>
                <w:shd w:val="clear" w:color="auto" w:fill="FFFFFF"/>
                <w:rPrChange w:id="693" w:author="Dang Oanh" w:date="2024-05-31T15:47:00Z" w16du:dateUtc="2024-05-31T08:47:00Z">
                  <w:rPr>
                    <w:color w:val="000000"/>
                    <w:sz w:val="26"/>
                    <w:szCs w:val="26"/>
                    <w:shd w:val="clear" w:color="auto" w:fill="FFFFFF"/>
                  </w:rPr>
                </w:rPrChange>
              </w:rPr>
              <w:t xml:space="preserve">, nếu </w:t>
            </w:r>
            <w:r w:rsidR="00EE7A41" w:rsidRPr="00410FBA">
              <w:rPr>
                <w:sz w:val="26"/>
                <w:szCs w:val="26"/>
                <w:shd w:val="clear" w:color="auto" w:fill="FFFFFF"/>
                <w:rPrChange w:id="694" w:author="Dang Oanh" w:date="2024-05-31T15:47:00Z" w16du:dateUtc="2024-05-31T08:47:00Z">
                  <w:rPr>
                    <w:color w:val="000000"/>
                    <w:sz w:val="26"/>
                    <w:szCs w:val="26"/>
                    <w:shd w:val="clear" w:color="auto" w:fill="FFFFFF"/>
                  </w:rPr>
                </w:rPrChange>
              </w:rPr>
              <w:t>người</w:t>
            </w:r>
            <w:r w:rsidR="00EE7A41" w:rsidRPr="00410FBA">
              <w:rPr>
                <w:sz w:val="26"/>
                <w:szCs w:val="26"/>
                <w:shd w:val="clear" w:color="auto" w:fill="FFFFFF"/>
                <w:lang w:val="vi-VN"/>
                <w:rPrChange w:id="695" w:author="Dang Oanh" w:date="2024-05-31T15:47:00Z" w16du:dateUtc="2024-05-31T08:47:00Z">
                  <w:rPr>
                    <w:color w:val="000000"/>
                    <w:sz w:val="26"/>
                    <w:szCs w:val="26"/>
                    <w:shd w:val="clear" w:color="auto" w:fill="FFFFFF"/>
                    <w:lang w:val="vi-VN"/>
                  </w:rPr>
                </w:rPrChange>
              </w:rPr>
              <w:t xml:space="preserve"> </w:t>
            </w:r>
            <w:r w:rsidR="00EE7A41" w:rsidRPr="00410FBA">
              <w:rPr>
                <w:sz w:val="26"/>
                <w:szCs w:val="26"/>
                <w:shd w:val="clear" w:color="auto" w:fill="FFFFFF"/>
                <w:lang w:val="vi-VN"/>
                <w:rPrChange w:id="696" w:author="Dang Oanh" w:date="2024-05-31T15:47:00Z" w16du:dateUtc="2024-05-31T08:47:00Z">
                  <w:rPr>
                    <w:color w:val="000000"/>
                    <w:sz w:val="26"/>
                    <w:szCs w:val="26"/>
                    <w:shd w:val="clear" w:color="auto" w:fill="FFFFFF"/>
                    <w:lang w:val="vi-VN"/>
                  </w:rPr>
                </w:rPrChange>
              </w:rPr>
              <w:lastRenderedPageBreak/>
              <w:t xml:space="preserve">dùng </w:t>
            </w:r>
            <w:r w:rsidRPr="00410FBA">
              <w:rPr>
                <w:sz w:val="26"/>
                <w:szCs w:val="26"/>
                <w:shd w:val="clear" w:color="auto" w:fill="FFFFFF"/>
                <w:rPrChange w:id="697" w:author="Dang Oanh" w:date="2024-05-31T15:47:00Z" w16du:dateUtc="2024-05-31T08:47:00Z">
                  <w:rPr>
                    <w:color w:val="000000"/>
                    <w:sz w:val="26"/>
                    <w:szCs w:val="26"/>
                    <w:shd w:val="clear" w:color="auto" w:fill="FFFFFF"/>
                  </w:rPr>
                </w:rPrChange>
              </w:rPr>
              <w:t xml:space="preserve">click chuột ra ngoài popup thì </w:t>
            </w:r>
            <w:r w:rsidR="00D058C5" w:rsidRPr="00410FBA">
              <w:rPr>
                <w:sz w:val="26"/>
                <w:szCs w:val="26"/>
                <w:shd w:val="clear" w:color="auto" w:fill="FFFFFF"/>
                <w:lang w:val="vi-VN"/>
                <w:rPrChange w:id="698" w:author="Dang Oanh" w:date="2024-05-31T15:47:00Z" w16du:dateUtc="2024-05-31T08:47:00Z">
                  <w:rPr>
                    <w:color w:val="000000"/>
                    <w:sz w:val="26"/>
                    <w:szCs w:val="26"/>
                    <w:shd w:val="clear" w:color="auto" w:fill="FFFFFF"/>
                    <w:lang w:val="vi-VN"/>
                  </w:rPr>
                </w:rPrChange>
              </w:rPr>
              <w:t>p</w:t>
            </w:r>
            <w:r w:rsidRPr="00410FBA">
              <w:rPr>
                <w:sz w:val="26"/>
                <w:szCs w:val="26"/>
                <w:shd w:val="clear" w:color="auto" w:fill="FFFFFF"/>
                <w:rPrChange w:id="699" w:author="Dang Oanh" w:date="2024-05-31T15:47:00Z" w16du:dateUtc="2024-05-31T08:47:00Z">
                  <w:rPr>
                    <w:color w:val="000000"/>
                    <w:sz w:val="26"/>
                    <w:szCs w:val="26"/>
                    <w:shd w:val="clear" w:color="auto" w:fill="FFFFFF"/>
                  </w:rPr>
                </w:rPrChange>
              </w:rPr>
              <w:t>opup</w:t>
            </w:r>
            <w:r w:rsidR="00D058C5" w:rsidRPr="00410FBA">
              <w:rPr>
                <w:sz w:val="26"/>
                <w:szCs w:val="26"/>
                <w:shd w:val="clear" w:color="auto" w:fill="FFFFFF"/>
                <w:lang w:val="vi-VN"/>
                <w:rPrChange w:id="700" w:author="Dang Oanh" w:date="2024-05-31T15:47:00Z" w16du:dateUtc="2024-05-31T08:47:00Z">
                  <w:rPr>
                    <w:color w:val="000000"/>
                    <w:sz w:val="26"/>
                    <w:szCs w:val="26"/>
                    <w:shd w:val="clear" w:color="auto" w:fill="FFFFFF"/>
                    <w:lang w:val="vi-VN"/>
                  </w:rPr>
                </w:rPrChange>
              </w:rPr>
              <w:t xml:space="preserve"> sẽ được đóng lại</w:t>
            </w:r>
          </w:p>
          <w:p w14:paraId="7782FB78" w14:textId="77777777" w:rsidR="002A5217" w:rsidRPr="00410FBA" w:rsidRDefault="002A5217" w:rsidP="002E2C04">
            <w:pPr>
              <w:pStyle w:val="ListParagraph"/>
              <w:numPr>
                <w:ilvl w:val="0"/>
                <w:numId w:val="18"/>
              </w:numPr>
              <w:spacing w:before="120" w:after="120"/>
              <w:rPr>
                <w:b/>
                <w:sz w:val="26"/>
                <w:szCs w:val="26"/>
              </w:rPr>
            </w:pPr>
            <w:r w:rsidRPr="00410FBA">
              <w:rPr>
                <w:b/>
                <w:sz w:val="26"/>
                <w:szCs w:val="26"/>
              </w:rPr>
              <w:t xml:space="preserve">Các ngoại lệ: </w:t>
            </w:r>
          </w:p>
          <w:p w14:paraId="76F61404" w14:textId="650F2917" w:rsidR="002A5217" w:rsidRPr="00410FBA" w:rsidRDefault="00D058C5" w:rsidP="002E2C04">
            <w:pPr>
              <w:spacing w:before="120" w:after="120"/>
              <w:rPr>
                <w:bCs/>
                <w:sz w:val="26"/>
                <w:szCs w:val="26"/>
                <w:lang w:val="vi-VN"/>
              </w:rPr>
            </w:pPr>
            <w:r w:rsidRPr="00410FBA">
              <w:rPr>
                <w:bCs/>
                <w:sz w:val="26"/>
                <w:szCs w:val="26"/>
                <w:lang w:val="vi-VN"/>
              </w:rPr>
              <w:t>Không có</w:t>
            </w:r>
          </w:p>
        </w:tc>
        <w:tc>
          <w:tcPr>
            <w:tcW w:w="405" w:type="pct"/>
          </w:tcPr>
          <w:p w14:paraId="596ACD2C" w14:textId="77777777" w:rsidR="002A5217" w:rsidRPr="00410FBA" w:rsidRDefault="002A5217" w:rsidP="002E2C04">
            <w:pPr>
              <w:spacing w:before="120" w:after="120"/>
              <w:rPr>
                <w:sz w:val="26"/>
                <w:szCs w:val="26"/>
              </w:rPr>
            </w:pPr>
            <w:r w:rsidRPr="00410FBA">
              <w:rPr>
                <w:sz w:val="26"/>
                <w:szCs w:val="26"/>
              </w:rPr>
              <w:lastRenderedPageBreak/>
              <w:t>Cao</w:t>
            </w:r>
          </w:p>
        </w:tc>
        <w:tc>
          <w:tcPr>
            <w:tcW w:w="454" w:type="pct"/>
          </w:tcPr>
          <w:p w14:paraId="714DE43A" w14:textId="77777777" w:rsidR="002A5217" w:rsidRPr="00410FBA" w:rsidRDefault="002A5217" w:rsidP="002E2C04">
            <w:pPr>
              <w:spacing w:before="120" w:after="120"/>
              <w:rPr>
                <w:sz w:val="26"/>
                <w:szCs w:val="26"/>
              </w:rPr>
            </w:pPr>
            <w:r w:rsidRPr="00410FBA">
              <w:rPr>
                <w:sz w:val="26"/>
                <w:szCs w:val="26"/>
              </w:rPr>
              <w:t>Cao</w:t>
            </w:r>
          </w:p>
        </w:tc>
        <w:tc>
          <w:tcPr>
            <w:tcW w:w="587" w:type="pct"/>
          </w:tcPr>
          <w:p w14:paraId="54397DB4" w14:textId="77777777" w:rsidR="002A5217" w:rsidRPr="00410FBA" w:rsidRDefault="002A5217" w:rsidP="002E2C04">
            <w:pPr>
              <w:spacing w:before="120" w:after="120"/>
              <w:rPr>
                <w:sz w:val="26"/>
                <w:szCs w:val="26"/>
              </w:rPr>
            </w:pPr>
            <w:r w:rsidRPr="00410FBA">
              <w:rPr>
                <w:sz w:val="26"/>
                <w:szCs w:val="26"/>
              </w:rPr>
              <w:t>Quản trị hệ thống quản lý doanh nghiệp</w:t>
            </w:r>
          </w:p>
        </w:tc>
      </w:tr>
    </w:tbl>
    <w:p w14:paraId="3989836F" w14:textId="77777777" w:rsidR="002A5217" w:rsidRPr="00410FBA" w:rsidRDefault="002A5217" w:rsidP="002A5217"/>
    <w:p w14:paraId="72C52F91" w14:textId="77777777" w:rsidR="00D56C36" w:rsidRPr="00410FBA" w:rsidRDefault="006E4081" w:rsidP="00C808E0">
      <w:pPr>
        <w:pStyle w:val="Heading2"/>
      </w:pPr>
      <w:bookmarkStart w:id="701" w:name="_Toc167894531"/>
      <w:r w:rsidRPr="00410FBA">
        <w:t>Cấu hình hóa đơn</w:t>
      </w:r>
      <w:bookmarkEnd w:id="701"/>
    </w:p>
    <w:p w14:paraId="11BEC856" w14:textId="77777777" w:rsidR="00D56C36" w:rsidRPr="00410FBA" w:rsidRDefault="00D56C36" w:rsidP="00D56C36">
      <w:pPr>
        <w:spacing w:before="120" w:after="120"/>
        <w:rPr>
          <w:sz w:val="26"/>
          <w:szCs w:val="26"/>
        </w:rPr>
      </w:pPr>
      <w:r w:rsidRPr="00410FBA">
        <w:rPr>
          <w:noProof/>
        </w:rPr>
        <w:drawing>
          <wp:inline distT="0" distB="0" distL="0" distR="0" wp14:anchorId="7E559FAD" wp14:editId="35DBBAEA">
            <wp:extent cx="5761990" cy="4087495"/>
            <wp:effectExtent l="0" t="0" r="0" b="27305"/>
            <wp:docPr id="303"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F184C0E" w14:textId="77777777" w:rsidR="00C808E0" w:rsidRPr="00410FBA" w:rsidRDefault="00CE593F" w:rsidP="00C808E0">
      <w:pPr>
        <w:pStyle w:val="Heading3"/>
        <w:numPr>
          <w:ilvl w:val="0"/>
          <w:numId w:val="0"/>
        </w:numPr>
      </w:pPr>
      <w:bookmarkStart w:id="702" w:name="_Toc167894532"/>
      <w:r w:rsidRPr="00410FBA">
        <w:t>IV.2</w:t>
      </w:r>
      <w:r w:rsidR="00C808E0" w:rsidRPr="00410FBA">
        <w:t>.1 Kết nối HDDT</w:t>
      </w:r>
      <w:bookmarkEnd w:id="702"/>
    </w:p>
    <w:p w14:paraId="422A937F" w14:textId="77777777" w:rsidR="00C5370D" w:rsidRPr="00410FBA" w:rsidRDefault="00C5370D" w:rsidP="00C5370D">
      <w:pPr>
        <w:rPr>
          <w:sz w:val="26"/>
          <w:szCs w:val="26"/>
        </w:rPr>
      </w:pPr>
      <w:r w:rsidRPr="00410FBA">
        <w:rPr>
          <w:sz w:val="26"/>
          <w:szCs w:val="26"/>
        </w:rPr>
        <w:t>Có 2 trường hợp như sau:</w:t>
      </w:r>
    </w:p>
    <w:p w14:paraId="766943E1" w14:textId="77777777" w:rsidR="00C5370D" w:rsidRPr="00410FBA" w:rsidRDefault="00C5370D" w:rsidP="00C5370D">
      <w:pPr>
        <w:pStyle w:val="ListParagraph"/>
        <w:numPr>
          <w:ilvl w:val="0"/>
          <w:numId w:val="12"/>
        </w:numPr>
        <w:ind w:left="360"/>
        <w:rPr>
          <w:sz w:val="26"/>
          <w:szCs w:val="26"/>
        </w:rPr>
      </w:pPr>
      <w:r w:rsidRPr="00410FBA">
        <w:rPr>
          <w:sz w:val="26"/>
          <w:szCs w:val="26"/>
        </w:rPr>
        <w:t>Trường hợp 1: Đối với đơn vị mua dịch vụ Hóa đơn điện tử từ Hệ sinh thái, các thông tin trên màn hình Thiết lập thông tin kết nối hệ thống HDDT được tự động hiển thị. Người dùng không cần điền vào các thông tin này.</w:t>
      </w:r>
    </w:p>
    <w:p w14:paraId="3F5DF949" w14:textId="77777777" w:rsidR="00C5370D" w:rsidRPr="00410FBA" w:rsidRDefault="00C5370D" w:rsidP="00C5370D">
      <w:pPr>
        <w:pStyle w:val="ListParagraph"/>
        <w:numPr>
          <w:ilvl w:val="0"/>
          <w:numId w:val="12"/>
        </w:numPr>
        <w:ind w:left="360"/>
        <w:rPr>
          <w:sz w:val="26"/>
          <w:szCs w:val="26"/>
        </w:rPr>
      </w:pPr>
      <w:r w:rsidRPr="00410FBA">
        <w:rPr>
          <w:sz w:val="26"/>
          <w:szCs w:val="26"/>
        </w:rPr>
        <w:t xml:space="preserve">Trường hợp 2: Đối với đơn vị trước đó đã sử dụng dịch vụ VNPT Invoice, màn hình Thiết lập thông tin kết nối hệ thống HDDT ban đầu chưa có dữ liệu gì. Người dùng cần điền các dữ liệu có được từ hệ thống VNPT Invoice và điền vào form </w:t>
      </w:r>
      <w:r w:rsidRPr="00410FBA">
        <w:rPr>
          <w:sz w:val="26"/>
          <w:szCs w:val="26"/>
        </w:rPr>
        <w:lastRenderedPageBreak/>
        <w:t>thiết lập để tiến hành tích hợp hệ thống đang sử dụng với hệ thống VNPT Invoice đã dùng trước đó.</w:t>
      </w:r>
    </w:p>
    <w:tbl>
      <w:tblPr>
        <w:tblStyle w:val="TableGrid"/>
        <w:tblW w:w="5000" w:type="pct"/>
        <w:tblLook w:val="04A0" w:firstRow="1" w:lastRow="0" w:firstColumn="1" w:lastColumn="0" w:noHBand="0" w:noVBand="1"/>
      </w:tblPr>
      <w:tblGrid>
        <w:gridCol w:w="708"/>
        <w:gridCol w:w="2600"/>
        <w:gridCol w:w="939"/>
        <w:gridCol w:w="2337"/>
        <w:gridCol w:w="733"/>
        <w:gridCol w:w="823"/>
        <w:gridCol w:w="924"/>
      </w:tblGrid>
      <w:tr w:rsidR="00410FBA" w:rsidRPr="00410FBA" w14:paraId="1AD67044" w14:textId="77777777" w:rsidTr="00E331A0">
        <w:trPr>
          <w:trHeight w:val="1104"/>
          <w:tblHeader/>
        </w:trPr>
        <w:tc>
          <w:tcPr>
            <w:tcW w:w="391" w:type="pct"/>
          </w:tcPr>
          <w:p w14:paraId="13314AC0" w14:textId="77777777" w:rsidR="00C808E0" w:rsidRPr="00410FBA" w:rsidRDefault="00C808E0" w:rsidP="005D2A59">
            <w:pPr>
              <w:spacing w:before="120" w:after="120"/>
              <w:jc w:val="center"/>
              <w:rPr>
                <w:b/>
                <w:sz w:val="26"/>
                <w:szCs w:val="26"/>
              </w:rPr>
            </w:pPr>
            <w:r w:rsidRPr="00410FBA">
              <w:rPr>
                <w:b/>
                <w:sz w:val="26"/>
                <w:szCs w:val="26"/>
              </w:rPr>
              <w:t>STT</w:t>
            </w:r>
          </w:p>
        </w:tc>
        <w:tc>
          <w:tcPr>
            <w:tcW w:w="642" w:type="pct"/>
          </w:tcPr>
          <w:p w14:paraId="650D6A6F" w14:textId="77777777" w:rsidR="00C808E0" w:rsidRPr="00410FBA" w:rsidRDefault="00C808E0" w:rsidP="005D2A59">
            <w:pPr>
              <w:spacing w:before="120" w:after="120"/>
              <w:jc w:val="center"/>
              <w:rPr>
                <w:b/>
                <w:sz w:val="26"/>
                <w:szCs w:val="26"/>
              </w:rPr>
            </w:pPr>
            <w:r w:rsidRPr="00410FBA">
              <w:rPr>
                <w:b/>
                <w:sz w:val="26"/>
                <w:szCs w:val="26"/>
              </w:rPr>
              <w:t>Mã yêu cầu</w:t>
            </w:r>
          </w:p>
        </w:tc>
        <w:tc>
          <w:tcPr>
            <w:tcW w:w="714" w:type="pct"/>
          </w:tcPr>
          <w:p w14:paraId="4EB9177D" w14:textId="77777777" w:rsidR="00C808E0" w:rsidRPr="00410FBA" w:rsidRDefault="00C808E0" w:rsidP="005D2A59">
            <w:pPr>
              <w:spacing w:before="120" w:after="120"/>
              <w:jc w:val="center"/>
              <w:rPr>
                <w:b/>
                <w:sz w:val="26"/>
                <w:szCs w:val="26"/>
              </w:rPr>
            </w:pPr>
            <w:r w:rsidRPr="00410FBA">
              <w:rPr>
                <w:b/>
                <w:sz w:val="26"/>
                <w:szCs w:val="26"/>
              </w:rPr>
              <w:t>Tên yêu cầu</w:t>
            </w:r>
          </w:p>
        </w:tc>
        <w:tc>
          <w:tcPr>
            <w:tcW w:w="1583" w:type="pct"/>
          </w:tcPr>
          <w:p w14:paraId="2DC6F738" w14:textId="77777777" w:rsidR="00C808E0" w:rsidRPr="00410FBA" w:rsidRDefault="00C808E0" w:rsidP="005D2A59">
            <w:pPr>
              <w:spacing w:before="120" w:after="120"/>
              <w:jc w:val="center"/>
              <w:rPr>
                <w:b/>
                <w:sz w:val="26"/>
                <w:szCs w:val="26"/>
              </w:rPr>
            </w:pPr>
            <w:r w:rsidRPr="00410FBA">
              <w:rPr>
                <w:b/>
                <w:sz w:val="26"/>
                <w:szCs w:val="26"/>
              </w:rPr>
              <w:t xml:space="preserve">Mô tả </w:t>
            </w:r>
          </w:p>
        </w:tc>
        <w:tc>
          <w:tcPr>
            <w:tcW w:w="472" w:type="pct"/>
          </w:tcPr>
          <w:p w14:paraId="4506ECE5" w14:textId="77777777" w:rsidR="00C808E0" w:rsidRPr="00410FBA" w:rsidRDefault="00C808E0" w:rsidP="005D2A59">
            <w:pPr>
              <w:spacing w:before="120" w:after="120"/>
              <w:jc w:val="center"/>
              <w:rPr>
                <w:b/>
                <w:sz w:val="26"/>
                <w:szCs w:val="26"/>
              </w:rPr>
            </w:pPr>
            <w:r w:rsidRPr="00410FBA">
              <w:rPr>
                <w:b/>
                <w:sz w:val="26"/>
                <w:szCs w:val="26"/>
              </w:rPr>
              <w:t>Mức độ ưu tiên</w:t>
            </w:r>
          </w:p>
        </w:tc>
        <w:tc>
          <w:tcPr>
            <w:tcW w:w="633" w:type="pct"/>
          </w:tcPr>
          <w:p w14:paraId="35BAE6F5" w14:textId="77777777" w:rsidR="00C808E0" w:rsidRPr="00410FBA" w:rsidRDefault="00C808E0" w:rsidP="005D2A59">
            <w:pPr>
              <w:spacing w:before="120" w:after="120"/>
              <w:jc w:val="center"/>
              <w:rPr>
                <w:b/>
                <w:sz w:val="26"/>
                <w:szCs w:val="26"/>
              </w:rPr>
            </w:pPr>
            <w:r w:rsidRPr="00410FBA">
              <w:rPr>
                <w:b/>
                <w:sz w:val="26"/>
                <w:szCs w:val="26"/>
              </w:rPr>
              <w:t>Mức độ quan trọng</w:t>
            </w:r>
          </w:p>
        </w:tc>
        <w:tc>
          <w:tcPr>
            <w:tcW w:w="565" w:type="pct"/>
          </w:tcPr>
          <w:p w14:paraId="5E3B0FB5" w14:textId="77777777" w:rsidR="00C808E0" w:rsidRPr="00410FBA" w:rsidRDefault="00C808E0" w:rsidP="005D2A59">
            <w:pPr>
              <w:spacing w:before="120" w:after="120"/>
              <w:jc w:val="center"/>
              <w:rPr>
                <w:b/>
                <w:sz w:val="26"/>
                <w:szCs w:val="26"/>
              </w:rPr>
            </w:pPr>
            <w:r w:rsidRPr="00410FBA">
              <w:rPr>
                <w:b/>
                <w:sz w:val="26"/>
                <w:szCs w:val="26"/>
              </w:rPr>
              <w:t>Đối tượng liên quan</w:t>
            </w:r>
          </w:p>
        </w:tc>
      </w:tr>
      <w:tr w:rsidR="00410FBA" w:rsidRPr="00410FBA" w14:paraId="192B8645" w14:textId="77777777" w:rsidTr="00E331A0">
        <w:tc>
          <w:tcPr>
            <w:tcW w:w="391" w:type="pct"/>
          </w:tcPr>
          <w:p w14:paraId="2F9DAE8E" w14:textId="77777777" w:rsidR="00C808E0" w:rsidRPr="00410FBA" w:rsidRDefault="00C808E0" w:rsidP="005D2A59">
            <w:pPr>
              <w:pStyle w:val="ListParagraph"/>
              <w:spacing w:before="120" w:after="120"/>
              <w:ind w:left="0"/>
              <w:rPr>
                <w:sz w:val="26"/>
                <w:szCs w:val="26"/>
              </w:rPr>
            </w:pPr>
            <w:r w:rsidRPr="00410FBA">
              <w:rPr>
                <w:sz w:val="26"/>
                <w:szCs w:val="26"/>
              </w:rPr>
              <w:t>1</w:t>
            </w:r>
          </w:p>
        </w:tc>
        <w:tc>
          <w:tcPr>
            <w:tcW w:w="642" w:type="pct"/>
          </w:tcPr>
          <w:p w14:paraId="4F3E4CDC" w14:textId="0BCA5BE5" w:rsidR="00C808E0" w:rsidRPr="00410FBA" w:rsidRDefault="001368E2" w:rsidP="005D2A59">
            <w:pPr>
              <w:spacing w:before="120" w:after="120"/>
              <w:jc w:val="center"/>
              <w:rPr>
                <w:sz w:val="26"/>
                <w:szCs w:val="26"/>
              </w:rPr>
            </w:pPr>
            <w:r w:rsidRPr="00410FBA">
              <w:rPr>
                <w:sz w:val="26"/>
                <w:szCs w:val="26"/>
              </w:rPr>
              <w:t>UR_HDDT_041.06.01</w:t>
            </w:r>
          </w:p>
        </w:tc>
        <w:tc>
          <w:tcPr>
            <w:tcW w:w="714" w:type="pct"/>
          </w:tcPr>
          <w:p w14:paraId="24177482" w14:textId="77777777" w:rsidR="00C808E0" w:rsidRPr="00410FBA" w:rsidRDefault="00C808E0" w:rsidP="005D2A59">
            <w:pPr>
              <w:spacing w:before="120" w:after="120"/>
              <w:rPr>
                <w:sz w:val="26"/>
                <w:szCs w:val="26"/>
              </w:rPr>
            </w:pPr>
            <w:r w:rsidRPr="00410FBA">
              <w:rPr>
                <w:sz w:val="26"/>
                <w:szCs w:val="26"/>
              </w:rPr>
              <w:t>Xem kết nối HDDT</w:t>
            </w:r>
          </w:p>
        </w:tc>
        <w:tc>
          <w:tcPr>
            <w:tcW w:w="1583" w:type="pct"/>
          </w:tcPr>
          <w:p w14:paraId="32DD57E0" w14:textId="77777777" w:rsidR="00C808E0" w:rsidRPr="00410FBA" w:rsidRDefault="00C808E0" w:rsidP="00E331A0">
            <w:pPr>
              <w:pStyle w:val="ListParagraph"/>
              <w:numPr>
                <w:ilvl w:val="0"/>
                <w:numId w:val="19"/>
              </w:numPr>
              <w:spacing w:before="120" w:after="120"/>
              <w:ind w:left="0" w:firstLine="0"/>
              <w:rPr>
                <w:sz w:val="26"/>
                <w:szCs w:val="26"/>
              </w:rPr>
            </w:pPr>
            <w:r w:rsidRPr="00410FBA">
              <w:rPr>
                <w:b/>
                <w:sz w:val="26"/>
                <w:szCs w:val="26"/>
              </w:rPr>
              <w:t xml:space="preserve">Phát biểu yêu cầu: </w:t>
            </w:r>
            <w:r w:rsidR="00C5370D" w:rsidRPr="00410FBA">
              <w:rPr>
                <w:sz w:val="26"/>
                <w:szCs w:val="26"/>
              </w:rPr>
              <w:t xml:space="preserve">Cho phép người dùng xem thông tin kết nối </w:t>
            </w:r>
            <w:r w:rsidR="00E331A0" w:rsidRPr="00410FBA">
              <w:rPr>
                <w:sz w:val="26"/>
                <w:szCs w:val="26"/>
              </w:rPr>
              <w:t xml:space="preserve">(kết nối giữa </w:t>
            </w:r>
            <w:r w:rsidR="00C5370D" w:rsidRPr="00410FBA">
              <w:rPr>
                <w:sz w:val="26"/>
                <w:szCs w:val="26"/>
              </w:rPr>
              <w:t xml:space="preserve">hệ thống đang dùng với hệ thống </w:t>
            </w:r>
            <w:r w:rsidR="00E331A0" w:rsidRPr="00410FBA">
              <w:rPr>
                <w:sz w:val="26"/>
                <w:szCs w:val="26"/>
              </w:rPr>
              <w:t>VNPT Invoice/dịch vụ HDDT trong Hệ sinh thái)</w:t>
            </w:r>
            <w:r w:rsidR="00C5370D" w:rsidRPr="00410FBA">
              <w:rPr>
                <w:sz w:val="26"/>
                <w:szCs w:val="26"/>
              </w:rPr>
              <w:t xml:space="preserve"> </w:t>
            </w:r>
          </w:p>
          <w:p w14:paraId="7080EC23" w14:textId="77777777" w:rsidR="00C808E0" w:rsidRPr="00410FBA" w:rsidRDefault="00C808E0" w:rsidP="00C808E0">
            <w:pPr>
              <w:pStyle w:val="ListParagraph"/>
              <w:numPr>
                <w:ilvl w:val="0"/>
                <w:numId w:val="18"/>
              </w:numPr>
              <w:spacing w:before="120" w:after="120"/>
              <w:rPr>
                <w:b/>
                <w:sz w:val="26"/>
                <w:szCs w:val="26"/>
              </w:rPr>
            </w:pPr>
            <w:r w:rsidRPr="00410FBA">
              <w:rPr>
                <w:b/>
                <w:sz w:val="26"/>
                <w:szCs w:val="26"/>
              </w:rPr>
              <w:t xml:space="preserve">Thông tin đầu vào: </w:t>
            </w:r>
          </w:p>
          <w:p w14:paraId="1CEFEAA9" w14:textId="77777777" w:rsidR="00C808E0" w:rsidRPr="00410FBA" w:rsidRDefault="00C808E0" w:rsidP="00C5370D">
            <w:pPr>
              <w:spacing w:before="120" w:after="120"/>
              <w:rPr>
                <w:sz w:val="26"/>
                <w:szCs w:val="26"/>
              </w:rPr>
            </w:pPr>
            <w:r w:rsidRPr="00410FBA">
              <w:rPr>
                <w:sz w:val="26"/>
                <w:szCs w:val="26"/>
              </w:rPr>
              <w:t xml:space="preserve">+ </w:t>
            </w:r>
            <w:r w:rsidR="00C5370D" w:rsidRPr="00410FBA">
              <w:rPr>
                <w:sz w:val="26"/>
                <w:szCs w:val="26"/>
              </w:rPr>
              <w:t>Đối với trường hợp 1 (đơn vị mua dịch vụ HDDT của Hệ sinh thái): thông tin được hệ thống tự động sinh ra dựa trên dữ liệu tạo lập khi đơn vị mua dịch vụ phần mềm</w:t>
            </w:r>
          </w:p>
          <w:p w14:paraId="3B0A1742" w14:textId="77777777" w:rsidR="00C5370D" w:rsidRPr="00410FBA" w:rsidRDefault="00C5370D" w:rsidP="00C5370D">
            <w:pPr>
              <w:spacing w:before="120" w:after="120"/>
              <w:rPr>
                <w:sz w:val="26"/>
                <w:szCs w:val="26"/>
              </w:rPr>
            </w:pPr>
            <w:r w:rsidRPr="00410FBA">
              <w:rPr>
                <w:sz w:val="26"/>
                <w:szCs w:val="26"/>
              </w:rPr>
              <w:t>+ Đối với trường hợp 2 (đơn vị trước đó đã sử dụng dịch vụ VNPT Invoice): thông tin do người dùng tự nhập vào – lấy từ hệ thống VNPT Invoice, gồm các trường thông tin sau:</w:t>
            </w:r>
          </w:p>
          <w:p w14:paraId="0D2B0BDB" w14:textId="77777777" w:rsidR="00C5370D" w:rsidRPr="00410FBA" w:rsidRDefault="00C5370D" w:rsidP="00C5370D">
            <w:pPr>
              <w:spacing w:before="120" w:after="120"/>
              <w:rPr>
                <w:sz w:val="26"/>
                <w:szCs w:val="26"/>
              </w:rPr>
            </w:pPr>
            <w:r w:rsidRPr="00410FBA">
              <w:rPr>
                <w:sz w:val="26"/>
                <w:szCs w:val="26"/>
              </w:rPr>
              <w:t>+ CUS ID *</w:t>
            </w:r>
          </w:p>
          <w:p w14:paraId="477291F9" w14:textId="77777777" w:rsidR="00C5370D" w:rsidRPr="00410FBA" w:rsidRDefault="00C5370D" w:rsidP="00C5370D">
            <w:pPr>
              <w:spacing w:before="120" w:after="120"/>
              <w:rPr>
                <w:sz w:val="26"/>
                <w:szCs w:val="26"/>
              </w:rPr>
            </w:pPr>
            <w:r w:rsidRPr="00410FBA">
              <w:rPr>
                <w:sz w:val="26"/>
                <w:szCs w:val="26"/>
              </w:rPr>
              <w:t>+ URL *</w:t>
            </w:r>
          </w:p>
          <w:p w14:paraId="1156C6E4" w14:textId="77777777" w:rsidR="00C5370D" w:rsidRPr="00410FBA" w:rsidRDefault="00C5370D" w:rsidP="00C5370D">
            <w:pPr>
              <w:spacing w:before="120" w:after="120"/>
              <w:rPr>
                <w:sz w:val="26"/>
                <w:szCs w:val="26"/>
              </w:rPr>
            </w:pPr>
            <w:r w:rsidRPr="00410FBA">
              <w:rPr>
                <w:sz w:val="26"/>
                <w:szCs w:val="26"/>
              </w:rPr>
              <w:t>+ URL portal serice *</w:t>
            </w:r>
          </w:p>
          <w:p w14:paraId="4918CC9A" w14:textId="77777777" w:rsidR="00C5370D" w:rsidRPr="00410FBA" w:rsidRDefault="00C5370D" w:rsidP="00C5370D">
            <w:pPr>
              <w:spacing w:before="120" w:after="120"/>
              <w:rPr>
                <w:sz w:val="26"/>
                <w:szCs w:val="26"/>
              </w:rPr>
            </w:pPr>
            <w:r w:rsidRPr="00410FBA">
              <w:rPr>
                <w:sz w:val="26"/>
                <w:szCs w:val="26"/>
              </w:rPr>
              <w:lastRenderedPageBreak/>
              <w:t>+ Tên đăng nhập *</w:t>
            </w:r>
          </w:p>
          <w:p w14:paraId="576E1D7D" w14:textId="77777777" w:rsidR="00C5370D" w:rsidRPr="00410FBA" w:rsidRDefault="00C5370D" w:rsidP="00C5370D">
            <w:pPr>
              <w:spacing w:before="120" w:after="120"/>
              <w:rPr>
                <w:sz w:val="26"/>
                <w:szCs w:val="26"/>
              </w:rPr>
            </w:pPr>
            <w:r w:rsidRPr="00410FBA">
              <w:rPr>
                <w:sz w:val="26"/>
                <w:szCs w:val="26"/>
              </w:rPr>
              <w:t>+ URL publish service *</w:t>
            </w:r>
          </w:p>
          <w:p w14:paraId="366E33AE" w14:textId="77777777" w:rsidR="00C5370D" w:rsidRPr="00410FBA" w:rsidRDefault="00C5370D" w:rsidP="00C5370D">
            <w:pPr>
              <w:spacing w:before="120" w:after="120"/>
              <w:rPr>
                <w:sz w:val="26"/>
                <w:szCs w:val="26"/>
              </w:rPr>
            </w:pPr>
            <w:r w:rsidRPr="00410FBA">
              <w:rPr>
                <w:sz w:val="26"/>
                <w:szCs w:val="26"/>
              </w:rPr>
              <w:t>+ URL tra cứu *</w:t>
            </w:r>
          </w:p>
          <w:p w14:paraId="3CC169EF" w14:textId="77777777" w:rsidR="00C5370D" w:rsidRPr="00410FBA" w:rsidRDefault="00C5370D" w:rsidP="00C5370D">
            <w:pPr>
              <w:spacing w:before="120" w:after="120"/>
              <w:rPr>
                <w:sz w:val="26"/>
                <w:szCs w:val="26"/>
              </w:rPr>
            </w:pPr>
            <w:r w:rsidRPr="00410FBA">
              <w:rPr>
                <w:sz w:val="26"/>
                <w:szCs w:val="26"/>
              </w:rPr>
              <w:t>+ Mật khẩu *</w:t>
            </w:r>
          </w:p>
          <w:p w14:paraId="6309D9DA" w14:textId="77777777" w:rsidR="00C5370D" w:rsidRPr="00410FBA" w:rsidRDefault="00C5370D" w:rsidP="00C5370D">
            <w:pPr>
              <w:spacing w:before="120" w:after="120"/>
              <w:rPr>
                <w:b/>
                <w:sz w:val="26"/>
                <w:szCs w:val="26"/>
              </w:rPr>
            </w:pPr>
            <w:r w:rsidRPr="00410FBA">
              <w:rPr>
                <w:sz w:val="26"/>
                <w:szCs w:val="26"/>
              </w:rPr>
              <w:t>+ URL business service*</w:t>
            </w:r>
          </w:p>
          <w:p w14:paraId="0BF76CD8" w14:textId="77777777" w:rsidR="00C808E0" w:rsidRPr="00410FBA" w:rsidRDefault="00C808E0" w:rsidP="00C808E0">
            <w:pPr>
              <w:pStyle w:val="ListParagraph"/>
              <w:numPr>
                <w:ilvl w:val="0"/>
                <w:numId w:val="18"/>
              </w:numPr>
              <w:spacing w:before="120" w:after="120"/>
              <w:rPr>
                <w:b/>
                <w:sz w:val="26"/>
                <w:szCs w:val="26"/>
              </w:rPr>
            </w:pPr>
            <w:r w:rsidRPr="00410FBA">
              <w:rPr>
                <w:b/>
                <w:sz w:val="26"/>
                <w:szCs w:val="26"/>
              </w:rPr>
              <w:t xml:space="preserve">Thông tin đầu ra: </w:t>
            </w:r>
          </w:p>
          <w:p w14:paraId="2E175C7B" w14:textId="77777777" w:rsidR="00C808E0" w:rsidRPr="00410FBA" w:rsidRDefault="00C5370D" w:rsidP="00C808E0">
            <w:pPr>
              <w:spacing w:before="120" w:after="120"/>
              <w:rPr>
                <w:sz w:val="26"/>
                <w:szCs w:val="26"/>
              </w:rPr>
            </w:pPr>
            <w:r w:rsidRPr="00410FBA">
              <w:rPr>
                <w:sz w:val="26"/>
                <w:szCs w:val="26"/>
              </w:rPr>
              <w:t>Hệ thống hiển thị các trường thông tin sau:</w:t>
            </w:r>
          </w:p>
          <w:p w14:paraId="5143B57F" w14:textId="77777777" w:rsidR="00C5370D" w:rsidRPr="00410FBA" w:rsidRDefault="00C5370D" w:rsidP="00C808E0">
            <w:pPr>
              <w:spacing w:before="120" w:after="120"/>
              <w:rPr>
                <w:sz w:val="26"/>
                <w:szCs w:val="26"/>
              </w:rPr>
            </w:pPr>
            <w:r w:rsidRPr="00410FBA">
              <w:rPr>
                <w:sz w:val="26"/>
                <w:szCs w:val="26"/>
              </w:rPr>
              <w:t>+ CUS ID</w:t>
            </w:r>
          </w:p>
          <w:p w14:paraId="2D96A8AC" w14:textId="77777777" w:rsidR="00C5370D" w:rsidRPr="00410FBA" w:rsidRDefault="00C5370D" w:rsidP="00C808E0">
            <w:pPr>
              <w:spacing w:before="120" w:after="120"/>
              <w:rPr>
                <w:sz w:val="26"/>
                <w:szCs w:val="26"/>
              </w:rPr>
            </w:pPr>
            <w:r w:rsidRPr="00410FBA">
              <w:rPr>
                <w:sz w:val="26"/>
                <w:szCs w:val="26"/>
              </w:rPr>
              <w:t>+ URL</w:t>
            </w:r>
          </w:p>
          <w:p w14:paraId="07D198AB" w14:textId="77777777" w:rsidR="00C5370D" w:rsidRPr="00410FBA" w:rsidRDefault="00C5370D" w:rsidP="00C808E0">
            <w:pPr>
              <w:spacing w:before="120" w:after="120"/>
              <w:rPr>
                <w:sz w:val="26"/>
                <w:szCs w:val="26"/>
              </w:rPr>
            </w:pPr>
            <w:r w:rsidRPr="00410FBA">
              <w:rPr>
                <w:sz w:val="26"/>
                <w:szCs w:val="26"/>
              </w:rPr>
              <w:t>+ URL portal serice</w:t>
            </w:r>
          </w:p>
          <w:p w14:paraId="0EDA84DB" w14:textId="77777777" w:rsidR="00C5370D" w:rsidRPr="00410FBA" w:rsidRDefault="00C5370D" w:rsidP="00C808E0">
            <w:pPr>
              <w:spacing w:before="120" w:after="120"/>
              <w:rPr>
                <w:sz w:val="26"/>
                <w:szCs w:val="26"/>
              </w:rPr>
            </w:pPr>
            <w:r w:rsidRPr="00410FBA">
              <w:rPr>
                <w:sz w:val="26"/>
                <w:szCs w:val="26"/>
              </w:rPr>
              <w:t>+ Tên đăng nhập</w:t>
            </w:r>
          </w:p>
          <w:p w14:paraId="702789E4" w14:textId="77777777" w:rsidR="00C5370D" w:rsidRPr="00410FBA" w:rsidRDefault="00C5370D" w:rsidP="00C808E0">
            <w:pPr>
              <w:spacing w:before="120" w:after="120"/>
              <w:rPr>
                <w:sz w:val="26"/>
                <w:szCs w:val="26"/>
              </w:rPr>
            </w:pPr>
            <w:r w:rsidRPr="00410FBA">
              <w:rPr>
                <w:sz w:val="26"/>
                <w:szCs w:val="26"/>
              </w:rPr>
              <w:t>+ URL publish service</w:t>
            </w:r>
          </w:p>
          <w:p w14:paraId="37E1E2D8" w14:textId="77777777" w:rsidR="00C5370D" w:rsidRPr="00410FBA" w:rsidRDefault="00C5370D" w:rsidP="00C808E0">
            <w:pPr>
              <w:spacing w:before="120" w:after="120"/>
              <w:rPr>
                <w:sz w:val="26"/>
                <w:szCs w:val="26"/>
              </w:rPr>
            </w:pPr>
            <w:r w:rsidRPr="00410FBA">
              <w:rPr>
                <w:sz w:val="26"/>
                <w:szCs w:val="26"/>
              </w:rPr>
              <w:t>+ URL tra cứu</w:t>
            </w:r>
          </w:p>
          <w:p w14:paraId="6FC84B69" w14:textId="77777777" w:rsidR="00C5370D" w:rsidRPr="00410FBA" w:rsidRDefault="00C5370D" w:rsidP="00C808E0">
            <w:pPr>
              <w:spacing w:before="120" w:after="120"/>
              <w:rPr>
                <w:sz w:val="26"/>
                <w:szCs w:val="26"/>
              </w:rPr>
            </w:pPr>
            <w:r w:rsidRPr="00410FBA">
              <w:rPr>
                <w:sz w:val="26"/>
                <w:szCs w:val="26"/>
              </w:rPr>
              <w:t>+ Mật khẩu</w:t>
            </w:r>
          </w:p>
          <w:p w14:paraId="7201FE44" w14:textId="77777777" w:rsidR="00C5370D" w:rsidRPr="00410FBA" w:rsidRDefault="00C5370D" w:rsidP="00C808E0">
            <w:pPr>
              <w:spacing w:before="120" w:after="120"/>
              <w:rPr>
                <w:b/>
                <w:sz w:val="26"/>
                <w:szCs w:val="26"/>
              </w:rPr>
            </w:pPr>
            <w:r w:rsidRPr="00410FBA">
              <w:rPr>
                <w:sz w:val="26"/>
                <w:szCs w:val="26"/>
              </w:rPr>
              <w:t>+ URL business service</w:t>
            </w:r>
          </w:p>
          <w:p w14:paraId="5184721C" w14:textId="77777777" w:rsidR="00C808E0" w:rsidRPr="00410FBA" w:rsidRDefault="00C808E0" w:rsidP="00C808E0">
            <w:pPr>
              <w:pStyle w:val="ListParagraph"/>
              <w:numPr>
                <w:ilvl w:val="0"/>
                <w:numId w:val="18"/>
              </w:numPr>
              <w:spacing w:before="120" w:after="120"/>
              <w:rPr>
                <w:b/>
                <w:sz w:val="26"/>
                <w:szCs w:val="26"/>
              </w:rPr>
            </w:pPr>
            <w:r w:rsidRPr="00410FBA">
              <w:rPr>
                <w:b/>
                <w:sz w:val="26"/>
                <w:szCs w:val="26"/>
              </w:rPr>
              <w:t>Chức năng xử lý:</w:t>
            </w:r>
          </w:p>
          <w:p w14:paraId="611A7C4E" w14:textId="77777777" w:rsidR="00C5370D" w:rsidRPr="00410FBA" w:rsidRDefault="00C5370D" w:rsidP="00C5370D">
            <w:pPr>
              <w:spacing w:before="120" w:after="120"/>
              <w:rPr>
                <w:sz w:val="26"/>
                <w:szCs w:val="26"/>
              </w:rPr>
            </w:pPr>
            <w:r w:rsidRPr="00410FBA">
              <w:rPr>
                <w:sz w:val="26"/>
                <w:szCs w:val="26"/>
              </w:rPr>
              <w:t>+ Đối với trường hợp 1 (đơn vị mua dịch vụ HDDT của Hệ sinh thái): hệ thống tự động hiển thị thông tin trên màn hình</w:t>
            </w:r>
          </w:p>
          <w:p w14:paraId="501F97E6" w14:textId="77777777" w:rsidR="00C5370D" w:rsidRPr="00410FBA" w:rsidRDefault="00C5370D" w:rsidP="00C5370D">
            <w:pPr>
              <w:spacing w:before="120" w:after="120"/>
              <w:rPr>
                <w:b/>
                <w:sz w:val="26"/>
                <w:szCs w:val="26"/>
              </w:rPr>
            </w:pPr>
            <w:r w:rsidRPr="00410FBA">
              <w:rPr>
                <w:sz w:val="26"/>
                <w:szCs w:val="26"/>
              </w:rPr>
              <w:t xml:space="preserve">+ Đối với trường hợp 2 (đơn vị trước </w:t>
            </w:r>
            <w:r w:rsidRPr="00410FBA">
              <w:rPr>
                <w:sz w:val="26"/>
                <w:szCs w:val="26"/>
              </w:rPr>
              <w:lastRenderedPageBreak/>
              <w:t>đó đã sử dụng dịch vụ VNPT Invoice): hệ thống tiến hành kết nối với hệ thống VNPT Invoice nếu các trường thông tin do người dùng nhập vào là hợp lệ</w:t>
            </w:r>
          </w:p>
          <w:p w14:paraId="67132B0B" w14:textId="77777777" w:rsidR="00C808E0" w:rsidRPr="00410FBA" w:rsidRDefault="00C808E0" w:rsidP="00C808E0">
            <w:pPr>
              <w:pStyle w:val="ListParagraph"/>
              <w:numPr>
                <w:ilvl w:val="0"/>
                <w:numId w:val="18"/>
              </w:numPr>
              <w:spacing w:before="120" w:after="120"/>
              <w:rPr>
                <w:b/>
                <w:sz w:val="26"/>
                <w:szCs w:val="26"/>
              </w:rPr>
            </w:pPr>
            <w:r w:rsidRPr="00410FBA">
              <w:rPr>
                <w:b/>
                <w:sz w:val="26"/>
                <w:szCs w:val="26"/>
              </w:rPr>
              <w:t xml:space="preserve">Các ngoại lệ: </w:t>
            </w:r>
          </w:p>
          <w:p w14:paraId="656732B0" w14:textId="77777777" w:rsidR="00C808E0" w:rsidRPr="00410FBA" w:rsidRDefault="00C5370D" w:rsidP="00C5370D">
            <w:pPr>
              <w:spacing w:before="120" w:after="120"/>
              <w:rPr>
                <w:b/>
                <w:sz w:val="26"/>
                <w:szCs w:val="26"/>
              </w:rPr>
            </w:pPr>
            <w:r w:rsidRPr="00410FBA">
              <w:rPr>
                <w:sz w:val="26"/>
                <w:szCs w:val="26"/>
              </w:rPr>
              <w:t>Hệ thống báo lỗi kết nối với hệ thống VNPT Invoice nếu các trường thông tin do người dùng nhập vào là không đúng/không hợp lệ</w:t>
            </w:r>
          </w:p>
        </w:tc>
        <w:tc>
          <w:tcPr>
            <w:tcW w:w="472" w:type="pct"/>
          </w:tcPr>
          <w:p w14:paraId="43108725" w14:textId="77777777" w:rsidR="00C808E0" w:rsidRPr="00410FBA" w:rsidRDefault="00C808E0" w:rsidP="005D2A59">
            <w:pPr>
              <w:spacing w:before="120" w:after="120"/>
              <w:rPr>
                <w:sz w:val="26"/>
                <w:szCs w:val="26"/>
              </w:rPr>
            </w:pPr>
            <w:r w:rsidRPr="00410FBA">
              <w:rPr>
                <w:sz w:val="26"/>
                <w:szCs w:val="26"/>
              </w:rPr>
              <w:lastRenderedPageBreak/>
              <w:t>Cao</w:t>
            </w:r>
          </w:p>
        </w:tc>
        <w:tc>
          <w:tcPr>
            <w:tcW w:w="633" w:type="pct"/>
          </w:tcPr>
          <w:p w14:paraId="6C1D5DEC" w14:textId="77777777" w:rsidR="00C808E0" w:rsidRPr="00410FBA" w:rsidRDefault="00C808E0" w:rsidP="005D2A59">
            <w:pPr>
              <w:spacing w:before="120" w:after="120"/>
              <w:rPr>
                <w:sz w:val="26"/>
                <w:szCs w:val="26"/>
              </w:rPr>
            </w:pPr>
            <w:r w:rsidRPr="00410FBA">
              <w:rPr>
                <w:sz w:val="26"/>
                <w:szCs w:val="26"/>
              </w:rPr>
              <w:t>Cao</w:t>
            </w:r>
          </w:p>
        </w:tc>
        <w:tc>
          <w:tcPr>
            <w:tcW w:w="565" w:type="pct"/>
          </w:tcPr>
          <w:p w14:paraId="3DA90B83" w14:textId="77777777" w:rsidR="00C808E0" w:rsidRPr="00410FBA" w:rsidRDefault="00C808E0" w:rsidP="005D2A59">
            <w:pPr>
              <w:spacing w:before="120" w:after="120"/>
              <w:rPr>
                <w:sz w:val="26"/>
                <w:szCs w:val="26"/>
              </w:rPr>
            </w:pPr>
            <w:r w:rsidRPr="00410FBA">
              <w:rPr>
                <w:sz w:val="26"/>
                <w:szCs w:val="26"/>
              </w:rPr>
              <w:t>Quản trị hệ thống quản lý doanh nghiệp</w:t>
            </w:r>
          </w:p>
        </w:tc>
      </w:tr>
      <w:tr w:rsidR="00E331A0" w:rsidRPr="00410FBA" w14:paraId="152C5D80" w14:textId="77777777" w:rsidTr="00E331A0">
        <w:tc>
          <w:tcPr>
            <w:tcW w:w="391" w:type="pct"/>
          </w:tcPr>
          <w:p w14:paraId="35CACB33" w14:textId="77777777" w:rsidR="00E331A0" w:rsidRPr="00410FBA" w:rsidRDefault="00E331A0" w:rsidP="00E331A0">
            <w:pPr>
              <w:pStyle w:val="ListParagraph"/>
              <w:spacing w:before="120" w:after="120"/>
              <w:ind w:left="0"/>
              <w:rPr>
                <w:sz w:val="26"/>
                <w:szCs w:val="26"/>
              </w:rPr>
            </w:pPr>
            <w:r w:rsidRPr="00410FBA">
              <w:rPr>
                <w:sz w:val="26"/>
                <w:szCs w:val="26"/>
              </w:rPr>
              <w:lastRenderedPageBreak/>
              <w:t>2</w:t>
            </w:r>
          </w:p>
        </w:tc>
        <w:tc>
          <w:tcPr>
            <w:tcW w:w="642" w:type="pct"/>
          </w:tcPr>
          <w:p w14:paraId="3FE23DF7" w14:textId="08FC10F4" w:rsidR="00E331A0" w:rsidRPr="00410FBA" w:rsidRDefault="001368E2" w:rsidP="00E331A0">
            <w:pPr>
              <w:spacing w:before="120" w:after="120"/>
              <w:jc w:val="center"/>
              <w:rPr>
                <w:sz w:val="26"/>
                <w:szCs w:val="26"/>
              </w:rPr>
            </w:pPr>
            <w:r w:rsidRPr="00410FBA">
              <w:rPr>
                <w:sz w:val="26"/>
                <w:szCs w:val="26"/>
              </w:rPr>
              <w:t>UR_HDDT_041.06.02</w:t>
            </w:r>
          </w:p>
        </w:tc>
        <w:tc>
          <w:tcPr>
            <w:tcW w:w="714" w:type="pct"/>
          </w:tcPr>
          <w:p w14:paraId="65700FC9" w14:textId="77777777" w:rsidR="00E331A0" w:rsidRPr="00410FBA" w:rsidRDefault="00E331A0" w:rsidP="00E331A0">
            <w:pPr>
              <w:spacing w:before="120" w:after="120"/>
              <w:rPr>
                <w:sz w:val="26"/>
                <w:szCs w:val="26"/>
              </w:rPr>
            </w:pPr>
            <w:r w:rsidRPr="00410FBA">
              <w:rPr>
                <w:sz w:val="26"/>
                <w:szCs w:val="26"/>
              </w:rPr>
              <w:t>Sửa kết nối HDDT</w:t>
            </w:r>
          </w:p>
        </w:tc>
        <w:tc>
          <w:tcPr>
            <w:tcW w:w="1583" w:type="pct"/>
          </w:tcPr>
          <w:p w14:paraId="171A70CF" w14:textId="77777777" w:rsidR="00E331A0" w:rsidRPr="00410FBA" w:rsidRDefault="00E331A0" w:rsidP="00E331A0">
            <w:pPr>
              <w:pStyle w:val="ListParagraph"/>
              <w:numPr>
                <w:ilvl w:val="0"/>
                <w:numId w:val="19"/>
              </w:numPr>
              <w:spacing w:before="120" w:after="120"/>
              <w:ind w:left="0" w:firstLine="0"/>
              <w:rPr>
                <w:sz w:val="26"/>
                <w:szCs w:val="26"/>
              </w:rPr>
            </w:pPr>
            <w:r w:rsidRPr="00410FBA">
              <w:rPr>
                <w:b/>
                <w:sz w:val="26"/>
                <w:szCs w:val="26"/>
              </w:rPr>
              <w:t xml:space="preserve">Phát biểu yêu cầu: </w:t>
            </w:r>
            <w:r w:rsidRPr="00410FBA">
              <w:rPr>
                <w:sz w:val="26"/>
                <w:szCs w:val="26"/>
              </w:rPr>
              <w:t>Cho phép người dùng sửa thông tin kết nối (kết nối giữa hệ thống đang dùng với hệ thống VNPT Invoice/dịch vụ HDDT trong Hệ sinh thái)</w:t>
            </w:r>
          </w:p>
          <w:p w14:paraId="6C66600E" w14:textId="77777777" w:rsidR="00E331A0" w:rsidRPr="00410FBA" w:rsidRDefault="00E331A0" w:rsidP="00E331A0">
            <w:pPr>
              <w:pStyle w:val="ListParagraph"/>
              <w:numPr>
                <w:ilvl w:val="0"/>
                <w:numId w:val="18"/>
              </w:numPr>
              <w:spacing w:before="120" w:after="120"/>
              <w:rPr>
                <w:b/>
                <w:sz w:val="26"/>
                <w:szCs w:val="26"/>
              </w:rPr>
            </w:pPr>
            <w:r w:rsidRPr="00410FBA">
              <w:rPr>
                <w:b/>
                <w:sz w:val="26"/>
                <w:szCs w:val="26"/>
              </w:rPr>
              <w:t xml:space="preserve">Thông tin đầu vào: </w:t>
            </w:r>
          </w:p>
          <w:p w14:paraId="2E7FF565" w14:textId="77777777" w:rsidR="00E331A0" w:rsidRPr="00410FBA" w:rsidRDefault="00E331A0" w:rsidP="00E331A0">
            <w:pPr>
              <w:spacing w:before="120" w:after="120"/>
              <w:rPr>
                <w:sz w:val="26"/>
                <w:szCs w:val="26"/>
              </w:rPr>
            </w:pPr>
            <w:r w:rsidRPr="00410FBA">
              <w:rPr>
                <w:sz w:val="26"/>
                <w:szCs w:val="26"/>
              </w:rPr>
              <w:t>Người dùng có thể chỉnh sửa các trường thông tin sau:</w:t>
            </w:r>
          </w:p>
          <w:p w14:paraId="7DF5E45A" w14:textId="77777777" w:rsidR="00E331A0" w:rsidRPr="00410FBA" w:rsidRDefault="00E331A0" w:rsidP="00E331A0">
            <w:pPr>
              <w:spacing w:before="120" w:after="120"/>
              <w:rPr>
                <w:sz w:val="26"/>
                <w:szCs w:val="26"/>
              </w:rPr>
            </w:pPr>
            <w:r w:rsidRPr="00410FBA">
              <w:rPr>
                <w:sz w:val="26"/>
                <w:szCs w:val="26"/>
              </w:rPr>
              <w:t>+ CUS ID *</w:t>
            </w:r>
          </w:p>
          <w:p w14:paraId="5D464788" w14:textId="77777777" w:rsidR="00E331A0" w:rsidRPr="00410FBA" w:rsidRDefault="00E331A0" w:rsidP="00E331A0">
            <w:pPr>
              <w:spacing w:before="120" w:after="120"/>
              <w:rPr>
                <w:sz w:val="26"/>
                <w:szCs w:val="26"/>
              </w:rPr>
            </w:pPr>
            <w:r w:rsidRPr="00410FBA">
              <w:rPr>
                <w:sz w:val="26"/>
                <w:szCs w:val="26"/>
              </w:rPr>
              <w:t>+ URL *</w:t>
            </w:r>
          </w:p>
          <w:p w14:paraId="6C33098A" w14:textId="77777777" w:rsidR="00E331A0" w:rsidRPr="00410FBA" w:rsidRDefault="00E331A0" w:rsidP="00E331A0">
            <w:pPr>
              <w:spacing w:before="120" w:after="120"/>
              <w:rPr>
                <w:sz w:val="26"/>
                <w:szCs w:val="26"/>
              </w:rPr>
            </w:pPr>
            <w:r w:rsidRPr="00410FBA">
              <w:rPr>
                <w:sz w:val="26"/>
                <w:szCs w:val="26"/>
              </w:rPr>
              <w:t>+ URL portal serice *</w:t>
            </w:r>
          </w:p>
          <w:p w14:paraId="7D01EADD" w14:textId="77777777" w:rsidR="00E331A0" w:rsidRPr="00410FBA" w:rsidRDefault="00E331A0" w:rsidP="00E331A0">
            <w:pPr>
              <w:spacing w:before="120" w:after="120"/>
              <w:rPr>
                <w:sz w:val="26"/>
                <w:szCs w:val="26"/>
              </w:rPr>
            </w:pPr>
            <w:r w:rsidRPr="00410FBA">
              <w:rPr>
                <w:sz w:val="26"/>
                <w:szCs w:val="26"/>
              </w:rPr>
              <w:lastRenderedPageBreak/>
              <w:t>+ Tên đăng nhập *</w:t>
            </w:r>
          </w:p>
          <w:p w14:paraId="4D9C2AAD" w14:textId="77777777" w:rsidR="00E331A0" w:rsidRPr="00410FBA" w:rsidRDefault="00E331A0" w:rsidP="00E331A0">
            <w:pPr>
              <w:spacing w:before="120" w:after="120"/>
              <w:rPr>
                <w:sz w:val="26"/>
                <w:szCs w:val="26"/>
              </w:rPr>
            </w:pPr>
            <w:r w:rsidRPr="00410FBA">
              <w:rPr>
                <w:sz w:val="26"/>
                <w:szCs w:val="26"/>
              </w:rPr>
              <w:t>+ URL publish service *</w:t>
            </w:r>
          </w:p>
          <w:p w14:paraId="7B1E1B91" w14:textId="77777777" w:rsidR="00E331A0" w:rsidRPr="00410FBA" w:rsidRDefault="00E331A0" w:rsidP="00E331A0">
            <w:pPr>
              <w:spacing w:before="120" w:after="120"/>
              <w:rPr>
                <w:sz w:val="26"/>
                <w:szCs w:val="26"/>
              </w:rPr>
            </w:pPr>
            <w:r w:rsidRPr="00410FBA">
              <w:rPr>
                <w:sz w:val="26"/>
                <w:szCs w:val="26"/>
              </w:rPr>
              <w:t>+ URL tra cứu *</w:t>
            </w:r>
          </w:p>
          <w:p w14:paraId="4D147905" w14:textId="77777777" w:rsidR="00E331A0" w:rsidRPr="00410FBA" w:rsidRDefault="00E331A0" w:rsidP="00E331A0">
            <w:pPr>
              <w:spacing w:before="120" w:after="120"/>
              <w:rPr>
                <w:sz w:val="26"/>
                <w:szCs w:val="26"/>
              </w:rPr>
            </w:pPr>
            <w:r w:rsidRPr="00410FBA">
              <w:rPr>
                <w:sz w:val="26"/>
                <w:szCs w:val="26"/>
              </w:rPr>
              <w:t>+ Mật khẩu *</w:t>
            </w:r>
          </w:p>
          <w:p w14:paraId="25738BA9" w14:textId="77777777" w:rsidR="00E331A0" w:rsidRPr="00410FBA" w:rsidRDefault="00E331A0" w:rsidP="00E331A0">
            <w:pPr>
              <w:spacing w:before="120" w:after="120"/>
              <w:rPr>
                <w:b/>
                <w:sz w:val="26"/>
                <w:szCs w:val="26"/>
              </w:rPr>
            </w:pPr>
            <w:r w:rsidRPr="00410FBA">
              <w:rPr>
                <w:sz w:val="26"/>
                <w:szCs w:val="26"/>
              </w:rPr>
              <w:t>+ URL business service*</w:t>
            </w:r>
          </w:p>
          <w:p w14:paraId="5CC199E0" w14:textId="77777777" w:rsidR="00E331A0" w:rsidRPr="00410FBA" w:rsidRDefault="00E331A0" w:rsidP="00E331A0">
            <w:pPr>
              <w:pStyle w:val="ListParagraph"/>
              <w:numPr>
                <w:ilvl w:val="0"/>
                <w:numId w:val="18"/>
              </w:numPr>
              <w:spacing w:before="120" w:after="120"/>
              <w:rPr>
                <w:b/>
                <w:sz w:val="26"/>
                <w:szCs w:val="26"/>
              </w:rPr>
            </w:pPr>
            <w:r w:rsidRPr="00410FBA">
              <w:rPr>
                <w:b/>
                <w:sz w:val="26"/>
                <w:szCs w:val="26"/>
              </w:rPr>
              <w:t xml:space="preserve">Thông tin đầu ra: </w:t>
            </w:r>
          </w:p>
          <w:p w14:paraId="0A390B28" w14:textId="77777777" w:rsidR="00E331A0" w:rsidRPr="00410FBA" w:rsidRDefault="00D222C5" w:rsidP="00E331A0">
            <w:pPr>
              <w:spacing w:before="120" w:after="120"/>
              <w:rPr>
                <w:b/>
                <w:sz w:val="26"/>
                <w:szCs w:val="26"/>
              </w:rPr>
            </w:pPr>
            <w:r w:rsidRPr="00410FBA">
              <w:rPr>
                <w:sz w:val="26"/>
                <w:szCs w:val="26"/>
              </w:rPr>
              <w:t>Các trường thông tin chỉnh sửa được lưu lại và hiển thị trên hệ thống</w:t>
            </w:r>
          </w:p>
          <w:p w14:paraId="496DBCC5" w14:textId="77777777" w:rsidR="00E331A0" w:rsidRPr="00410FBA" w:rsidRDefault="00E331A0" w:rsidP="00E331A0">
            <w:pPr>
              <w:pStyle w:val="ListParagraph"/>
              <w:numPr>
                <w:ilvl w:val="0"/>
                <w:numId w:val="18"/>
              </w:numPr>
              <w:spacing w:before="120" w:after="120"/>
              <w:rPr>
                <w:b/>
                <w:sz w:val="26"/>
                <w:szCs w:val="26"/>
              </w:rPr>
            </w:pPr>
            <w:r w:rsidRPr="00410FBA">
              <w:rPr>
                <w:b/>
                <w:sz w:val="26"/>
                <w:szCs w:val="26"/>
              </w:rPr>
              <w:t>Chức năng xử lý:</w:t>
            </w:r>
          </w:p>
          <w:p w14:paraId="11EFB719" w14:textId="77777777" w:rsidR="00E331A0" w:rsidRPr="00410FBA" w:rsidRDefault="00E331A0" w:rsidP="00E331A0">
            <w:pPr>
              <w:spacing w:before="120" w:after="120"/>
              <w:rPr>
                <w:b/>
                <w:sz w:val="26"/>
                <w:szCs w:val="26"/>
              </w:rPr>
            </w:pPr>
            <w:r w:rsidRPr="00410FBA">
              <w:rPr>
                <w:sz w:val="26"/>
                <w:szCs w:val="26"/>
              </w:rPr>
              <w:t>Hệ thống lưu lại các cập nhật của người dùng và hiển thị các thông tin cập nhật mới nhất</w:t>
            </w:r>
          </w:p>
          <w:p w14:paraId="344FF247" w14:textId="77777777" w:rsidR="00E331A0" w:rsidRPr="00410FBA" w:rsidRDefault="00E331A0" w:rsidP="00E331A0">
            <w:pPr>
              <w:pStyle w:val="ListParagraph"/>
              <w:numPr>
                <w:ilvl w:val="0"/>
                <w:numId w:val="18"/>
              </w:numPr>
              <w:spacing w:before="120" w:after="120"/>
              <w:rPr>
                <w:b/>
                <w:sz w:val="26"/>
                <w:szCs w:val="26"/>
              </w:rPr>
            </w:pPr>
            <w:r w:rsidRPr="00410FBA">
              <w:rPr>
                <w:b/>
                <w:sz w:val="26"/>
                <w:szCs w:val="26"/>
              </w:rPr>
              <w:t xml:space="preserve">Các ngoại lệ: </w:t>
            </w:r>
          </w:p>
          <w:p w14:paraId="7A0E7078" w14:textId="77777777" w:rsidR="00E331A0" w:rsidRPr="00410FBA" w:rsidRDefault="00E331A0" w:rsidP="00E331A0">
            <w:pPr>
              <w:spacing w:before="120" w:after="120"/>
              <w:rPr>
                <w:b/>
                <w:sz w:val="26"/>
                <w:szCs w:val="26"/>
              </w:rPr>
            </w:pPr>
            <w:r w:rsidRPr="00410FBA">
              <w:rPr>
                <w:sz w:val="26"/>
                <w:szCs w:val="26"/>
              </w:rPr>
              <w:t>Hệ thống hiển thị thông báo lỗi nếu người dùng nhập thông tin không đúng/không hợp lệ</w:t>
            </w:r>
          </w:p>
        </w:tc>
        <w:tc>
          <w:tcPr>
            <w:tcW w:w="472" w:type="pct"/>
          </w:tcPr>
          <w:p w14:paraId="16FDB444" w14:textId="77777777" w:rsidR="00E331A0" w:rsidRPr="00410FBA" w:rsidRDefault="00E331A0" w:rsidP="00E331A0">
            <w:pPr>
              <w:spacing w:before="120" w:after="120"/>
              <w:rPr>
                <w:sz w:val="26"/>
                <w:szCs w:val="26"/>
              </w:rPr>
            </w:pPr>
            <w:r w:rsidRPr="00410FBA">
              <w:rPr>
                <w:sz w:val="26"/>
                <w:szCs w:val="26"/>
              </w:rPr>
              <w:lastRenderedPageBreak/>
              <w:t>Cao</w:t>
            </w:r>
          </w:p>
        </w:tc>
        <w:tc>
          <w:tcPr>
            <w:tcW w:w="633" w:type="pct"/>
          </w:tcPr>
          <w:p w14:paraId="1DF9542B" w14:textId="77777777" w:rsidR="00E331A0" w:rsidRPr="00410FBA" w:rsidRDefault="00E331A0" w:rsidP="00E331A0">
            <w:pPr>
              <w:spacing w:before="120" w:after="120"/>
              <w:rPr>
                <w:sz w:val="26"/>
                <w:szCs w:val="26"/>
              </w:rPr>
            </w:pPr>
            <w:r w:rsidRPr="00410FBA">
              <w:rPr>
                <w:sz w:val="26"/>
                <w:szCs w:val="26"/>
              </w:rPr>
              <w:t>Cao</w:t>
            </w:r>
          </w:p>
        </w:tc>
        <w:tc>
          <w:tcPr>
            <w:tcW w:w="565" w:type="pct"/>
          </w:tcPr>
          <w:p w14:paraId="011EC9B2" w14:textId="77777777" w:rsidR="00E331A0" w:rsidRPr="00410FBA" w:rsidRDefault="00E331A0" w:rsidP="00E331A0">
            <w:pPr>
              <w:spacing w:before="120" w:after="120"/>
              <w:rPr>
                <w:sz w:val="26"/>
                <w:szCs w:val="26"/>
              </w:rPr>
            </w:pPr>
            <w:r w:rsidRPr="00410FBA">
              <w:rPr>
                <w:sz w:val="26"/>
                <w:szCs w:val="26"/>
              </w:rPr>
              <w:t>Quản trị hệ thống quản lý doanh nghiệp</w:t>
            </w:r>
          </w:p>
        </w:tc>
      </w:tr>
    </w:tbl>
    <w:p w14:paraId="620BB4F1" w14:textId="77777777" w:rsidR="00C808E0" w:rsidRPr="00410FBA" w:rsidRDefault="00C808E0" w:rsidP="00C808E0"/>
    <w:p w14:paraId="762964CA" w14:textId="77777777" w:rsidR="00C808E0" w:rsidRPr="00410FBA" w:rsidRDefault="00CE593F" w:rsidP="00C808E0">
      <w:pPr>
        <w:pStyle w:val="Heading3"/>
        <w:numPr>
          <w:ilvl w:val="0"/>
          <w:numId w:val="0"/>
        </w:numPr>
      </w:pPr>
      <w:bookmarkStart w:id="703" w:name="_Toc167894533"/>
      <w:r w:rsidRPr="00410FBA">
        <w:t>IV.2</w:t>
      </w:r>
      <w:r w:rsidR="00C808E0" w:rsidRPr="00410FBA">
        <w:t>.2 Thông tin doanh nghiệp</w:t>
      </w:r>
      <w:bookmarkEnd w:id="703"/>
    </w:p>
    <w:tbl>
      <w:tblPr>
        <w:tblStyle w:val="TableGrid"/>
        <w:tblW w:w="5000" w:type="pct"/>
        <w:tblLook w:val="04A0" w:firstRow="1" w:lastRow="0" w:firstColumn="1" w:lastColumn="0" w:noHBand="0" w:noVBand="1"/>
      </w:tblPr>
      <w:tblGrid>
        <w:gridCol w:w="708"/>
        <w:gridCol w:w="2600"/>
        <w:gridCol w:w="996"/>
        <w:gridCol w:w="2280"/>
        <w:gridCol w:w="733"/>
        <w:gridCol w:w="823"/>
        <w:gridCol w:w="924"/>
      </w:tblGrid>
      <w:tr w:rsidR="00410FBA" w:rsidRPr="00410FBA" w14:paraId="52299CB7" w14:textId="77777777" w:rsidTr="00DE0D06">
        <w:trPr>
          <w:trHeight w:val="1104"/>
          <w:tblHeader/>
        </w:trPr>
        <w:tc>
          <w:tcPr>
            <w:tcW w:w="391" w:type="pct"/>
          </w:tcPr>
          <w:p w14:paraId="2D0C9CCF" w14:textId="77777777" w:rsidR="00C808E0" w:rsidRPr="00410FBA" w:rsidRDefault="00C808E0" w:rsidP="005D2A59">
            <w:pPr>
              <w:spacing w:before="120" w:after="120"/>
              <w:jc w:val="center"/>
              <w:rPr>
                <w:b/>
                <w:sz w:val="26"/>
                <w:szCs w:val="26"/>
              </w:rPr>
            </w:pPr>
            <w:r w:rsidRPr="00410FBA">
              <w:rPr>
                <w:b/>
                <w:sz w:val="26"/>
                <w:szCs w:val="26"/>
              </w:rPr>
              <w:t>STT</w:t>
            </w:r>
          </w:p>
        </w:tc>
        <w:tc>
          <w:tcPr>
            <w:tcW w:w="642" w:type="pct"/>
          </w:tcPr>
          <w:p w14:paraId="57E87BC0" w14:textId="77777777" w:rsidR="00C808E0" w:rsidRPr="00410FBA" w:rsidRDefault="00C808E0" w:rsidP="005D2A59">
            <w:pPr>
              <w:spacing w:before="120" w:after="120"/>
              <w:jc w:val="center"/>
              <w:rPr>
                <w:b/>
                <w:sz w:val="26"/>
                <w:szCs w:val="26"/>
              </w:rPr>
            </w:pPr>
            <w:r w:rsidRPr="00410FBA">
              <w:rPr>
                <w:b/>
                <w:sz w:val="26"/>
                <w:szCs w:val="26"/>
              </w:rPr>
              <w:t>Mã yêu cầu</w:t>
            </w:r>
          </w:p>
        </w:tc>
        <w:tc>
          <w:tcPr>
            <w:tcW w:w="714" w:type="pct"/>
          </w:tcPr>
          <w:p w14:paraId="0CE06AB1" w14:textId="77777777" w:rsidR="00C808E0" w:rsidRPr="00410FBA" w:rsidRDefault="00C808E0" w:rsidP="005D2A59">
            <w:pPr>
              <w:spacing w:before="120" w:after="120"/>
              <w:jc w:val="center"/>
              <w:rPr>
                <w:b/>
                <w:sz w:val="26"/>
                <w:szCs w:val="26"/>
              </w:rPr>
            </w:pPr>
            <w:r w:rsidRPr="00410FBA">
              <w:rPr>
                <w:b/>
                <w:sz w:val="26"/>
                <w:szCs w:val="26"/>
              </w:rPr>
              <w:t>Tên yêu cầu</w:t>
            </w:r>
          </w:p>
        </w:tc>
        <w:tc>
          <w:tcPr>
            <w:tcW w:w="1583" w:type="pct"/>
          </w:tcPr>
          <w:p w14:paraId="1869B808" w14:textId="77777777" w:rsidR="00C808E0" w:rsidRPr="00410FBA" w:rsidRDefault="00C808E0" w:rsidP="005D2A59">
            <w:pPr>
              <w:spacing w:before="120" w:after="120"/>
              <w:jc w:val="center"/>
              <w:rPr>
                <w:b/>
                <w:sz w:val="26"/>
                <w:szCs w:val="26"/>
              </w:rPr>
            </w:pPr>
            <w:r w:rsidRPr="00410FBA">
              <w:rPr>
                <w:b/>
                <w:sz w:val="26"/>
                <w:szCs w:val="26"/>
              </w:rPr>
              <w:t xml:space="preserve">Mô tả </w:t>
            </w:r>
          </w:p>
        </w:tc>
        <w:tc>
          <w:tcPr>
            <w:tcW w:w="472" w:type="pct"/>
          </w:tcPr>
          <w:p w14:paraId="2AC5D96F" w14:textId="77777777" w:rsidR="00C808E0" w:rsidRPr="00410FBA" w:rsidRDefault="00C808E0" w:rsidP="005D2A59">
            <w:pPr>
              <w:spacing w:before="120" w:after="120"/>
              <w:jc w:val="center"/>
              <w:rPr>
                <w:b/>
                <w:sz w:val="26"/>
                <w:szCs w:val="26"/>
              </w:rPr>
            </w:pPr>
            <w:r w:rsidRPr="00410FBA">
              <w:rPr>
                <w:b/>
                <w:sz w:val="26"/>
                <w:szCs w:val="26"/>
              </w:rPr>
              <w:t>Mức độ ưu tiên</w:t>
            </w:r>
          </w:p>
        </w:tc>
        <w:tc>
          <w:tcPr>
            <w:tcW w:w="633" w:type="pct"/>
          </w:tcPr>
          <w:p w14:paraId="03333897" w14:textId="77777777" w:rsidR="00C808E0" w:rsidRPr="00410FBA" w:rsidRDefault="00C808E0" w:rsidP="005D2A59">
            <w:pPr>
              <w:spacing w:before="120" w:after="120"/>
              <w:jc w:val="center"/>
              <w:rPr>
                <w:b/>
                <w:sz w:val="26"/>
                <w:szCs w:val="26"/>
              </w:rPr>
            </w:pPr>
            <w:r w:rsidRPr="00410FBA">
              <w:rPr>
                <w:b/>
                <w:sz w:val="26"/>
                <w:szCs w:val="26"/>
              </w:rPr>
              <w:t>Mức độ quan trọng</w:t>
            </w:r>
          </w:p>
        </w:tc>
        <w:tc>
          <w:tcPr>
            <w:tcW w:w="565" w:type="pct"/>
          </w:tcPr>
          <w:p w14:paraId="5F0EB459" w14:textId="77777777" w:rsidR="00C808E0" w:rsidRPr="00410FBA" w:rsidRDefault="00C808E0" w:rsidP="005D2A59">
            <w:pPr>
              <w:spacing w:before="120" w:after="120"/>
              <w:jc w:val="center"/>
              <w:rPr>
                <w:b/>
                <w:sz w:val="26"/>
                <w:szCs w:val="26"/>
              </w:rPr>
            </w:pPr>
            <w:r w:rsidRPr="00410FBA">
              <w:rPr>
                <w:b/>
                <w:sz w:val="26"/>
                <w:szCs w:val="26"/>
              </w:rPr>
              <w:t>Đối tượng liên quan</w:t>
            </w:r>
          </w:p>
        </w:tc>
      </w:tr>
      <w:tr w:rsidR="00410FBA" w:rsidRPr="00410FBA" w14:paraId="5859103D" w14:textId="77777777" w:rsidTr="00DE0D06">
        <w:tc>
          <w:tcPr>
            <w:tcW w:w="391" w:type="pct"/>
          </w:tcPr>
          <w:p w14:paraId="216DF5EB" w14:textId="77777777" w:rsidR="00DE0D06" w:rsidRPr="00410FBA" w:rsidRDefault="00DE0D06" w:rsidP="00DE0D06">
            <w:pPr>
              <w:pStyle w:val="ListParagraph"/>
              <w:spacing w:before="120" w:after="120"/>
              <w:ind w:left="0"/>
              <w:rPr>
                <w:sz w:val="26"/>
                <w:szCs w:val="26"/>
              </w:rPr>
            </w:pPr>
            <w:r w:rsidRPr="00410FBA">
              <w:rPr>
                <w:sz w:val="26"/>
                <w:szCs w:val="26"/>
              </w:rPr>
              <w:t>1</w:t>
            </w:r>
          </w:p>
        </w:tc>
        <w:tc>
          <w:tcPr>
            <w:tcW w:w="642" w:type="pct"/>
          </w:tcPr>
          <w:p w14:paraId="127FFF42" w14:textId="32436945" w:rsidR="00DE0D06" w:rsidRPr="00410FBA" w:rsidRDefault="001368E2" w:rsidP="00DE0D06">
            <w:pPr>
              <w:spacing w:before="120" w:after="120"/>
              <w:jc w:val="center"/>
              <w:rPr>
                <w:sz w:val="26"/>
                <w:szCs w:val="26"/>
              </w:rPr>
            </w:pPr>
            <w:r w:rsidRPr="00410FBA">
              <w:rPr>
                <w:sz w:val="26"/>
                <w:szCs w:val="26"/>
              </w:rPr>
              <w:t>UR_HDDT_041.05.01</w:t>
            </w:r>
          </w:p>
        </w:tc>
        <w:tc>
          <w:tcPr>
            <w:tcW w:w="714" w:type="pct"/>
          </w:tcPr>
          <w:p w14:paraId="53703402" w14:textId="77777777" w:rsidR="00DE0D06" w:rsidRPr="00410FBA" w:rsidRDefault="00DE0D06" w:rsidP="00DE0D06">
            <w:pPr>
              <w:spacing w:before="120" w:after="120"/>
              <w:rPr>
                <w:sz w:val="26"/>
                <w:szCs w:val="26"/>
              </w:rPr>
            </w:pPr>
            <w:r w:rsidRPr="00410FBA">
              <w:rPr>
                <w:sz w:val="26"/>
                <w:szCs w:val="26"/>
              </w:rPr>
              <w:t xml:space="preserve">Xem thông tin </w:t>
            </w:r>
            <w:r w:rsidRPr="00410FBA">
              <w:rPr>
                <w:sz w:val="26"/>
                <w:szCs w:val="26"/>
              </w:rPr>
              <w:lastRenderedPageBreak/>
              <w:t>doanh nghiệp</w:t>
            </w:r>
          </w:p>
        </w:tc>
        <w:tc>
          <w:tcPr>
            <w:tcW w:w="1583" w:type="pct"/>
          </w:tcPr>
          <w:p w14:paraId="128810F0" w14:textId="77777777" w:rsidR="00DE0D06" w:rsidRPr="00410FBA" w:rsidRDefault="00DE0D06" w:rsidP="00DE0D06">
            <w:pPr>
              <w:pStyle w:val="ListParagraph"/>
              <w:numPr>
                <w:ilvl w:val="0"/>
                <w:numId w:val="19"/>
              </w:numPr>
              <w:spacing w:before="120" w:after="120"/>
              <w:ind w:left="0" w:firstLine="0"/>
              <w:rPr>
                <w:sz w:val="26"/>
                <w:szCs w:val="26"/>
              </w:rPr>
            </w:pPr>
            <w:r w:rsidRPr="00410FBA">
              <w:rPr>
                <w:b/>
                <w:sz w:val="26"/>
                <w:szCs w:val="26"/>
              </w:rPr>
              <w:lastRenderedPageBreak/>
              <w:t xml:space="preserve">Phát biểu yêu cầu: </w:t>
            </w:r>
            <w:r w:rsidRPr="00410FBA">
              <w:rPr>
                <w:sz w:val="26"/>
                <w:szCs w:val="26"/>
              </w:rPr>
              <w:t xml:space="preserve">Cho phép người dùng xem </w:t>
            </w:r>
            <w:r w:rsidRPr="00410FBA">
              <w:rPr>
                <w:sz w:val="26"/>
                <w:szCs w:val="26"/>
              </w:rPr>
              <w:lastRenderedPageBreak/>
              <w:t>thông tin doanh nghiệp</w:t>
            </w:r>
          </w:p>
          <w:p w14:paraId="08FE835C" w14:textId="77777777" w:rsidR="00DE0D06" w:rsidRPr="00410FBA" w:rsidRDefault="00DE0D06" w:rsidP="00DE0D06">
            <w:pPr>
              <w:pStyle w:val="ListParagraph"/>
              <w:numPr>
                <w:ilvl w:val="0"/>
                <w:numId w:val="18"/>
              </w:numPr>
              <w:spacing w:before="120" w:after="120"/>
              <w:rPr>
                <w:b/>
                <w:sz w:val="26"/>
                <w:szCs w:val="26"/>
              </w:rPr>
            </w:pPr>
            <w:r w:rsidRPr="00410FBA">
              <w:rPr>
                <w:b/>
                <w:sz w:val="26"/>
                <w:szCs w:val="26"/>
              </w:rPr>
              <w:t xml:space="preserve">Thông tin đầu vào: </w:t>
            </w:r>
          </w:p>
          <w:p w14:paraId="27020E6E" w14:textId="77777777" w:rsidR="00DE0D06" w:rsidRPr="00410FBA" w:rsidRDefault="00DE0D06" w:rsidP="00DE0D06">
            <w:pPr>
              <w:spacing w:before="120" w:after="120"/>
              <w:rPr>
                <w:sz w:val="26"/>
                <w:szCs w:val="26"/>
              </w:rPr>
            </w:pPr>
            <w:r w:rsidRPr="00410FBA">
              <w:rPr>
                <w:sz w:val="26"/>
                <w:szCs w:val="26"/>
              </w:rPr>
              <w:t>+ Đối với trường hợp 1 (đơn vị mua dịch vụ HDDT của Hệ sinh thái): thông tin được hệ thống tự động sinh ra dựa trên dữ liệu tạo lập khi đơn vị mua dịch vụ phần mềm</w:t>
            </w:r>
          </w:p>
          <w:p w14:paraId="14F059AC" w14:textId="77777777" w:rsidR="00DE0D06" w:rsidRPr="00410FBA" w:rsidRDefault="00DE0D06" w:rsidP="00DE0D06">
            <w:pPr>
              <w:spacing w:before="120" w:after="120"/>
              <w:rPr>
                <w:sz w:val="26"/>
                <w:szCs w:val="26"/>
              </w:rPr>
            </w:pPr>
            <w:r w:rsidRPr="00410FBA">
              <w:rPr>
                <w:sz w:val="26"/>
                <w:szCs w:val="26"/>
              </w:rPr>
              <w:t xml:space="preserve">+ Đối với trường hợp 2 (đơn vị trước đó đã sử dụng dịch vụ VNPT Invoice): thông tin đầu vào được lấy từ hệ thống VNPT Invoice qua chức năng đồng bộ </w:t>
            </w:r>
          </w:p>
          <w:p w14:paraId="63ACC871" w14:textId="77777777" w:rsidR="00DE0D06" w:rsidRPr="00410FBA" w:rsidRDefault="00DE0D06" w:rsidP="00DE0D06">
            <w:pPr>
              <w:pStyle w:val="ListParagraph"/>
              <w:numPr>
                <w:ilvl w:val="0"/>
                <w:numId w:val="18"/>
              </w:numPr>
              <w:spacing w:before="120" w:after="120"/>
              <w:rPr>
                <w:b/>
                <w:sz w:val="26"/>
                <w:szCs w:val="26"/>
              </w:rPr>
            </w:pPr>
            <w:r w:rsidRPr="00410FBA">
              <w:rPr>
                <w:b/>
                <w:sz w:val="26"/>
                <w:szCs w:val="26"/>
              </w:rPr>
              <w:t xml:space="preserve">Thông tin đầu ra: </w:t>
            </w:r>
          </w:p>
          <w:p w14:paraId="7692704A" w14:textId="77777777" w:rsidR="00DE0D06" w:rsidRPr="00410FBA" w:rsidRDefault="00DE0D06" w:rsidP="00DE0D06">
            <w:pPr>
              <w:spacing w:before="120" w:after="120"/>
              <w:rPr>
                <w:sz w:val="26"/>
                <w:szCs w:val="26"/>
              </w:rPr>
            </w:pPr>
            <w:r w:rsidRPr="00410FBA">
              <w:rPr>
                <w:sz w:val="26"/>
                <w:szCs w:val="26"/>
              </w:rPr>
              <w:t>Các trường thông tin sau được hiển thị trên màn hình:</w:t>
            </w:r>
          </w:p>
          <w:p w14:paraId="6AEAAD88" w14:textId="77777777" w:rsidR="00DE0D06" w:rsidRPr="00410FBA" w:rsidRDefault="00DE0D06" w:rsidP="00DE0D06">
            <w:pPr>
              <w:spacing w:before="120" w:after="120"/>
              <w:rPr>
                <w:sz w:val="26"/>
                <w:szCs w:val="26"/>
              </w:rPr>
            </w:pPr>
            <w:r w:rsidRPr="00410FBA">
              <w:rPr>
                <w:sz w:val="26"/>
                <w:szCs w:val="26"/>
              </w:rPr>
              <w:t>+Mã số thuế</w:t>
            </w:r>
          </w:p>
          <w:p w14:paraId="481034EA" w14:textId="77777777" w:rsidR="00DE0D06" w:rsidRPr="00410FBA" w:rsidRDefault="00DE0D06" w:rsidP="00DE0D06">
            <w:pPr>
              <w:spacing w:before="120" w:after="120"/>
              <w:rPr>
                <w:sz w:val="26"/>
                <w:szCs w:val="26"/>
              </w:rPr>
            </w:pPr>
            <w:r w:rsidRPr="00410FBA">
              <w:rPr>
                <w:sz w:val="26"/>
                <w:szCs w:val="26"/>
              </w:rPr>
              <w:t>+Tên doanh nghiệp</w:t>
            </w:r>
          </w:p>
          <w:p w14:paraId="30CACE40" w14:textId="77777777" w:rsidR="00DE0D06" w:rsidRPr="00410FBA" w:rsidRDefault="00DE0D06" w:rsidP="00DE0D06">
            <w:pPr>
              <w:spacing w:before="120" w:after="120"/>
              <w:rPr>
                <w:sz w:val="26"/>
                <w:szCs w:val="26"/>
              </w:rPr>
            </w:pPr>
            <w:r w:rsidRPr="00410FBA">
              <w:rPr>
                <w:sz w:val="26"/>
                <w:szCs w:val="26"/>
              </w:rPr>
              <w:t>+ Người đại diện</w:t>
            </w:r>
          </w:p>
          <w:p w14:paraId="6F572D89" w14:textId="77777777" w:rsidR="00DE0D06" w:rsidRPr="00410FBA" w:rsidRDefault="00DE0D06" w:rsidP="00DE0D06">
            <w:pPr>
              <w:spacing w:before="120" w:after="120"/>
              <w:rPr>
                <w:sz w:val="26"/>
                <w:szCs w:val="26"/>
              </w:rPr>
            </w:pPr>
            <w:r w:rsidRPr="00410FBA">
              <w:rPr>
                <w:sz w:val="26"/>
                <w:szCs w:val="26"/>
              </w:rPr>
              <w:t>+ Email</w:t>
            </w:r>
          </w:p>
          <w:p w14:paraId="7E7ADB20" w14:textId="77777777" w:rsidR="00DE0D06" w:rsidRPr="00410FBA" w:rsidRDefault="00DE0D06" w:rsidP="00DE0D06">
            <w:pPr>
              <w:spacing w:before="120" w:after="120"/>
              <w:rPr>
                <w:sz w:val="26"/>
                <w:szCs w:val="26"/>
              </w:rPr>
            </w:pPr>
            <w:r w:rsidRPr="00410FBA">
              <w:rPr>
                <w:sz w:val="26"/>
                <w:szCs w:val="26"/>
              </w:rPr>
              <w:t>+ Số điện thoại</w:t>
            </w:r>
          </w:p>
          <w:p w14:paraId="4A354C4A" w14:textId="77777777" w:rsidR="00DE0D06" w:rsidRPr="00410FBA" w:rsidRDefault="00DE0D06" w:rsidP="00DE0D06">
            <w:pPr>
              <w:spacing w:before="120" w:after="120"/>
              <w:rPr>
                <w:sz w:val="26"/>
                <w:szCs w:val="26"/>
              </w:rPr>
            </w:pPr>
            <w:r w:rsidRPr="00410FBA">
              <w:rPr>
                <w:sz w:val="26"/>
                <w:szCs w:val="26"/>
              </w:rPr>
              <w:t>+ Tỉnh/thành phố</w:t>
            </w:r>
          </w:p>
          <w:p w14:paraId="79BCA1D9" w14:textId="77777777" w:rsidR="00DE0D06" w:rsidRPr="00410FBA" w:rsidRDefault="00DE0D06" w:rsidP="00DE0D06">
            <w:pPr>
              <w:spacing w:before="120" w:after="120"/>
              <w:rPr>
                <w:sz w:val="26"/>
                <w:szCs w:val="26"/>
              </w:rPr>
            </w:pPr>
            <w:r w:rsidRPr="00410FBA">
              <w:rPr>
                <w:sz w:val="26"/>
                <w:szCs w:val="26"/>
              </w:rPr>
              <w:t>+ Người liên hệ</w:t>
            </w:r>
          </w:p>
          <w:p w14:paraId="549A0268" w14:textId="77777777" w:rsidR="00DE0D06" w:rsidRPr="00410FBA" w:rsidRDefault="00DE0D06" w:rsidP="00DE0D06">
            <w:pPr>
              <w:spacing w:before="120" w:after="120"/>
              <w:rPr>
                <w:sz w:val="26"/>
                <w:szCs w:val="26"/>
              </w:rPr>
            </w:pPr>
            <w:r w:rsidRPr="00410FBA">
              <w:rPr>
                <w:sz w:val="26"/>
                <w:szCs w:val="26"/>
              </w:rPr>
              <w:lastRenderedPageBreak/>
              <w:t>+ Địa chỉ kinh doanh</w:t>
            </w:r>
          </w:p>
          <w:p w14:paraId="335B444C" w14:textId="77777777" w:rsidR="00DE0D06" w:rsidRPr="00410FBA" w:rsidRDefault="00DE0D06" w:rsidP="00DE0D06">
            <w:pPr>
              <w:spacing w:before="120" w:after="120"/>
              <w:rPr>
                <w:sz w:val="26"/>
                <w:szCs w:val="26"/>
              </w:rPr>
            </w:pPr>
            <w:r w:rsidRPr="00410FBA">
              <w:rPr>
                <w:sz w:val="26"/>
                <w:szCs w:val="26"/>
              </w:rPr>
              <w:t>+ Tên ngân hàng</w:t>
            </w:r>
          </w:p>
          <w:p w14:paraId="4F57DC65" w14:textId="77777777" w:rsidR="00DE0D06" w:rsidRPr="00410FBA" w:rsidRDefault="00DE0D06" w:rsidP="00DE0D06">
            <w:pPr>
              <w:spacing w:before="120" w:after="120"/>
              <w:rPr>
                <w:sz w:val="26"/>
                <w:szCs w:val="26"/>
              </w:rPr>
            </w:pPr>
            <w:r w:rsidRPr="00410FBA">
              <w:rPr>
                <w:sz w:val="26"/>
                <w:szCs w:val="26"/>
              </w:rPr>
              <w:t>+ Chủ tài khoản</w:t>
            </w:r>
          </w:p>
          <w:p w14:paraId="78AEDEC9" w14:textId="77777777" w:rsidR="00DE0D06" w:rsidRPr="00410FBA" w:rsidRDefault="00DE0D06" w:rsidP="00DE0D06">
            <w:pPr>
              <w:spacing w:before="120" w:after="120"/>
              <w:rPr>
                <w:b/>
                <w:sz w:val="26"/>
                <w:szCs w:val="26"/>
              </w:rPr>
            </w:pPr>
            <w:r w:rsidRPr="00410FBA">
              <w:rPr>
                <w:sz w:val="26"/>
                <w:szCs w:val="26"/>
              </w:rPr>
              <w:t>+ Số tài khoản</w:t>
            </w:r>
          </w:p>
          <w:p w14:paraId="67A5CBE3" w14:textId="77777777" w:rsidR="00DE0D06" w:rsidRPr="00410FBA" w:rsidRDefault="00DE0D06" w:rsidP="00DE0D06">
            <w:pPr>
              <w:pStyle w:val="ListParagraph"/>
              <w:numPr>
                <w:ilvl w:val="0"/>
                <w:numId w:val="18"/>
              </w:numPr>
              <w:spacing w:before="120" w:after="120"/>
              <w:rPr>
                <w:b/>
                <w:sz w:val="26"/>
                <w:szCs w:val="26"/>
              </w:rPr>
            </w:pPr>
            <w:r w:rsidRPr="00410FBA">
              <w:rPr>
                <w:b/>
                <w:sz w:val="26"/>
                <w:szCs w:val="26"/>
              </w:rPr>
              <w:t>Chức năng xử lý:</w:t>
            </w:r>
          </w:p>
          <w:p w14:paraId="5E8BC1DE" w14:textId="77777777" w:rsidR="00DE0D06" w:rsidRPr="00410FBA" w:rsidRDefault="00DE0D06" w:rsidP="00DE0D06">
            <w:pPr>
              <w:spacing w:before="120" w:after="120"/>
              <w:rPr>
                <w:b/>
                <w:sz w:val="26"/>
                <w:szCs w:val="26"/>
              </w:rPr>
            </w:pPr>
            <w:r w:rsidRPr="00410FBA">
              <w:rPr>
                <w:sz w:val="26"/>
                <w:szCs w:val="26"/>
              </w:rPr>
              <w:t>Hệ thống lưu lại các cập nhật của người dùng và hiển thị các thông tin cập nhật mới nhất</w:t>
            </w:r>
          </w:p>
          <w:p w14:paraId="32994BE6" w14:textId="77777777" w:rsidR="00DE0D06" w:rsidRPr="00410FBA" w:rsidRDefault="00DE0D06" w:rsidP="00DE0D06">
            <w:pPr>
              <w:pStyle w:val="ListParagraph"/>
              <w:numPr>
                <w:ilvl w:val="0"/>
                <w:numId w:val="18"/>
              </w:numPr>
              <w:spacing w:before="120" w:after="120"/>
              <w:rPr>
                <w:b/>
                <w:sz w:val="26"/>
                <w:szCs w:val="26"/>
              </w:rPr>
            </w:pPr>
            <w:r w:rsidRPr="00410FBA">
              <w:rPr>
                <w:b/>
                <w:sz w:val="26"/>
                <w:szCs w:val="26"/>
              </w:rPr>
              <w:t xml:space="preserve">Các ngoại lệ: </w:t>
            </w:r>
          </w:p>
          <w:p w14:paraId="3E017FC3" w14:textId="77777777" w:rsidR="00DE0D06" w:rsidRPr="00410FBA" w:rsidRDefault="00DE0D06" w:rsidP="00DE0D06">
            <w:pPr>
              <w:rPr>
                <w:sz w:val="26"/>
                <w:szCs w:val="26"/>
              </w:rPr>
            </w:pPr>
            <w:r w:rsidRPr="00410FBA">
              <w:rPr>
                <w:sz w:val="26"/>
                <w:szCs w:val="26"/>
              </w:rPr>
              <w:t>Không có</w:t>
            </w:r>
          </w:p>
        </w:tc>
        <w:tc>
          <w:tcPr>
            <w:tcW w:w="472" w:type="pct"/>
          </w:tcPr>
          <w:p w14:paraId="5A8F2113" w14:textId="77777777" w:rsidR="00DE0D06" w:rsidRPr="00410FBA" w:rsidRDefault="00DE0D06" w:rsidP="00DE0D06">
            <w:pPr>
              <w:spacing w:before="120" w:after="120"/>
              <w:rPr>
                <w:sz w:val="26"/>
                <w:szCs w:val="26"/>
              </w:rPr>
            </w:pPr>
            <w:r w:rsidRPr="00410FBA">
              <w:rPr>
                <w:sz w:val="26"/>
                <w:szCs w:val="26"/>
              </w:rPr>
              <w:lastRenderedPageBreak/>
              <w:t>Cao</w:t>
            </w:r>
          </w:p>
        </w:tc>
        <w:tc>
          <w:tcPr>
            <w:tcW w:w="633" w:type="pct"/>
          </w:tcPr>
          <w:p w14:paraId="3FF4A973" w14:textId="77777777" w:rsidR="00DE0D06" w:rsidRPr="00410FBA" w:rsidRDefault="00DE0D06" w:rsidP="00DE0D06">
            <w:pPr>
              <w:spacing w:before="120" w:after="120"/>
              <w:rPr>
                <w:sz w:val="26"/>
                <w:szCs w:val="26"/>
              </w:rPr>
            </w:pPr>
            <w:r w:rsidRPr="00410FBA">
              <w:rPr>
                <w:sz w:val="26"/>
                <w:szCs w:val="26"/>
              </w:rPr>
              <w:t>Cao</w:t>
            </w:r>
          </w:p>
        </w:tc>
        <w:tc>
          <w:tcPr>
            <w:tcW w:w="565" w:type="pct"/>
          </w:tcPr>
          <w:p w14:paraId="2815688F" w14:textId="77777777" w:rsidR="00DE0D06" w:rsidRPr="00410FBA" w:rsidRDefault="00DE0D06" w:rsidP="00DE0D06">
            <w:pPr>
              <w:spacing w:before="120" w:after="120"/>
              <w:rPr>
                <w:sz w:val="26"/>
                <w:szCs w:val="26"/>
              </w:rPr>
            </w:pPr>
            <w:r w:rsidRPr="00410FBA">
              <w:rPr>
                <w:sz w:val="26"/>
                <w:szCs w:val="26"/>
              </w:rPr>
              <w:t xml:space="preserve">Quản trị hệ thống </w:t>
            </w:r>
            <w:r w:rsidRPr="00410FBA">
              <w:rPr>
                <w:sz w:val="26"/>
                <w:szCs w:val="26"/>
              </w:rPr>
              <w:t>quản lý doanh nghiệp</w:t>
            </w:r>
          </w:p>
        </w:tc>
      </w:tr>
      <w:tr w:rsidR="00410FBA" w:rsidRPr="00410FBA" w14:paraId="3CF636ED" w14:textId="77777777" w:rsidTr="00DE0D06">
        <w:tc>
          <w:tcPr>
            <w:tcW w:w="391" w:type="pct"/>
          </w:tcPr>
          <w:p w14:paraId="6BD0C947" w14:textId="77777777" w:rsidR="00DE0D06" w:rsidRPr="00410FBA" w:rsidRDefault="00DE0D06" w:rsidP="00DE0D06">
            <w:pPr>
              <w:pStyle w:val="ListParagraph"/>
              <w:spacing w:before="120" w:after="120"/>
              <w:ind w:left="0"/>
              <w:rPr>
                <w:sz w:val="26"/>
                <w:szCs w:val="26"/>
              </w:rPr>
            </w:pPr>
            <w:r w:rsidRPr="00410FBA">
              <w:rPr>
                <w:sz w:val="26"/>
                <w:szCs w:val="26"/>
              </w:rPr>
              <w:lastRenderedPageBreak/>
              <w:t>2</w:t>
            </w:r>
          </w:p>
        </w:tc>
        <w:tc>
          <w:tcPr>
            <w:tcW w:w="642" w:type="pct"/>
          </w:tcPr>
          <w:p w14:paraId="43C68FD2" w14:textId="58E6D500" w:rsidR="00DE0D06" w:rsidRPr="00410FBA" w:rsidRDefault="001368E2" w:rsidP="00DE0D06">
            <w:pPr>
              <w:spacing w:before="120" w:after="120"/>
              <w:jc w:val="center"/>
              <w:rPr>
                <w:sz w:val="26"/>
                <w:szCs w:val="26"/>
              </w:rPr>
            </w:pPr>
            <w:r w:rsidRPr="00410FBA">
              <w:rPr>
                <w:sz w:val="26"/>
                <w:szCs w:val="26"/>
              </w:rPr>
              <w:t>UR_HDDT_041.05.02</w:t>
            </w:r>
          </w:p>
        </w:tc>
        <w:tc>
          <w:tcPr>
            <w:tcW w:w="714" w:type="pct"/>
          </w:tcPr>
          <w:p w14:paraId="33883BD7" w14:textId="77777777" w:rsidR="00DE0D06" w:rsidRPr="00410FBA" w:rsidRDefault="00DE0D06" w:rsidP="00DE0D06">
            <w:pPr>
              <w:spacing w:before="120" w:after="120"/>
              <w:rPr>
                <w:sz w:val="26"/>
                <w:szCs w:val="26"/>
              </w:rPr>
            </w:pPr>
            <w:r w:rsidRPr="00410FBA">
              <w:rPr>
                <w:sz w:val="26"/>
                <w:szCs w:val="26"/>
              </w:rPr>
              <w:t>Sửa thông tin doanh nghiệp</w:t>
            </w:r>
          </w:p>
        </w:tc>
        <w:tc>
          <w:tcPr>
            <w:tcW w:w="1583" w:type="pct"/>
          </w:tcPr>
          <w:p w14:paraId="0C6C64B3" w14:textId="77777777" w:rsidR="00DE0D06" w:rsidRPr="00410FBA" w:rsidRDefault="00DE0D06" w:rsidP="00DE0D06">
            <w:pPr>
              <w:pStyle w:val="ListParagraph"/>
              <w:numPr>
                <w:ilvl w:val="0"/>
                <w:numId w:val="19"/>
              </w:numPr>
              <w:spacing w:before="120" w:after="120"/>
              <w:ind w:left="0" w:firstLine="0"/>
              <w:rPr>
                <w:sz w:val="26"/>
                <w:szCs w:val="26"/>
              </w:rPr>
            </w:pPr>
            <w:r w:rsidRPr="00410FBA">
              <w:rPr>
                <w:b/>
                <w:sz w:val="26"/>
                <w:szCs w:val="26"/>
              </w:rPr>
              <w:t xml:space="preserve">Phát biểu yêu cầu: </w:t>
            </w:r>
            <w:r w:rsidRPr="00410FBA">
              <w:rPr>
                <w:sz w:val="26"/>
                <w:szCs w:val="26"/>
              </w:rPr>
              <w:t>Cho phép người dùng sửa thông tin doanh nghiệp</w:t>
            </w:r>
          </w:p>
          <w:p w14:paraId="355FE658" w14:textId="77777777" w:rsidR="00DE0D06" w:rsidRPr="00410FBA" w:rsidRDefault="00DE0D06" w:rsidP="00DE0D06">
            <w:pPr>
              <w:pStyle w:val="ListParagraph"/>
              <w:numPr>
                <w:ilvl w:val="0"/>
                <w:numId w:val="18"/>
              </w:numPr>
              <w:spacing w:before="120" w:after="120"/>
              <w:rPr>
                <w:b/>
                <w:sz w:val="26"/>
                <w:szCs w:val="26"/>
              </w:rPr>
            </w:pPr>
            <w:r w:rsidRPr="00410FBA">
              <w:rPr>
                <w:b/>
                <w:sz w:val="26"/>
                <w:szCs w:val="26"/>
              </w:rPr>
              <w:t>Thông tin đầu vào:</w:t>
            </w:r>
          </w:p>
          <w:p w14:paraId="3B14841A" w14:textId="77777777" w:rsidR="00DE0D06" w:rsidRPr="00410FBA" w:rsidRDefault="00DE0D06" w:rsidP="00DE0D06">
            <w:pPr>
              <w:spacing w:before="120" w:after="120"/>
              <w:rPr>
                <w:sz w:val="26"/>
                <w:szCs w:val="26"/>
              </w:rPr>
            </w:pPr>
            <w:r w:rsidRPr="00410FBA">
              <w:rPr>
                <w:sz w:val="26"/>
                <w:szCs w:val="26"/>
              </w:rPr>
              <w:t>Người dùng có thể chỉnh sửa các trường thông tin sau:</w:t>
            </w:r>
          </w:p>
          <w:p w14:paraId="1D1CB3E3" w14:textId="77777777" w:rsidR="00DE0D06" w:rsidRPr="00410FBA" w:rsidRDefault="00DE0D06" w:rsidP="00DE0D06">
            <w:pPr>
              <w:spacing w:before="120" w:after="120"/>
              <w:rPr>
                <w:sz w:val="26"/>
                <w:szCs w:val="26"/>
              </w:rPr>
            </w:pPr>
            <w:r w:rsidRPr="00410FBA">
              <w:rPr>
                <w:b/>
                <w:sz w:val="26"/>
                <w:szCs w:val="26"/>
              </w:rPr>
              <w:t xml:space="preserve"> </w:t>
            </w:r>
            <w:r w:rsidRPr="00410FBA">
              <w:rPr>
                <w:sz w:val="26"/>
                <w:szCs w:val="26"/>
              </w:rPr>
              <w:t>+Tên doanh nghiệp *</w:t>
            </w:r>
          </w:p>
          <w:p w14:paraId="712DC827" w14:textId="77777777" w:rsidR="00DE0D06" w:rsidRPr="00410FBA" w:rsidRDefault="00DE0D06" w:rsidP="00DE0D06">
            <w:pPr>
              <w:spacing w:before="120" w:after="120"/>
              <w:rPr>
                <w:sz w:val="26"/>
                <w:szCs w:val="26"/>
              </w:rPr>
            </w:pPr>
            <w:r w:rsidRPr="00410FBA">
              <w:rPr>
                <w:sz w:val="26"/>
                <w:szCs w:val="26"/>
              </w:rPr>
              <w:t>+ Người đại diện *</w:t>
            </w:r>
          </w:p>
          <w:p w14:paraId="04648552" w14:textId="77777777" w:rsidR="00DE0D06" w:rsidRPr="00410FBA" w:rsidRDefault="00DE0D06" w:rsidP="00DE0D06">
            <w:pPr>
              <w:spacing w:before="120" w:after="120"/>
              <w:rPr>
                <w:sz w:val="26"/>
                <w:szCs w:val="26"/>
              </w:rPr>
            </w:pPr>
            <w:r w:rsidRPr="00410FBA">
              <w:rPr>
                <w:sz w:val="26"/>
                <w:szCs w:val="26"/>
              </w:rPr>
              <w:t>+ Email *</w:t>
            </w:r>
          </w:p>
          <w:p w14:paraId="1F5B45BA" w14:textId="77777777" w:rsidR="00DE0D06" w:rsidRPr="00410FBA" w:rsidRDefault="00DE0D06" w:rsidP="00DE0D06">
            <w:pPr>
              <w:spacing w:before="120" w:after="120"/>
              <w:rPr>
                <w:sz w:val="26"/>
                <w:szCs w:val="26"/>
              </w:rPr>
            </w:pPr>
            <w:r w:rsidRPr="00410FBA">
              <w:rPr>
                <w:sz w:val="26"/>
                <w:szCs w:val="26"/>
              </w:rPr>
              <w:t>+ Số điện thoại *</w:t>
            </w:r>
          </w:p>
          <w:p w14:paraId="0B8EA71F" w14:textId="77777777" w:rsidR="00DE0D06" w:rsidRPr="00410FBA" w:rsidRDefault="00DE0D06" w:rsidP="00DE0D06">
            <w:pPr>
              <w:spacing w:before="120" w:after="120"/>
              <w:rPr>
                <w:sz w:val="26"/>
                <w:szCs w:val="26"/>
              </w:rPr>
            </w:pPr>
            <w:r w:rsidRPr="00410FBA">
              <w:rPr>
                <w:sz w:val="26"/>
                <w:szCs w:val="26"/>
              </w:rPr>
              <w:t>+ Tỉnh/thành phố *</w:t>
            </w:r>
          </w:p>
          <w:p w14:paraId="7AAE0CBA" w14:textId="77777777" w:rsidR="00DE0D06" w:rsidRPr="00410FBA" w:rsidRDefault="00DE0D06" w:rsidP="00DE0D06">
            <w:pPr>
              <w:spacing w:before="120" w:after="120"/>
              <w:rPr>
                <w:sz w:val="26"/>
                <w:szCs w:val="26"/>
              </w:rPr>
            </w:pPr>
            <w:r w:rsidRPr="00410FBA">
              <w:rPr>
                <w:sz w:val="26"/>
                <w:szCs w:val="26"/>
              </w:rPr>
              <w:t>+ Người liên hệ</w:t>
            </w:r>
          </w:p>
          <w:p w14:paraId="022B2BD1" w14:textId="77777777" w:rsidR="00DE0D06" w:rsidRPr="00410FBA" w:rsidRDefault="00DE0D06" w:rsidP="00DE0D06">
            <w:pPr>
              <w:spacing w:before="120" w:after="120"/>
              <w:rPr>
                <w:sz w:val="26"/>
                <w:szCs w:val="26"/>
              </w:rPr>
            </w:pPr>
            <w:r w:rsidRPr="00410FBA">
              <w:rPr>
                <w:sz w:val="26"/>
                <w:szCs w:val="26"/>
              </w:rPr>
              <w:lastRenderedPageBreak/>
              <w:t>+ Địa chỉ kinh doanh *</w:t>
            </w:r>
          </w:p>
          <w:p w14:paraId="4D3CA84C" w14:textId="77777777" w:rsidR="00DE0D06" w:rsidRPr="00410FBA" w:rsidRDefault="00DE0D06" w:rsidP="00DE0D06">
            <w:pPr>
              <w:spacing w:before="120" w:after="120"/>
              <w:rPr>
                <w:sz w:val="26"/>
                <w:szCs w:val="26"/>
              </w:rPr>
            </w:pPr>
            <w:r w:rsidRPr="00410FBA">
              <w:rPr>
                <w:sz w:val="26"/>
                <w:szCs w:val="26"/>
              </w:rPr>
              <w:t>+ Tên ngân hàng</w:t>
            </w:r>
          </w:p>
          <w:p w14:paraId="2B114E5E" w14:textId="77777777" w:rsidR="00DE0D06" w:rsidRPr="00410FBA" w:rsidRDefault="00DE0D06" w:rsidP="00DE0D06">
            <w:pPr>
              <w:spacing w:before="120" w:after="120"/>
              <w:rPr>
                <w:sz w:val="26"/>
                <w:szCs w:val="26"/>
              </w:rPr>
            </w:pPr>
            <w:r w:rsidRPr="00410FBA">
              <w:rPr>
                <w:sz w:val="26"/>
                <w:szCs w:val="26"/>
              </w:rPr>
              <w:t>+ Chủ tài khoản</w:t>
            </w:r>
          </w:p>
          <w:p w14:paraId="51F84610" w14:textId="77777777" w:rsidR="00DE0D06" w:rsidRPr="00410FBA" w:rsidRDefault="00DE0D06" w:rsidP="00DE0D06">
            <w:pPr>
              <w:spacing w:before="120" w:after="120"/>
              <w:rPr>
                <w:b/>
                <w:sz w:val="26"/>
                <w:szCs w:val="26"/>
              </w:rPr>
            </w:pPr>
            <w:r w:rsidRPr="00410FBA">
              <w:rPr>
                <w:sz w:val="26"/>
                <w:szCs w:val="26"/>
              </w:rPr>
              <w:t>+ Số tài khoản</w:t>
            </w:r>
          </w:p>
          <w:p w14:paraId="3CA4AC74" w14:textId="77777777" w:rsidR="00DE0D06" w:rsidRPr="00410FBA" w:rsidRDefault="00DE0D06" w:rsidP="00DE0D06">
            <w:pPr>
              <w:pStyle w:val="ListParagraph"/>
              <w:numPr>
                <w:ilvl w:val="0"/>
                <w:numId w:val="18"/>
              </w:numPr>
              <w:spacing w:before="120" w:after="120"/>
              <w:rPr>
                <w:b/>
                <w:sz w:val="26"/>
                <w:szCs w:val="26"/>
              </w:rPr>
            </w:pPr>
            <w:r w:rsidRPr="00410FBA">
              <w:rPr>
                <w:b/>
                <w:sz w:val="26"/>
                <w:szCs w:val="26"/>
              </w:rPr>
              <w:t xml:space="preserve">Thông tin đầu ra: </w:t>
            </w:r>
          </w:p>
          <w:p w14:paraId="1478B369" w14:textId="77777777" w:rsidR="00DE0D06" w:rsidRPr="00410FBA" w:rsidRDefault="00DE0D06" w:rsidP="00DE0D06">
            <w:pPr>
              <w:spacing w:before="120" w:after="120"/>
              <w:rPr>
                <w:b/>
                <w:sz w:val="26"/>
                <w:szCs w:val="26"/>
              </w:rPr>
            </w:pPr>
            <w:r w:rsidRPr="00410FBA">
              <w:rPr>
                <w:sz w:val="26"/>
                <w:szCs w:val="26"/>
              </w:rPr>
              <w:t>Các trường thông tin chỉnh sửa được lưu lại và hiển thị trên hệ thống</w:t>
            </w:r>
          </w:p>
          <w:p w14:paraId="758791BE" w14:textId="77777777" w:rsidR="00DE0D06" w:rsidRPr="00410FBA" w:rsidRDefault="00DE0D06" w:rsidP="00DE0D06">
            <w:pPr>
              <w:pStyle w:val="ListParagraph"/>
              <w:numPr>
                <w:ilvl w:val="0"/>
                <w:numId w:val="18"/>
              </w:numPr>
              <w:spacing w:before="120" w:after="120"/>
              <w:rPr>
                <w:b/>
                <w:sz w:val="26"/>
                <w:szCs w:val="26"/>
              </w:rPr>
            </w:pPr>
            <w:r w:rsidRPr="00410FBA">
              <w:rPr>
                <w:b/>
                <w:sz w:val="26"/>
                <w:szCs w:val="26"/>
              </w:rPr>
              <w:t>Chức năng xử lý:</w:t>
            </w:r>
          </w:p>
          <w:p w14:paraId="6CEF149D" w14:textId="77777777" w:rsidR="00DE0D06" w:rsidRPr="00410FBA" w:rsidRDefault="00DE0D06" w:rsidP="00DE0D06">
            <w:pPr>
              <w:spacing w:before="120" w:after="120"/>
              <w:rPr>
                <w:i/>
                <w:sz w:val="26"/>
                <w:szCs w:val="26"/>
              </w:rPr>
            </w:pPr>
            <w:r w:rsidRPr="00410FBA">
              <w:rPr>
                <w:sz w:val="26"/>
                <w:szCs w:val="26"/>
              </w:rPr>
              <w:t>Hệ thống lưu lại các thông tin được chỉnh sửa</w:t>
            </w:r>
          </w:p>
          <w:p w14:paraId="2AF6CF23" w14:textId="77777777" w:rsidR="00DE0D06" w:rsidRPr="00410FBA" w:rsidRDefault="00DE0D06" w:rsidP="00DE0D06">
            <w:pPr>
              <w:pStyle w:val="ListParagraph"/>
              <w:numPr>
                <w:ilvl w:val="0"/>
                <w:numId w:val="18"/>
              </w:numPr>
              <w:spacing w:before="120" w:after="120"/>
              <w:rPr>
                <w:b/>
                <w:sz w:val="26"/>
                <w:szCs w:val="26"/>
              </w:rPr>
            </w:pPr>
            <w:r w:rsidRPr="00410FBA">
              <w:rPr>
                <w:b/>
                <w:sz w:val="26"/>
                <w:szCs w:val="26"/>
              </w:rPr>
              <w:t xml:space="preserve">Các ngoại lệ: </w:t>
            </w:r>
          </w:p>
          <w:p w14:paraId="59752E2E" w14:textId="77777777" w:rsidR="00DE0D06" w:rsidRPr="00410FBA" w:rsidRDefault="00DE0D06" w:rsidP="00DE0D06">
            <w:pPr>
              <w:rPr>
                <w:sz w:val="26"/>
                <w:szCs w:val="26"/>
              </w:rPr>
            </w:pPr>
            <w:r w:rsidRPr="00410FBA">
              <w:rPr>
                <w:sz w:val="26"/>
                <w:szCs w:val="26"/>
              </w:rPr>
              <w:t>Hệ thống hiển thị thông báo lỗi nếu người dùng nhập thông tin không đúng/không hợp lệ</w:t>
            </w:r>
          </w:p>
        </w:tc>
        <w:tc>
          <w:tcPr>
            <w:tcW w:w="472" w:type="pct"/>
          </w:tcPr>
          <w:p w14:paraId="7F798AF3" w14:textId="77777777" w:rsidR="00DE0D06" w:rsidRPr="00410FBA" w:rsidRDefault="00DE0D06" w:rsidP="00DE0D06">
            <w:pPr>
              <w:spacing w:before="120" w:after="120"/>
              <w:rPr>
                <w:sz w:val="26"/>
                <w:szCs w:val="26"/>
              </w:rPr>
            </w:pPr>
            <w:r w:rsidRPr="00410FBA">
              <w:rPr>
                <w:sz w:val="26"/>
                <w:szCs w:val="26"/>
              </w:rPr>
              <w:lastRenderedPageBreak/>
              <w:t>Cao</w:t>
            </w:r>
          </w:p>
        </w:tc>
        <w:tc>
          <w:tcPr>
            <w:tcW w:w="633" w:type="pct"/>
          </w:tcPr>
          <w:p w14:paraId="74D49039" w14:textId="77777777" w:rsidR="00DE0D06" w:rsidRPr="00410FBA" w:rsidRDefault="00DE0D06" w:rsidP="00DE0D06">
            <w:pPr>
              <w:spacing w:before="120" w:after="120"/>
              <w:rPr>
                <w:sz w:val="26"/>
                <w:szCs w:val="26"/>
              </w:rPr>
            </w:pPr>
            <w:r w:rsidRPr="00410FBA">
              <w:rPr>
                <w:sz w:val="26"/>
                <w:szCs w:val="26"/>
              </w:rPr>
              <w:t>Cao</w:t>
            </w:r>
          </w:p>
        </w:tc>
        <w:tc>
          <w:tcPr>
            <w:tcW w:w="565" w:type="pct"/>
          </w:tcPr>
          <w:p w14:paraId="19ADD5F7" w14:textId="77777777" w:rsidR="00DE0D06" w:rsidRPr="00410FBA" w:rsidRDefault="00DE0D06" w:rsidP="00DE0D06">
            <w:pPr>
              <w:spacing w:before="120" w:after="120"/>
              <w:rPr>
                <w:sz w:val="26"/>
                <w:szCs w:val="26"/>
              </w:rPr>
            </w:pPr>
            <w:r w:rsidRPr="00410FBA">
              <w:rPr>
                <w:sz w:val="26"/>
                <w:szCs w:val="26"/>
              </w:rPr>
              <w:t>Quản trị hệ thống quản lý doanh nghiệp</w:t>
            </w:r>
          </w:p>
        </w:tc>
      </w:tr>
      <w:tr w:rsidR="001F0FF8" w:rsidRPr="00410FBA" w14:paraId="5BC579F2" w14:textId="77777777" w:rsidTr="00DE0D06">
        <w:tc>
          <w:tcPr>
            <w:tcW w:w="391" w:type="pct"/>
          </w:tcPr>
          <w:p w14:paraId="4CA605E7" w14:textId="77777777" w:rsidR="001F0FF8" w:rsidRPr="00410FBA" w:rsidRDefault="001F0FF8" w:rsidP="001F0FF8">
            <w:pPr>
              <w:pStyle w:val="ListParagraph"/>
              <w:spacing w:before="120" w:after="120"/>
              <w:ind w:left="0"/>
              <w:rPr>
                <w:sz w:val="26"/>
                <w:szCs w:val="26"/>
              </w:rPr>
            </w:pPr>
            <w:r w:rsidRPr="00410FBA">
              <w:rPr>
                <w:sz w:val="26"/>
                <w:szCs w:val="26"/>
              </w:rPr>
              <w:t>3</w:t>
            </w:r>
          </w:p>
        </w:tc>
        <w:tc>
          <w:tcPr>
            <w:tcW w:w="642" w:type="pct"/>
          </w:tcPr>
          <w:p w14:paraId="183D46A9" w14:textId="47C75DA9" w:rsidR="001F0FF8" w:rsidRPr="00410FBA" w:rsidRDefault="001368E2" w:rsidP="001F0FF8">
            <w:pPr>
              <w:spacing w:before="120" w:after="120"/>
              <w:jc w:val="center"/>
              <w:rPr>
                <w:sz w:val="26"/>
                <w:szCs w:val="26"/>
              </w:rPr>
            </w:pPr>
            <w:r w:rsidRPr="00410FBA">
              <w:rPr>
                <w:sz w:val="26"/>
                <w:szCs w:val="26"/>
              </w:rPr>
              <w:t>UR_HDDT_041.05.03</w:t>
            </w:r>
          </w:p>
        </w:tc>
        <w:tc>
          <w:tcPr>
            <w:tcW w:w="714" w:type="pct"/>
          </w:tcPr>
          <w:p w14:paraId="01CC8FC6" w14:textId="77777777" w:rsidR="001F0FF8" w:rsidRPr="00410FBA" w:rsidRDefault="001F0FF8" w:rsidP="001F0FF8">
            <w:pPr>
              <w:spacing w:before="120" w:after="120"/>
              <w:rPr>
                <w:sz w:val="26"/>
                <w:szCs w:val="26"/>
              </w:rPr>
            </w:pPr>
            <w:r w:rsidRPr="00410FBA">
              <w:rPr>
                <w:sz w:val="26"/>
                <w:szCs w:val="26"/>
              </w:rPr>
              <w:t>Đồng bộ thông tin từ hệ thống VNPT Invoice</w:t>
            </w:r>
          </w:p>
        </w:tc>
        <w:tc>
          <w:tcPr>
            <w:tcW w:w="1583" w:type="pct"/>
          </w:tcPr>
          <w:p w14:paraId="1FB45242" w14:textId="77777777" w:rsidR="001F0FF8" w:rsidRPr="00410FBA" w:rsidRDefault="001F0FF8" w:rsidP="001F0FF8">
            <w:pPr>
              <w:pStyle w:val="ListParagraph"/>
              <w:numPr>
                <w:ilvl w:val="0"/>
                <w:numId w:val="19"/>
              </w:numPr>
              <w:spacing w:before="120" w:after="120"/>
              <w:ind w:left="0" w:firstLine="0"/>
              <w:rPr>
                <w:sz w:val="26"/>
                <w:szCs w:val="26"/>
              </w:rPr>
            </w:pPr>
            <w:r w:rsidRPr="00410FBA">
              <w:rPr>
                <w:b/>
                <w:sz w:val="26"/>
                <w:szCs w:val="26"/>
              </w:rPr>
              <w:t xml:space="preserve">Phát biểu yêu cầu: </w:t>
            </w:r>
            <w:r w:rsidRPr="00410FBA">
              <w:rPr>
                <w:sz w:val="26"/>
                <w:szCs w:val="26"/>
              </w:rPr>
              <w:t>Cho phép người dùng đồng bộ thông tin doanh nghiệp từ hệ thống VNPT Invoice</w:t>
            </w:r>
          </w:p>
          <w:p w14:paraId="63C471B6" w14:textId="77777777" w:rsidR="001F0FF8" w:rsidRPr="00410FBA" w:rsidRDefault="001F0FF8" w:rsidP="001F0FF8">
            <w:pPr>
              <w:pStyle w:val="ListParagraph"/>
              <w:numPr>
                <w:ilvl w:val="0"/>
                <w:numId w:val="18"/>
              </w:numPr>
              <w:spacing w:before="120" w:after="120"/>
              <w:rPr>
                <w:b/>
                <w:sz w:val="26"/>
                <w:szCs w:val="26"/>
              </w:rPr>
            </w:pPr>
            <w:r w:rsidRPr="00410FBA">
              <w:rPr>
                <w:b/>
                <w:sz w:val="26"/>
                <w:szCs w:val="26"/>
              </w:rPr>
              <w:t>Thông tin đầu vào:</w:t>
            </w:r>
          </w:p>
          <w:p w14:paraId="024B4BC1" w14:textId="77777777" w:rsidR="001F0FF8" w:rsidRPr="00410FBA" w:rsidRDefault="001F0FF8" w:rsidP="001F0FF8">
            <w:pPr>
              <w:spacing w:before="120" w:after="120"/>
              <w:rPr>
                <w:sz w:val="26"/>
                <w:szCs w:val="26"/>
              </w:rPr>
            </w:pPr>
            <w:r w:rsidRPr="00410FBA">
              <w:rPr>
                <w:sz w:val="26"/>
                <w:szCs w:val="26"/>
              </w:rPr>
              <w:t>Các trường thông tin được đồng bộ gồm có:</w:t>
            </w:r>
          </w:p>
          <w:p w14:paraId="1DA5EF86" w14:textId="77777777" w:rsidR="001F0FF8" w:rsidRPr="00410FBA" w:rsidRDefault="001F0FF8" w:rsidP="001F0FF8">
            <w:pPr>
              <w:spacing w:before="120" w:after="120"/>
              <w:rPr>
                <w:sz w:val="26"/>
                <w:szCs w:val="26"/>
              </w:rPr>
            </w:pPr>
            <w:r w:rsidRPr="00410FBA">
              <w:rPr>
                <w:b/>
                <w:sz w:val="26"/>
                <w:szCs w:val="26"/>
              </w:rPr>
              <w:t xml:space="preserve"> </w:t>
            </w:r>
            <w:r w:rsidRPr="00410FBA">
              <w:rPr>
                <w:sz w:val="26"/>
                <w:szCs w:val="26"/>
              </w:rPr>
              <w:t xml:space="preserve">+Tên doanh nghiệp </w:t>
            </w:r>
          </w:p>
          <w:p w14:paraId="01E2BB4E" w14:textId="77777777" w:rsidR="001F0FF8" w:rsidRPr="00410FBA" w:rsidRDefault="001F0FF8" w:rsidP="001F0FF8">
            <w:pPr>
              <w:spacing w:before="120" w:after="120"/>
              <w:rPr>
                <w:sz w:val="26"/>
                <w:szCs w:val="26"/>
              </w:rPr>
            </w:pPr>
            <w:r w:rsidRPr="00410FBA">
              <w:rPr>
                <w:sz w:val="26"/>
                <w:szCs w:val="26"/>
              </w:rPr>
              <w:lastRenderedPageBreak/>
              <w:t xml:space="preserve">+ Người đại diện </w:t>
            </w:r>
          </w:p>
          <w:p w14:paraId="72385EB9" w14:textId="77777777" w:rsidR="001F0FF8" w:rsidRPr="00410FBA" w:rsidRDefault="001F0FF8" w:rsidP="001F0FF8">
            <w:pPr>
              <w:spacing w:before="120" w:after="120"/>
              <w:rPr>
                <w:sz w:val="26"/>
                <w:szCs w:val="26"/>
              </w:rPr>
            </w:pPr>
            <w:r w:rsidRPr="00410FBA">
              <w:rPr>
                <w:sz w:val="26"/>
                <w:szCs w:val="26"/>
              </w:rPr>
              <w:t xml:space="preserve">+ Email </w:t>
            </w:r>
          </w:p>
          <w:p w14:paraId="7796D2AC" w14:textId="77777777" w:rsidR="001F0FF8" w:rsidRPr="00410FBA" w:rsidRDefault="001F0FF8" w:rsidP="001F0FF8">
            <w:pPr>
              <w:spacing w:before="120" w:after="120"/>
              <w:rPr>
                <w:sz w:val="26"/>
                <w:szCs w:val="26"/>
              </w:rPr>
            </w:pPr>
            <w:r w:rsidRPr="00410FBA">
              <w:rPr>
                <w:sz w:val="26"/>
                <w:szCs w:val="26"/>
              </w:rPr>
              <w:t xml:space="preserve">+ Số điện thoại </w:t>
            </w:r>
          </w:p>
          <w:p w14:paraId="701CFDCD" w14:textId="77777777" w:rsidR="001F0FF8" w:rsidRPr="00410FBA" w:rsidRDefault="001F0FF8" w:rsidP="001F0FF8">
            <w:pPr>
              <w:spacing w:before="120" w:after="120"/>
              <w:rPr>
                <w:sz w:val="26"/>
                <w:szCs w:val="26"/>
              </w:rPr>
            </w:pPr>
            <w:r w:rsidRPr="00410FBA">
              <w:rPr>
                <w:sz w:val="26"/>
                <w:szCs w:val="26"/>
              </w:rPr>
              <w:t xml:space="preserve">+ Tỉnh/thành phố </w:t>
            </w:r>
          </w:p>
          <w:p w14:paraId="2341A247" w14:textId="77777777" w:rsidR="001F0FF8" w:rsidRPr="00410FBA" w:rsidRDefault="001F0FF8" w:rsidP="001F0FF8">
            <w:pPr>
              <w:spacing w:before="120" w:after="120"/>
              <w:rPr>
                <w:sz w:val="26"/>
                <w:szCs w:val="26"/>
              </w:rPr>
            </w:pPr>
            <w:r w:rsidRPr="00410FBA">
              <w:rPr>
                <w:sz w:val="26"/>
                <w:szCs w:val="26"/>
              </w:rPr>
              <w:t>+ Người liên hệ</w:t>
            </w:r>
          </w:p>
          <w:p w14:paraId="27FB3A90" w14:textId="77777777" w:rsidR="001F0FF8" w:rsidRPr="00410FBA" w:rsidRDefault="001F0FF8" w:rsidP="001F0FF8">
            <w:pPr>
              <w:spacing w:before="120" w:after="120"/>
              <w:rPr>
                <w:sz w:val="26"/>
                <w:szCs w:val="26"/>
              </w:rPr>
            </w:pPr>
            <w:r w:rsidRPr="00410FBA">
              <w:rPr>
                <w:sz w:val="26"/>
                <w:szCs w:val="26"/>
              </w:rPr>
              <w:t xml:space="preserve">+ Địa chỉ kinh doanh </w:t>
            </w:r>
          </w:p>
          <w:p w14:paraId="6C0265B3" w14:textId="77777777" w:rsidR="001F0FF8" w:rsidRPr="00410FBA" w:rsidRDefault="001F0FF8" w:rsidP="001F0FF8">
            <w:pPr>
              <w:spacing w:before="120" w:after="120"/>
              <w:rPr>
                <w:sz w:val="26"/>
                <w:szCs w:val="26"/>
              </w:rPr>
            </w:pPr>
            <w:r w:rsidRPr="00410FBA">
              <w:rPr>
                <w:sz w:val="26"/>
                <w:szCs w:val="26"/>
              </w:rPr>
              <w:t>+ Tên ngân hàng</w:t>
            </w:r>
          </w:p>
          <w:p w14:paraId="3304777E" w14:textId="77777777" w:rsidR="001F0FF8" w:rsidRPr="00410FBA" w:rsidRDefault="001F0FF8" w:rsidP="001F0FF8">
            <w:pPr>
              <w:spacing w:before="120" w:after="120"/>
              <w:rPr>
                <w:sz w:val="26"/>
                <w:szCs w:val="26"/>
              </w:rPr>
            </w:pPr>
            <w:r w:rsidRPr="00410FBA">
              <w:rPr>
                <w:sz w:val="26"/>
                <w:szCs w:val="26"/>
              </w:rPr>
              <w:t>+ Chủ tài khoản</w:t>
            </w:r>
          </w:p>
          <w:p w14:paraId="4D68F32A" w14:textId="77777777" w:rsidR="001F0FF8" w:rsidRPr="00410FBA" w:rsidRDefault="001F0FF8" w:rsidP="001F0FF8">
            <w:pPr>
              <w:spacing w:before="120" w:after="120"/>
              <w:rPr>
                <w:b/>
                <w:sz w:val="26"/>
                <w:szCs w:val="26"/>
              </w:rPr>
            </w:pPr>
            <w:r w:rsidRPr="00410FBA">
              <w:rPr>
                <w:sz w:val="26"/>
                <w:szCs w:val="26"/>
              </w:rPr>
              <w:t>+ Số tài khoản</w:t>
            </w:r>
          </w:p>
          <w:p w14:paraId="4E457CA8" w14:textId="77777777" w:rsidR="001F0FF8" w:rsidRPr="00410FBA" w:rsidRDefault="001F0FF8" w:rsidP="001F0FF8">
            <w:pPr>
              <w:pStyle w:val="ListParagraph"/>
              <w:numPr>
                <w:ilvl w:val="0"/>
                <w:numId w:val="18"/>
              </w:numPr>
              <w:spacing w:before="120" w:after="120"/>
              <w:rPr>
                <w:b/>
                <w:sz w:val="26"/>
                <w:szCs w:val="26"/>
              </w:rPr>
            </w:pPr>
            <w:r w:rsidRPr="00410FBA">
              <w:rPr>
                <w:b/>
                <w:sz w:val="26"/>
                <w:szCs w:val="26"/>
              </w:rPr>
              <w:t xml:space="preserve">Thông tin đầu ra: </w:t>
            </w:r>
          </w:p>
          <w:p w14:paraId="5ACC102C" w14:textId="77777777" w:rsidR="001F0FF8" w:rsidRPr="00410FBA" w:rsidRDefault="001F0FF8" w:rsidP="001F0FF8">
            <w:pPr>
              <w:spacing w:before="120" w:after="120"/>
              <w:rPr>
                <w:b/>
                <w:sz w:val="26"/>
                <w:szCs w:val="26"/>
              </w:rPr>
            </w:pPr>
            <w:r w:rsidRPr="00410FBA">
              <w:rPr>
                <w:sz w:val="26"/>
                <w:szCs w:val="26"/>
              </w:rPr>
              <w:t>Toàn bộ các trường thông tin đồng bộ được lưu lại và hiển thị trên hệ thống</w:t>
            </w:r>
          </w:p>
          <w:p w14:paraId="61954B56" w14:textId="77777777" w:rsidR="001F0FF8" w:rsidRPr="00410FBA" w:rsidRDefault="001F0FF8" w:rsidP="001F0FF8">
            <w:pPr>
              <w:pStyle w:val="ListParagraph"/>
              <w:numPr>
                <w:ilvl w:val="0"/>
                <w:numId w:val="18"/>
              </w:numPr>
              <w:spacing w:before="120" w:after="120"/>
              <w:rPr>
                <w:b/>
                <w:sz w:val="26"/>
                <w:szCs w:val="26"/>
              </w:rPr>
            </w:pPr>
            <w:r w:rsidRPr="00410FBA">
              <w:rPr>
                <w:b/>
                <w:sz w:val="26"/>
                <w:szCs w:val="26"/>
              </w:rPr>
              <w:t>Chức năng xử lý:</w:t>
            </w:r>
          </w:p>
          <w:p w14:paraId="37781CE7" w14:textId="77777777" w:rsidR="001F0FF8" w:rsidRPr="00410FBA" w:rsidRDefault="001F0FF8" w:rsidP="001F0FF8">
            <w:pPr>
              <w:spacing w:before="120" w:after="120"/>
              <w:rPr>
                <w:i/>
                <w:sz w:val="26"/>
                <w:szCs w:val="26"/>
              </w:rPr>
            </w:pPr>
            <w:r w:rsidRPr="00410FBA">
              <w:rPr>
                <w:sz w:val="26"/>
                <w:szCs w:val="26"/>
              </w:rPr>
              <w:t xml:space="preserve">Hệ thống lưu lại và hiển thị các thông tin được đồng bộ </w:t>
            </w:r>
          </w:p>
          <w:p w14:paraId="15F98AA9" w14:textId="77777777" w:rsidR="001F0FF8" w:rsidRPr="00410FBA" w:rsidRDefault="001F0FF8" w:rsidP="001F0FF8">
            <w:pPr>
              <w:pStyle w:val="ListParagraph"/>
              <w:numPr>
                <w:ilvl w:val="0"/>
                <w:numId w:val="18"/>
              </w:numPr>
              <w:spacing w:before="120" w:after="120"/>
              <w:rPr>
                <w:b/>
                <w:sz w:val="26"/>
                <w:szCs w:val="26"/>
              </w:rPr>
            </w:pPr>
            <w:r w:rsidRPr="00410FBA">
              <w:rPr>
                <w:b/>
                <w:sz w:val="26"/>
                <w:szCs w:val="26"/>
              </w:rPr>
              <w:t xml:space="preserve">Các ngoại lệ: </w:t>
            </w:r>
          </w:p>
          <w:p w14:paraId="2149267A" w14:textId="77777777" w:rsidR="001F0FF8" w:rsidRPr="00410FBA" w:rsidRDefault="001F0FF8" w:rsidP="001F0FF8">
            <w:pPr>
              <w:rPr>
                <w:sz w:val="26"/>
                <w:szCs w:val="26"/>
              </w:rPr>
            </w:pPr>
            <w:r w:rsidRPr="00410FBA">
              <w:rPr>
                <w:sz w:val="26"/>
                <w:szCs w:val="26"/>
              </w:rPr>
              <w:t>Không có</w:t>
            </w:r>
          </w:p>
        </w:tc>
        <w:tc>
          <w:tcPr>
            <w:tcW w:w="472" w:type="pct"/>
          </w:tcPr>
          <w:p w14:paraId="0E55C8D3" w14:textId="77777777" w:rsidR="001F0FF8" w:rsidRPr="00410FBA" w:rsidRDefault="001F0FF8" w:rsidP="001F0FF8">
            <w:pPr>
              <w:spacing w:before="120" w:after="120"/>
              <w:rPr>
                <w:sz w:val="26"/>
                <w:szCs w:val="26"/>
              </w:rPr>
            </w:pPr>
            <w:r w:rsidRPr="00410FBA">
              <w:rPr>
                <w:sz w:val="26"/>
                <w:szCs w:val="26"/>
              </w:rPr>
              <w:lastRenderedPageBreak/>
              <w:t>Cao</w:t>
            </w:r>
          </w:p>
        </w:tc>
        <w:tc>
          <w:tcPr>
            <w:tcW w:w="633" w:type="pct"/>
          </w:tcPr>
          <w:p w14:paraId="0C060A77" w14:textId="77777777" w:rsidR="001F0FF8" w:rsidRPr="00410FBA" w:rsidRDefault="001F0FF8" w:rsidP="001F0FF8">
            <w:pPr>
              <w:spacing w:before="120" w:after="120"/>
              <w:rPr>
                <w:sz w:val="26"/>
                <w:szCs w:val="26"/>
              </w:rPr>
            </w:pPr>
            <w:r w:rsidRPr="00410FBA">
              <w:rPr>
                <w:sz w:val="26"/>
                <w:szCs w:val="26"/>
              </w:rPr>
              <w:t>Cao</w:t>
            </w:r>
          </w:p>
        </w:tc>
        <w:tc>
          <w:tcPr>
            <w:tcW w:w="565" w:type="pct"/>
          </w:tcPr>
          <w:p w14:paraId="5ECC3977" w14:textId="77777777" w:rsidR="001F0FF8" w:rsidRPr="00410FBA" w:rsidRDefault="001F0FF8" w:rsidP="001F0FF8">
            <w:pPr>
              <w:spacing w:before="120" w:after="120"/>
              <w:rPr>
                <w:sz w:val="26"/>
                <w:szCs w:val="26"/>
              </w:rPr>
            </w:pPr>
            <w:r w:rsidRPr="00410FBA">
              <w:rPr>
                <w:sz w:val="26"/>
                <w:szCs w:val="26"/>
              </w:rPr>
              <w:t>Quản trị hệ thống quản lý doanh nghiệp</w:t>
            </w:r>
          </w:p>
        </w:tc>
      </w:tr>
    </w:tbl>
    <w:p w14:paraId="41E43273" w14:textId="77777777" w:rsidR="00C808E0" w:rsidRPr="00410FBA" w:rsidRDefault="00C808E0" w:rsidP="00C808E0"/>
    <w:p w14:paraId="6A703114" w14:textId="77777777" w:rsidR="00C808E0" w:rsidRPr="00410FBA" w:rsidRDefault="00CE593F" w:rsidP="00C808E0">
      <w:pPr>
        <w:pStyle w:val="Heading3"/>
        <w:numPr>
          <w:ilvl w:val="0"/>
          <w:numId w:val="0"/>
        </w:numPr>
      </w:pPr>
      <w:bookmarkStart w:id="704" w:name="_Toc167894534"/>
      <w:r w:rsidRPr="00410FBA">
        <w:t>IV.2</w:t>
      </w:r>
      <w:r w:rsidR="00C808E0" w:rsidRPr="00410FBA">
        <w:t xml:space="preserve">.3 Đăng ký </w:t>
      </w:r>
      <w:r w:rsidR="00823C57" w:rsidRPr="00410FBA">
        <w:t xml:space="preserve">tờ khai </w:t>
      </w:r>
      <w:r w:rsidR="00C808E0" w:rsidRPr="00410FBA">
        <w:t>ĐK01 sử dụng HDDT</w:t>
      </w:r>
      <w:bookmarkEnd w:id="704"/>
    </w:p>
    <w:tbl>
      <w:tblPr>
        <w:tblStyle w:val="TableGrid"/>
        <w:tblW w:w="5000" w:type="pct"/>
        <w:tblLook w:val="04A0" w:firstRow="1" w:lastRow="0" w:firstColumn="1" w:lastColumn="0" w:noHBand="0" w:noVBand="1"/>
      </w:tblPr>
      <w:tblGrid>
        <w:gridCol w:w="708"/>
        <w:gridCol w:w="2600"/>
        <w:gridCol w:w="823"/>
        <w:gridCol w:w="2453"/>
        <w:gridCol w:w="733"/>
        <w:gridCol w:w="823"/>
        <w:gridCol w:w="924"/>
      </w:tblGrid>
      <w:tr w:rsidR="00410FBA" w:rsidRPr="00410FBA" w14:paraId="2CD6D567" w14:textId="77777777" w:rsidTr="001368E2">
        <w:trPr>
          <w:trHeight w:val="1104"/>
          <w:tblHeader/>
        </w:trPr>
        <w:tc>
          <w:tcPr>
            <w:tcW w:w="391" w:type="pct"/>
          </w:tcPr>
          <w:p w14:paraId="6D17BB28" w14:textId="77777777" w:rsidR="001F0FF8" w:rsidRPr="00410FBA" w:rsidRDefault="001F0FF8" w:rsidP="00A0689C">
            <w:pPr>
              <w:spacing w:before="120" w:after="120"/>
              <w:jc w:val="center"/>
              <w:rPr>
                <w:b/>
                <w:sz w:val="26"/>
                <w:szCs w:val="26"/>
              </w:rPr>
            </w:pPr>
            <w:r w:rsidRPr="00410FBA">
              <w:rPr>
                <w:b/>
                <w:sz w:val="26"/>
                <w:szCs w:val="26"/>
              </w:rPr>
              <w:t>STT</w:t>
            </w:r>
          </w:p>
        </w:tc>
        <w:tc>
          <w:tcPr>
            <w:tcW w:w="1255" w:type="pct"/>
          </w:tcPr>
          <w:p w14:paraId="4273E724" w14:textId="77777777" w:rsidR="001F0FF8" w:rsidRPr="00410FBA" w:rsidRDefault="001F0FF8" w:rsidP="00A0689C">
            <w:pPr>
              <w:spacing w:before="120" w:after="120"/>
              <w:jc w:val="center"/>
              <w:rPr>
                <w:b/>
                <w:sz w:val="26"/>
                <w:szCs w:val="26"/>
              </w:rPr>
            </w:pPr>
            <w:r w:rsidRPr="00410FBA">
              <w:rPr>
                <w:b/>
                <w:sz w:val="26"/>
                <w:szCs w:val="26"/>
              </w:rPr>
              <w:t>Mã yêu cầu</w:t>
            </w:r>
          </w:p>
        </w:tc>
        <w:tc>
          <w:tcPr>
            <w:tcW w:w="493" w:type="pct"/>
          </w:tcPr>
          <w:p w14:paraId="7377226C" w14:textId="77777777" w:rsidR="001F0FF8" w:rsidRPr="00410FBA" w:rsidRDefault="001F0FF8" w:rsidP="00A0689C">
            <w:pPr>
              <w:spacing w:before="120" w:after="120"/>
              <w:jc w:val="center"/>
              <w:rPr>
                <w:b/>
                <w:sz w:val="26"/>
                <w:szCs w:val="26"/>
              </w:rPr>
            </w:pPr>
            <w:r w:rsidRPr="00410FBA">
              <w:rPr>
                <w:b/>
                <w:sz w:val="26"/>
                <w:szCs w:val="26"/>
              </w:rPr>
              <w:t>Tên yêu cầu</w:t>
            </w:r>
          </w:p>
        </w:tc>
        <w:tc>
          <w:tcPr>
            <w:tcW w:w="1466" w:type="pct"/>
          </w:tcPr>
          <w:p w14:paraId="3C707AFA" w14:textId="77777777" w:rsidR="001F0FF8" w:rsidRPr="00410FBA" w:rsidRDefault="001F0FF8" w:rsidP="00A0689C">
            <w:pPr>
              <w:spacing w:before="120" w:after="120"/>
              <w:jc w:val="center"/>
              <w:rPr>
                <w:b/>
                <w:sz w:val="26"/>
                <w:szCs w:val="26"/>
              </w:rPr>
            </w:pPr>
            <w:r w:rsidRPr="00410FBA">
              <w:rPr>
                <w:b/>
                <w:sz w:val="26"/>
                <w:szCs w:val="26"/>
              </w:rPr>
              <w:t xml:space="preserve">Mô tả </w:t>
            </w:r>
          </w:p>
        </w:tc>
        <w:tc>
          <w:tcPr>
            <w:tcW w:w="404" w:type="pct"/>
          </w:tcPr>
          <w:p w14:paraId="422A9878" w14:textId="77777777" w:rsidR="001F0FF8" w:rsidRPr="00410FBA" w:rsidRDefault="001F0FF8" w:rsidP="00A0689C">
            <w:pPr>
              <w:spacing w:before="120" w:after="120"/>
              <w:jc w:val="center"/>
              <w:rPr>
                <w:b/>
                <w:sz w:val="26"/>
                <w:szCs w:val="26"/>
              </w:rPr>
            </w:pPr>
            <w:r w:rsidRPr="00410FBA">
              <w:rPr>
                <w:b/>
                <w:sz w:val="26"/>
                <w:szCs w:val="26"/>
              </w:rPr>
              <w:t>Mức độ ưu tiên</w:t>
            </w:r>
          </w:p>
        </w:tc>
        <w:tc>
          <w:tcPr>
            <w:tcW w:w="482" w:type="pct"/>
          </w:tcPr>
          <w:p w14:paraId="772810A7" w14:textId="77777777" w:rsidR="001F0FF8" w:rsidRPr="00410FBA" w:rsidRDefault="001F0FF8" w:rsidP="00A0689C">
            <w:pPr>
              <w:spacing w:before="120" w:after="120"/>
              <w:jc w:val="center"/>
              <w:rPr>
                <w:b/>
                <w:sz w:val="26"/>
                <w:szCs w:val="26"/>
              </w:rPr>
            </w:pPr>
            <w:r w:rsidRPr="00410FBA">
              <w:rPr>
                <w:b/>
                <w:sz w:val="26"/>
                <w:szCs w:val="26"/>
              </w:rPr>
              <w:t>Mức độ quan trọng</w:t>
            </w:r>
          </w:p>
        </w:tc>
        <w:tc>
          <w:tcPr>
            <w:tcW w:w="510" w:type="pct"/>
          </w:tcPr>
          <w:p w14:paraId="5713C76F" w14:textId="77777777" w:rsidR="001F0FF8" w:rsidRPr="00410FBA" w:rsidRDefault="001F0FF8" w:rsidP="00A0689C">
            <w:pPr>
              <w:spacing w:before="120" w:after="120"/>
              <w:jc w:val="center"/>
              <w:rPr>
                <w:b/>
                <w:sz w:val="26"/>
                <w:szCs w:val="26"/>
              </w:rPr>
            </w:pPr>
            <w:r w:rsidRPr="00410FBA">
              <w:rPr>
                <w:b/>
                <w:sz w:val="26"/>
                <w:szCs w:val="26"/>
              </w:rPr>
              <w:t>Đối tượng liên quan</w:t>
            </w:r>
          </w:p>
        </w:tc>
      </w:tr>
      <w:tr w:rsidR="00410FBA" w:rsidRPr="00410FBA" w14:paraId="549AEB64" w14:textId="77777777" w:rsidTr="001368E2">
        <w:tc>
          <w:tcPr>
            <w:tcW w:w="391" w:type="pct"/>
          </w:tcPr>
          <w:p w14:paraId="48C58F5C" w14:textId="77777777" w:rsidR="00F37C0C" w:rsidRPr="00410FBA" w:rsidRDefault="00F37C0C" w:rsidP="00F37C0C">
            <w:pPr>
              <w:pStyle w:val="ListParagraph"/>
              <w:spacing w:before="120" w:after="120"/>
              <w:ind w:left="0"/>
              <w:rPr>
                <w:sz w:val="26"/>
                <w:szCs w:val="26"/>
              </w:rPr>
            </w:pPr>
            <w:r w:rsidRPr="00410FBA">
              <w:rPr>
                <w:sz w:val="26"/>
                <w:szCs w:val="26"/>
              </w:rPr>
              <w:t>1</w:t>
            </w:r>
          </w:p>
        </w:tc>
        <w:tc>
          <w:tcPr>
            <w:tcW w:w="1255" w:type="pct"/>
          </w:tcPr>
          <w:p w14:paraId="5E198613" w14:textId="28EF5418" w:rsidR="00F37C0C" w:rsidRPr="00410FBA" w:rsidRDefault="001368E2" w:rsidP="00F37C0C">
            <w:pPr>
              <w:spacing w:before="120" w:after="120"/>
              <w:jc w:val="center"/>
              <w:rPr>
                <w:sz w:val="26"/>
                <w:szCs w:val="26"/>
              </w:rPr>
            </w:pPr>
            <w:r w:rsidRPr="00410FBA">
              <w:rPr>
                <w:sz w:val="26"/>
                <w:szCs w:val="26"/>
              </w:rPr>
              <w:t>UR_HDDT_041.01.01</w:t>
            </w:r>
          </w:p>
        </w:tc>
        <w:tc>
          <w:tcPr>
            <w:tcW w:w="493" w:type="pct"/>
          </w:tcPr>
          <w:p w14:paraId="143975F3" w14:textId="77777777" w:rsidR="00F37C0C" w:rsidRPr="00410FBA" w:rsidRDefault="00F37C0C" w:rsidP="00F37C0C">
            <w:pPr>
              <w:spacing w:before="120" w:after="120"/>
              <w:rPr>
                <w:sz w:val="26"/>
                <w:szCs w:val="26"/>
              </w:rPr>
            </w:pPr>
            <w:r w:rsidRPr="00410FBA">
              <w:rPr>
                <w:sz w:val="26"/>
                <w:szCs w:val="26"/>
              </w:rPr>
              <w:t xml:space="preserve">Danh sách </w:t>
            </w:r>
            <w:r w:rsidRPr="00410FBA">
              <w:rPr>
                <w:sz w:val="26"/>
                <w:szCs w:val="26"/>
              </w:rPr>
              <w:lastRenderedPageBreak/>
              <w:t>tờ khai</w:t>
            </w:r>
          </w:p>
        </w:tc>
        <w:tc>
          <w:tcPr>
            <w:tcW w:w="1466" w:type="pct"/>
          </w:tcPr>
          <w:p w14:paraId="7B6EA618" w14:textId="77777777" w:rsidR="00F37C0C" w:rsidRPr="00410FBA" w:rsidRDefault="00F37C0C" w:rsidP="00F37C0C">
            <w:pPr>
              <w:pStyle w:val="ListParagraph"/>
              <w:numPr>
                <w:ilvl w:val="0"/>
                <w:numId w:val="19"/>
              </w:numPr>
              <w:spacing w:before="120" w:after="120"/>
              <w:ind w:left="0" w:firstLine="0"/>
              <w:rPr>
                <w:sz w:val="26"/>
                <w:szCs w:val="26"/>
              </w:rPr>
            </w:pPr>
            <w:r w:rsidRPr="00410FBA">
              <w:rPr>
                <w:b/>
                <w:sz w:val="26"/>
                <w:szCs w:val="26"/>
              </w:rPr>
              <w:lastRenderedPageBreak/>
              <w:t xml:space="preserve">Phát biểu yêu cầu: </w:t>
            </w:r>
            <w:r w:rsidRPr="00410FBA">
              <w:rPr>
                <w:sz w:val="26"/>
                <w:szCs w:val="26"/>
              </w:rPr>
              <w:t xml:space="preserve">Cho phép người </w:t>
            </w:r>
            <w:r w:rsidRPr="00410FBA">
              <w:rPr>
                <w:sz w:val="26"/>
                <w:szCs w:val="26"/>
              </w:rPr>
              <w:lastRenderedPageBreak/>
              <w:t>dùng xem danh sách tờ khai</w:t>
            </w:r>
          </w:p>
          <w:p w14:paraId="5EE6D71C" w14:textId="77777777" w:rsidR="00F37C0C" w:rsidRPr="00410FBA" w:rsidRDefault="00F37C0C" w:rsidP="00F37C0C">
            <w:pPr>
              <w:pStyle w:val="ListParagraph"/>
              <w:numPr>
                <w:ilvl w:val="0"/>
                <w:numId w:val="18"/>
              </w:numPr>
              <w:spacing w:before="120" w:after="120"/>
              <w:rPr>
                <w:b/>
                <w:sz w:val="26"/>
                <w:szCs w:val="26"/>
              </w:rPr>
            </w:pPr>
            <w:r w:rsidRPr="00410FBA">
              <w:rPr>
                <w:b/>
                <w:sz w:val="26"/>
                <w:szCs w:val="26"/>
              </w:rPr>
              <w:t>Thông tin đầu vào:</w:t>
            </w:r>
          </w:p>
          <w:p w14:paraId="58D738B1" w14:textId="77777777" w:rsidR="00F37C0C" w:rsidRPr="00410FBA" w:rsidRDefault="00F37C0C" w:rsidP="00F37C0C">
            <w:pPr>
              <w:spacing w:before="120" w:after="120"/>
              <w:rPr>
                <w:sz w:val="26"/>
                <w:szCs w:val="26"/>
              </w:rPr>
            </w:pPr>
            <w:r w:rsidRPr="00410FBA">
              <w:rPr>
                <w:sz w:val="26"/>
                <w:szCs w:val="26"/>
              </w:rPr>
              <w:t>Dữ liệu tờ khai có trên hệ thống</w:t>
            </w:r>
          </w:p>
          <w:p w14:paraId="53A6D13D" w14:textId="77777777" w:rsidR="00F37C0C" w:rsidRPr="00410FBA" w:rsidRDefault="00F37C0C" w:rsidP="00F37C0C">
            <w:pPr>
              <w:pStyle w:val="ListParagraph"/>
              <w:numPr>
                <w:ilvl w:val="0"/>
                <w:numId w:val="18"/>
              </w:numPr>
              <w:spacing w:before="120" w:after="120"/>
              <w:rPr>
                <w:b/>
                <w:sz w:val="26"/>
                <w:szCs w:val="26"/>
              </w:rPr>
            </w:pPr>
            <w:r w:rsidRPr="00410FBA">
              <w:rPr>
                <w:b/>
                <w:sz w:val="26"/>
                <w:szCs w:val="26"/>
              </w:rPr>
              <w:t xml:space="preserve">Thông tin đầu ra: </w:t>
            </w:r>
          </w:p>
          <w:p w14:paraId="41B6036D" w14:textId="77777777" w:rsidR="00F37C0C" w:rsidRPr="00410FBA" w:rsidRDefault="00F37C0C" w:rsidP="00F37C0C">
            <w:pPr>
              <w:spacing w:before="120" w:after="120"/>
              <w:rPr>
                <w:sz w:val="26"/>
                <w:szCs w:val="26"/>
                <w:u w:val="single"/>
              </w:rPr>
            </w:pPr>
            <w:r w:rsidRPr="00410FBA">
              <w:rPr>
                <w:sz w:val="26"/>
                <w:szCs w:val="26"/>
                <w:u w:val="single"/>
              </w:rPr>
              <w:t>Danh sách gồm các trường thông tin sau:</w:t>
            </w:r>
          </w:p>
          <w:p w14:paraId="7EAE4682" w14:textId="77777777" w:rsidR="006E1934" w:rsidRPr="00410FBA" w:rsidRDefault="006E1934" w:rsidP="00F37C0C">
            <w:pPr>
              <w:spacing w:before="120" w:after="120"/>
              <w:rPr>
                <w:sz w:val="26"/>
                <w:szCs w:val="26"/>
              </w:rPr>
            </w:pPr>
            <w:r w:rsidRPr="00410FBA">
              <w:rPr>
                <w:sz w:val="26"/>
                <w:szCs w:val="26"/>
              </w:rPr>
              <w:t>+ STT</w:t>
            </w:r>
          </w:p>
          <w:p w14:paraId="7ED3E83A" w14:textId="77777777" w:rsidR="00F37C0C" w:rsidRPr="00410FBA" w:rsidRDefault="00F37C0C" w:rsidP="00F37C0C">
            <w:pPr>
              <w:spacing w:before="120" w:after="120"/>
              <w:rPr>
                <w:sz w:val="26"/>
                <w:szCs w:val="26"/>
              </w:rPr>
            </w:pPr>
            <w:r w:rsidRPr="00410FBA">
              <w:rPr>
                <w:sz w:val="26"/>
                <w:szCs w:val="26"/>
              </w:rPr>
              <w:t>+ Tên người nộp thuế</w:t>
            </w:r>
          </w:p>
          <w:p w14:paraId="2280F4C7" w14:textId="77777777" w:rsidR="00F37C0C" w:rsidRPr="00410FBA" w:rsidRDefault="00F37C0C" w:rsidP="00F37C0C">
            <w:pPr>
              <w:spacing w:before="120" w:after="120"/>
              <w:rPr>
                <w:sz w:val="26"/>
                <w:szCs w:val="26"/>
              </w:rPr>
            </w:pPr>
            <w:r w:rsidRPr="00410FBA">
              <w:rPr>
                <w:sz w:val="26"/>
                <w:szCs w:val="26"/>
              </w:rPr>
              <w:t>+ Loại tờ khai: Đăng ký mới/Thay đổi thông tin</w:t>
            </w:r>
          </w:p>
          <w:p w14:paraId="483B4BF0" w14:textId="77777777" w:rsidR="00F37C0C" w:rsidRPr="00410FBA" w:rsidRDefault="00F37C0C" w:rsidP="00F37C0C">
            <w:pPr>
              <w:spacing w:before="120" w:after="120"/>
              <w:rPr>
                <w:sz w:val="26"/>
                <w:szCs w:val="26"/>
              </w:rPr>
            </w:pPr>
            <w:r w:rsidRPr="00410FBA">
              <w:rPr>
                <w:sz w:val="26"/>
                <w:szCs w:val="26"/>
              </w:rPr>
              <w:t>+ Ngày lập: ngày/tháng năm; giờ/phút</w:t>
            </w:r>
          </w:p>
          <w:p w14:paraId="25DD0144" w14:textId="77777777" w:rsidR="00F37C0C" w:rsidRPr="00410FBA" w:rsidRDefault="00F37C0C" w:rsidP="00F37C0C">
            <w:pPr>
              <w:spacing w:before="120" w:after="120"/>
              <w:rPr>
                <w:sz w:val="26"/>
                <w:szCs w:val="26"/>
              </w:rPr>
            </w:pPr>
            <w:r w:rsidRPr="00410FBA">
              <w:rPr>
                <w:sz w:val="26"/>
                <w:szCs w:val="26"/>
              </w:rPr>
              <w:t>+ Mã giao dịch: hệ thống tự động sinh ra</w:t>
            </w:r>
          </w:p>
          <w:p w14:paraId="2A8667B2" w14:textId="77777777" w:rsidR="00F37C0C" w:rsidRPr="00410FBA" w:rsidRDefault="00F37C0C" w:rsidP="00F37C0C">
            <w:pPr>
              <w:spacing w:before="120" w:after="120"/>
              <w:rPr>
                <w:sz w:val="26"/>
                <w:szCs w:val="26"/>
              </w:rPr>
            </w:pPr>
            <w:r w:rsidRPr="00410FBA">
              <w:rPr>
                <w:sz w:val="26"/>
                <w:szCs w:val="26"/>
              </w:rPr>
              <w:t>+ Trạng thái: Bản nháp/Đã có kết quả</w:t>
            </w:r>
          </w:p>
          <w:p w14:paraId="0144D0EA" w14:textId="77777777" w:rsidR="00F37C0C" w:rsidRPr="00410FBA" w:rsidRDefault="00F37C0C" w:rsidP="00F37C0C">
            <w:pPr>
              <w:spacing w:before="120" w:after="120"/>
              <w:rPr>
                <w:sz w:val="26"/>
                <w:szCs w:val="26"/>
              </w:rPr>
            </w:pPr>
            <w:r w:rsidRPr="00410FBA">
              <w:rPr>
                <w:sz w:val="26"/>
                <w:szCs w:val="26"/>
              </w:rPr>
              <w:t>+ Kết quả từ CQT: Chấp nhận/Chờ phản hồi</w:t>
            </w:r>
          </w:p>
          <w:p w14:paraId="480F4BCB" w14:textId="77777777" w:rsidR="00F37C0C" w:rsidRPr="00410FBA" w:rsidRDefault="00F37C0C" w:rsidP="00F37C0C">
            <w:pPr>
              <w:spacing w:before="120" w:after="120"/>
              <w:rPr>
                <w:sz w:val="26"/>
                <w:szCs w:val="26"/>
              </w:rPr>
            </w:pPr>
            <w:r w:rsidRPr="00410FBA">
              <w:rPr>
                <w:sz w:val="26"/>
                <w:szCs w:val="26"/>
              </w:rPr>
              <w:t>+ Lý do</w:t>
            </w:r>
          </w:p>
          <w:p w14:paraId="0DDB79BA" w14:textId="77777777" w:rsidR="00F37C0C" w:rsidRPr="00410FBA" w:rsidRDefault="00F37C0C" w:rsidP="00F37C0C">
            <w:pPr>
              <w:spacing w:before="120" w:after="120"/>
              <w:rPr>
                <w:sz w:val="26"/>
                <w:szCs w:val="26"/>
                <w:u w:val="single"/>
              </w:rPr>
            </w:pPr>
            <w:r w:rsidRPr="00410FBA">
              <w:rPr>
                <w:sz w:val="26"/>
                <w:szCs w:val="26"/>
                <w:u w:val="single"/>
              </w:rPr>
              <w:t>Các nút thao tác chức năng gồm:</w:t>
            </w:r>
          </w:p>
          <w:p w14:paraId="37D97E62" w14:textId="77777777" w:rsidR="00F37C0C" w:rsidRPr="00410FBA" w:rsidRDefault="00F37C0C" w:rsidP="00F37C0C">
            <w:pPr>
              <w:spacing w:before="120" w:after="120"/>
              <w:rPr>
                <w:sz w:val="26"/>
                <w:szCs w:val="26"/>
              </w:rPr>
            </w:pPr>
            <w:r w:rsidRPr="00410FBA">
              <w:rPr>
                <w:sz w:val="26"/>
                <w:szCs w:val="26"/>
              </w:rPr>
              <w:t>+ Sửa: chỉnh sửa tờ khai</w:t>
            </w:r>
          </w:p>
          <w:p w14:paraId="2DD236B7" w14:textId="77777777" w:rsidR="00F37C0C" w:rsidRPr="00410FBA" w:rsidRDefault="00F37C0C" w:rsidP="00F37C0C">
            <w:pPr>
              <w:spacing w:before="120" w:after="120"/>
              <w:rPr>
                <w:sz w:val="26"/>
                <w:szCs w:val="26"/>
              </w:rPr>
            </w:pPr>
            <w:r w:rsidRPr="00410FBA">
              <w:rPr>
                <w:sz w:val="26"/>
                <w:szCs w:val="26"/>
              </w:rPr>
              <w:t>+ Gửi: gửi tờ khai tới CQT</w:t>
            </w:r>
          </w:p>
          <w:p w14:paraId="7489DE66" w14:textId="77777777" w:rsidR="00F37C0C" w:rsidRPr="00410FBA" w:rsidRDefault="00F37C0C" w:rsidP="00F37C0C">
            <w:pPr>
              <w:spacing w:before="120" w:after="120"/>
              <w:rPr>
                <w:sz w:val="26"/>
                <w:szCs w:val="26"/>
              </w:rPr>
            </w:pPr>
            <w:r w:rsidRPr="00410FBA">
              <w:rPr>
                <w:sz w:val="26"/>
                <w:szCs w:val="26"/>
              </w:rPr>
              <w:lastRenderedPageBreak/>
              <w:t>+ Đồng bộ: đồng bộ kết quả phản hồi hóa đơn từ CQT</w:t>
            </w:r>
          </w:p>
          <w:p w14:paraId="6825D9AD" w14:textId="77777777" w:rsidR="00F37C0C" w:rsidRPr="00410FBA" w:rsidRDefault="00F37C0C" w:rsidP="00F37C0C">
            <w:pPr>
              <w:spacing w:before="120" w:after="120"/>
              <w:rPr>
                <w:sz w:val="26"/>
                <w:szCs w:val="26"/>
              </w:rPr>
            </w:pPr>
            <w:r w:rsidRPr="00410FBA">
              <w:rPr>
                <w:sz w:val="26"/>
                <w:szCs w:val="26"/>
              </w:rPr>
              <w:t>+ Xem: xem chi tiết tờ khai</w:t>
            </w:r>
          </w:p>
          <w:p w14:paraId="0F1CADF9" w14:textId="77777777" w:rsidR="00F37C0C" w:rsidRPr="00410FBA" w:rsidRDefault="00F37C0C" w:rsidP="00F37C0C">
            <w:pPr>
              <w:spacing w:before="120" w:after="120"/>
              <w:rPr>
                <w:sz w:val="26"/>
                <w:szCs w:val="26"/>
              </w:rPr>
            </w:pPr>
            <w:r w:rsidRPr="00410FBA">
              <w:rPr>
                <w:sz w:val="26"/>
                <w:szCs w:val="26"/>
              </w:rPr>
              <w:t>+ Export XML: xuất tờ khai định dạng XML</w:t>
            </w:r>
          </w:p>
          <w:p w14:paraId="5A4AE10D" w14:textId="77777777" w:rsidR="00F37C0C" w:rsidRPr="00410FBA" w:rsidRDefault="00F37C0C" w:rsidP="00F37C0C">
            <w:pPr>
              <w:spacing w:before="120" w:after="120"/>
              <w:rPr>
                <w:sz w:val="26"/>
                <w:szCs w:val="26"/>
              </w:rPr>
            </w:pPr>
            <w:r w:rsidRPr="00410FBA">
              <w:rPr>
                <w:sz w:val="26"/>
                <w:szCs w:val="26"/>
              </w:rPr>
              <w:t>+ Copy: tạo tờ khai mới từ tờ khai gốc</w:t>
            </w:r>
          </w:p>
          <w:p w14:paraId="05A8A763" w14:textId="77777777" w:rsidR="00F37C0C" w:rsidRPr="00410FBA" w:rsidRDefault="00F37C0C" w:rsidP="00F37C0C">
            <w:pPr>
              <w:spacing w:before="120" w:after="120"/>
              <w:rPr>
                <w:sz w:val="26"/>
                <w:szCs w:val="26"/>
              </w:rPr>
            </w:pPr>
            <w:r w:rsidRPr="00410FBA">
              <w:rPr>
                <w:sz w:val="26"/>
                <w:szCs w:val="26"/>
              </w:rPr>
              <w:t>+ Xóa: xóa tờ khai khỏi hệ thống</w:t>
            </w:r>
          </w:p>
          <w:p w14:paraId="322A3784" w14:textId="77777777" w:rsidR="00F37C0C" w:rsidRPr="00410FBA" w:rsidRDefault="00F37C0C" w:rsidP="00F37C0C">
            <w:pPr>
              <w:pStyle w:val="ListParagraph"/>
              <w:numPr>
                <w:ilvl w:val="0"/>
                <w:numId w:val="18"/>
              </w:numPr>
              <w:spacing w:before="120" w:after="120"/>
              <w:rPr>
                <w:b/>
                <w:sz w:val="26"/>
                <w:szCs w:val="26"/>
              </w:rPr>
            </w:pPr>
            <w:r w:rsidRPr="00410FBA">
              <w:rPr>
                <w:b/>
                <w:sz w:val="26"/>
                <w:szCs w:val="26"/>
              </w:rPr>
              <w:t>Chức năng xử lý:</w:t>
            </w:r>
          </w:p>
          <w:p w14:paraId="18A07F6C" w14:textId="77777777" w:rsidR="00F37C0C" w:rsidRPr="00410FBA" w:rsidRDefault="00F37C0C" w:rsidP="00F37C0C">
            <w:pPr>
              <w:spacing w:before="120" w:after="120"/>
              <w:rPr>
                <w:i/>
                <w:sz w:val="26"/>
                <w:szCs w:val="26"/>
              </w:rPr>
            </w:pPr>
            <w:r w:rsidRPr="00410FBA">
              <w:rPr>
                <w:sz w:val="26"/>
                <w:szCs w:val="26"/>
              </w:rPr>
              <w:t>Hệ thống hiển thị danh sách tờ khai</w:t>
            </w:r>
          </w:p>
          <w:p w14:paraId="60451C1D" w14:textId="77777777" w:rsidR="00F37C0C" w:rsidRPr="00410FBA" w:rsidRDefault="00F37C0C" w:rsidP="00F37C0C">
            <w:pPr>
              <w:pStyle w:val="ListParagraph"/>
              <w:numPr>
                <w:ilvl w:val="0"/>
                <w:numId w:val="18"/>
              </w:numPr>
              <w:spacing w:before="120" w:after="120"/>
              <w:rPr>
                <w:b/>
                <w:sz w:val="26"/>
                <w:szCs w:val="26"/>
              </w:rPr>
            </w:pPr>
            <w:r w:rsidRPr="00410FBA">
              <w:rPr>
                <w:b/>
                <w:sz w:val="26"/>
                <w:szCs w:val="26"/>
              </w:rPr>
              <w:t xml:space="preserve">Các ngoại lệ: </w:t>
            </w:r>
          </w:p>
          <w:p w14:paraId="5654621F" w14:textId="77777777" w:rsidR="00F37C0C" w:rsidRPr="00410FBA" w:rsidRDefault="00F37C0C" w:rsidP="00F37C0C">
            <w:pPr>
              <w:spacing w:before="120" w:after="120"/>
              <w:rPr>
                <w:b/>
                <w:sz w:val="26"/>
                <w:szCs w:val="26"/>
              </w:rPr>
            </w:pPr>
            <w:r w:rsidRPr="00410FBA">
              <w:rPr>
                <w:sz w:val="26"/>
                <w:szCs w:val="26"/>
              </w:rPr>
              <w:t>Không có</w:t>
            </w:r>
          </w:p>
        </w:tc>
        <w:tc>
          <w:tcPr>
            <w:tcW w:w="404" w:type="pct"/>
          </w:tcPr>
          <w:p w14:paraId="7E451414" w14:textId="77777777" w:rsidR="00F37C0C" w:rsidRPr="00410FBA" w:rsidRDefault="00F37C0C" w:rsidP="00F37C0C">
            <w:pPr>
              <w:spacing w:before="120" w:after="120"/>
              <w:rPr>
                <w:sz w:val="26"/>
                <w:szCs w:val="26"/>
              </w:rPr>
            </w:pPr>
            <w:r w:rsidRPr="00410FBA">
              <w:rPr>
                <w:sz w:val="26"/>
                <w:szCs w:val="26"/>
              </w:rPr>
              <w:lastRenderedPageBreak/>
              <w:t>Cao</w:t>
            </w:r>
          </w:p>
        </w:tc>
        <w:tc>
          <w:tcPr>
            <w:tcW w:w="482" w:type="pct"/>
          </w:tcPr>
          <w:p w14:paraId="3B2034C8" w14:textId="77777777" w:rsidR="00F37C0C" w:rsidRPr="00410FBA" w:rsidRDefault="00F37C0C" w:rsidP="00F37C0C">
            <w:pPr>
              <w:spacing w:before="120" w:after="120"/>
              <w:rPr>
                <w:sz w:val="26"/>
                <w:szCs w:val="26"/>
              </w:rPr>
            </w:pPr>
            <w:r w:rsidRPr="00410FBA">
              <w:rPr>
                <w:sz w:val="26"/>
                <w:szCs w:val="26"/>
              </w:rPr>
              <w:t>Cao</w:t>
            </w:r>
          </w:p>
        </w:tc>
        <w:tc>
          <w:tcPr>
            <w:tcW w:w="510" w:type="pct"/>
          </w:tcPr>
          <w:p w14:paraId="5D95BDB0" w14:textId="77777777" w:rsidR="00F37C0C" w:rsidRPr="00410FBA" w:rsidRDefault="00F37C0C" w:rsidP="00F37C0C">
            <w:pPr>
              <w:spacing w:before="120" w:after="120"/>
              <w:rPr>
                <w:sz w:val="26"/>
                <w:szCs w:val="26"/>
              </w:rPr>
            </w:pPr>
            <w:r w:rsidRPr="00410FBA">
              <w:rPr>
                <w:sz w:val="26"/>
                <w:szCs w:val="26"/>
              </w:rPr>
              <w:t xml:space="preserve">Quản trị hệ thống </w:t>
            </w:r>
            <w:r w:rsidRPr="00410FBA">
              <w:rPr>
                <w:sz w:val="26"/>
                <w:szCs w:val="26"/>
              </w:rPr>
              <w:t>quản lý doanh nghiệp</w:t>
            </w:r>
          </w:p>
        </w:tc>
      </w:tr>
      <w:tr w:rsidR="00410FBA" w:rsidRPr="00410FBA" w14:paraId="0275B5CA" w14:textId="77777777" w:rsidTr="001368E2">
        <w:tc>
          <w:tcPr>
            <w:tcW w:w="391" w:type="pct"/>
          </w:tcPr>
          <w:p w14:paraId="56454F17" w14:textId="77777777" w:rsidR="001368E2" w:rsidRPr="00410FBA" w:rsidRDefault="001368E2" w:rsidP="001368E2">
            <w:pPr>
              <w:pStyle w:val="ListParagraph"/>
              <w:spacing w:before="120" w:after="120"/>
              <w:ind w:left="0"/>
              <w:rPr>
                <w:sz w:val="26"/>
                <w:szCs w:val="26"/>
              </w:rPr>
            </w:pPr>
            <w:r w:rsidRPr="00410FBA">
              <w:rPr>
                <w:sz w:val="26"/>
                <w:szCs w:val="26"/>
              </w:rPr>
              <w:lastRenderedPageBreak/>
              <w:t>2</w:t>
            </w:r>
          </w:p>
        </w:tc>
        <w:tc>
          <w:tcPr>
            <w:tcW w:w="1255" w:type="pct"/>
          </w:tcPr>
          <w:p w14:paraId="3BF8178C" w14:textId="4439B870" w:rsidR="001368E2" w:rsidRPr="00410FBA" w:rsidRDefault="001368E2" w:rsidP="001368E2">
            <w:pPr>
              <w:spacing w:before="120" w:after="120"/>
              <w:rPr>
                <w:sz w:val="26"/>
                <w:szCs w:val="26"/>
              </w:rPr>
            </w:pPr>
            <w:r w:rsidRPr="00410FBA">
              <w:rPr>
                <w:sz w:val="26"/>
                <w:szCs w:val="26"/>
              </w:rPr>
              <w:t>UR_HDDT_041.01.02</w:t>
            </w:r>
          </w:p>
        </w:tc>
        <w:tc>
          <w:tcPr>
            <w:tcW w:w="493" w:type="pct"/>
          </w:tcPr>
          <w:p w14:paraId="37AC28CE" w14:textId="77777777" w:rsidR="001368E2" w:rsidRPr="00410FBA" w:rsidRDefault="001368E2" w:rsidP="001368E2">
            <w:pPr>
              <w:spacing w:before="120" w:after="120"/>
              <w:rPr>
                <w:sz w:val="26"/>
                <w:szCs w:val="26"/>
              </w:rPr>
            </w:pPr>
            <w:r w:rsidRPr="00410FBA">
              <w:rPr>
                <w:sz w:val="26"/>
                <w:szCs w:val="26"/>
              </w:rPr>
              <w:t>Thêm mới tờ khai đăng ký</w:t>
            </w:r>
          </w:p>
        </w:tc>
        <w:tc>
          <w:tcPr>
            <w:tcW w:w="1466" w:type="pct"/>
          </w:tcPr>
          <w:p w14:paraId="62A64398" w14:textId="77777777" w:rsidR="001368E2" w:rsidRPr="00410FBA" w:rsidRDefault="001368E2" w:rsidP="001368E2">
            <w:pPr>
              <w:spacing w:before="120" w:after="120"/>
              <w:rPr>
                <w:b/>
              </w:rPr>
            </w:pPr>
            <w:r w:rsidRPr="00410FBA">
              <w:rPr>
                <w:b/>
                <w:sz w:val="26"/>
                <w:szCs w:val="26"/>
              </w:rPr>
              <w:t xml:space="preserve">Phát biểu yêu cầu: </w:t>
            </w:r>
            <w:r w:rsidRPr="00410FBA">
              <w:rPr>
                <w:sz w:val="26"/>
                <w:szCs w:val="26"/>
              </w:rPr>
              <w:t>Cho phép người dùng đăng ký sử dụng/đăng ký thay đổi thông tin về hóa đơn điện tử của hộ cá nhân kinh doanh với cơ quan thuế.</w:t>
            </w:r>
          </w:p>
          <w:p w14:paraId="1F7C197A"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Thông tin đầu vào:</w:t>
            </w:r>
          </w:p>
          <w:p w14:paraId="76EA2F70" w14:textId="77777777" w:rsidR="001368E2" w:rsidRPr="00410FBA" w:rsidRDefault="001368E2" w:rsidP="001368E2">
            <w:pPr>
              <w:spacing w:before="120" w:after="120"/>
              <w:rPr>
                <w:sz w:val="26"/>
                <w:szCs w:val="26"/>
              </w:rPr>
            </w:pPr>
            <w:r w:rsidRPr="00410FBA">
              <w:rPr>
                <w:sz w:val="26"/>
                <w:szCs w:val="26"/>
              </w:rPr>
              <w:t xml:space="preserve">Các trường thông tin cần điền gồm có: </w:t>
            </w:r>
          </w:p>
          <w:p w14:paraId="112ADEE4" w14:textId="77777777" w:rsidR="001368E2" w:rsidRPr="00410FBA" w:rsidRDefault="001368E2" w:rsidP="001368E2">
            <w:pPr>
              <w:spacing w:before="120" w:after="120"/>
              <w:rPr>
                <w:sz w:val="26"/>
                <w:szCs w:val="26"/>
              </w:rPr>
            </w:pPr>
            <w:r w:rsidRPr="00410FBA">
              <w:rPr>
                <w:sz w:val="26"/>
                <w:szCs w:val="26"/>
              </w:rPr>
              <w:t xml:space="preserve">+ Tên người nộp thuế *: Hệ thống lấy theo thông tin khi đơn vị đăng ký tài khoản </w:t>
            </w:r>
          </w:p>
          <w:p w14:paraId="34B58667" w14:textId="77777777" w:rsidR="001368E2" w:rsidRPr="00410FBA" w:rsidRDefault="001368E2" w:rsidP="001368E2">
            <w:pPr>
              <w:spacing w:before="120" w:after="120"/>
              <w:rPr>
                <w:sz w:val="26"/>
                <w:szCs w:val="26"/>
              </w:rPr>
            </w:pPr>
            <w:r w:rsidRPr="00410FBA">
              <w:rPr>
                <w:sz w:val="26"/>
                <w:szCs w:val="26"/>
              </w:rPr>
              <w:lastRenderedPageBreak/>
              <w:t>+ Mã số thuế *: Hệ thống lấy theo thông tin khi đơn vị đăng ký tài khoản</w:t>
            </w:r>
          </w:p>
          <w:p w14:paraId="32F1F263" w14:textId="77777777" w:rsidR="001368E2" w:rsidRPr="00410FBA" w:rsidRDefault="001368E2" w:rsidP="001368E2">
            <w:pPr>
              <w:spacing w:before="120" w:after="120"/>
              <w:rPr>
                <w:sz w:val="26"/>
                <w:szCs w:val="26"/>
              </w:rPr>
            </w:pPr>
            <w:r w:rsidRPr="00410FBA">
              <w:rPr>
                <w:sz w:val="26"/>
                <w:szCs w:val="26"/>
              </w:rPr>
              <w:t>+ Người liên hệ *: Người dùng tự nhập</w:t>
            </w:r>
          </w:p>
          <w:p w14:paraId="06EC990F" w14:textId="77777777" w:rsidR="001368E2" w:rsidRPr="00410FBA" w:rsidRDefault="001368E2" w:rsidP="001368E2">
            <w:pPr>
              <w:spacing w:before="120" w:after="120"/>
              <w:rPr>
                <w:sz w:val="26"/>
                <w:szCs w:val="26"/>
              </w:rPr>
            </w:pPr>
            <w:r w:rsidRPr="00410FBA">
              <w:rPr>
                <w:sz w:val="26"/>
                <w:szCs w:val="26"/>
              </w:rPr>
              <w:t xml:space="preserve">+ Địa chỉ liên hệ *: Người dùng tự nhập </w:t>
            </w:r>
            <w:r w:rsidRPr="00410FBA">
              <w:rPr>
                <w:i/>
                <w:sz w:val="26"/>
                <w:szCs w:val="26"/>
              </w:rPr>
              <w:t>(lưu ý: dùng địa chỉ đăng ký trên Giấy phép kinh doanh)</w:t>
            </w:r>
          </w:p>
          <w:p w14:paraId="3DB886CD" w14:textId="77777777" w:rsidR="001368E2" w:rsidRPr="00410FBA" w:rsidRDefault="001368E2" w:rsidP="001368E2">
            <w:pPr>
              <w:spacing w:before="120" w:after="120"/>
              <w:rPr>
                <w:sz w:val="26"/>
                <w:szCs w:val="26"/>
              </w:rPr>
            </w:pPr>
            <w:r w:rsidRPr="00410FBA">
              <w:rPr>
                <w:sz w:val="26"/>
                <w:szCs w:val="26"/>
              </w:rPr>
              <w:t>+ Thư điện tử *: Người dùng tự nhập</w:t>
            </w:r>
          </w:p>
          <w:p w14:paraId="6B1842B5" w14:textId="77777777" w:rsidR="001368E2" w:rsidRPr="00410FBA" w:rsidRDefault="001368E2" w:rsidP="001368E2">
            <w:pPr>
              <w:spacing w:before="120" w:after="120"/>
              <w:rPr>
                <w:sz w:val="26"/>
                <w:szCs w:val="26"/>
              </w:rPr>
            </w:pPr>
            <w:r w:rsidRPr="00410FBA">
              <w:rPr>
                <w:sz w:val="26"/>
                <w:szCs w:val="26"/>
              </w:rPr>
              <w:t>+ Điện thoại liên hệ *: Người dùng tự nhập</w:t>
            </w:r>
          </w:p>
          <w:p w14:paraId="1CC40A99" w14:textId="77777777" w:rsidR="001368E2" w:rsidRPr="00410FBA" w:rsidRDefault="001368E2" w:rsidP="001368E2">
            <w:pPr>
              <w:spacing w:before="120" w:after="120"/>
              <w:rPr>
                <w:sz w:val="26"/>
                <w:szCs w:val="26"/>
              </w:rPr>
            </w:pPr>
            <w:r w:rsidRPr="00410FBA">
              <w:rPr>
                <w:sz w:val="26"/>
                <w:szCs w:val="26"/>
              </w:rPr>
              <w:t xml:space="preserve">+ Địa danh *: </w:t>
            </w:r>
          </w:p>
          <w:p w14:paraId="27D75857" w14:textId="77777777" w:rsidR="001368E2" w:rsidRPr="00410FBA" w:rsidRDefault="001368E2" w:rsidP="001368E2">
            <w:pPr>
              <w:spacing w:before="120" w:after="120"/>
              <w:rPr>
                <w:sz w:val="26"/>
                <w:szCs w:val="26"/>
              </w:rPr>
            </w:pPr>
            <w:r w:rsidRPr="00410FBA">
              <w:rPr>
                <w:sz w:val="26"/>
                <w:szCs w:val="26"/>
              </w:rPr>
              <w:t>+ CQT quản lý *: người dùng chọn 1 cơ quan thuế quản lý trực tiếp để gửi tờ khai, hóa đơn</w:t>
            </w:r>
          </w:p>
          <w:p w14:paraId="0B64C365" w14:textId="77777777" w:rsidR="001368E2" w:rsidRPr="00410FBA" w:rsidRDefault="001368E2" w:rsidP="001368E2">
            <w:pPr>
              <w:spacing w:before="120" w:after="120"/>
              <w:rPr>
                <w:sz w:val="26"/>
                <w:szCs w:val="26"/>
              </w:rPr>
            </w:pPr>
            <w:r w:rsidRPr="00410FBA">
              <w:rPr>
                <w:sz w:val="26"/>
                <w:szCs w:val="26"/>
              </w:rPr>
              <w:t>+ Mã CQT quản lý *: hệ thống tự động hiển thị khi người dùng chọn CQT quản lý</w:t>
            </w:r>
          </w:p>
          <w:p w14:paraId="33A8BF9A" w14:textId="77777777" w:rsidR="001368E2" w:rsidRPr="00410FBA" w:rsidRDefault="001368E2" w:rsidP="001368E2">
            <w:pPr>
              <w:spacing w:before="120" w:after="120"/>
              <w:rPr>
                <w:sz w:val="26"/>
                <w:szCs w:val="26"/>
              </w:rPr>
            </w:pPr>
            <w:r w:rsidRPr="00410FBA">
              <w:rPr>
                <w:sz w:val="26"/>
                <w:szCs w:val="26"/>
              </w:rPr>
              <w:t>+ Thông tin nghị định *: hệ thống tự động hiển thị</w:t>
            </w:r>
          </w:p>
          <w:p w14:paraId="6BCB3C7A" w14:textId="77777777" w:rsidR="001368E2" w:rsidRPr="00410FBA" w:rsidRDefault="001368E2" w:rsidP="001368E2">
            <w:pPr>
              <w:spacing w:before="120" w:after="120"/>
              <w:rPr>
                <w:sz w:val="26"/>
                <w:szCs w:val="26"/>
              </w:rPr>
            </w:pPr>
            <w:r w:rsidRPr="00410FBA">
              <w:rPr>
                <w:sz w:val="26"/>
                <w:szCs w:val="26"/>
              </w:rPr>
              <w:t xml:space="preserve">+ Hình thức hóa đơn *: người dùng có thể chọn các hình thức sau: Không có mã của cơ quan thuế; Có mã của cơ quan thuế; </w:t>
            </w:r>
            <w:r w:rsidRPr="00410FBA">
              <w:rPr>
                <w:sz w:val="26"/>
                <w:szCs w:val="26"/>
              </w:rPr>
              <w:lastRenderedPageBreak/>
              <w:t>Có mã khởi tạo từ máy tính tiền</w:t>
            </w:r>
          </w:p>
          <w:p w14:paraId="6EDC03BC" w14:textId="77777777" w:rsidR="001368E2" w:rsidRPr="00410FBA" w:rsidRDefault="001368E2" w:rsidP="001368E2">
            <w:pPr>
              <w:spacing w:before="120" w:after="120"/>
              <w:rPr>
                <w:sz w:val="26"/>
                <w:szCs w:val="26"/>
              </w:rPr>
            </w:pPr>
            <w:r w:rsidRPr="00410FBA">
              <w:rPr>
                <w:sz w:val="26"/>
                <w:szCs w:val="26"/>
              </w:rPr>
              <w:t>+ Phương thức gửi dữ liệu hóa đơn điện tử *: người dùng chọn 1 trong 2 phương thức sau: Chuyển đầy đủ; Chuyển bảng tổng hợp</w:t>
            </w:r>
          </w:p>
          <w:p w14:paraId="09884766" w14:textId="77777777" w:rsidR="001368E2" w:rsidRPr="00410FBA" w:rsidRDefault="001368E2" w:rsidP="001368E2">
            <w:pPr>
              <w:spacing w:before="120" w:after="120"/>
              <w:rPr>
                <w:sz w:val="26"/>
                <w:szCs w:val="26"/>
              </w:rPr>
            </w:pPr>
            <w:r w:rsidRPr="00410FBA">
              <w:rPr>
                <w:sz w:val="26"/>
                <w:szCs w:val="26"/>
              </w:rPr>
              <w:t>+ Đăng ký giao dịch qua *: người dùng chọn 1 trong các phương thức: Chuyển dữ liệu qua tổ chức truyền nhận;…</w:t>
            </w:r>
          </w:p>
          <w:p w14:paraId="4C27D085" w14:textId="77777777" w:rsidR="001368E2" w:rsidRPr="00410FBA" w:rsidRDefault="001368E2" w:rsidP="001368E2">
            <w:pPr>
              <w:spacing w:before="120" w:after="120"/>
              <w:rPr>
                <w:sz w:val="26"/>
                <w:szCs w:val="26"/>
              </w:rPr>
            </w:pPr>
            <w:r w:rsidRPr="00410FBA">
              <w:rPr>
                <w:sz w:val="26"/>
                <w:szCs w:val="26"/>
              </w:rPr>
              <w:t>+ Trường hợp sử dụng hóa đơn điện tử có mã không phải trả tiền dịch vụ *: người dùng chọn 1 trong các trường hợp sau: Có; Không</w:t>
            </w:r>
          </w:p>
          <w:p w14:paraId="2E776E8F" w14:textId="77777777" w:rsidR="001368E2" w:rsidRPr="00410FBA" w:rsidRDefault="001368E2" w:rsidP="001368E2">
            <w:pPr>
              <w:spacing w:before="120" w:after="120"/>
              <w:rPr>
                <w:sz w:val="26"/>
                <w:szCs w:val="26"/>
              </w:rPr>
            </w:pPr>
            <w:r w:rsidRPr="00410FBA">
              <w:rPr>
                <w:sz w:val="26"/>
                <w:szCs w:val="26"/>
              </w:rPr>
              <w:t>+ Hình thức gửi dữ liệu hóa đơn điện tử *: người dùng chọn 1 trong các loại sau: NNT địa bàn khó khăn; NNT khác theo đề nghị UBND</w:t>
            </w:r>
          </w:p>
          <w:p w14:paraId="36D94189" w14:textId="77777777" w:rsidR="001368E2" w:rsidRPr="00410FBA" w:rsidRDefault="001368E2" w:rsidP="001368E2">
            <w:pPr>
              <w:spacing w:before="120" w:after="120"/>
              <w:rPr>
                <w:sz w:val="26"/>
                <w:szCs w:val="26"/>
              </w:rPr>
            </w:pPr>
            <w:r w:rsidRPr="00410FBA">
              <w:rPr>
                <w:sz w:val="26"/>
                <w:szCs w:val="26"/>
              </w:rPr>
              <w:t xml:space="preserve">+ Loại hóa đơn sử dụng *: người dùng chọn 1 trong các loại sau: Hóa đơn GTGT; Hóa đơn bán hàng; Hóa đơn bán tài sản công; Hóa đơn bán </w:t>
            </w:r>
            <w:r w:rsidRPr="00410FBA">
              <w:rPr>
                <w:sz w:val="26"/>
                <w:szCs w:val="26"/>
              </w:rPr>
              <w:lastRenderedPageBreak/>
              <w:t>hàng dự trữ quốc gia,…</w:t>
            </w:r>
          </w:p>
          <w:p w14:paraId="47B3F997" w14:textId="77777777" w:rsidR="001368E2" w:rsidRPr="00410FBA" w:rsidRDefault="001368E2" w:rsidP="001368E2">
            <w:pPr>
              <w:spacing w:before="120" w:after="120"/>
              <w:rPr>
                <w:sz w:val="26"/>
                <w:szCs w:val="26"/>
              </w:rPr>
            </w:pPr>
            <w:r w:rsidRPr="00410FBA">
              <w:rPr>
                <w:sz w:val="26"/>
                <w:szCs w:val="26"/>
              </w:rPr>
              <w:t>+ Loại tờ khai *: người dùng chọn 1 trong các loại sau: Đăng ký mới; Thay đổi thông tin</w:t>
            </w:r>
          </w:p>
          <w:p w14:paraId="5E7AE102" w14:textId="77777777" w:rsidR="001368E2" w:rsidRPr="00410FBA" w:rsidRDefault="001368E2" w:rsidP="001368E2">
            <w:pPr>
              <w:spacing w:before="120" w:after="120"/>
              <w:rPr>
                <w:sz w:val="26"/>
                <w:szCs w:val="26"/>
              </w:rPr>
            </w:pPr>
            <w:r w:rsidRPr="00410FBA">
              <w:rPr>
                <w:sz w:val="26"/>
                <w:szCs w:val="26"/>
              </w:rPr>
              <w:t xml:space="preserve">+ Thông tin chứng thư ký số: người dùng chọn chứng thư để sử dụng trong danh sách chứng thư có sẵn. </w:t>
            </w:r>
            <w:r w:rsidRPr="00410FBA">
              <w:rPr>
                <w:sz w:val="26"/>
                <w:szCs w:val="26"/>
                <w:lang w:val="vi-VN"/>
              </w:rPr>
              <w:t>Với chứng thư token, NSD cắm token để lấy thông tin chứng thư.</w:t>
            </w:r>
          </w:p>
          <w:p w14:paraId="2B16EAAF"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Thông tin đầu ra: </w:t>
            </w:r>
          </w:p>
          <w:p w14:paraId="29361710" w14:textId="77777777" w:rsidR="001368E2" w:rsidRPr="00410FBA" w:rsidRDefault="001368E2" w:rsidP="001368E2">
            <w:pPr>
              <w:spacing w:before="120" w:after="120"/>
              <w:rPr>
                <w:b/>
                <w:sz w:val="26"/>
                <w:szCs w:val="26"/>
              </w:rPr>
            </w:pPr>
            <w:r w:rsidRPr="00410FBA">
              <w:rPr>
                <w:sz w:val="26"/>
                <w:szCs w:val="26"/>
              </w:rPr>
              <w:t>Các trường thông tin người dùng nhập vào được lưu lại trên hệ thống</w:t>
            </w:r>
          </w:p>
          <w:p w14:paraId="1B1F9256"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Chức năng xử lý:</w:t>
            </w:r>
          </w:p>
          <w:p w14:paraId="253DB8B2" w14:textId="77777777" w:rsidR="001368E2" w:rsidRPr="00410FBA" w:rsidRDefault="001368E2" w:rsidP="001368E2">
            <w:pPr>
              <w:spacing w:before="120" w:after="120"/>
              <w:rPr>
                <w:sz w:val="26"/>
                <w:szCs w:val="26"/>
              </w:rPr>
            </w:pPr>
            <w:r w:rsidRPr="00410FBA">
              <w:rPr>
                <w:sz w:val="26"/>
                <w:szCs w:val="26"/>
              </w:rPr>
              <w:t>+ Lưu tờ khai: Hệ thống lưu lại các thông tin người dùng nhập vào và trạng thái tờ khai là “Nháp”</w:t>
            </w:r>
          </w:p>
          <w:p w14:paraId="4BE35B22" w14:textId="77777777" w:rsidR="001368E2" w:rsidRPr="00410FBA" w:rsidRDefault="001368E2" w:rsidP="001368E2">
            <w:pPr>
              <w:spacing w:before="120" w:after="120"/>
              <w:rPr>
                <w:b/>
                <w:sz w:val="26"/>
                <w:szCs w:val="26"/>
              </w:rPr>
            </w:pPr>
            <w:r w:rsidRPr="00410FBA">
              <w:rPr>
                <w:sz w:val="26"/>
                <w:szCs w:val="26"/>
              </w:rPr>
              <w:t>+ Hủy tờ khai: Hủy bỏ việc thêm tờ khai</w:t>
            </w:r>
          </w:p>
          <w:p w14:paraId="6C2BF25A"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Các ngoại lệ: </w:t>
            </w:r>
          </w:p>
          <w:p w14:paraId="6CFD6014" w14:textId="77777777" w:rsidR="001368E2" w:rsidRPr="00410FBA" w:rsidRDefault="001368E2" w:rsidP="001368E2">
            <w:pPr>
              <w:rPr>
                <w:sz w:val="26"/>
                <w:szCs w:val="26"/>
              </w:rPr>
            </w:pPr>
            <w:r w:rsidRPr="00410FBA">
              <w:rPr>
                <w:sz w:val="26"/>
                <w:szCs w:val="26"/>
              </w:rPr>
              <w:t xml:space="preserve">Hệ thống hiển thị thông báo lỗi nếu người dùng nhập </w:t>
            </w:r>
            <w:r w:rsidRPr="00410FBA">
              <w:rPr>
                <w:sz w:val="26"/>
                <w:szCs w:val="26"/>
              </w:rPr>
              <w:lastRenderedPageBreak/>
              <w:t>thông tin không đúng/không hợp lệ</w:t>
            </w:r>
          </w:p>
        </w:tc>
        <w:tc>
          <w:tcPr>
            <w:tcW w:w="404" w:type="pct"/>
          </w:tcPr>
          <w:p w14:paraId="4F5BC2FF" w14:textId="77777777" w:rsidR="001368E2" w:rsidRPr="00410FBA" w:rsidRDefault="001368E2" w:rsidP="001368E2">
            <w:pPr>
              <w:spacing w:before="120" w:after="120"/>
              <w:rPr>
                <w:sz w:val="26"/>
                <w:szCs w:val="26"/>
              </w:rPr>
            </w:pPr>
            <w:r w:rsidRPr="00410FBA">
              <w:rPr>
                <w:sz w:val="26"/>
                <w:szCs w:val="26"/>
              </w:rPr>
              <w:lastRenderedPageBreak/>
              <w:t>Cao</w:t>
            </w:r>
          </w:p>
        </w:tc>
        <w:tc>
          <w:tcPr>
            <w:tcW w:w="482" w:type="pct"/>
          </w:tcPr>
          <w:p w14:paraId="0E54817D" w14:textId="77777777" w:rsidR="001368E2" w:rsidRPr="00410FBA" w:rsidRDefault="001368E2" w:rsidP="001368E2">
            <w:pPr>
              <w:spacing w:before="120" w:after="120"/>
              <w:rPr>
                <w:sz w:val="26"/>
                <w:szCs w:val="26"/>
              </w:rPr>
            </w:pPr>
            <w:r w:rsidRPr="00410FBA">
              <w:rPr>
                <w:sz w:val="26"/>
                <w:szCs w:val="26"/>
              </w:rPr>
              <w:t>Cao</w:t>
            </w:r>
          </w:p>
        </w:tc>
        <w:tc>
          <w:tcPr>
            <w:tcW w:w="510" w:type="pct"/>
          </w:tcPr>
          <w:p w14:paraId="5AF84B83" w14:textId="77777777" w:rsidR="001368E2" w:rsidRPr="00410FBA" w:rsidRDefault="001368E2" w:rsidP="001368E2">
            <w:pPr>
              <w:spacing w:before="120" w:after="120"/>
              <w:rPr>
                <w:sz w:val="26"/>
                <w:szCs w:val="26"/>
              </w:rPr>
            </w:pPr>
            <w:r w:rsidRPr="00410FBA">
              <w:rPr>
                <w:sz w:val="26"/>
                <w:szCs w:val="26"/>
              </w:rPr>
              <w:t>Quản trị hệ thống quản lý doanh nghiệp</w:t>
            </w:r>
          </w:p>
        </w:tc>
      </w:tr>
      <w:tr w:rsidR="00410FBA" w:rsidRPr="00410FBA" w14:paraId="48444864" w14:textId="77777777" w:rsidTr="001368E2">
        <w:tc>
          <w:tcPr>
            <w:tcW w:w="391" w:type="pct"/>
          </w:tcPr>
          <w:p w14:paraId="78CBA7A6" w14:textId="77777777" w:rsidR="001368E2" w:rsidRPr="00410FBA" w:rsidRDefault="001368E2" w:rsidP="001368E2">
            <w:pPr>
              <w:pStyle w:val="ListParagraph"/>
              <w:spacing w:before="120" w:after="120"/>
              <w:ind w:left="0"/>
              <w:rPr>
                <w:sz w:val="26"/>
                <w:szCs w:val="26"/>
              </w:rPr>
            </w:pPr>
            <w:r w:rsidRPr="00410FBA">
              <w:rPr>
                <w:sz w:val="26"/>
                <w:szCs w:val="26"/>
              </w:rPr>
              <w:lastRenderedPageBreak/>
              <w:t>3</w:t>
            </w:r>
          </w:p>
        </w:tc>
        <w:tc>
          <w:tcPr>
            <w:tcW w:w="1255" w:type="pct"/>
          </w:tcPr>
          <w:p w14:paraId="37EB7E06" w14:textId="71F20770" w:rsidR="001368E2" w:rsidRPr="00410FBA" w:rsidRDefault="001368E2" w:rsidP="001368E2">
            <w:pPr>
              <w:spacing w:before="120" w:after="120"/>
              <w:jc w:val="center"/>
              <w:rPr>
                <w:sz w:val="26"/>
                <w:szCs w:val="26"/>
              </w:rPr>
            </w:pPr>
            <w:r w:rsidRPr="00410FBA">
              <w:rPr>
                <w:sz w:val="26"/>
                <w:szCs w:val="26"/>
              </w:rPr>
              <w:t>UR_HDDT_041.01.03</w:t>
            </w:r>
          </w:p>
        </w:tc>
        <w:tc>
          <w:tcPr>
            <w:tcW w:w="493" w:type="pct"/>
          </w:tcPr>
          <w:p w14:paraId="604E7A2E" w14:textId="77777777" w:rsidR="001368E2" w:rsidRPr="00410FBA" w:rsidRDefault="001368E2" w:rsidP="001368E2">
            <w:pPr>
              <w:spacing w:before="120" w:after="120"/>
              <w:rPr>
                <w:sz w:val="26"/>
                <w:szCs w:val="26"/>
              </w:rPr>
            </w:pPr>
            <w:r w:rsidRPr="00410FBA">
              <w:rPr>
                <w:sz w:val="26"/>
                <w:szCs w:val="26"/>
              </w:rPr>
              <w:t>Sửa tờ khai đăng ký</w:t>
            </w:r>
          </w:p>
        </w:tc>
        <w:tc>
          <w:tcPr>
            <w:tcW w:w="1466" w:type="pct"/>
          </w:tcPr>
          <w:p w14:paraId="3DB213EC" w14:textId="77777777" w:rsidR="001368E2" w:rsidRPr="00410FBA" w:rsidRDefault="001368E2" w:rsidP="001368E2">
            <w:pPr>
              <w:pStyle w:val="ListParagraph"/>
              <w:numPr>
                <w:ilvl w:val="0"/>
                <w:numId w:val="19"/>
              </w:numPr>
              <w:spacing w:before="120" w:after="120"/>
              <w:ind w:left="0" w:firstLine="0"/>
              <w:rPr>
                <w:sz w:val="26"/>
                <w:szCs w:val="26"/>
              </w:rPr>
            </w:pPr>
            <w:r w:rsidRPr="00410FBA">
              <w:rPr>
                <w:b/>
                <w:sz w:val="26"/>
                <w:szCs w:val="26"/>
              </w:rPr>
              <w:t xml:space="preserve">Phát biểu yêu cầu: </w:t>
            </w:r>
            <w:r w:rsidRPr="00410FBA">
              <w:rPr>
                <w:sz w:val="26"/>
                <w:szCs w:val="26"/>
              </w:rPr>
              <w:t>Cho phép người dùng sửa thông tin tờ khai</w:t>
            </w:r>
          </w:p>
          <w:p w14:paraId="73B31D12"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Thông tin đầu vào:</w:t>
            </w:r>
          </w:p>
          <w:p w14:paraId="396F41A9" w14:textId="77777777" w:rsidR="001368E2" w:rsidRPr="00410FBA" w:rsidRDefault="001368E2" w:rsidP="001368E2">
            <w:pPr>
              <w:spacing w:before="120" w:after="120"/>
              <w:rPr>
                <w:i/>
                <w:sz w:val="26"/>
                <w:szCs w:val="26"/>
              </w:rPr>
            </w:pPr>
            <w:r w:rsidRPr="00410FBA">
              <w:rPr>
                <w:i/>
                <w:sz w:val="26"/>
                <w:szCs w:val="26"/>
              </w:rPr>
              <w:t>Lưu ý: chỉ sửa được thông tin tờ khai ở trạng thái “Nháp”</w:t>
            </w:r>
          </w:p>
          <w:p w14:paraId="7C36CFA0" w14:textId="77777777" w:rsidR="001368E2" w:rsidRPr="00410FBA" w:rsidRDefault="001368E2" w:rsidP="001368E2">
            <w:pPr>
              <w:spacing w:before="120" w:after="120"/>
              <w:rPr>
                <w:sz w:val="26"/>
                <w:szCs w:val="26"/>
              </w:rPr>
            </w:pPr>
            <w:r w:rsidRPr="00410FBA">
              <w:rPr>
                <w:sz w:val="26"/>
                <w:szCs w:val="26"/>
              </w:rPr>
              <w:t>Người dùng có thể chỉnh sửa các trường thông tin như chức năng Thêm mới tờ khai (ngoại trừ trường Mã số thuế)</w:t>
            </w:r>
          </w:p>
          <w:p w14:paraId="5DC82828"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Thông tin đầu ra: </w:t>
            </w:r>
          </w:p>
          <w:p w14:paraId="62B96A42" w14:textId="77777777" w:rsidR="001368E2" w:rsidRPr="00410FBA" w:rsidRDefault="001368E2" w:rsidP="001368E2">
            <w:pPr>
              <w:spacing w:before="120" w:after="120"/>
              <w:rPr>
                <w:b/>
                <w:sz w:val="26"/>
                <w:szCs w:val="26"/>
              </w:rPr>
            </w:pPr>
            <w:r w:rsidRPr="00410FBA">
              <w:rPr>
                <w:sz w:val="26"/>
                <w:szCs w:val="26"/>
              </w:rPr>
              <w:t>Các trường thông tin chỉnh sửa được lưu lại và hiển thị trên hệ thống</w:t>
            </w:r>
          </w:p>
          <w:p w14:paraId="7E2E5D1C"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Chức năng xử lý:</w:t>
            </w:r>
          </w:p>
          <w:p w14:paraId="53B6F408" w14:textId="77777777" w:rsidR="001368E2" w:rsidRPr="00410FBA" w:rsidRDefault="001368E2" w:rsidP="001368E2">
            <w:pPr>
              <w:spacing w:before="120" w:after="120"/>
              <w:rPr>
                <w:i/>
                <w:sz w:val="26"/>
                <w:szCs w:val="26"/>
              </w:rPr>
            </w:pPr>
            <w:r w:rsidRPr="00410FBA">
              <w:rPr>
                <w:sz w:val="26"/>
                <w:szCs w:val="26"/>
              </w:rPr>
              <w:t>Hệ thống lưu lại các thông tin được chỉnh sửa</w:t>
            </w:r>
          </w:p>
          <w:p w14:paraId="2CBCB04C"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Các ngoại lệ: </w:t>
            </w:r>
          </w:p>
          <w:p w14:paraId="5DC421D5" w14:textId="77777777" w:rsidR="001368E2" w:rsidRPr="00410FBA" w:rsidRDefault="001368E2" w:rsidP="001368E2">
            <w:pPr>
              <w:rPr>
                <w:sz w:val="26"/>
                <w:szCs w:val="26"/>
              </w:rPr>
            </w:pPr>
            <w:r w:rsidRPr="00410FBA">
              <w:rPr>
                <w:sz w:val="26"/>
                <w:szCs w:val="26"/>
              </w:rPr>
              <w:t>Hệ thống hiển thị thông báo lỗi nếu người dùng nhập thông tin không đúng/không hợp lệ</w:t>
            </w:r>
          </w:p>
        </w:tc>
        <w:tc>
          <w:tcPr>
            <w:tcW w:w="404" w:type="pct"/>
          </w:tcPr>
          <w:p w14:paraId="4852DA7F" w14:textId="77777777" w:rsidR="001368E2" w:rsidRPr="00410FBA" w:rsidRDefault="001368E2" w:rsidP="001368E2">
            <w:pPr>
              <w:spacing w:before="120" w:after="120"/>
              <w:rPr>
                <w:sz w:val="26"/>
                <w:szCs w:val="26"/>
              </w:rPr>
            </w:pPr>
            <w:r w:rsidRPr="00410FBA">
              <w:rPr>
                <w:sz w:val="26"/>
                <w:szCs w:val="26"/>
              </w:rPr>
              <w:t>Cao</w:t>
            </w:r>
          </w:p>
        </w:tc>
        <w:tc>
          <w:tcPr>
            <w:tcW w:w="482" w:type="pct"/>
          </w:tcPr>
          <w:p w14:paraId="2D95061E" w14:textId="77777777" w:rsidR="001368E2" w:rsidRPr="00410FBA" w:rsidRDefault="001368E2" w:rsidP="001368E2">
            <w:pPr>
              <w:spacing w:before="120" w:after="120"/>
              <w:rPr>
                <w:sz w:val="26"/>
                <w:szCs w:val="26"/>
              </w:rPr>
            </w:pPr>
            <w:r w:rsidRPr="00410FBA">
              <w:rPr>
                <w:sz w:val="26"/>
                <w:szCs w:val="26"/>
              </w:rPr>
              <w:t>Cao</w:t>
            </w:r>
          </w:p>
        </w:tc>
        <w:tc>
          <w:tcPr>
            <w:tcW w:w="510" w:type="pct"/>
          </w:tcPr>
          <w:p w14:paraId="4918676B" w14:textId="77777777" w:rsidR="001368E2" w:rsidRPr="00410FBA" w:rsidRDefault="001368E2" w:rsidP="001368E2">
            <w:pPr>
              <w:spacing w:before="120" w:after="120"/>
              <w:rPr>
                <w:sz w:val="26"/>
                <w:szCs w:val="26"/>
              </w:rPr>
            </w:pPr>
            <w:r w:rsidRPr="00410FBA">
              <w:rPr>
                <w:sz w:val="26"/>
                <w:szCs w:val="26"/>
              </w:rPr>
              <w:t>Quản trị hệ thống quản lý doanh nghiệp</w:t>
            </w:r>
          </w:p>
        </w:tc>
      </w:tr>
      <w:tr w:rsidR="00410FBA" w:rsidRPr="00410FBA" w14:paraId="5DCD611A" w14:textId="77777777" w:rsidTr="001368E2">
        <w:tc>
          <w:tcPr>
            <w:tcW w:w="391" w:type="pct"/>
          </w:tcPr>
          <w:p w14:paraId="7E99F9F8" w14:textId="77777777" w:rsidR="001368E2" w:rsidRPr="00410FBA" w:rsidRDefault="001368E2" w:rsidP="001368E2">
            <w:pPr>
              <w:pStyle w:val="ListParagraph"/>
              <w:spacing w:before="120" w:after="120"/>
              <w:ind w:left="0"/>
              <w:rPr>
                <w:sz w:val="26"/>
                <w:szCs w:val="26"/>
              </w:rPr>
            </w:pPr>
            <w:r w:rsidRPr="00410FBA">
              <w:rPr>
                <w:sz w:val="26"/>
                <w:szCs w:val="26"/>
              </w:rPr>
              <w:lastRenderedPageBreak/>
              <w:t>4</w:t>
            </w:r>
          </w:p>
        </w:tc>
        <w:tc>
          <w:tcPr>
            <w:tcW w:w="1255" w:type="pct"/>
          </w:tcPr>
          <w:p w14:paraId="74179088" w14:textId="70875475" w:rsidR="001368E2" w:rsidRPr="00410FBA" w:rsidRDefault="001368E2" w:rsidP="001368E2">
            <w:pPr>
              <w:spacing w:before="120" w:after="120"/>
              <w:jc w:val="center"/>
              <w:rPr>
                <w:sz w:val="26"/>
                <w:szCs w:val="26"/>
              </w:rPr>
            </w:pPr>
            <w:r w:rsidRPr="00410FBA">
              <w:rPr>
                <w:sz w:val="26"/>
                <w:szCs w:val="26"/>
              </w:rPr>
              <w:t>UR_HDDT_041.01.04</w:t>
            </w:r>
          </w:p>
        </w:tc>
        <w:tc>
          <w:tcPr>
            <w:tcW w:w="493" w:type="pct"/>
          </w:tcPr>
          <w:p w14:paraId="4710B1E8" w14:textId="77777777" w:rsidR="001368E2" w:rsidRPr="00410FBA" w:rsidRDefault="001368E2" w:rsidP="001368E2">
            <w:pPr>
              <w:spacing w:before="120" w:after="120"/>
              <w:rPr>
                <w:sz w:val="26"/>
                <w:szCs w:val="26"/>
              </w:rPr>
            </w:pPr>
            <w:r w:rsidRPr="00410FBA">
              <w:rPr>
                <w:sz w:val="26"/>
                <w:szCs w:val="26"/>
              </w:rPr>
              <w:t>Xóa tờ khai</w:t>
            </w:r>
          </w:p>
        </w:tc>
        <w:tc>
          <w:tcPr>
            <w:tcW w:w="1466" w:type="pct"/>
          </w:tcPr>
          <w:p w14:paraId="6685FEE6" w14:textId="77777777" w:rsidR="001368E2" w:rsidRPr="00410FBA" w:rsidRDefault="001368E2" w:rsidP="001368E2">
            <w:pPr>
              <w:pStyle w:val="ListParagraph"/>
              <w:numPr>
                <w:ilvl w:val="0"/>
                <w:numId w:val="19"/>
              </w:numPr>
              <w:spacing w:before="120" w:after="120"/>
              <w:ind w:left="0" w:firstLine="0"/>
              <w:rPr>
                <w:sz w:val="26"/>
                <w:szCs w:val="26"/>
              </w:rPr>
            </w:pPr>
            <w:r w:rsidRPr="00410FBA">
              <w:rPr>
                <w:b/>
                <w:sz w:val="26"/>
                <w:szCs w:val="26"/>
              </w:rPr>
              <w:t xml:space="preserve">Phát biểu yêu cầu: </w:t>
            </w:r>
            <w:r w:rsidRPr="00410FBA">
              <w:rPr>
                <w:sz w:val="26"/>
                <w:szCs w:val="26"/>
              </w:rPr>
              <w:t>Cho phép người dùng xóa các tờ khai ở trạng thái “Nháp” khỏi hệ thống</w:t>
            </w:r>
          </w:p>
          <w:p w14:paraId="3D90B3CB"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Thông tin đầu vào:</w:t>
            </w:r>
          </w:p>
          <w:p w14:paraId="734E3E59" w14:textId="77777777" w:rsidR="001368E2" w:rsidRPr="00410FBA" w:rsidRDefault="001368E2" w:rsidP="001368E2">
            <w:pPr>
              <w:spacing w:before="120" w:after="120"/>
              <w:rPr>
                <w:b/>
                <w:sz w:val="26"/>
                <w:szCs w:val="26"/>
              </w:rPr>
            </w:pPr>
            <w:r w:rsidRPr="00410FBA">
              <w:rPr>
                <w:sz w:val="26"/>
                <w:szCs w:val="26"/>
              </w:rPr>
              <w:t>Người sử dụng nhấn icon nút xóa tại bản ghi tờ khai muốn xóa</w:t>
            </w:r>
          </w:p>
          <w:p w14:paraId="1BBAC0BD"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Thông tin đầu ra: </w:t>
            </w:r>
          </w:p>
          <w:p w14:paraId="6680D56B" w14:textId="77777777" w:rsidR="001368E2" w:rsidRPr="00410FBA" w:rsidRDefault="001368E2" w:rsidP="001368E2">
            <w:pPr>
              <w:spacing w:before="120" w:after="120"/>
              <w:rPr>
                <w:b/>
                <w:sz w:val="26"/>
                <w:szCs w:val="26"/>
              </w:rPr>
            </w:pPr>
            <w:r w:rsidRPr="00410FBA">
              <w:rPr>
                <w:sz w:val="26"/>
                <w:szCs w:val="26"/>
              </w:rPr>
              <w:t>Tờ khai bị xóa khỏi hệ thống và không hiển thị trên danh sách tờ khai</w:t>
            </w:r>
          </w:p>
          <w:p w14:paraId="77886400"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Chức năng xử lý:</w:t>
            </w:r>
          </w:p>
          <w:p w14:paraId="4671570D" w14:textId="77777777" w:rsidR="001368E2" w:rsidRPr="00410FBA" w:rsidRDefault="001368E2" w:rsidP="001368E2">
            <w:pPr>
              <w:spacing w:before="120" w:after="120"/>
              <w:rPr>
                <w:i/>
                <w:sz w:val="26"/>
                <w:szCs w:val="26"/>
              </w:rPr>
            </w:pPr>
            <w:r w:rsidRPr="00410FBA">
              <w:rPr>
                <w:sz w:val="26"/>
                <w:szCs w:val="26"/>
              </w:rPr>
              <w:t>Hệ thống hiển thị thông báo xác nhận trước khi xóa “Bạn có chắc chắn muốn xóa bản ghi không?”. Người dùng có thể chọn “Có” (đồng ý xóa tờ khai) hoặc “Không” (hủy việc xóa tờ khai)</w:t>
            </w:r>
          </w:p>
          <w:p w14:paraId="05255BBA"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Các ngoại lệ: </w:t>
            </w:r>
          </w:p>
          <w:p w14:paraId="053CA56C" w14:textId="77777777" w:rsidR="001368E2" w:rsidRPr="00410FBA" w:rsidRDefault="001368E2" w:rsidP="001368E2">
            <w:pPr>
              <w:rPr>
                <w:sz w:val="26"/>
                <w:szCs w:val="26"/>
              </w:rPr>
            </w:pPr>
            <w:r w:rsidRPr="00410FBA">
              <w:rPr>
                <w:sz w:val="26"/>
                <w:szCs w:val="26"/>
              </w:rPr>
              <w:t>Không có</w:t>
            </w:r>
          </w:p>
        </w:tc>
        <w:tc>
          <w:tcPr>
            <w:tcW w:w="404" w:type="pct"/>
          </w:tcPr>
          <w:p w14:paraId="02A2D237" w14:textId="77777777" w:rsidR="001368E2" w:rsidRPr="00410FBA" w:rsidRDefault="001368E2" w:rsidP="001368E2">
            <w:pPr>
              <w:spacing w:before="120" w:after="120"/>
              <w:rPr>
                <w:sz w:val="26"/>
                <w:szCs w:val="26"/>
              </w:rPr>
            </w:pPr>
            <w:r w:rsidRPr="00410FBA">
              <w:rPr>
                <w:sz w:val="26"/>
                <w:szCs w:val="26"/>
              </w:rPr>
              <w:t>Cao</w:t>
            </w:r>
          </w:p>
        </w:tc>
        <w:tc>
          <w:tcPr>
            <w:tcW w:w="482" w:type="pct"/>
          </w:tcPr>
          <w:p w14:paraId="3B674160" w14:textId="77777777" w:rsidR="001368E2" w:rsidRPr="00410FBA" w:rsidRDefault="001368E2" w:rsidP="001368E2">
            <w:pPr>
              <w:spacing w:before="120" w:after="120"/>
              <w:rPr>
                <w:sz w:val="26"/>
                <w:szCs w:val="26"/>
              </w:rPr>
            </w:pPr>
            <w:r w:rsidRPr="00410FBA">
              <w:rPr>
                <w:sz w:val="26"/>
                <w:szCs w:val="26"/>
              </w:rPr>
              <w:t>Cao</w:t>
            </w:r>
          </w:p>
        </w:tc>
        <w:tc>
          <w:tcPr>
            <w:tcW w:w="510" w:type="pct"/>
          </w:tcPr>
          <w:p w14:paraId="0343DEF7" w14:textId="77777777" w:rsidR="001368E2" w:rsidRPr="00410FBA" w:rsidRDefault="001368E2" w:rsidP="001368E2">
            <w:pPr>
              <w:spacing w:before="120" w:after="120"/>
              <w:rPr>
                <w:sz w:val="26"/>
                <w:szCs w:val="26"/>
              </w:rPr>
            </w:pPr>
            <w:r w:rsidRPr="00410FBA">
              <w:rPr>
                <w:sz w:val="26"/>
                <w:szCs w:val="26"/>
              </w:rPr>
              <w:t>Quản trị hệ thống quản lý doanh nghiệp</w:t>
            </w:r>
          </w:p>
        </w:tc>
      </w:tr>
      <w:tr w:rsidR="00410FBA" w:rsidRPr="00410FBA" w14:paraId="52089C83" w14:textId="77777777" w:rsidTr="001368E2">
        <w:tc>
          <w:tcPr>
            <w:tcW w:w="391" w:type="pct"/>
          </w:tcPr>
          <w:p w14:paraId="2B130534" w14:textId="77777777" w:rsidR="001368E2" w:rsidRPr="00410FBA" w:rsidRDefault="001368E2" w:rsidP="001368E2">
            <w:pPr>
              <w:pStyle w:val="ListParagraph"/>
              <w:spacing w:before="120" w:after="120"/>
              <w:ind w:left="0"/>
              <w:rPr>
                <w:sz w:val="26"/>
                <w:szCs w:val="26"/>
              </w:rPr>
            </w:pPr>
            <w:r w:rsidRPr="00410FBA">
              <w:rPr>
                <w:sz w:val="26"/>
                <w:szCs w:val="26"/>
              </w:rPr>
              <w:t>5</w:t>
            </w:r>
          </w:p>
        </w:tc>
        <w:tc>
          <w:tcPr>
            <w:tcW w:w="1255" w:type="pct"/>
          </w:tcPr>
          <w:p w14:paraId="13BB75CF" w14:textId="3244E077" w:rsidR="001368E2" w:rsidRPr="00410FBA" w:rsidRDefault="001368E2" w:rsidP="001368E2">
            <w:pPr>
              <w:spacing w:before="120" w:after="120"/>
              <w:jc w:val="center"/>
              <w:rPr>
                <w:sz w:val="26"/>
                <w:szCs w:val="26"/>
              </w:rPr>
            </w:pPr>
            <w:r w:rsidRPr="00410FBA">
              <w:rPr>
                <w:sz w:val="26"/>
                <w:szCs w:val="26"/>
              </w:rPr>
              <w:t>UR_HDDT_041.01.05</w:t>
            </w:r>
          </w:p>
        </w:tc>
        <w:tc>
          <w:tcPr>
            <w:tcW w:w="493" w:type="pct"/>
          </w:tcPr>
          <w:p w14:paraId="19A3387B" w14:textId="77777777" w:rsidR="001368E2" w:rsidRPr="00410FBA" w:rsidRDefault="001368E2" w:rsidP="001368E2">
            <w:pPr>
              <w:spacing w:before="120" w:after="120"/>
              <w:rPr>
                <w:sz w:val="26"/>
                <w:szCs w:val="26"/>
              </w:rPr>
            </w:pPr>
            <w:r w:rsidRPr="00410FBA">
              <w:rPr>
                <w:sz w:val="26"/>
                <w:szCs w:val="26"/>
              </w:rPr>
              <w:t>Sao chép tờ khai</w:t>
            </w:r>
          </w:p>
        </w:tc>
        <w:tc>
          <w:tcPr>
            <w:tcW w:w="1466" w:type="pct"/>
          </w:tcPr>
          <w:p w14:paraId="25BA7597" w14:textId="77777777" w:rsidR="001368E2" w:rsidRPr="00410FBA" w:rsidRDefault="001368E2" w:rsidP="001368E2">
            <w:pPr>
              <w:pStyle w:val="ListParagraph"/>
              <w:numPr>
                <w:ilvl w:val="0"/>
                <w:numId w:val="19"/>
              </w:numPr>
              <w:spacing w:before="120" w:after="120"/>
              <w:ind w:left="0" w:firstLine="0"/>
              <w:rPr>
                <w:sz w:val="26"/>
                <w:szCs w:val="26"/>
              </w:rPr>
            </w:pPr>
            <w:r w:rsidRPr="00410FBA">
              <w:rPr>
                <w:b/>
                <w:sz w:val="26"/>
                <w:szCs w:val="26"/>
              </w:rPr>
              <w:t xml:space="preserve">Phát biểu yêu cầu: </w:t>
            </w:r>
            <w:r w:rsidRPr="00410FBA">
              <w:rPr>
                <w:sz w:val="26"/>
                <w:szCs w:val="26"/>
              </w:rPr>
              <w:t>Cho phép người dùng sao chép tờ khai đã có trên hệ thống thành 1 tờ khai mới</w:t>
            </w:r>
          </w:p>
          <w:p w14:paraId="7D3DF074"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lastRenderedPageBreak/>
              <w:t>Thông tin đầu vào:</w:t>
            </w:r>
          </w:p>
          <w:p w14:paraId="4C3E80BC" w14:textId="77777777" w:rsidR="001368E2" w:rsidRPr="00410FBA" w:rsidRDefault="001368E2" w:rsidP="001368E2">
            <w:pPr>
              <w:spacing w:before="120" w:after="120"/>
              <w:rPr>
                <w:b/>
                <w:sz w:val="26"/>
                <w:szCs w:val="26"/>
              </w:rPr>
            </w:pPr>
            <w:r w:rsidRPr="00410FBA">
              <w:rPr>
                <w:sz w:val="26"/>
                <w:szCs w:val="26"/>
              </w:rPr>
              <w:t>Người sử dụng nhấn icon nút Copy tại bản ghi tờ khai muốn sao chép</w:t>
            </w:r>
          </w:p>
          <w:p w14:paraId="14DD8A09"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Thông tin đầu ra: </w:t>
            </w:r>
          </w:p>
          <w:p w14:paraId="120537AA" w14:textId="77777777" w:rsidR="001368E2" w:rsidRPr="00410FBA" w:rsidRDefault="001368E2" w:rsidP="001368E2">
            <w:pPr>
              <w:spacing w:before="120" w:after="120"/>
              <w:rPr>
                <w:b/>
                <w:sz w:val="26"/>
                <w:szCs w:val="26"/>
              </w:rPr>
            </w:pPr>
            <w:r w:rsidRPr="00410FBA">
              <w:rPr>
                <w:sz w:val="26"/>
                <w:szCs w:val="26"/>
              </w:rPr>
              <w:t>Tờ khai mới được sao chép từ tờ khai gốc, ngoại trừ các trường sau: Tình trạng tờ khai; Tình trạng đồng bộ CQT</w:t>
            </w:r>
          </w:p>
          <w:p w14:paraId="6D3537AB"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Chức năng xử lý:</w:t>
            </w:r>
          </w:p>
          <w:p w14:paraId="2DA57CD4" w14:textId="77777777" w:rsidR="001368E2" w:rsidRPr="00410FBA" w:rsidRDefault="001368E2" w:rsidP="001368E2">
            <w:pPr>
              <w:spacing w:before="120" w:after="120"/>
              <w:rPr>
                <w:sz w:val="26"/>
                <w:szCs w:val="26"/>
                <w:lang w:val="vi-VN"/>
              </w:rPr>
            </w:pPr>
            <w:r w:rsidRPr="00410FBA">
              <w:rPr>
                <w:sz w:val="26"/>
                <w:szCs w:val="26"/>
              </w:rPr>
              <w:t xml:space="preserve">+ Lưu: người dùng </w:t>
            </w:r>
            <w:r w:rsidRPr="00410FBA">
              <w:rPr>
                <w:sz w:val="26"/>
                <w:szCs w:val="26"/>
                <w:lang w:val="vi-VN"/>
              </w:rPr>
              <w:t>lưu  thông tin tờ khai theo nội dung</w:t>
            </w:r>
            <w:r w:rsidRPr="00410FBA">
              <w:rPr>
                <w:sz w:val="26"/>
                <w:szCs w:val="26"/>
              </w:rPr>
              <w:t xml:space="preserve"> đã</w:t>
            </w:r>
            <w:r w:rsidRPr="00410FBA">
              <w:rPr>
                <w:sz w:val="26"/>
                <w:szCs w:val="26"/>
                <w:lang w:val="vi-VN"/>
              </w:rPr>
              <w:t xml:space="preserve"> sao chép. </w:t>
            </w:r>
            <w:r w:rsidRPr="00410FBA">
              <w:rPr>
                <w:sz w:val="26"/>
                <w:szCs w:val="26"/>
              </w:rPr>
              <w:t>Việc validate dữ liệu khi lưu</w:t>
            </w:r>
            <w:r w:rsidRPr="00410FBA">
              <w:rPr>
                <w:sz w:val="26"/>
                <w:szCs w:val="26"/>
                <w:lang w:val="vi-VN"/>
              </w:rPr>
              <w:t xml:space="preserve"> </w:t>
            </w:r>
            <w:r w:rsidRPr="00410FBA">
              <w:rPr>
                <w:sz w:val="26"/>
                <w:szCs w:val="26"/>
              </w:rPr>
              <w:t>tương tự chức năng</w:t>
            </w:r>
            <w:r w:rsidRPr="00410FBA">
              <w:rPr>
                <w:sz w:val="26"/>
                <w:szCs w:val="26"/>
                <w:lang w:val="vi-VN"/>
              </w:rPr>
              <w:t xml:space="preserve"> Thêm </w:t>
            </w:r>
            <w:r w:rsidRPr="00410FBA">
              <w:rPr>
                <w:sz w:val="26"/>
                <w:szCs w:val="26"/>
              </w:rPr>
              <w:t xml:space="preserve">mới </w:t>
            </w:r>
            <w:r w:rsidRPr="00410FBA">
              <w:rPr>
                <w:sz w:val="26"/>
                <w:szCs w:val="26"/>
                <w:lang w:val="vi-VN"/>
              </w:rPr>
              <w:t>tờ khai.</w:t>
            </w:r>
          </w:p>
          <w:p w14:paraId="40B2A576" w14:textId="77777777" w:rsidR="001368E2" w:rsidRPr="00410FBA" w:rsidRDefault="001368E2" w:rsidP="001368E2">
            <w:pPr>
              <w:spacing w:before="120" w:after="120"/>
              <w:rPr>
                <w:i/>
                <w:sz w:val="26"/>
                <w:szCs w:val="26"/>
              </w:rPr>
            </w:pPr>
            <w:r w:rsidRPr="00410FBA">
              <w:rPr>
                <w:sz w:val="26"/>
                <w:szCs w:val="26"/>
              </w:rPr>
              <w:t>+ Hủy: hủy yêu cầu sao chép tờ khai</w:t>
            </w:r>
          </w:p>
          <w:p w14:paraId="20826E8B"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Các ngoại lệ: </w:t>
            </w:r>
          </w:p>
          <w:p w14:paraId="46D799B2" w14:textId="77777777" w:rsidR="001368E2" w:rsidRPr="00410FBA" w:rsidRDefault="001368E2" w:rsidP="001368E2">
            <w:pPr>
              <w:pStyle w:val="ListParagraph"/>
              <w:spacing w:before="120" w:after="120"/>
              <w:ind w:left="0"/>
              <w:rPr>
                <w:b/>
                <w:sz w:val="26"/>
                <w:szCs w:val="26"/>
              </w:rPr>
            </w:pPr>
            <w:r w:rsidRPr="00410FBA">
              <w:rPr>
                <w:sz w:val="26"/>
                <w:szCs w:val="26"/>
              </w:rPr>
              <w:t>Hệ thống hiển thị thông báo lỗi nếu người dùng nhập thông tin không đúng/không hợp lệ</w:t>
            </w:r>
          </w:p>
        </w:tc>
        <w:tc>
          <w:tcPr>
            <w:tcW w:w="404" w:type="pct"/>
          </w:tcPr>
          <w:p w14:paraId="58301B47" w14:textId="77777777" w:rsidR="001368E2" w:rsidRPr="00410FBA" w:rsidRDefault="001368E2" w:rsidP="001368E2">
            <w:pPr>
              <w:spacing w:before="120" w:after="120"/>
              <w:rPr>
                <w:sz w:val="26"/>
                <w:szCs w:val="26"/>
              </w:rPr>
            </w:pPr>
            <w:r w:rsidRPr="00410FBA">
              <w:rPr>
                <w:sz w:val="26"/>
                <w:szCs w:val="26"/>
              </w:rPr>
              <w:lastRenderedPageBreak/>
              <w:t>Cao</w:t>
            </w:r>
          </w:p>
        </w:tc>
        <w:tc>
          <w:tcPr>
            <w:tcW w:w="482" w:type="pct"/>
          </w:tcPr>
          <w:p w14:paraId="489355EC" w14:textId="77777777" w:rsidR="001368E2" w:rsidRPr="00410FBA" w:rsidRDefault="001368E2" w:rsidP="001368E2">
            <w:pPr>
              <w:spacing w:before="120" w:after="120"/>
              <w:rPr>
                <w:sz w:val="26"/>
                <w:szCs w:val="26"/>
              </w:rPr>
            </w:pPr>
            <w:r w:rsidRPr="00410FBA">
              <w:rPr>
                <w:sz w:val="26"/>
                <w:szCs w:val="26"/>
              </w:rPr>
              <w:t>Cao</w:t>
            </w:r>
          </w:p>
        </w:tc>
        <w:tc>
          <w:tcPr>
            <w:tcW w:w="510" w:type="pct"/>
          </w:tcPr>
          <w:p w14:paraId="5754247C" w14:textId="77777777" w:rsidR="001368E2" w:rsidRPr="00410FBA" w:rsidRDefault="001368E2" w:rsidP="001368E2">
            <w:pPr>
              <w:spacing w:before="120" w:after="120"/>
              <w:rPr>
                <w:sz w:val="26"/>
                <w:szCs w:val="26"/>
              </w:rPr>
            </w:pPr>
            <w:r w:rsidRPr="00410FBA">
              <w:rPr>
                <w:sz w:val="26"/>
                <w:szCs w:val="26"/>
              </w:rPr>
              <w:t xml:space="preserve">Quản trị hệ thống quản lý </w:t>
            </w:r>
            <w:r w:rsidRPr="00410FBA">
              <w:rPr>
                <w:sz w:val="26"/>
                <w:szCs w:val="26"/>
              </w:rPr>
              <w:lastRenderedPageBreak/>
              <w:t>doanh nghiệp</w:t>
            </w:r>
          </w:p>
        </w:tc>
      </w:tr>
      <w:tr w:rsidR="00410FBA" w:rsidRPr="00410FBA" w14:paraId="7B86870C" w14:textId="77777777" w:rsidTr="001368E2">
        <w:tc>
          <w:tcPr>
            <w:tcW w:w="391" w:type="pct"/>
          </w:tcPr>
          <w:p w14:paraId="2F6923E9" w14:textId="77777777" w:rsidR="001368E2" w:rsidRPr="00410FBA" w:rsidRDefault="001368E2" w:rsidP="001368E2">
            <w:pPr>
              <w:pStyle w:val="ListParagraph"/>
              <w:spacing w:before="120" w:after="120"/>
              <w:ind w:left="0"/>
              <w:rPr>
                <w:sz w:val="26"/>
                <w:szCs w:val="26"/>
              </w:rPr>
            </w:pPr>
            <w:r w:rsidRPr="00410FBA">
              <w:rPr>
                <w:sz w:val="26"/>
                <w:szCs w:val="26"/>
              </w:rPr>
              <w:t>6</w:t>
            </w:r>
          </w:p>
        </w:tc>
        <w:tc>
          <w:tcPr>
            <w:tcW w:w="1255" w:type="pct"/>
          </w:tcPr>
          <w:p w14:paraId="6F935EB5" w14:textId="7B6C7A82" w:rsidR="001368E2" w:rsidRPr="00410FBA" w:rsidRDefault="001368E2" w:rsidP="001368E2">
            <w:pPr>
              <w:spacing w:before="120" w:after="120"/>
              <w:jc w:val="center"/>
              <w:rPr>
                <w:sz w:val="26"/>
                <w:szCs w:val="26"/>
              </w:rPr>
            </w:pPr>
            <w:r w:rsidRPr="00410FBA">
              <w:rPr>
                <w:sz w:val="26"/>
                <w:szCs w:val="26"/>
              </w:rPr>
              <w:t>UR_HDDT_041.01.06</w:t>
            </w:r>
          </w:p>
        </w:tc>
        <w:tc>
          <w:tcPr>
            <w:tcW w:w="493" w:type="pct"/>
          </w:tcPr>
          <w:p w14:paraId="03A54762" w14:textId="77777777" w:rsidR="001368E2" w:rsidRPr="00410FBA" w:rsidRDefault="001368E2" w:rsidP="001368E2">
            <w:pPr>
              <w:spacing w:before="120" w:after="120"/>
              <w:rPr>
                <w:sz w:val="26"/>
                <w:szCs w:val="26"/>
              </w:rPr>
            </w:pPr>
            <w:r w:rsidRPr="00410FBA">
              <w:rPr>
                <w:sz w:val="26"/>
                <w:szCs w:val="26"/>
              </w:rPr>
              <w:t>Xem tờ khai</w:t>
            </w:r>
          </w:p>
        </w:tc>
        <w:tc>
          <w:tcPr>
            <w:tcW w:w="1466" w:type="pct"/>
          </w:tcPr>
          <w:p w14:paraId="76B0375E" w14:textId="77777777" w:rsidR="001368E2" w:rsidRPr="00410FBA" w:rsidRDefault="001368E2" w:rsidP="001368E2">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6148F6E6" w14:textId="77777777" w:rsidR="001368E2" w:rsidRPr="00410FBA" w:rsidRDefault="001368E2" w:rsidP="001368E2">
            <w:pPr>
              <w:pStyle w:val="ListParagraph"/>
              <w:spacing w:before="120" w:after="120"/>
              <w:ind w:left="0"/>
              <w:rPr>
                <w:sz w:val="26"/>
                <w:szCs w:val="26"/>
              </w:rPr>
            </w:pPr>
            <w:r w:rsidRPr="00410FBA">
              <w:rPr>
                <w:sz w:val="26"/>
                <w:szCs w:val="26"/>
              </w:rPr>
              <w:t xml:space="preserve">Cho phép người dùng xem chi tiết tờ khai </w:t>
            </w:r>
          </w:p>
          <w:p w14:paraId="4734C92B"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lastRenderedPageBreak/>
              <w:t>Thông tin đầu vào:</w:t>
            </w:r>
          </w:p>
          <w:p w14:paraId="4F165AE0" w14:textId="77777777" w:rsidR="001368E2" w:rsidRPr="00410FBA" w:rsidRDefault="001368E2" w:rsidP="001368E2">
            <w:pPr>
              <w:spacing w:before="120" w:after="120"/>
              <w:rPr>
                <w:b/>
                <w:sz w:val="26"/>
                <w:szCs w:val="26"/>
              </w:rPr>
            </w:pPr>
            <w:r w:rsidRPr="00410FBA">
              <w:rPr>
                <w:sz w:val="26"/>
                <w:szCs w:val="26"/>
              </w:rPr>
              <w:t>Người sử dụng nhấn icon nút Xem tại bản ghi tờ khai muốn sao chép</w:t>
            </w:r>
          </w:p>
          <w:p w14:paraId="27A91E91"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Thông tin đầu ra: </w:t>
            </w:r>
          </w:p>
          <w:p w14:paraId="1E065654" w14:textId="77777777" w:rsidR="001368E2" w:rsidRPr="00410FBA" w:rsidRDefault="001368E2" w:rsidP="001368E2">
            <w:pPr>
              <w:spacing w:before="120" w:after="120"/>
              <w:rPr>
                <w:sz w:val="26"/>
                <w:szCs w:val="26"/>
              </w:rPr>
            </w:pPr>
            <w:r w:rsidRPr="00410FBA">
              <w:rPr>
                <w:sz w:val="26"/>
                <w:szCs w:val="26"/>
              </w:rPr>
              <w:t xml:space="preserve">Thông tin chi tiết tờ khai được hiển thị dưới dạng Biểu mẫu tờ khai 01/ĐK-HDDT </w:t>
            </w:r>
          </w:p>
          <w:p w14:paraId="742A8A16"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Chức năng xử lý:</w:t>
            </w:r>
          </w:p>
          <w:p w14:paraId="1F006954" w14:textId="77777777" w:rsidR="001368E2" w:rsidRPr="00410FBA" w:rsidRDefault="001368E2" w:rsidP="001368E2">
            <w:pPr>
              <w:spacing w:before="120" w:after="120"/>
              <w:rPr>
                <w:i/>
                <w:sz w:val="26"/>
                <w:szCs w:val="26"/>
              </w:rPr>
            </w:pPr>
            <w:r w:rsidRPr="00410FBA">
              <w:rPr>
                <w:sz w:val="26"/>
                <w:szCs w:val="26"/>
              </w:rPr>
              <w:t>Hệ thống hiển thị thông tin chi tiết tờ khai</w:t>
            </w:r>
          </w:p>
          <w:p w14:paraId="6DD56E64"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Các ngoại lệ: </w:t>
            </w:r>
          </w:p>
          <w:p w14:paraId="2FF8D8FB" w14:textId="77777777" w:rsidR="001368E2" w:rsidRPr="00410FBA" w:rsidRDefault="001368E2" w:rsidP="001368E2">
            <w:pPr>
              <w:pStyle w:val="ListParagraph"/>
              <w:spacing w:before="120" w:after="120"/>
              <w:ind w:left="0"/>
              <w:rPr>
                <w:b/>
                <w:sz w:val="26"/>
                <w:szCs w:val="26"/>
              </w:rPr>
            </w:pPr>
            <w:r w:rsidRPr="00410FBA">
              <w:rPr>
                <w:sz w:val="26"/>
                <w:szCs w:val="26"/>
              </w:rPr>
              <w:t>Không có</w:t>
            </w:r>
          </w:p>
        </w:tc>
        <w:tc>
          <w:tcPr>
            <w:tcW w:w="404" w:type="pct"/>
          </w:tcPr>
          <w:p w14:paraId="78A8E953" w14:textId="77777777" w:rsidR="001368E2" w:rsidRPr="00410FBA" w:rsidRDefault="001368E2" w:rsidP="001368E2">
            <w:pPr>
              <w:spacing w:before="120" w:after="120"/>
              <w:rPr>
                <w:sz w:val="26"/>
                <w:szCs w:val="26"/>
              </w:rPr>
            </w:pPr>
            <w:r w:rsidRPr="00410FBA">
              <w:rPr>
                <w:sz w:val="26"/>
                <w:szCs w:val="26"/>
              </w:rPr>
              <w:lastRenderedPageBreak/>
              <w:t>Cao</w:t>
            </w:r>
          </w:p>
        </w:tc>
        <w:tc>
          <w:tcPr>
            <w:tcW w:w="482" w:type="pct"/>
          </w:tcPr>
          <w:p w14:paraId="030C14AF" w14:textId="77777777" w:rsidR="001368E2" w:rsidRPr="00410FBA" w:rsidRDefault="001368E2" w:rsidP="001368E2">
            <w:pPr>
              <w:spacing w:before="120" w:after="120"/>
              <w:rPr>
                <w:sz w:val="26"/>
                <w:szCs w:val="26"/>
              </w:rPr>
            </w:pPr>
            <w:r w:rsidRPr="00410FBA">
              <w:rPr>
                <w:sz w:val="26"/>
                <w:szCs w:val="26"/>
              </w:rPr>
              <w:t>Cao</w:t>
            </w:r>
          </w:p>
        </w:tc>
        <w:tc>
          <w:tcPr>
            <w:tcW w:w="510" w:type="pct"/>
          </w:tcPr>
          <w:p w14:paraId="0182370C" w14:textId="77777777" w:rsidR="001368E2" w:rsidRPr="00410FBA" w:rsidRDefault="001368E2" w:rsidP="001368E2">
            <w:pPr>
              <w:spacing w:before="120" w:after="120"/>
              <w:rPr>
                <w:sz w:val="26"/>
                <w:szCs w:val="26"/>
              </w:rPr>
            </w:pPr>
            <w:r w:rsidRPr="00410FBA">
              <w:rPr>
                <w:sz w:val="26"/>
                <w:szCs w:val="26"/>
              </w:rPr>
              <w:t xml:space="preserve">Quản trị hệ thống quản lý </w:t>
            </w:r>
            <w:r w:rsidRPr="00410FBA">
              <w:rPr>
                <w:sz w:val="26"/>
                <w:szCs w:val="26"/>
              </w:rPr>
              <w:lastRenderedPageBreak/>
              <w:t>doanh nghiệp</w:t>
            </w:r>
          </w:p>
        </w:tc>
      </w:tr>
      <w:tr w:rsidR="00410FBA" w:rsidRPr="00410FBA" w14:paraId="02EFCCA1" w14:textId="77777777" w:rsidTr="001368E2">
        <w:tc>
          <w:tcPr>
            <w:tcW w:w="391" w:type="pct"/>
          </w:tcPr>
          <w:p w14:paraId="72F7D754" w14:textId="77777777" w:rsidR="001368E2" w:rsidRPr="00410FBA" w:rsidRDefault="001368E2" w:rsidP="001368E2">
            <w:pPr>
              <w:pStyle w:val="ListParagraph"/>
              <w:spacing w:before="120" w:after="120"/>
              <w:ind w:left="0"/>
              <w:rPr>
                <w:sz w:val="26"/>
                <w:szCs w:val="26"/>
              </w:rPr>
            </w:pPr>
            <w:r w:rsidRPr="00410FBA">
              <w:rPr>
                <w:sz w:val="26"/>
                <w:szCs w:val="26"/>
              </w:rPr>
              <w:t>7</w:t>
            </w:r>
          </w:p>
        </w:tc>
        <w:tc>
          <w:tcPr>
            <w:tcW w:w="1255" w:type="pct"/>
          </w:tcPr>
          <w:p w14:paraId="290CA7FB" w14:textId="53C3BAB5" w:rsidR="001368E2" w:rsidRPr="00410FBA" w:rsidRDefault="001368E2" w:rsidP="001368E2">
            <w:pPr>
              <w:spacing w:before="120" w:after="120"/>
              <w:jc w:val="center"/>
              <w:rPr>
                <w:sz w:val="26"/>
                <w:szCs w:val="26"/>
              </w:rPr>
            </w:pPr>
            <w:r w:rsidRPr="00410FBA">
              <w:rPr>
                <w:sz w:val="26"/>
                <w:szCs w:val="26"/>
              </w:rPr>
              <w:t>UR_HDDT_041.01.07</w:t>
            </w:r>
          </w:p>
        </w:tc>
        <w:tc>
          <w:tcPr>
            <w:tcW w:w="493" w:type="pct"/>
          </w:tcPr>
          <w:p w14:paraId="65950267" w14:textId="77777777" w:rsidR="001368E2" w:rsidRPr="00410FBA" w:rsidRDefault="001368E2" w:rsidP="001368E2">
            <w:pPr>
              <w:spacing w:before="120" w:after="120"/>
              <w:rPr>
                <w:sz w:val="26"/>
                <w:szCs w:val="26"/>
              </w:rPr>
            </w:pPr>
            <w:r w:rsidRPr="00410FBA">
              <w:rPr>
                <w:sz w:val="26"/>
                <w:szCs w:val="26"/>
              </w:rPr>
              <w:t xml:space="preserve">Đồng bộ kết quả phản hồi hóa đơn từ CQT </w:t>
            </w:r>
          </w:p>
        </w:tc>
        <w:tc>
          <w:tcPr>
            <w:tcW w:w="1466" w:type="pct"/>
          </w:tcPr>
          <w:p w14:paraId="208A086E" w14:textId="77777777" w:rsidR="001368E2" w:rsidRPr="00410FBA" w:rsidRDefault="001368E2" w:rsidP="001368E2">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6A7223B9" w14:textId="77777777" w:rsidR="001368E2" w:rsidRPr="00410FBA" w:rsidRDefault="001368E2" w:rsidP="001368E2">
            <w:pPr>
              <w:pStyle w:val="ListParagraph"/>
              <w:spacing w:before="120" w:after="120"/>
              <w:ind w:left="0"/>
              <w:rPr>
                <w:sz w:val="26"/>
                <w:szCs w:val="26"/>
              </w:rPr>
            </w:pPr>
            <w:r w:rsidRPr="00410FBA">
              <w:rPr>
                <w:sz w:val="26"/>
                <w:szCs w:val="26"/>
              </w:rPr>
              <w:t>Cho phép người dùng đồng bộ kết quả phản hổi hóa đơn từ CQT</w:t>
            </w:r>
          </w:p>
          <w:p w14:paraId="37D16027"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Thông tin đầu vào:</w:t>
            </w:r>
          </w:p>
          <w:p w14:paraId="766279E1" w14:textId="77777777" w:rsidR="001368E2" w:rsidRPr="00410FBA" w:rsidRDefault="001368E2" w:rsidP="001368E2">
            <w:pPr>
              <w:spacing w:before="120" w:after="120"/>
              <w:rPr>
                <w:b/>
                <w:sz w:val="26"/>
                <w:szCs w:val="26"/>
              </w:rPr>
            </w:pPr>
            <w:r w:rsidRPr="00410FBA">
              <w:rPr>
                <w:sz w:val="26"/>
                <w:szCs w:val="26"/>
              </w:rPr>
              <w:t>Người sử dụng nhấn icon nút Đồng bộ tại bản ghi tờ khai muốn đồng bộ</w:t>
            </w:r>
          </w:p>
          <w:p w14:paraId="3AEA920B"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Thông tin đầu ra: </w:t>
            </w:r>
          </w:p>
          <w:p w14:paraId="53F179A6" w14:textId="77777777" w:rsidR="001368E2" w:rsidRPr="00410FBA" w:rsidRDefault="001368E2" w:rsidP="001368E2">
            <w:pPr>
              <w:spacing w:before="120" w:after="120"/>
              <w:rPr>
                <w:sz w:val="26"/>
                <w:szCs w:val="26"/>
              </w:rPr>
            </w:pPr>
            <w:r w:rsidRPr="00410FBA">
              <w:rPr>
                <w:sz w:val="26"/>
                <w:szCs w:val="26"/>
              </w:rPr>
              <w:t xml:space="preserve">Kết quả phản hồi từ CQT được đồng bộ </w:t>
            </w:r>
            <w:r w:rsidRPr="00410FBA">
              <w:rPr>
                <w:sz w:val="26"/>
                <w:szCs w:val="26"/>
              </w:rPr>
              <w:lastRenderedPageBreak/>
              <w:t>về hệ thống (1 trong 2 kết quả sau: Chấp nhận; Không chấp nhận)</w:t>
            </w:r>
          </w:p>
          <w:p w14:paraId="71D4C458"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Chức năng xử lý:</w:t>
            </w:r>
          </w:p>
          <w:p w14:paraId="0A7D6B85" w14:textId="77777777" w:rsidR="001368E2" w:rsidRPr="00410FBA" w:rsidRDefault="001368E2" w:rsidP="001368E2">
            <w:pPr>
              <w:spacing w:before="120" w:after="120"/>
              <w:rPr>
                <w:i/>
                <w:sz w:val="26"/>
                <w:szCs w:val="26"/>
              </w:rPr>
            </w:pPr>
            <w:r w:rsidRPr="00410FBA">
              <w:rPr>
                <w:sz w:val="26"/>
                <w:szCs w:val="26"/>
              </w:rPr>
              <w:t xml:space="preserve">Hệ thống đồng bộ kết quả phản hồi hóa đơn từ CQT. </w:t>
            </w:r>
            <w:r w:rsidRPr="00410FBA">
              <w:rPr>
                <w:i/>
                <w:sz w:val="26"/>
                <w:szCs w:val="26"/>
              </w:rPr>
              <w:t>Lưu ý: hệ thống c</w:t>
            </w:r>
            <w:r w:rsidRPr="00410FBA">
              <w:rPr>
                <w:i/>
                <w:sz w:val="26"/>
                <w:szCs w:val="26"/>
                <w:lang w:val="vi-VN"/>
              </w:rPr>
              <w:t xml:space="preserve">hỉ đồng bộ khi </w:t>
            </w:r>
            <w:r w:rsidRPr="00410FBA">
              <w:rPr>
                <w:i/>
                <w:sz w:val="26"/>
                <w:szCs w:val="26"/>
              </w:rPr>
              <w:t xml:space="preserve">tờ khai </w:t>
            </w:r>
            <w:r w:rsidRPr="00410FBA">
              <w:rPr>
                <w:i/>
                <w:sz w:val="26"/>
                <w:szCs w:val="26"/>
                <w:lang w:val="vi-VN"/>
              </w:rPr>
              <w:t xml:space="preserve">có tình trạng là chưa đồng bộ và trạng thái tờ khai là </w:t>
            </w:r>
            <w:r w:rsidRPr="00410FBA">
              <w:rPr>
                <w:i/>
                <w:sz w:val="26"/>
                <w:szCs w:val="26"/>
              </w:rPr>
              <w:t>“</w:t>
            </w:r>
            <w:r w:rsidRPr="00410FBA">
              <w:rPr>
                <w:i/>
                <w:sz w:val="26"/>
                <w:szCs w:val="26"/>
                <w:lang w:val="vi-VN"/>
              </w:rPr>
              <w:t>Đã gửi</w:t>
            </w:r>
            <w:r w:rsidRPr="00410FBA">
              <w:rPr>
                <w:i/>
                <w:sz w:val="26"/>
                <w:szCs w:val="26"/>
              </w:rPr>
              <w:t>”.</w:t>
            </w:r>
          </w:p>
          <w:p w14:paraId="08927110"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Các ngoại lệ: </w:t>
            </w:r>
          </w:p>
          <w:p w14:paraId="75081893" w14:textId="77777777" w:rsidR="001368E2" w:rsidRPr="00410FBA" w:rsidRDefault="001368E2" w:rsidP="001368E2">
            <w:pPr>
              <w:spacing w:before="120" w:after="120"/>
              <w:rPr>
                <w:b/>
                <w:sz w:val="26"/>
                <w:szCs w:val="26"/>
              </w:rPr>
            </w:pPr>
            <w:r w:rsidRPr="00410FBA">
              <w:rPr>
                <w:sz w:val="26"/>
                <w:szCs w:val="26"/>
              </w:rPr>
              <w:t>Không có</w:t>
            </w:r>
          </w:p>
        </w:tc>
        <w:tc>
          <w:tcPr>
            <w:tcW w:w="404" w:type="pct"/>
          </w:tcPr>
          <w:p w14:paraId="52A3AE38" w14:textId="77777777" w:rsidR="001368E2" w:rsidRPr="00410FBA" w:rsidRDefault="001368E2" w:rsidP="001368E2">
            <w:pPr>
              <w:spacing w:before="120" w:after="120"/>
              <w:rPr>
                <w:sz w:val="26"/>
                <w:szCs w:val="26"/>
              </w:rPr>
            </w:pPr>
            <w:r w:rsidRPr="00410FBA">
              <w:rPr>
                <w:sz w:val="26"/>
                <w:szCs w:val="26"/>
              </w:rPr>
              <w:lastRenderedPageBreak/>
              <w:t>Cao</w:t>
            </w:r>
          </w:p>
        </w:tc>
        <w:tc>
          <w:tcPr>
            <w:tcW w:w="482" w:type="pct"/>
          </w:tcPr>
          <w:p w14:paraId="6C5F8D0E" w14:textId="77777777" w:rsidR="001368E2" w:rsidRPr="00410FBA" w:rsidRDefault="001368E2" w:rsidP="001368E2">
            <w:pPr>
              <w:spacing w:before="120" w:after="120"/>
              <w:rPr>
                <w:sz w:val="26"/>
                <w:szCs w:val="26"/>
              </w:rPr>
            </w:pPr>
            <w:r w:rsidRPr="00410FBA">
              <w:rPr>
                <w:sz w:val="26"/>
                <w:szCs w:val="26"/>
              </w:rPr>
              <w:t>Cao</w:t>
            </w:r>
          </w:p>
        </w:tc>
        <w:tc>
          <w:tcPr>
            <w:tcW w:w="510" w:type="pct"/>
          </w:tcPr>
          <w:p w14:paraId="28B355D0" w14:textId="77777777" w:rsidR="001368E2" w:rsidRPr="00410FBA" w:rsidRDefault="001368E2" w:rsidP="001368E2">
            <w:pPr>
              <w:spacing w:before="120" w:after="120"/>
              <w:rPr>
                <w:sz w:val="26"/>
                <w:szCs w:val="26"/>
              </w:rPr>
            </w:pPr>
            <w:r w:rsidRPr="00410FBA">
              <w:rPr>
                <w:sz w:val="26"/>
                <w:szCs w:val="26"/>
              </w:rPr>
              <w:t>Quản trị hệ thống quản lý doanh nghiệp</w:t>
            </w:r>
          </w:p>
        </w:tc>
      </w:tr>
      <w:tr w:rsidR="00410FBA" w:rsidRPr="00410FBA" w14:paraId="06319425" w14:textId="77777777" w:rsidTr="001368E2">
        <w:tc>
          <w:tcPr>
            <w:tcW w:w="391" w:type="pct"/>
          </w:tcPr>
          <w:p w14:paraId="4489FB94" w14:textId="77777777" w:rsidR="001368E2" w:rsidRPr="00410FBA" w:rsidRDefault="001368E2" w:rsidP="001368E2">
            <w:pPr>
              <w:pStyle w:val="ListParagraph"/>
              <w:spacing w:before="120" w:after="120"/>
              <w:ind w:left="0"/>
              <w:rPr>
                <w:sz w:val="26"/>
                <w:szCs w:val="26"/>
              </w:rPr>
            </w:pPr>
            <w:r w:rsidRPr="00410FBA">
              <w:rPr>
                <w:sz w:val="26"/>
                <w:szCs w:val="26"/>
              </w:rPr>
              <w:t>8</w:t>
            </w:r>
          </w:p>
        </w:tc>
        <w:tc>
          <w:tcPr>
            <w:tcW w:w="1255" w:type="pct"/>
          </w:tcPr>
          <w:p w14:paraId="7C85345B" w14:textId="358142F8" w:rsidR="001368E2" w:rsidRPr="00410FBA" w:rsidRDefault="001368E2" w:rsidP="001368E2">
            <w:pPr>
              <w:spacing w:before="120" w:after="120"/>
              <w:jc w:val="center"/>
              <w:rPr>
                <w:sz w:val="26"/>
                <w:szCs w:val="26"/>
              </w:rPr>
            </w:pPr>
            <w:r w:rsidRPr="00410FBA">
              <w:rPr>
                <w:sz w:val="26"/>
                <w:szCs w:val="26"/>
              </w:rPr>
              <w:t>UR_HDDT_041.01.08</w:t>
            </w:r>
          </w:p>
        </w:tc>
        <w:tc>
          <w:tcPr>
            <w:tcW w:w="493" w:type="pct"/>
          </w:tcPr>
          <w:p w14:paraId="1D3684DE" w14:textId="77777777" w:rsidR="001368E2" w:rsidRPr="00410FBA" w:rsidRDefault="001368E2" w:rsidP="001368E2">
            <w:pPr>
              <w:spacing w:before="120" w:after="120"/>
              <w:rPr>
                <w:sz w:val="26"/>
                <w:szCs w:val="26"/>
              </w:rPr>
            </w:pPr>
            <w:r w:rsidRPr="00410FBA">
              <w:rPr>
                <w:sz w:val="26"/>
                <w:szCs w:val="26"/>
              </w:rPr>
              <w:t>Xuất tờ khai dưới dạng file XML</w:t>
            </w:r>
          </w:p>
        </w:tc>
        <w:tc>
          <w:tcPr>
            <w:tcW w:w="1466" w:type="pct"/>
          </w:tcPr>
          <w:p w14:paraId="4F93EB39" w14:textId="77777777" w:rsidR="001368E2" w:rsidRPr="00410FBA" w:rsidRDefault="001368E2" w:rsidP="001368E2">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8B3DAD8" w14:textId="77777777" w:rsidR="001368E2" w:rsidRPr="00410FBA" w:rsidRDefault="001368E2" w:rsidP="001368E2">
            <w:pPr>
              <w:pStyle w:val="ListParagraph"/>
              <w:spacing w:before="120" w:after="120"/>
              <w:ind w:left="0"/>
              <w:rPr>
                <w:sz w:val="26"/>
                <w:szCs w:val="26"/>
              </w:rPr>
            </w:pPr>
            <w:r w:rsidRPr="00410FBA">
              <w:rPr>
                <w:sz w:val="26"/>
                <w:szCs w:val="26"/>
              </w:rPr>
              <w:t>Cho phép người dùng xuất tờ khai dưới dạng file XML về thiết bị</w:t>
            </w:r>
          </w:p>
          <w:p w14:paraId="26DF9B50"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Thông tin đầu vào:</w:t>
            </w:r>
          </w:p>
          <w:p w14:paraId="6B5615DD" w14:textId="77777777" w:rsidR="001368E2" w:rsidRPr="00410FBA" w:rsidRDefault="001368E2" w:rsidP="001368E2">
            <w:pPr>
              <w:spacing w:before="120" w:after="120"/>
              <w:rPr>
                <w:b/>
                <w:sz w:val="26"/>
                <w:szCs w:val="26"/>
              </w:rPr>
            </w:pPr>
            <w:r w:rsidRPr="00410FBA">
              <w:rPr>
                <w:sz w:val="26"/>
                <w:szCs w:val="26"/>
              </w:rPr>
              <w:t>Người sử dụng nhấn icon nút Export XML tại tờ khai muốn xuất file</w:t>
            </w:r>
          </w:p>
          <w:p w14:paraId="6091BC44"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Thông tin đầu ra: </w:t>
            </w:r>
          </w:p>
          <w:p w14:paraId="51F055A4" w14:textId="77777777" w:rsidR="001368E2" w:rsidRPr="00410FBA" w:rsidRDefault="001368E2" w:rsidP="001368E2">
            <w:pPr>
              <w:spacing w:before="120" w:after="120"/>
              <w:rPr>
                <w:sz w:val="26"/>
                <w:szCs w:val="26"/>
              </w:rPr>
            </w:pPr>
            <w:r w:rsidRPr="00410FBA">
              <w:rPr>
                <w:sz w:val="26"/>
                <w:szCs w:val="26"/>
              </w:rPr>
              <w:t xml:space="preserve">File định dạng XML của tờ khai được lưu về thiết bị của người dùng. </w:t>
            </w:r>
            <w:r w:rsidRPr="00410FBA">
              <w:rPr>
                <w:i/>
                <w:sz w:val="26"/>
                <w:szCs w:val="26"/>
              </w:rPr>
              <w:t>Lưu ý: cấu trúc XML</w:t>
            </w:r>
            <w:r w:rsidRPr="00410FBA">
              <w:rPr>
                <w:i/>
                <w:sz w:val="26"/>
                <w:szCs w:val="26"/>
                <w:lang w:val="vi-VN"/>
              </w:rPr>
              <w:t xml:space="preserve"> tuân theo quy định theo TT </w:t>
            </w:r>
            <w:r w:rsidRPr="00410FBA">
              <w:rPr>
                <w:i/>
                <w:sz w:val="26"/>
                <w:szCs w:val="26"/>
                <w:lang w:val="vi-VN"/>
              </w:rPr>
              <w:lastRenderedPageBreak/>
              <w:t>1405 của Bộ T</w:t>
            </w:r>
            <w:r w:rsidRPr="00410FBA">
              <w:rPr>
                <w:i/>
                <w:sz w:val="26"/>
                <w:szCs w:val="26"/>
              </w:rPr>
              <w:t>ài chính.</w:t>
            </w:r>
          </w:p>
          <w:p w14:paraId="0C1265B9"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Chức năng xử lý:</w:t>
            </w:r>
          </w:p>
          <w:p w14:paraId="38D52853" w14:textId="77777777" w:rsidR="001368E2" w:rsidRPr="00410FBA" w:rsidRDefault="001368E2" w:rsidP="001368E2">
            <w:pPr>
              <w:pBdr>
                <w:top w:val="nil"/>
                <w:left w:val="nil"/>
                <w:bottom w:val="nil"/>
                <w:right w:val="nil"/>
                <w:between w:val="nil"/>
              </w:pBdr>
              <w:spacing w:after="280"/>
              <w:rPr>
                <w:sz w:val="26"/>
                <w:szCs w:val="26"/>
              </w:rPr>
            </w:pPr>
            <w:r w:rsidRPr="00410FBA">
              <w:rPr>
                <w:sz w:val="26"/>
                <w:szCs w:val="26"/>
              </w:rPr>
              <w:t>Hệ thống xuất dữ liệu tờ khai theo định dạng XML theo chuẩn HDDT quy định và cho phép người dùng tải file xuống</w:t>
            </w:r>
          </w:p>
          <w:p w14:paraId="6478C1E1"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Các ngoại lệ: </w:t>
            </w:r>
          </w:p>
          <w:p w14:paraId="07B2CAC1" w14:textId="77777777" w:rsidR="001368E2" w:rsidRPr="00410FBA" w:rsidRDefault="001368E2" w:rsidP="001368E2">
            <w:pPr>
              <w:pStyle w:val="ListParagraph"/>
              <w:spacing w:before="120" w:after="120"/>
              <w:ind w:left="0"/>
              <w:rPr>
                <w:b/>
                <w:sz w:val="26"/>
                <w:szCs w:val="26"/>
              </w:rPr>
            </w:pPr>
            <w:r w:rsidRPr="00410FBA">
              <w:rPr>
                <w:sz w:val="26"/>
                <w:szCs w:val="26"/>
              </w:rPr>
              <w:t>Không có</w:t>
            </w:r>
          </w:p>
        </w:tc>
        <w:tc>
          <w:tcPr>
            <w:tcW w:w="404" w:type="pct"/>
          </w:tcPr>
          <w:p w14:paraId="711904CF" w14:textId="77777777" w:rsidR="001368E2" w:rsidRPr="00410FBA" w:rsidRDefault="001368E2" w:rsidP="001368E2">
            <w:pPr>
              <w:spacing w:before="120" w:after="120"/>
              <w:rPr>
                <w:sz w:val="26"/>
                <w:szCs w:val="26"/>
              </w:rPr>
            </w:pPr>
            <w:r w:rsidRPr="00410FBA">
              <w:rPr>
                <w:sz w:val="26"/>
                <w:szCs w:val="26"/>
              </w:rPr>
              <w:lastRenderedPageBreak/>
              <w:t>Cao</w:t>
            </w:r>
          </w:p>
        </w:tc>
        <w:tc>
          <w:tcPr>
            <w:tcW w:w="482" w:type="pct"/>
          </w:tcPr>
          <w:p w14:paraId="67DA69F7" w14:textId="77777777" w:rsidR="001368E2" w:rsidRPr="00410FBA" w:rsidRDefault="001368E2" w:rsidP="001368E2">
            <w:pPr>
              <w:spacing w:before="120" w:after="120"/>
              <w:rPr>
                <w:sz w:val="26"/>
                <w:szCs w:val="26"/>
              </w:rPr>
            </w:pPr>
            <w:r w:rsidRPr="00410FBA">
              <w:rPr>
                <w:sz w:val="26"/>
                <w:szCs w:val="26"/>
              </w:rPr>
              <w:t>Cao</w:t>
            </w:r>
          </w:p>
        </w:tc>
        <w:tc>
          <w:tcPr>
            <w:tcW w:w="510" w:type="pct"/>
          </w:tcPr>
          <w:p w14:paraId="412010CE" w14:textId="77777777" w:rsidR="001368E2" w:rsidRPr="00410FBA" w:rsidRDefault="001368E2" w:rsidP="001368E2">
            <w:pPr>
              <w:spacing w:before="120" w:after="120"/>
              <w:rPr>
                <w:sz w:val="26"/>
                <w:szCs w:val="26"/>
              </w:rPr>
            </w:pPr>
            <w:r w:rsidRPr="00410FBA">
              <w:rPr>
                <w:sz w:val="26"/>
                <w:szCs w:val="26"/>
              </w:rPr>
              <w:t>Quản trị hệ thống quản lý doanh nghiệp</w:t>
            </w:r>
          </w:p>
        </w:tc>
      </w:tr>
      <w:tr w:rsidR="001368E2" w:rsidRPr="00410FBA" w14:paraId="25327DB2" w14:textId="77777777" w:rsidTr="001368E2">
        <w:tc>
          <w:tcPr>
            <w:tcW w:w="391" w:type="pct"/>
          </w:tcPr>
          <w:p w14:paraId="370CF2BC" w14:textId="77777777" w:rsidR="001368E2" w:rsidRPr="00410FBA" w:rsidRDefault="001368E2" w:rsidP="001368E2">
            <w:pPr>
              <w:pStyle w:val="ListParagraph"/>
              <w:spacing w:before="120" w:after="120"/>
              <w:ind w:left="0"/>
              <w:rPr>
                <w:sz w:val="26"/>
                <w:szCs w:val="26"/>
              </w:rPr>
            </w:pPr>
            <w:r w:rsidRPr="00410FBA">
              <w:rPr>
                <w:sz w:val="26"/>
                <w:szCs w:val="26"/>
              </w:rPr>
              <w:t>9</w:t>
            </w:r>
          </w:p>
        </w:tc>
        <w:tc>
          <w:tcPr>
            <w:tcW w:w="1255" w:type="pct"/>
          </w:tcPr>
          <w:p w14:paraId="06C8DEFB" w14:textId="2C295EBB" w:rsidR="001368E2" w:rsidRPr="00410FBA" w:rsidRDefault="001368E2" w:rsidP="001368E2">
            <w:pPr>
              <w:spacing w:before="120" w:after="120"/>
              <w:jc w:val="center"/>
              <w:rPr>
                <w:sz w:val="26"/>
                <w:szCs w:val="26"/>
              </w:rPr>
            </w:pPr>
            <w:r w:rsidRPr="00410FBA">
              <w:rPr>
                <w:sz w:val="26"/>
                <w:szCs w:val="26"/>
              </w:rPr>
              <w:t>UR_HDDT_041.01.09</w:t>
            </w:r>
          </w:p>
        </w:tc>
        <w:tc>
          <w:tcPr>
            <w:tcW w:w="493" w:type="pct"/>
          </w:tcPr>
          <w:p w14:paraId="631EFE00" w14:textId="77777777" w:rsidR="001368E2" w:rsidRPr="00410FBA" w:rsidRDefault="001368E2" w:rsidP="001368E2">
            <w:pPr>
              <w:spacing w:before="120" w:after="120"/>
              <w:rPr>
                <w:sz w:val="26"/>
                <w:szCs w:val="26"/>
              </w:rPr>
            </w:pPr>
            <w:r w:rsidRPr="00410FBA">
              <w:rPr>
                <w:sz w:val="26"/>
                <w:szCs w:val="26"/>
              </w:rPr>
              <w:t>Gửi tờ khai tới CQT</w:t>
            </w:r>
          </w:p>
        </w:tc>
        <w:tc>
          <w:tcPr>
            <w:tcW w:w="1466" w:type="pct"/>
          </w:tcPr>
          <w:p w14:paraId="37033665" w14:textId="77777777" w:rsidR="001368E2" w:rsidRPr="00410FBA" w:rsidRDefault="001368E2" w:rsidP="001368E2">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114A85DA" w14:textId="77777777" w:rsidR="001368E2" w:rsidRPr="00410FBA" w:rsidRDefault="001368E2" w:rsidP="001368E2">
            <w:pPr>
              <w:pStyle w:val="ListParagraph"/>
              <w:spacing w:before="120" w:after="120"/>
              <w:ind w:left="0"/>
              <w:rPr>
                <w:sz w:val="26"/>
                <w:szCs w:val="26"/>
              </w:rPr>
            </w:pPr>
            <w:r w:rsidRPr="00410FBA">
              <w:rPr>
                <w:sz w:val="26"/>
                <w:szCs w:val="26"/>
              </w:rPr>
              <w:t>Cho phép người dùng gửi tờ khai thuế đăng ký sử dụng HDDT tới cơ quan thuế</w:t>
            </w:r>
          </w:p>
          <w:p w14:paraId="72FDC8C5"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Thông tin đầu vào:</w:t>
            </w:r>
          </w:p>
          <w:p w14:paraId="0D0C1FD6" w14:textId="77777777" w:rsidR="001368E2" w:rsidRPr="00410FBA" w:rsidRDefault="001368E2" w:rsidP="001368E2">
            <w:pPr>
              <w:spacing w:before="120" w:after="120"/>
              <w:rPr>
                <w:b/>
                <w:sz w:val="26"/>
                <w:szCs w:val="26"/>
              </w:rPr>
            </w:pPr>
            <w:r w:rsidRPr="00410FBA">
              <w:rPr>
                <w:sz w:val="26"/>
                <w:szCs w:val="26"/>
              </w:rPr>
              <w:t>Người sử dụng nhấn icon nút Gửi tại tờ khai muốn gửi</w:t>
            </w:r>
          </w:p>
          <w:p w14:paraId="252E085F"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Thông tin đầu ra: </w:t>
            </w:r>
          </w:p>
          <w:p w14:paraId="7203DDC1" w14:textId="77777777" w:rsidR="001368E2" w:rsidRPr="00410FBA" w:rsidRDefault="001368E2" w:rsidP="001368E2">
            <w:pPr>
              <w:spacing w:before="120" w:after="120"/>
              <w:rPr>
                <w:sz w:val="26"/>
                <w:szCs w:val="26"/>
              </w:rPr>
            </w:pPr>
            <w:r w:rsidRPr="00410FBA">
              <w:rPr>
                <w:sz w:val="26"/>
                <w:szCs w:val="26"/>
              </w:rPr>
              <w:t>Tờ khai đăng ký sử dụng HDDT được gửi tới CQT</w:t>
            </w:r>
          </w:p>
          <w:p w14:paraId="195F2CA0"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Chức năng xử lý:</w:t>
            </w:r>
          </w:p>
          <w:p w14:paraId="733FC52C" w14:textId="77777777" w:rsidR="001368E2" w:rsidRPr="00410FBA" w:rsidRDefault="001368E2" w:rsidP="001368E2">
            <w:pPr>
              <w:pBdr>
                <w:top w:val="nil"/>
                <w:left w:val="nil"/>
                <w:bottom w:val="nil"/>
                <w:right w:val="nil"/>
                <w:between w:val="nil"/>
              </w:pBdr>
              <w:spacing w:after="280"/>
              <w:rPr>
                <w:sz w:val="26"/>
                <w:szCs w:val="26"/>
              </w:rPr>
            </w:pPr>
            <w:r w:rsidRPr="00410FBA">
              <w:rPr>
                <w:sz w:val="26"/>
                <w:szCs w:val="26"/>
              </w:rPr>
              <w:t>Hệ thống chỉ xử lý với các tờ khai ở trạng thái “Nháp”</w:t>
            </w:r>
          </w:p>
          <w:p w14:paraId="707C1B06" w14:textId="77777777" w:rsidR="001368E2" w:rsidRPr="00410FBA" w:rsidRDefault="001368E2" w:rsidP="001368E2">
            <w:pPr>
              <w:pBdr>
                <w:top w:val="nil"/>
                <w:left w:val="nil"/>
                <w:bottom w:val="nil"/>
                <w:right w:val="nil"/>
                <w:between w:val="nil"/>
              </w:pBdr>
              <w:spacing w:after="280"/>
              <w:rPr>
                <w:sz w:val="26"/>
                <w:szCs w:val="26"/>
              </w:rPr>
            </w:pPr>
            <w:r w:rsidRPr="00410FBA">
              <w:rPr>
                <w:sz w:val="26"/>
                <w:szCs w:val="26"/>
              </w:rPr>
              <w:lastRenderedPageBreak/>
              <w:t xml:space="preserve">Hệ thống hiển thị </w:t>
            </w:r>
            <w:r w:rsidRPr="00410FBA">
              <w:rPr>
                <w:sz w:val="26"/>
                <w:szCs w:val="26"/>
                <w:lang w:val="vi-VN"/>
              </w:rPr>
              <w:t>danh sách chứng thư số để khách hàng chọn</w:t>
            </w:r>
            <w:r w:rsidRPr="00410FBA">
              <w:rPr>
                <w:sz w:val="26"/>
                <w:szCs w:val="26"/>
              </w:rPr>
              <w:t xml:space="preserve">. </w:t>
            </w:r>
          </w:p>
          <w:p w14:paraId="6425A0B3" w14:textId="77777777" w:rsidR="001368E2" w:rsidRPr="00410FBA" w:rsidRDefault="001368E2" w:rsidP="001368E2">
            <w:pPr>
              <w:pBdr>
                <w:top w:val="nil"/>
                <w:left w:val="nil"/>
                <w:bottom w:val="nil"/>
                <w:right w:val="nil"/>
                <w:between w:val="nil"/>
              </w:pBdr>
              <w:spacing w:after="280"/>
              <w:rPr>
                <w:sz w:val="26"/>
                <w:szCs w:val="26"/>
              </w:rPr>
            </w:pPr>
            <w:r w:rsidRPr="00410FBA">
              <w:rPr>
                <w:sz w:val="26"/>
                <w:szCs w:val="26"/>
              </w:rPr>
              <w:t>+ Nếu người dùng chọn loại chứng thư là token =&gt; popup danh sách token đang có trên thiết bị hiện ra. Người dùng chọn 1 token muốn sử dụng</w:t>
            </w:r>
          </w:p>
          <w:p w14:paraId="1292E60C" w14:textId="77777777" w:rsidR="001368E2" w:rsidRPr="00410FBA" w:rsidRDefault="001368E2" w:rsidP="001368E2">
            <w:pPr>
              <w:pBdr>
                <w:top w:val="nil"/>
                <w:left w:val="nil"/>
                <w:bottom w:val="nil"/>
                <w:right w:val="nil"/>
                <w:between w:val="nil"/>
              </w:pBdr>
              <w:spacing w:after="280"/>
              <w:ind w:left="-41"/>
              <w:rPr>
                <w:b/>
                <w:rPrChange w:id="705" w:author="Dang Oanh" w:date="2024-05-31T15:47:00Z" w16du:dateUtc="2024-05-31T08:47:00Z">
                  <w:rPr>
                    <w:b/>
                    <w:color w:val="000000"/>
                  </w:rPr>
                </w:rPrChange>
              </w:rPr>
            </w:pPr>
            <w:r w:rsidRPr="00410FBA">
              <w:rPr>
                <w:sz w:val="26"/>
                <w:szCs w:val="26"/>
              </w:rPr>
              <w:t>+ Nếu người dùng chọn loại chứng thư là smartCA =&gt; Thời gian xác nhận ký là 3 phút, quá 3 phút mà người dùng chưa xác nhận ký số thì hệ thống hiển thị thông báo “Đã quá thời gian xác thực chữ ký số, vui lòng thử lại.”</w:t>
            </w:r>
          </w:p>
          <w:p w14:paraId="289006DE" w14:textId="77777777" w:rsidR="001368E2" w:rsidRPr="00410FBA" w:rsidRDefault="001368E2" w:rsidP="001368E2">
            <w:pPr>
              <w:pStyle w:val="ListParagraph"/>
              <w:numPr>
                <w:ilvl w:val="0"/>
                <w:numId w:val="18"/>
              </w:numPr>
              <w:spacing w:before="120" w:after="120"/>
              <w:rPr>
                <w:b/>
                <w:sz w:val="26"/>
                <w:szCs w:val="26"/>
              </w:rPr>
            </w:pPr>
            <w:r w:rsidRPr="00410FBA">
              <w:rPr>
                <w:b/>
                <w:sz w:val="26"/>
                <w:szCs w:val="26"/>
              </w:rPr>
              <w:t xml:space="preserve">Các ngoại lệ: </w:t>
            </w:r>
          </w:p>
          <w:p w14:paraId="38644871" w14:textId="77777777" w:rsidR="001368E2" w:rsidRPr="00410FBA" w:rsidRDefault="001368E2" w:rsidP="001368E2">
            <w:pPr>
              <w:pStyle w:val="ListParagraph"/>
              <w:spacing w:before="120" w:after="120"/>
              <w:ind w:left="0"/>
              <w:rPr>
                <w:b/>
                <w:sz w:val="26"/>
                <w:szCs w:val="26"/>
              </w:rPr>
            </w:pPr>
            <w:r w:rsidRPr="00410FBA">
              <w:rPr>
                <w:sz w:val="26"/>
                <w:szCs w:val="26"/>
              </w:rPr>
              <w:t>Không có</w:t>
            </w:r>
          </w:p>
        </w:tc>
        <w:tc>
          <w:tcPr>
            <w:tcW w:w="404" w:type="pct"/>
          </w:tcPr>
          <w:p w14:paraId="7A3BF010" w14:textId="77777777" w:rsidR="001368E2" w:rsidRPr="00410FBA" w:rsidRDefault="001368E2" w:rsidP="001368E2">
            <w:pPr>
              <w:spacing w:before="120" w:after="120"/>
              <w:rPr>
                <w:sz w:val="26"/>
                <w:szCs w:val="26"/>
              </w:rPr>
            </w:pPr>
            <w:r w:rsidRPr="00410FBA">
              <w:rPr>
                <w:sz w:val="26"/>
                <w:szCs w:val="26"/>
              </w:rPr>
              <w:lastRenderedPageBreak/>
              <w:t>Cao</w:t>
            </w:r>
          </w:p>
        </w:tc>
        <w:tc>
          <w:tcPr>
            <w:tcW w:w="482" w:type="pct"/>
          </w:tcPr>
          <w:p w14:paraId="68758DEC" w14:textId="77777777" w:rsidR="001368E2" w:rsidRPr="00410FBA" w:rsidRDefault="001368E2" w:rsidP="001368E2">
            <w:pPr>
              <w:spacing w:before="120" w:after="120"/>
              <w:rPr>
                <w:sz w:val="26"/>
                <w:szCs w:val="26"/>
              </w:rPr>
            </w:pPr>
            <w:r w:rsidRPr="00410FBA">
              <w:rPr>
                <w:sz w:val="26"/>
                <w:szCs w:val="26"/>
              </w:rPr>
              <w:t>Cao</w:t>
            </w:r>
          </w:p>
        </w:tc>
        <w:tc>
          <w:tcPr>
            <w:tcW w:w="510" w:type="pct"/>
          </w:tcPr>
          <w:p w14:paraId="00D2772C" w14:textId="77777777" w:rsidR="001368E2" w:rsidRPr="00410FBA" w:rsidRDefault="001368E2" w:rsidP="001368E2">
            <w:pPr>
              <w:spacing w:before="120" w:after="120"/>
              <w:rPr>
                <w:sz w:val="26"/>
                <w:szCs w:val="26"/>
              </w:rPr>
            </w:pPr>
            <w:r w:rsidRPr="00410FBA">
              <w:rPr>
                <w:sz w:val="26"/>
                <w:szCs w:val="26"/>
              </w:rPr>
              <w:t>Quản trị hệ thống quản lý doanh nghiệp</w:t>
            </w:r>
          </w:p>
        </w:tc>
      </w:tr>
    </w:tbl>
    <w:p w14:paraId="1D0CDDAC" w14:textId="77777777" w:rsidR="001F0FF8" w:rsidRPr="00410FBA" w:rsidRDefault="001F0FF8" w:rsidP="001F0FF8"/>
    <w:p w14:paraId="11A0E3D2" w14:textId="77777777" w:rsidR="00C808E0" w:rsidRPr="00410FBA" w:rsidRDefault="00CE593F" w:rsidP="00C808E0">
      <w:pPr>
        <w:pStyle w:val="Heading3"/>
        <w:numPr>
          <w:ilvl w:val="0"/>
          <w:numId w:val="0"/>
        </w:numPr>
      </w:pPr>
      <w:bookmarkStart w:id="706" w:name="_Toc167894535"/>
      <w:r w:rsidRPr="00410FBA">
        <w:t>IV.2</w:t>
      </w:r>
      <w:r w:rsidR="00C808E0" w:rsidRPr="00410FBA">
        <w:t>.4 Cấu hình chứng thư số</w:t>
      </w:r>
      <w:bookmarkEnd w:id="706"/>
    </w:p>
    <w:tbl>
      <w:tblPr>
        <w:tblStyle w:val="TableGrid"/>
        <w:tblW w:w="5000" w:type="pct"/>
        <w:tblLook w:val="04A0" w:firstRow="1" w:lastRow="0" w:firstColumn="1" w:lastColumn="0" w:noHBand="0" w:noVBand="1"/>
      </w:tblPr>
      <w:tblGrid>
        <w:gridCol w:w="708"/>
        <w:gridCol w:w="2600"/>
        <w:gridCol w:w="996"/>
        <w:gridCol w:w="2280"/>
        <w:gridCol w:w="733"/>
        <w:gridCol w:w="823"/>
        <w:gridCol w:w="924"/>
      </w:tblGrid>
      <w:tr w:rsidR="00410FBA" w:rsidRPr="00410FBA" w14:paraId="2DA441D0" w14:textId="77777777" w:rsidTr="0033502D">
        <w:tc>
          <w:tcPr>
            <w:tcW w:w="391" w:type="pct"/>
          </w:tcPr>
          <w:p w14:paraId="6450A054" w14:textId="77777777" w:rsidR="002C33E3" w:rsidRPr="00410FBA" w:rsidRDefault="002C33E3" w:rsidP="002C33E3">
            <w:pPr>
              <w:spacing w:before="120" w:after="120"/>
              <w:jc w:val="center"/>
              <w:rPr>
                <w:b/>
                <w:sz w:val="26"/>
                <w:szCs w:val="26"/>
              </w:rPr>
            </w:pPr>
            <w:r w:rsidRPr="00410FBA">
              <w:rPr>
                <w:b/>
                <w:sz w:val="26"/>
                <w:szCs w:val="26"/>
              </w:rPr>
              <w:t>STT</w:t>
            </w:r>
          </w:p>
        </w:tc>
        <w:tc>
          <w:tcPr>
            <w:tcW w:w="642" w:type="pct"/>
          </w:tcPr>
          <w:p w14:paraId="04239F15" w14:textId="77777777" w:rsidR="002C33E3" w:rsidRPr="00410FBA" w:rsidRDefault="002C33E3" w:rsidP="002C33E3">
            <w:pPr>
              <w:spacing w:before="120" w:after="120"/>
              <w:jc w:val="center"/>
              <w:rPr>
                <w:b/>
                <w:sz w:val="26"/>
                <w:szCs w:val="26"/>
              </w:rPr>
            </w:pPr>
            <w:r w:rsidRPr="00410FBA">
              <w:rPr>
                <w:b/>
                <w:sz w:val="26"/>
                <w:szCs w:val="26"/>
              </w:rPr>
              <w:t>Mã yêu cầu</w:t>
            </w:r>
          </w:p>
        </w:tc>
        <w:tc>
          <w:tcPr>
            <w:tcW w:w="714" w:type="pct"/>
          </w:tcPr>
          <w:p w14:paraId="659A9B47" w14:textId="77777777" w:rsidR="002C33E3" w:rsidRPr="00410FBA" w:rsidRDefault="002C33E3" w:rsidP="002C33E3">
            <w:pPr>
              <w:spacing w:before="120" w:after="120"/>
              <w:jc w:val="center"/>
              <w:rPr>
                <w:b/>
                <w:sz w:val="26"/>
                <w:szCs w:val="26"/>
              </w:rPr>
            </w:pPr>
            <w:r w:rsidRPr="00410FBA">
              <w:rPr>
                <w:b/>
                <w:sz w:val="26"/>
                <w:szCs w:val="26"/>
              </w:rPr>
              <w:t>Tên yêu cầu</w:t>
            </w:r>
          </w:p>
        </w:tc>
        <w:tc>
          <w:tcPr>
            <w:tcW w:w="1583" w:type="pct"/>
          </w:tcPr>
          <w:p w14:paraId="7743EAE6" w14:textId="77777777" w:rsidR="002C33E3" w:rsidRPr="00410FBA" w:rsidRDefault="002C33E3" w:rsidP="002C33E3">
            <w:pPr>
              <w:spacing w:before="120" w:after="120"/>
              <w:jc w:val="center"/>
              <w:rPr>
                <w:b/>
                <w:sz w:val="26"/>
                <w:szCs w:val="26"/>
              </w:rPr>
            </w:pPr>
            <w:r w:rsidRPr="00410FBA">
              <w:rPr>
                <w:b/>
                <w:sz w:val="26"/>
                <w:szCs w:val="26"/>
              </w:rPr>
              <w:t xml:space="preserve">Mô tả </w:t>
            </w:r>
          </w:p>
        </w:tc>
        <w:tc>
          <w:tcPr>
            <w:tcW w:w="472" w:type="pct"/>
          </w:tcPr>
          <w:p w14:paraId="03978048" w14:textId="77777777" w:rsidR="002C33E3" w:rsidRPr="00410FBA" w:rsidRDefault="002C33E3" w:rsidP="002C33E3">
            <w:pPr>
              <w:spacing w:before="120" w:after="120"/>
              <w:jc w:val="center"/>
              <w:rPr>
                <w:b/>
                <w:sz w:val="26"/>
                <w:szCs w:val="26"/>
              </w:rPr>
            </w:pPr>
            <w:r w:rsidRPr="00410FBA">
              <w:rPr>
                <w:b/>
                <w:sz w:val="26"/>
                <w:szCs w:val="26"/>
              </w:rPr>
              <w:t>Mức độ ưu tiên</w:t>
            </w:r>
          </w:p>
        </w:tc>
        <w:tc>
          <w:tcPr>
            <w:tcW w:w="633" w:type="pct"/>
          </w:tcPr>
          <w:p w14:paraId="6620EE0B" w14:textId="77777777" w:rsidR="002C33E3" w:rsidRPr="00410FBA" w:rsidRDefault="002C33E3" w:rsidP="002C33E3">
            <w:pPr>
              <w:spacing w:before="120" w:after="120"/>
              <w:jc w:val="center"/>
              <w:rPr>
                <w:b/>
                <w:sz w:val="26"/>
                <w:szCs w:val="26"/>
              </w:rPr>
            </w:pPr>
            <w:r w:rsidRPr="00410FBA">
              <w:rPr>
                <w:b/>
                <w:sz w:val="26"/>
                <w:szCs w:val="26"/>
              </w:rPr>
              <w:t>Mức độ quan trọng</w:t>
            </w:r>
          </w:p>
        </w:tc>
        <w:tc>
          <w:tcPr>
            <w:tcW w:w="565" w:type="pct"/>
          </w:tcPr>
          <w:p w14:paraId="18591C6D" w14:textId="77777777" w:rsidR="002C33E3" w:rsidRPr="00410FBA" w:rsidRDefault="002C33E3" w:rsidP="002C33E3">
            <w:pPr>
              <w:spacing w:before="120" w:after="120"/>
              <w:jc w:val="center"/>
              <w:rPr>
                <w:b/>
                <w:sz w:val="26"/>
                <w:szCs w:val="26"/>
              </w:rPr>
            </w:pPr>
            <w:r w:rsidRPr="00410FBA">
              <w:rPr>
                <w:b/>
                <w:sz w:val="26"/>
                <w:szCs w:val="26"/>
              </w:rPr>
              <w:t>Đối tượng liên quan</w:t>
            </w:r>
          </w:p>
        </w:tc>
      </w:tr>
      <w:tr w:rsidR="00410FBA" w:rsidRPr="00410FBA" w14:paraId="799974B9" w14:textId="77777777" w:rsidTr="0033502D">
        <w:tc>
          <w:tcPr>
            <w:tcW w:w="391" w:type="pct"/>
          </w:tcPr>
          <w:p w14:paraId="117D9598" w14:textId="77777777" w:rsidR="002C33E3" w:rsidRPr="00410FBA" w:rsidRDefault="002C33E3" w:rsidP="002C33E3">
            <w:pPr>
              <w:pStyle w:val="ListParagraph"/>
              <w:spacing w:before="120" w:after="120"/>
              <w:ind w:left="0"/>
              <w:rPr>
                <w:sz w:val="26"/>
                <w:szCs w:val="26"/>
              </w:rPr>
            </w:pPr>
            <w:r w:rsidRPr="00410FBA">
              <w:rPr>
                <w:sz w:val="26"/>
                <w:szCs w:val="26"/>
              </w:rPr>
              <w:t>1</w:t>
            </w:r>
          </w:p>
        </w:tc>
        <w:tc>
          <w:tcPr>
            <w:tcW w:w="642" w:type="pct"/>
          </w:tcPr>
          <w:p w14:paraId="19E09135" w14:textId="5478274C" w:rsidR="002C33E3" w:rsidRPr="00410FBA" w:rsidRDefault="001368E2" w:rsidP="002C33E3">
            <w:pPr>
              <w:spacing w:before="120" w:after="120"/>
              <w:jc w:val="center"/>
              <w:rPr>
                <w:sz w:val="26"/>
                <w:szCs w:val="26"/>
              </w:rPr>
            </w:pPr>
            <w:r w:rsidRPr="00410FBA">
              <w:rPr>
                <w:sz w:val="26"/>
                <w:szCs w:val="26"/>
              </w:rPr>
              <w:t>UR_HDDT_041.04.01</w:t>
            </w:r>
          </w:p>
        </w:tc>
        <w:tc>
          <w:tcPr>
            <w:tcW w:w="714" w:type="pct"/>
          </w:tcPr>
          <w:p w14:paraId="572F5F71" w14:textId="77777777" w:rsidR="002C33E3" w:rsidRPr="00410FBA" w:rsidRDefault="002C33E3" w:rsidP="002C33E3">
            <w:pPr>
              <w:spacing w:before="120" w:after="120"/>
              <w:rPr>
                <w:sz w:val="26"/>
                <w:szCs w:val="26"/>
              </w:rPr>
            </w:pPr>
            <w:r w:rsidRPr="00410FBA">
              <w:rPr>
                <w:sz w:val="26"/>
                <w:szCs w:val="26"/>
              </w:rPr>
              <w:t>Danh sách chứng thư số</w:t>
            </w:r>
          </w:p>
        </w:tc>
        <w:tc>
          <w:tcPr>
            <w:tcW w:w="1583" w:type="pct"/>
          </w:tcPr>
          <w:p w14:paraId="4F6D4CF0"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r w:rsidRPr="00410FBA">
              <w:rPr>
                <w:sz w:val="26"/>
                <w:szCs w:val="26"/>
              </w:rPr>
              <w:t xml:space="preserve">Cho phép người dùng xem danh sách chứng </w:t>
            </w:r>
            <w:r w:rsidRPr="00410FBA">
              <w:rPr>
                <w:sz w:val="26"/>
                <w:szCs w:val="26"/>
              </w:rPr>
              <w:lastRenderedPageBreak/>
              <w:t>thư số</w:t>
            </w:r>
            <w:r w:rsidR="00B430AD" w:rsidRPr="00410FBA">
              <w:rPr>
                <w:sz w:val="26"/>
                <w:szCs w:val="26"/>
              </w:rPr>
              <w:t xml:space="preserve"> và tìm kiếm chứng thư số</w:t>
            </w:r>
          </w:p>
          <w:p w14:paraId="2F2D79B1"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7EA2415B" w14:textId="77777777" w:rsidR="002C33E3" w:rsidRPr="00410FBA" w:rsidRDefault="002C33E3" w:rsidP="002C33E3">
            <w:pPr>
              <w:spacing w:before="120" w:after="120"/>
              <w:rPr>
                <w:sz w:val="26"/>
                <w:szCs w:val="26"/>
              </w:rPr>
            </w:pPr>
            <w:r w:rsidRPr="00410FBA">
              <w:rPr>
                <w:sz w:val="26"/>
                <w:szCs w:val="26"/>
              </w:rPr>
              <w:t>Dữ liệu chứng thư số có trên hệ thống</w:t>
            </w:r>
          </w:p>
          <w:p w14:paraId="31B239E5"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1D63C728" w14:textId="77777777" w:rsidR="002C33E3" w:rsidRPr="00410FBA" w:rsidRDefault="002C33E3" w:rsidP="002C33E3">
            <w:pPr>
              <w:spacing w:before="120" w:after="120"/>
              <w:rPr>
                <w:sz w:val="26"/>
                <w:szCs w:val="26"/>
                <w:u w:val="single"/>
              </w:rPr>
            </w:pPr>
            <w:r w:rsidRPr="00410FBA">
              <w:rPr>
                <w:sz w:val="26"/>
                <w:szCs w:val="26"/>
                <w:u w:val="single"/>
              </w:rPr>
              <w:t>Danh sách gồm các trường thông tin sau:</w:t>
            </w:r>
          </w:p>
          <w:p w14:paraId="17DC0F84" w14:textId="77777777" w:rsidR="002C33E3" w:rsidRPr="00410FBA" w:rsidRDefault="002C33E3" w:rsidP="002C33E3">
            <w:pPr>
              <w:spacing w:before="120" w:after="120"/>
              <w:rPr>
                <w:sz w:val="26"/>
                <w:szCs w:val="26"/>
              </w:rPr>
            </w:pPr>
            <w:r w:rsidRPr="00410FBA">
              <w:rPr>
                <w:sz w:val="26"/>
                <w:szCs w:val="26"/>
              </w:rPr>
              <w:t>+ STT</w:t>
            </w:r>
          </w:p>
          <w:p w14:paraId="704C0774" w14:textId="77777777" w:rsidR="002C33E3" w:rsidRPr="00410FBA" w:rsidRDefault="002C33E3" w:rsidP="002C33E3">
            <w:pPr>
              <w:spacing w:before="120" w:after="120"/>
              <w:rPr>
                <w:sz w:val="26"/>
                <w:szCs w:val="26"/>
              </w:rPr>
            </w:pPr>
            <w:r w:rsidRPr="00410FBA">
              <w:rPr>
                <w:sz w:val="26"/>
                <w:szCs w:val="26"/>
              </w:rPr>
              <w:t>+ Họ và tên</w:t>
            </w:r>
          </w:p>
          <w:p w14:paraId="2FC6D870" w14:textId="77777777" w:rsidR="002C33E3" w:rsidRPr="00410FBA" w:rsidRDefault="002C33E3" w:rsidP="002C33E3">
            <w:pPr>
              <w:spacing w:before="120" w:after="120"/>
              <w:rPr>
                <w:sz w:val="26"/>
                <w:szCs w:val="26"/>
              </w:rPr>
            </w:pPr>
            <w:r w:rsidRPr="00410FBA">
              <w:rPr>
                <w:sz w:val="26"/>
                <w:szCs w:val="26"/>
              </w:rPr>
              <w:t>+ Loại chứng thư: Token/SmartCA</w:t>
            </w:r>
          </w:p>
          <w:p w14:paraId="7A6A1EB8" w14:textId="77777777" w:rsidR="002C33E3" w:rsidRPr="00410FBA" w:rsidRDefault="002C33E3" w:rsidP="002C33E3">
            <w:pPr>
              <w:spacing w:before="120" w:after="120"/>
              <w:rPr>
                <w:sz w:val="26"/>
                <w:szCs w:val="26"/>
              </w:rPr>
            </w:pPr>
            <w:r w:rsidRPr="00410FBA">
              <w:rPr>
                <w:sz w:val="26"/>
                <w:szCs w:val="26"/>
              </w:rPr>
              <w:t>+ Đơn vị phát hành:</w:t>
            </w:r>
          </w:p>
          <w:p w14:paraId="54297779" w14:textId="77777777" w:rsidR="002C33E3" w:rsidRPr="00410FBA" w:rsidRDefault="002C33E3" w:rsidP="002C33E3">
            <w:pPr>
              <w:spacing w:before="120" w:after="120"/>
              <w:rPr>
                <w:sz w:val="26"/>
                <w:szCs w:val="26"/>
              </w:rPr>
            </w:pPr>
            <w:r w:rsidRPr="00410FBA">
              <w:rPr>
                <w:sz w:val="26"/>
                <w:szCs w:val="26"/>
              </w:rPr>
              <w:t>+ Serial chứng thư:</w:t>
            </w:r>
          </w:p>
          <w:p w14:paraId="55D935E5" w14:textId="77777777" w:rsidR="002C33E3" w:rsidRPr="00410FBA" w:rsidRDefault="002C33E3" w:rsidP="002C33E3">
            <w:pPr>
              <w:spacing w:before="120" w:after="120"/>
              <w:rPr>
                <w:sz w:val="26"/>
                <w:szCs w:val="26"/>
              </w:rPr>
            </w:pPr>
            <w:r w:rsidRPr="00410FBA">
              <w:rPr>
                <w:sz w:val="26"/>
                <w:szCs w:val="26"/>
              </w:rPr>
              <w:t>+ Ngày hiệu lực: ngày/tháng/năm</w:t>
            </w:r>
          </w:p>
          <w:p w14:paraId="08F58356" w14:textId="77777777" w:rsidR="002C33E3" w:rsidRPr="00410FBA" w:rsidRDefault="002C33E3" w:rsidP="002C33E3">
            <w:pPr>
              <w:spacing w:before="120" w:after="120"/>
              <w:rPr>
                <w:sz w:val="26"/>
                <w:szCs w:val="26"/>
              </w:rPr>
            </w:pPr>
            <w:r w:rsidRPr="00410FBA">
              <w:rPr>
                <w:sz w:val="26"/>
                <w:szCs w:val="26"/>
              </w:rPr>
              <w:t>+ Ngày hết hạn: ngày/tháng/năm</w:t>
            </w:r>
          </w:p>
          <w:p w14:paraId="4DBC385B" w14:textId="77777777" w:rsidR="002C33E3" w:rsidRPr="00410FBA" w:rsidRDefault="002C33E3" w:rsidP="002C33E3">
            <w:pPr>
              <w:spacing w:before="120" w:after="120"/>
              <w:rPr>
                <w:sz w:val="26"/>
                <w:szCs w:val="26"/>
              </w:rPr>
            </w:pPr>
            <w:r w:rsidRPr="00410FBA">
              <w:rPr>
                <w:sz w:val="26"/>
                <w:szCs w:val="26"/>
              </w:rPr>
              <w:t>+ Tình trạng: Đã đăng ký (mới được thêm vào hệ thống)/Đã được phê duyệt (chứng thư số khai báo trong tờ khai và tờ khai được phê duyệt)/Ngưng sử dụng</w:t>
            </w:r>
          </w:p>
          <w:p w14:paraId="48CAEB27" w14:textId="77777777" w:rsidR="002C33E3" w:rsidRPr="00410FBA" w:rsidRDefault="002C33E3" w:rsidP="002C33E3">
            <w:pPr>
              <w:spacing w:before="120" w:after="120"/>
              <w:rPr>
                <w:sz w:val="26"/>
                <w:szCs w:val="26"/>
              </w:rPr>
            </w:pPr>
            <w:r w:rsidRPr="00410FBA">
              <w:rPr>
                <w:sz w:val="26"/>
                <w:szCs w:val="26"/>
              </w:rPr>
              <w:t>+ Hình thức đăng ký: Đăng ký mới/Gia hạn</w:t>
            </w:r>
          </w:p>
          <w:p w14:paraId="2BAC06D1" w14:textId="77777777" w:rsidR="002C33E3" w:rsidRPr="00410FBA" w:rsidRDefault="002C33E3" w:rsidP="002C33E3">
            <w:pPr>
              <w:spacing w:before="120" w:after="120"/>
              <w:rPr>
                <w:sz w:val="26"/>
                <w:szCs w:val="26"/>
                <w:u w:val="single"/>
              </w:rPr>
            </w:pPr>
            <w:r w:rsidRPr="00410FBA">
              <w:rPr>
                <w:sz w:val="26"/>
                <w:szCs w:val="26"/>
                <w:u w:val="single"/>
              </w:rPr>
              <w:t>Các nút thao tác chức năng gồm:</w:t>
            </w:r>
          </w:p>
          <w:p w14:paraId="018E5CFE" w14:textId="77777777" w:rsidR="002C33E3" w:rsidRPr="00410FBA" w:rsidRDefault="002C33E3" w:rsidP="002C33E3">
            <w:pPr>
              <w:spacing w:before="120" w:after="120"/>
              <w:rPr>
                <w:sz w:val="26"/>
                <w:szCs w:val="26"/>
              </w:rPr>
            </w:pPr>
            <w:r w:rsidRPr="00410FBA">
              <w:rPr>
                <w:sz w:val="26"/>
                <w:szCs w:val="26"/>
              </w:rPr>
              <w:t>+ Xóa: xóa chứng thư khỏi hệ thống</w:t>
            </w:r>
          </w:p>
          <w:p w14:paraId="4D922050" w14:textId="77777777" w:rsidR="002C33E3" w:rsidRPr="00410FBA" w:rsidRDefault="002C33E3" w:rsidP="002C33E3">
            <w:pPr>
              <w:spacing w:before="120" w:after="120"/>
              <w:rPr>
                <w:sz w:val="26"/>
                <w:szCs w:val="26"/>
              </w:rPr>
            </w:pPr>
            <w:r w:rsidRPr="00410FBA">
              <w:rPr>
                <w:sz w:val="26"/>
                <w:szCs w:val="26"/>
              </w:rPr>
              <w:lastRenderedPageBreak/>
              <w:t xml:space="preserve">+ Cập nhật trạng thái: Ngưng hoặc Tiếp tục sử dụng </w:t>
            </w:r>
          </w:p>
          <w:p w14:paraId="79EE8510" w14:textId="77777777" w:rsidR="00B430AD" w:rsidRPr="00410FBA" w:rsidRDefault="00B430AD" w:rsidP="002C33E3">
            <w:pPr>
              <w:spacing w:before="120" w:after="120"/>
              <w:rPr>
                <w:sz w:val="26"/>
                <w:szCs w:val="26"/>
              </w:rPr>
            </w:pPr>
            <w:r w:rsidRPr="00410FBA">
              <w:rPr>
                <w:sz w:val="26"/>
                <w:szCs w:val="26"/>
              </w:rPr>
              <w:t>+ Tìm kiếm: tìm kiếm chứng thư số qua từ khóa</w:t>
            </w:r>
            <w:r w:rsidR="00F83291" w:rsidRPr="00410FBA">
              <w:rPr>
                <w:sz w:val="26"/>
                <w:szCs w:val="26"/>
              </w:rPr>
              <w:t xml:space="preserve"> của Mẫu số, Tên mẫu hóa đơn, Loại mẫu hóa đơn, Loại hóa đơn, Ngày tạo, Tình trạng</w:t>
            </w:r>
          </w:p>
          <w:p w14:paraId="4E73A09C"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44E56CCB" w14:textId="77777777" w:rsidR="002C33E3" w:rsidRPr="00410FBA" w:rsidRDefault="002C33E3" w:rsidP="002C33E3">
            <w:pPr>
              <w:spacing w:before="120" w:after="120"/>
              <w:rPr>
                <w:i/>
                <w:sz w:val="26"/>
                <w:szCs w:val="26"/>
              </w:rPr>
            </w:pPr>
            <w:r w:rsidRPr="00410FBA">
              <w:rPr>
                <w:sz w:val="26"/>
                <w:szCs w:val="26"/>
              </w:rPr>
              <w:t>Hệ thống hiển thị danh sách chứng thư số</w:t>
            </w:r>
          </w:p>
          <w:p w14:paraId="308B85B5"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7395420C" w14:textId="77777777" w:rsidR="002C33E3" w:rsidRPr="00410FBA" w:rsidRDefault="002C33E3" w:rsidP="002C33E3">
            <w:pPr>
              <w:spacing w:before="120" w:after="120"/>
              <w:rPr>
                <w:b/>
                <w:sz w:val="26"/>
                <w:szCs w:val="26"/>
              </w:rPr>
            </w:pPr>
            <w:r w:rsidRPr="00410FBA">
              <w:rPr>
                <w:sz w:val="26"/>
                <w:szCs w:val="26"/>
              </w:rPr>
              <w:t>Không có</w:t>
            </w:r>
          </w:p>
        </w:tc>
        <w:tc>
          <w:tcPr>
            <w:tcW w:w="472" w:type="pct"/>
          </w:tcPr>
          <w:p w14:paraId="4013C9A2" w14:textId="77777777" w:rsidR="002C33E3" w:rsidRPr="00410FBA" w:rsidRDefault="002C33E3" w:rsidP="002C33E3">
            <w:pPr>
              <w:spacing w:before="120" w:after="120"/>
              <w:rPr>
                <w:sz w:val="26"/>
                <w:szCs w:val="26"/>
              </w:rPr>
            </w:pPr>
            <w:r w:rsidRPr="00410FBA">
              <w:rPr>
                <w:sz w:val="26"/>
                <w:szCs w:val="26"/>
              </w:rPr>
              <w:lastRenderedPageBreak/>
              <w:t>Cao</w:t>
            </w:r>
          </w:p>
        </w:tc>
        <w:tc>
          <w:tcPr>
            <w:tcW w:w="633" w:type="pct"/>
          </w:tcPr>
          <w:p w14:paraId="522B2EAE"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5DAAB974" w14:textId="77777777" w:rsidR="002C33E3" w:rsidRPr="00410FBA" w:rsidRDefault="002C33E3" w:rsidP="002C33E3">
            <w:pPr>
              <w:spacing w:before="120" w:after="120"/>
              <w:rPr>
                <w:sz w:val="26"/>
                <w:szCs w:val="26"/>
              </w:rPr>
            </w:pPr>
            <w:r w:rsidRPr="00410FBA">
              <w:rPr>
                <w:sz w:val="26"/>
                <w:szCs w:val="26"/>
              </w:rPr>
              <w:t xml:space="preserve">Quản trị hệ thống quản lý </w:t>
            </w:r>
            <w:r w:rsidRPr="00410FBA">
              <w:rPr>
                <w:sz w:val="26"/>
                <w:szCs w:val="26"/>
              </w:rPr>
              <w:t>doanh nghiệp</w:t>
            </w:r>
          </w:p>
        </w:tc>
      </w:tr>
      <w:tr w:rsidR="00410FBA" w:rsidRPr="00410FBA" w14:paraId="56C40F9A" w14:textId="77777777" w:rsidTr="0033502D">
        <w:tc>
          <w:tcPr>
            <w:tcW w:w="391" w:type="pct"/>
          </w:tcPr>
          <w:p w14:paraId="0F1FD864" w14:textId="77777777" w:rsidR="002C33E3" w:rsidRPr="00410FBA" w:rsidRDefault="002C33E3" w:rsidP="002C33E3">
            <w:pPr>
              <w:pStyle w:val="ListParagraph"/>
              <w:spacing w:before="120" w:after="120"/>
              <w:ind w:left="0"/>
              <w:rPr>
                <w:sz w:val="26"/>
                <w:szCs w:val="26"/>
              </w:rPr>
            </w:pPr>
            <w:r w:rsidRPr="00410FBA">
              <w:rPr>
                <w:sz w:val="26"/>
                <w:szCs w:val="26"/>
              </w:rPr>
              <w:lastRenderedPageBreak/>
              <w:t>2</w:t>
            </w:r>
          </w:p>
        </w:tc>
        <w:tc>
          <w:tcPr>
            <w:tcW w:w="642" w:type="pct"/>
          </w:tcPr>
          <w:p w14:paraId="53BD3F7B" w14:textId="39F058F0" w:rsidR="002C33E3" w:rsidRPr="00410FBA" w:rsidRDefault="001368E2" w:rsidP="002C33E3">
            <w:pPr>
              <w:spacing w:before="120" w:after="120"/>
              <w:jc w:val="center"/>
              <w:rPr>
                <w:sz w:val="26"/>
                <w:szCs w:val="26"/>
              </w:rPr>
            </w:pPr>
            <w:r w:rsidRPr="00410FBA">
              <w:rPr>
                <w:sz w:val="26"/>
                <w:szCs w:val="26"/>
              </w:rPr>
              <w:t>UR_HDDT_041.04.02</w:t>
            </w:r>
          </w:p>
        </w:tc>
        <w:tc>
          <w:tcPr>
            <w:tcW w:w="714" w:type="pct"/>
          </w:tcPr>
          <w:p w14:paraId="1E3932A5" w14:textId="77777777" w:rsidR="002C33E3" w:rsidRPr="00410FBA" w:rsidRDefault="002C33E3" w:rsidP="002C33E3">
            <w:pPr>
              <w:spacing w:before="120" w:after="120"/>
              <w:rPr>
                <w:sz w:val="26"/>
                <w:szCs w:val="26"/>
              </w:rPr>
            </w:pPr>
            <w:r w:rsidRPr="00410FBA">
              <w:rPr>
                <w:sz w:val="26"/>
                <w:szCs w:val="26"/>
              </w:rPr>
              <w:t>Thêm mới chứng thư số</w:t>
            </w:r>
          </w:p>
        </w:tc>
        <w:tc>
          <w:tcPr>
            <w:tcW w:w="1583" w:type="pct"/>
          </w:tcPr>
          <w:p w14:paraId="13589912"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48F4F2B3" w14:textId="77777777" w:rsidR="002C33E3" w:rsidRPr="00410FBA" w:rsidRDefault="002C33E3" w:rsidP="002C33E3">
            <w:pPr>
              <w:pStyle w:val="ListParagraph"/>
              <w:spacing w:before="120" w:after="120"/>
              <w:ind w:left="0"/>
              <w:rPr>
                <w:sz w:val="26"/>
                <w:szCs w:val="26"/>
              </w:rPr>
            </w:pPr>
            <w:r w:rsidRPr="00410FBA">
              <w:rPr>
                <w:sz w:val="26"/>
                <w:szCs w:val="26"/>
              </w:rPr>
              <w:t>Cho phép người dùng thêm mới chứng thư số (chứng thư sẽ dùng để ký số trên hệ thống)</w:t>
            </w:r>
          </w:p>
          <w:p w14:paraId="780F887A"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06F3AD28" w14:textId="77777777" w:rsidR="002C33E3" w:rsidRPr="00410FBA" w:rsidRDefault="002C33E3" w:rsidP="002C33E3">
            <w:pPr>
              <w:spacing w:before="120" w:after="120"/>
              <w:rPr>
                <w:sz w:val="26"/>
                <w:szCs w:val="26"/>
              </w:rPr>
            </w:pPr>
            <w:r w:rsidRPr="00410FBA">
              <w:rPr>
                <w:sz w:val="26"/>
                <w:szCs w:val="26"/>
              </w:rPr>
              <w:t>Người sử dụng nhập vào các trường thông tin sau:</w:t>
            </w:r>
          </w:p>
          <w:p w14:paraId="4D467C52" w14:textId="77777777" w:rsidR="002C33E3" w:rsidRPr="00410FBA" w:rsidRDefault="002C33E3" w:rsidP="002C33E3">
            <w:pPr>
              <w:spacing w:before="120" w:after="120"/>
              <w:rPr>
                <w:sz w:val="26"/>
                <w:szCs w:val="26"/>
              </w:rPr>
            </w:pPr>
            <w:r w:rsidRPr="00410FBA">
              <w:rPr>
                <w:sz w:val="26"/>
                <w:szCs w:val="26"/>
              </w:rPr>
              <w:t>+ Loại chứng thư *: người dùng chọn 1 trong 2 loại sau: SmartCA; Token</w:t>
            </w:r>
          </w:p>
          <w:p w14:paraId="241C36C0" w14:textId="77777777" w:rsidR="002C33E3" w:rsidRPr="00410FBA" w:rsidRDefault="002C33E3" w:rsidP="002C33E3">
            <w:pPr>
              <w:spacing w:before="120" w:after="120"/>
              <w:rPr>
                <w:sz w:val="26"/>
                <w:szCs w:val="26"/>
              </w:rPr>
            </w:pPr>
            <w:r w:rsidRPr="00410FBA">
              <w:rPr>
                <w:sz w:val="26"/>
                <w:szCs w:val="26"/>
              </w:rPr>
              <w:t>+ Tên đăng nhập *: người dùng tự nhập (đối với SmartCA)</w:t>
            </w:r>
          </w:p>
          <w:p w14:paraId="696D18DF" w14:textId="77777777" w:rsidR="002C33E3" w:rsidRPr="00410FBA" w:rsidRDefault="002C33E3" w:rsidP="002C33E3">
            <w:pPr>
              <w:spacing w:before="120" w:after="120"/>
              <w:rPr>
                <w:sz w:val="26"/>
                <w:szCs w:val="26"/>
              </w:rPr>
            </w:pPr>
            <w:r w:rsidRPr="00410FBA">
              <w:rPr>
                <w:sz w:val="26"/>
                <w:szCs w:val="26"/>
              </w:rPr>
              <w:lastRenderedPageBreak/>
              <w:t>+ Mật khẩu *: người dùng tự nhập (đối với SmartCA)</w:t>
            </w:r>
          </w:p>
          <w:p w14:paraId="19601AE6" w14:textId="77777777" w:rsidR="002C33E3" w:rsidRPr="00410FBA" w:rsidRDefault="002C33E3" w:rsidP="002C33E3">
            <w:pPr>
              <w:spacing w:before="120" w:after="120"/>
              <w:rPr>
                <w:b/>
                <w:sz w:val="26"/>
                <w:szCs w:val="26"/>
              </w:rPr>
            </w:pPr>
            <w:r w:rsidRPr="00410FBA">
              <w:rPr>
                <w:sz w:val="26"/>
                <w:szCs w:val="26"/>
              </w:rPr>
              <w:t>Nếu là token thì cần cắm token vào máy và thực hiện lấy thông tin từ token để cấu hình</w:t>
            </w:r>
          </w:p>
          <w:p w14:paraId="16F4B503"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44D0E432" w14:textId="77777777" w:rsidR="002C33E3" w:rsidRPr="00410FBA" w:rsidRDefault="002C33E3" w:rsidP="002C33E3">
            <w:pPr>
              <w:spacing w:before="120" w:after="120"/>
              <w:rPr>
                <w:sz w:val="26"/>
                <w:szCs w:val="26"/>
              </w:rPr>
            </w:pPr>
            <w:r w:rsidRPr="00410FBA">
              <w:rPr>
                <w:sz w:val="26"/>
                <w:szCs w:val="26"/>
              </w:rPr>
              <w:t>Thông tin chứng thư được lưu vào hệ thống</w:t>
            </w:r>
          </w:p>
          <w:p w14:paraId="1CCF1D2B"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509ECDA4" w14:textId="77777777" w:rsidR="002C33E3" w:rsidRPr="00410FBA" w:rsidRDefault="002C33E3" w:rsidP="002C33E3">
            <w:pPr>
              <w:pBdr>
                <w:top w:val="nil"/>
                <w:left w:val="nil"/>
                <w:bottom w:val="nil"/>
                <w:right w:val="nil"/>
                <w:between w:val="nil"/>
              </w:pBdr>
              <w:spacing w:after="280"/>
              <w:rPr>
                <w:sz w:val="26"/>
                <w:szCs w:val="26"/>
              </w:rPr>
            </w:pPr>
            <w:r w:rsidRPr="00410FBA">
              <w:rPr>
                <w:sz w:val="26"/>
                <w:szCs w:val="26"/>
              </w:rPr>
              <w:t xml:space="preserve">+ Xác thực chứng thư: </w:t>
            </w:r>
            <w:r w:rsidRPr="00410FBA">
              <w:rPr>
                <w:sz w:val="26"/>
                <w:szCs w:val="26"/>
                <w:lang w:val="vi-VN"/>
              </w:rPr>
              <w:t xml:space="preserve">nếu </w:t>
            </w:r>
            <w:r w:rsidRPr="00410FBA">
              <w:rPr>
                <w:sz w:val="26"/>
                <w:szCs w:val="26"/>
              </w:rPr>
              <w:t>Tên đăng nhập</w:t>
            </w:r>
            <w:r w:rsidRPr="00410FBA">
              <w:rPr>
                <w:sz w:val="26"/>
                <w:szCs w:val="26"/>
                <w:lang w:val="vi-VN"/>
              </w:rPr>
              <w:t xml:space="preserve"> và </w:t>
            </w:r>
            <w:r w:rsidRPr="00410FBA">
              <w:rPr>
                <w:sz w:val="26"/>
                <w:szCs w:val="26"/>
              </w:rPr>
              <w:t>Mật khẩu</w:t>
            </w:r>
            <w:r w:rsidRPr="00410FBA">
              <w:rPr>
                <w:sz w:val="26"/>
                <w:szCs w:val="26"/>
                <w:lang w:val="vi-VN"/>
              </w:rPr>
              <w:t xml:space="preserve"> của smart CA không chính xác thì cảnh báo “Thông tin tài khoản không chính xác”</w:t>
            </w:r>
          </w:p>
          <w:p w14:paraId="7743F04E" w14:textId="77777777" w:rsidR="002C33E3" w:rsidRPr="00410FBA" w:rsidRDefault="002C33E3" w:rsidP="002C33E3">
            <w:pPr>
              <w:pBdr>
                <w:top w:val="nil"/>
                <w:left w:val="nil"/>
                <w:bottom w:val="nil"/>
                <w:right w:val="nil"/>
                <w:between w:val="nil"/>
              </w:pBdr>
              <w:spacing w:after="280"/>
              <w:ind w:left="-41"/>
              <w:rPr>
                <w:b/>
                <w:rPrChange w:id="707" w:author="Dang Oanh" w:date="2024-05-31T15:47:00Z" w16du:dateUtc="2024-05-31T08:47:00Z">
                  <w:rPr>
                    <w:b/>
                    <w:color w:val="000000"/>
                  </w:rPr>
                </w:rPrChange>
              </w:rPr>
            </w:pPr>
            <w:r w:rsidRPr="00410FBA">
              <w:rPr>
                <w:sz w:val="26"/>
                <w:szCs w:val="26"/>
              </w:rPr>
              <w:t>+ Lưu: Lưu thông tin chứng thư vào hệ thống</w:t>
            </w:r>
          </w:p>
          <w:p w14:paraId="0466D77A"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78650F9A" w14:textId="77777777" w:rsidR="002C33E3" w:rsidRPr="00410FBA" w:rsidRDefault="00634C5E" w:rsidP="002C33E3">
            <w:pPr>
              <w:pStyle w:val="ListParagraph"/>
              <w:spacing w:before="120" w:after="120"/>
              <w:ind w:left="0"/>
              <w:rPr>
                <w:b/>
                <w:sz w:val="26"/>
                <w:szCs w:val="26"/>
              </w:rPr>
            </w:pPr>
            <w:r w:rsidRPr="00410FBA">
              <w:rPr>
                <w:sz w:val="26"/>
                <w:szCs w:val="26"/>
              </w:rPr>
              <w:t>Hệ thống hiển thị thông báo lỗi nếu người dùng nhập thông tin không đúng/không hợp lệ</w:t>
            </w:r>
          </w:p>
        </w:tc>
        <w:tc>
          <w:tcPr>
            <w:tcW w:w="472" w:type="pct"/>
          </w:tcPr>
          <w:p w14:paraId="58146E32" w14:textId="77777777" w:rsidR="002C33E3" w:rsidRPr="00410FBA" w:rsidRDefault="002C33E3" w:rsidP="002C33E3">
            <w:pPr>
              <w:spacing w:before="120" w:after="120"/>
              <w:rPr>
                <w:sz w:val="26"/>
                <w:szCs w:val="26"/>
              </w:rPr>
            </w:pPr>
            <w:r w:rsidRPr="00410FBA">
              <w:rPr>
                <w:sz w:val="26"/>
                <w:szCs w:val="26"/>
              </w:rPr>
              <w:lastRenderedPageBreak/>
              <w:t>Cao</w:t>
            </w:r>
          </w:p>
        </w:tc>
        <w:tc>
          <w:tcPr>
            <w:tcW w:w="633" w:type="pct"/>
          </w:tcPr>
          <w:p w14:paraId="22D459B2"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4781B9DC" w14:textId="77777777" w:rsidR="002C33E3" w:rsidRPr="00410FBA" w:rsidRDefault="002C33E3" w:rsidP="002C33E3">
            <w:pPr>
              <w:spacing w:before="120" w:after="120"/>
              <w:rPr>
                <w:sz w:val="26"/>
                <w:szCs w:val="26"/>
              </w:rPr>
            </w:pPr>
            <w:r w:rsidRPr="00410FBA">
              <w:rPr>
                <w:sz w:val="26"/>
                <w:szCs w:val="26"/>
              </w:rPr>
              <w:t>Quản trị hệ thống quản lý doanh nghiệp</w:t>
            </w:r>
          </w:p>
        </w:tc>
      </w:tr>
      <w:tr w:rsidR="00410FBA" w:rsidRPr="00410FBA" w14:paraId="2BB98AF9" w14:textId="77777777" w:rsidTr="0033502D">
        <w:tc>
          <w:tcPr>
            <w:tcW w:w="391" w:type="pct"/>
          </w:tcPr>
          <w:p w14:paraId="3A976940" w14:textId="77777777" w:rsidR="002C33E3" w:rsidRPr="00410FBA" w:rsidRDefault="002C33E3" w:rsidP="002C33E3">
            <w:pPr>
              <w:pStyle w:val="ListParagraph"/>
              <w:spacing w:before="120" w:after="120"/>
              <w:ind w:left="0"/>
              <w:rPr>
                <w:sz w:val="26"/>
                <w:szCs w:val="26"/>
              </w:rPr>
            </w:pPr>
            <w:r w:rsidRPr="00410FBA">
              <w:rPr>
                <w:sz w:val="26"/>
                <w:szCs w:val="26"/>
              </w:rPr>
              <w:t>3</w:t>
            </w:r>
          </w:p>
        </w:tc>
        <w:tc>
          <w:tcPr>
            <w:tcW w:w="642" w:type="pct"/>
          </w:tcPr>
          <w:p w14:paraId="5DADA213" w14:textId="3EE01960" w:rsidR="002C33E3" w:rsidRPr="00410FBA" w:rsidRDefault="001368E2" w:rsidP="002C33E3">
            <w:pPr>
              <w:spacing w:before="120" w:after="120"/>
              <w:jc w:val="center"/>
              <w:rPr>
                <w:sz w:val="26"/>
                <w:szCs w:val="26"/>
              </w:rPr>
            </w:pPr>
            <w:r w:rsidRPr="00410FBA">
              <w:rPr>
                <w:sz w:val="26"/>
                <w:szCs w:val="26"/>
              </w:rPr>
              <w:t>UR_HDDT_041.04.03</w:t>
            </w:r>
          </w:p>
        </w:tc>
        <w:tc>
          <w:tcPr>
            <w:tcW w:w="714" w:type="pct"/>
          </w:tcPr>
          <w:p w14:paraId="692FAD55" w14:textId="77777777" w:rsidR="002C33E3" w:rsidRPr="00410FBA" w:rsidRDefault="002C33E3" w:rsidP="002C33E3">
            <w:pPr>
              <w:spacing w:before="120" w:after="120"/>
              <w:rPr>
                <w:sz w:val="26"/>
                <w:szCs w:val="26"/>
              </w:rPr>
            </w:pPr>
            <w:r w:rsidRPr="00410FBA">
              <w:rPr>
                <w:sz w:val="26"/>
                <w:szCs w:val="26"/>
              </w:rPr>
              <w:t>Xóa chứng thư số</w:t>
            </w:r>
          </w:p>
        </w:tc>
        <w:tc>
          <w:tcPr>
            <w:tcW w:w="1583" w:type="pct"/>
          </w:tcPr>
          <w:p w14:paraId="65198E70"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207A427F" w14:textId="77777777" w:rsidR="002C33E3" w:rsidRPr="00410FBA" w:rsidRDefault="002C33E3" w:rsidP="002C33E3">
            <w:pPr>
              <w:pStyle w:val="ListParagraph"/>
              <w:spacing w:before="120" w:after="120"/>
              <w:ind w:left="0"/>
              <w:rPr>
                <w:sz w:val="26"/>
                <w:szCs w:val="26"/>
              </w:rPr>
            </w:pPr>
            <w:r w:rsidRPr="00410FBA">
              <w:rPr>
                <w:sz w:val="26"/>
                <w:szCs w:val="26"/>
              </w:rPr>
              <w:t>Cho phép người dùng xóa chứng thư số khỏi hệ thống</w:t>
            </w:r>
          </w:p>
          <w:p w14:paraId="0D55B385"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2BD49D54" w14:textId="77777777" w:rsidR="002C33E3" w:rsidRPr="00410FBA" w:rsidRDefault="002C33E3" w:rsidP="002C33E3">
            <w:pPr>
              <w:spacing w:before="120" w:after="120"/>
              <w:rPr>
                <w:b/>
                <w:sz w:val="26"/>
                <w:szCs w:val="26"/>
              </w:rPr>
            </w:pPr>
            <w:r w:rsidRPr="00410FBA">
              <w:rPr>
                <w:sz w:val="26"/>
                <w:szCs w:val="26"/>
              </w:rPr>
              <w:lastRenderedPageBreak/>
              <w:t>Người dùng nhấn icon nút Xóa tại chứng thư muốn xóa</w:t>
            </w:r>
          </w:p>
          <w:p w14:paraId="16A47935"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3ECAA9FD" w14:textId="77777777" w:rsidR="002C33E3" w:rsidRPr="00410FBA" w:rsidRDefault="002C33E3" w:rsidP="002C33E3">
            <w:pPr>
              <w:spacing w:before="120" w:after="120"/>
              <w:rPr>
                <w:sz w:val="26"/>
                <w:szCs w:val="26"/>
              </w:rPr>
            </w:pPr>
            <w:r w:rsidRPr="00410FBA">
              <w:rPr>
                <w:sz w:val="26"/>
                <w:szCs w:val="26"/>
              </w:rPr>
              <w:t>Chứng thư bị xóa khỏi hệ thống và không hiển thị trên danh sách chứng thư</w:t>
            </w:r>
          </w:p>
          <w:p w14:paraId="7FE8308A"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099B11FA" w14:textId="77777777" w:rsidR="002C33E3" w:rsidRPr="00410FBA" w:rsidRDefault="002C33E3" w:rsidP="002C33E3">
            <w:pPr>
              <w:spacing w:before="120" w:after="120"/>
              <w:rPr>
                <w:i/>
                <w:sz w:val="26"/>
                <w:szCs w:val="26"/>
              </w:rPr>
            </w:pPr>
            <w:r w:rsidRPr="00410FBA">
              <w:rPr>
                <w:sz w:val="26"/>
                <w:szCs w:val="26"/>
              </w:rPr>
              <w:t>Hệ thống hiển thị popup xác nhận việc xóa “Quý khách chắc chắn muốn xóa chứng thư?”. Người dùng có thể chọn “Có” (đồng ý xóa chứng thư) hoặc “Không” (hủy việc xóa chứng thư)</w:t>
            </w:r>
          </w:p>
          <w:p w14:paraId="1D0D5068"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22D25C2E" w14:textId="77777777" w:rsidR="002C33E3" w:rsidRPr="00410FBA" w:rsidRDefault="002C33E3" w:rsidP="002C33E3">
            <w:pPr>
              <w:pStyle w:val="ListParagraph"/>
              <w:spacing w:before="120" w:after="120"/>
              <w:ind w:left="0"/>
              <w:rPr>
                <w:b/>
                <w:sz w:val="26"/>
                <w:szCs w:val="26"/>
              </w:rPr>
            </w:pPr>
            <w:r w:rsidRPr="00410FBA">
              <w:rPr>
                <w:sz w:val="26"/>
                <w:szCs w:val="26"/>
              </w:rPr>
              <w:t>Không có</w:t>
            </w:r>
          </w:p>
        </w:tc>
        <w:tc>
          <w:tcPr>
            <w:tcW w:w="472" w:type="pct"/>
          </w:tcPr>
          <w:p w14:paraId="7B27259A" w14:textId="77777777" w:rsidR="002C33E3" w:rsidRPr="00410FBA" w:rsidRDefault="002C33E3" w:rsidP="002C33E3">
            <w:pPr>
              <w:spacing w:before="120" w:after="120"/>
              <w:rPr>
                <w:sz w:val="26"/>
                <w:szCs w:val="26"/>
              </w:rPr>
            </w:pPr>
            <w:r w:rsidRPr="00410FBA">
              <w:rPr>
                <w:sz w:val="26"/>
                <w:szCs w:val="26"/>
              </w:rPr>
              <w:lastRenderedPageBreak/>
              <w:t>Cao</w:t>
            </w:r>
          </w:p>
        </w:tc>
        <w:tc>
          <w:tcPr>
            <w:tcW w:w="633" w:type="pct"/>
          </w:tcPr>
          <w:p w14:paraId="27DA7D6F"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040AC1CD" w14:textId="77777777" w:rsidR="002C33E3" w:rsidRPr="00410FBA" w:rsidRDefault="002C33E3" w:rsidP="002C33E3">
            <w:pPr>
              <w:spacing w:before="120" w:after="120"/>
              <w:rPr>
                <w:sz w:val="26"/>
                <w:szCs w:val="26"/>
              </w:rPr>
            </w:pPr>
            <w:r w:rsidRPr="00410FBA">
              <w:rPr>
                <w:sz w:val="26"/>
                <w:szCs w:val="26"/>
              </w:rPr>
              <w:t>Quản trị hệ thống quản lý doanh nghiệp</w:t>
            </w:r>
          </w:p>
        </w:tc>
      </w:tr>
      <w:tr w:rsidR="00410FBA" w:rsidRPr="00410FBA" w14:paraId="3D80C88B" w14:textId="77777777" w:rsidTr="0033502D">
        <w:tc>
          <w:tcPr>
            <w:tcW w:w="391" w:type="pct"/>
          </w:tcPr>
          <w:p w14:paraId="08154076" w14:textId="77777777" w:rsidR="002C33E3" w:rsidRPr="00410FBA" w:rsidRDefault="002C33E3" w:rsidP="002C33E3">
            <w:pPr>
              <w:pStyle w:val="ListParagraph"/>
              <w:spacing w:before="120" w:after="120"/>
              <w:ind w:left="0"/>
              <w:rPr>
                <w:sz w:val="26"/>
                <w:szCs w:val="26"/>
              </w:rPr>
            </w:pPr>
            <w:r w:rsidRPr="00410FBA">
              <w:rPr>
                <w:sz w:val="26"/>
                <w:szCs w:val="26"/>
              </w:rPr>
              <w:t>4</w:t>
            </w:r>
          </w:p>
        </w:tc>
        <w:tc>
          <w:tcPr>
            <w:tcW w:w="642" w:type="pct"/>
          </w:tcPr>
          <w:p w14:paraId="3256A5B7" w14:textId="277960EB" w:rsidR="002C33E3" w:rsidRPr="00410FBA" w:rsidRDefault="001368E2" w:rsidP="002C33E3">
            <w:pPr>
              <w:spacing w:before="120" w:after="120"/>
              <w:jc w:val="center"/>
              <w:rPr>
                <w:sz w:val="26"/>
                <w:szCs w:val="26"/>
              </w:rPr>
            </w:pPr>
            <w:r w:rsidRPr="00410FBA">
              <w:rPr>
                <w:sz w:val="26"/>
                <w:szCs w:val="26"/>
              </w:rPr>
              <w:t>UR_HDDT_041.04.04</w:t>
            </w:r>
          </w:p>
        </w:tc>
        <w:tc>
          <w:tcPr>
            <w:tcW w:w="714" w:type="pct"/>
          </w:tcPr>
          <w:p w14:paraId="412035D2" w14:textId="77777777" w:rsidR="002C33E3" w:rsidRPr="00410FBA" w:rsidRDefault="002C33E3" w:rsidP="002C33E3">
            <w:pPr>
              <w:spacing w:before="120" w:after="120"/>
              <w:rPr>
                <w:sz w:val="26"/>
                <w:szCs w:val="26"/>
              </w:rPr>
            </w:pPr>
            <w:r w:rsidRPr="00410FBA">
              <w:rPr>
                <w:sz w:val="26"/>
                <w:szCs w:val="26"/>
              </w:rPr>
              <w:t>Ngừng sử dụng chứng thư số</w:t>
            </w:r>
          </w:p>
        </w:tc>
        <w:tc>
          <w:tcPr>
            <w:tcW w:w="1583" w:type="pct"/>
          </w:tcPr>
          <w:p w14:paraId="0BBD990D"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3A54073" w14:textId="77777777" w:rsidR="002C33E3" w:rsidRPr="00410FBA" w:rsidRDefault="002C33E3" w:rsidP="002C33E3">
            <w:pPr>
              <w:pStyle w:val="ListParagraph"/>
              <w:spacing w:before="120" w:after="120"/>
              <w:ind w:left="0"/>
              <w:rPr>
                <w:sz w:val="26"/>
                <w:szCs w:val="26"/>
              </w:rPr>
            </w:pPr>
            <w:r w:rsidRPr="00410FBA">
              <w:rPr>
                <w:sz w:val="26"/>
                <w:szCs w:val="26"/>
              </w:rPr>
              <w:t xml:space="preserve">Cho phép người dùng tạm ngừng sử dụng chứng thư số </w:t>
            </w:r>
          </w:p>
          <w:p w14:paraId="75A61C25"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0092A344" w14:textId="77777777" w:rsidR="002C33E3" w:rsidRPr="00410FBA" w:rsidRDefault="002C33E3" w:rsidP="002C33E3">
            <w:pPr>
              <w:spacing w:before="120" w:after="120"/>
              <w:rPr>
                <w:b/>
                <w:sz w:val="26"/>
                <w:szCs w:val="26"/>
              </w:rPr>
            </w:pPr>
            <w:r w:rsidRPr="00410FBA">
              <w:rPr>
                <w:sz w:val="26"/>
                <w:szCs w:val="26"/>
              </w:rPr>
              <w:t>Người dùng nhấn icon nút Cập nhật trạng thái tại chứng thư muốn ngừng sử dụng</w:t>
            </w:r>
          </w:p>
          <w:p w14:paraId="148E29DE"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2CE8EC0A" w14:textId="77777777" w:rsidR="002C33E3" w:rsidRPr="00410FBA" w:rsidRDefault="002C33E3" w:rsidP="002C33E3">
            <w:pPr>
              <w:spacing w:before="120" w:after="120"/>
              <w:rPr>
                <w:sz w:val="26"/>
                <w:szCs w:val="26"/>
              </w:rPr>
            </w:pPr>
            <w:r w:rsidRPr="00410FBA">
              <w:rPr>
                <w:sz w:val="26"/>
                <w:szCs w:val="26"/>
              </w:rPr>
              <w:lastRenderedPageBreak/>
              <w:t xml:space="preserve">Chứng thư tạm ngừng sử dụng </w:t>
            </w:r>
          </w:p>
          <w:p w14:paraId="7EB3F80F"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59405763" w14:textId="77777777" w:rsidR="002C33E3" w:rsidRPr="00410FBA" w:rsidRDefault="002C33E3" w:rsidP="002C33E3">
            <w:pPr>
              <w:spacing w:before="120" w:after="120"/>
              <w:rPr>
                <w:i/>
                <w:sz w:val="26"/>
                <w:szCs w:val="26"/>
              </w:rPr>
            </w:pPr>
            <w:r w:rsidRPr="00410FBA">
              <w:rPr>
                <w:sz w:val="26"/>
                <w:szCs w:val="26"/>
              </w:rPr>
              <w:t>Hệ thống hiển thị popup xác nhận việc xóa “Quý khách chắc chắn muốn ngừng sử dụng chứng thư?”. Người dùng có thể chọn “Có” (đồng ý ngừng sử dụng chứng thư) hoặc “Không” (hủy việc ngừng sử dụng chứng thư)</w:t>
            </w:r>
          </w:p>
          <w:p w14:paraId="146563D5"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10B3A751" w14:textId="77777777" w:rsidR="002C33E3" w:rsidRPr="00410FBA" w:rsidRDefault="002C33E3" w:rsidP="002C33E3">
            <w:pPr>
              <w:pStyle w:val="ListParagraph"/>
              <w:spacing w:before="120" w:after="120"/>
              <w:ind w:left="0"/>
              <w:rPr>
                <w:b/>
                <w:sz w:val="26"/>
                <w:szCs w:val="26"/>
              </w:rPr>
            </w:pPr>
            <w:r w:rsidRPr="00410FBA">
              <w:rPr>
                <w:sz w:val="26"/>
                <w:szCs w:val="26"/>
              </w:rPr>
              <w:t>Không có</w:t>
            </w:r>
          </w:p>
        </w:tc>
        <w:tc>
          <w:tcPr>
            <w:tcW w:w="472" w:type="pct"/>
          </w:tcPr>
          <w:p w14:paraId="57268619" w14:textId="77777777" w:rsidR="002C33E3" w:rsidRPr="00410FBA" w:rsidRDefault="002C33E3" w:rsidP="002C33E3">
            <w:pPr>
              <w:spacing w:before="120" w:after="120"/>
              <w:rPr>
                <w:sz w:val="26"/>
                <w:szCs w:val="26"/>
              </w:rPr>
            </w:pPr>
            <w:r w:rsidRPr="00410FBA">
              <w:rPr>
                <w:sz w:val="26"/>
                <w:szCs w:val="26"/>
              </w:rPr>
              <w:lastRenderedPageBreak/>
              <w:t>Cao</w:t>
            </w:r>
          </w:p>
        </w:tc>
        <w:tc>
          <w:tcPr>
            <w:tcW w:w="633" w:type="pct"/>
          </w:tcPr>
          <w:p w14:paraId="7BF34558"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3EB8401F" w14:textId="77777777" w:rsidR="002C33E3" w:rsidRPr="00410FBA" w:rsidRDefault="002C33E3" w:rsidP="002C33E3">
            <w:pPr>
              <w:spacing w:before="120" w:after="120"/>
              <w:rPr>
                <w:sz w:val="26"/>
                <w:szCs w:val="26"/>
              </w:rPr>
            </w:pPr>
            <w:r w:rsidRPr="00410FBA">
              <w:rPr>
                <w:sz w:val="26"/>
                <w:szCs w:val="26"/>
              </w:rPr>
              <w:t>Quản trị hệ thống quản lý doanh nghiệp</w:t>
            </w:r>
          </w:p>
        </w:tc>
      </w:tr>
      <w:tr w:rsidR="00410FBA" w:rsidRPr="00410FBA" w14:paraId="0E2B6B05" w14:textId="77777777" w:rsidTr="0033502D">
        <w:tc>
          <w:tcPr>
            <w:tcW w:w="391" w:type="pct"/>
          </w:tcPr>
          <w:p w14:paraId="109A49D3" w14:textId="77777777" w:rsidR="002C33E3" w:rsidRPr="00410FBA" w:rsidRDefault="002C33E3" w:rsidP="002C33E3">
            <w:pPr>
              <w:pStyle w:val="ListParagraph"/>
              <w:spacing w:before="120" w:after="120"/>
              <w:ind w:left="0"/>
              <w:rPr>
                <w:sz w:val="26"/>
                <w:szCs w:val="26"/>
              </w:rPr>
            </w:pPr>
            <w:r w:rsidRPr="00410FBA">
              <w:rPr>
                <w:sz w:val="26"/>
                <w:szCs w:val="26"/>
              </w:rPr>
              <w:t>5</w:t>
            </w:r>
          </w:p>
        </w:tc>
        <w:tc>
          <w:tcPr>
            <w:tcW w:w="642" w:type="pct"/>
          </w:tcPr>
          <w:p w14:paraId="0A0EE884" w14:textId="70A7702E" w:rsidR="002C33E3" w:rsidRPr="00410FBA" w:rsidRDefault="001368E2" w:rsidP="002C33E3">
            <w:pPr>
              <w:spacing w:before="120" w:after="120"/>
              <w:jc w:val="center"/>
              <w:rPr>
                <w:sz w:val="26"/>
                <w:szCs w:val="26"/>
              </w:rPr>
            </w:pPr>
            <w:r w:rsidRPr="00410FBA">
              <w:rPr>
                <w:sz w:val="26"/>
                <w:szCs w:val="26"/>
              </w:rPr>
              <w:t>UR_HDDT_041.04.05</w:t>
            </w:r>
          </w:p>
        </w:tc>
        <w:tc>
          <w:tcPr>
            <w:tcW w:w="714" w:type="pct"/>
          </w:tcPr>
          <w:p w14:paraId="78FAC0A7" w14:textId="77777777" w:rsidR="002C33E3" w:rsidRPr="00410FBA" w:rsidRDefault="002C33E3" w:rsidP="002C33E3">
            <w:pPr>
              <w:spacing w:before="120" w:after="120"/>
              <w:rPr>
                <w:sz w:val="26"/>
                <w:szCs w:val="26"/>
              </w:rPr>
            </w:pPr>
            <w:r w:rsidRPr="00410FBA">
              <w:rPr>
                <w:sz w:val="26"/>
                <w:szCs w:val="26"/>
              </w:rPr>
              <w:t>Tiếp tục sử dụng chứng thư số</w:t>
            </w:r>
          </w:p>
        </w:tc>
        <w:tc>
          <w:tcPr>
            <w:tcW w:w="1583" w:type="pct"/>
          </w:tcPr>
          <w:p w14:paraId="46BDC96B"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9E4E65C" w14:textId="77777777" w:rsidR="002C33E3" w:rsidRPr="00410FBA" w:rsidRDefault="002C33E3" w:rsidP="002C33E3">
            <w:pPr>
              <w:pStyle w:val="ListParagraph"/>
              <w:spacing w:before="120" w:after="120"/>
              <w:ind w:left="0"/>
              <w:rPr>
                <w:sz w:val="26"/>
                <w:szCs w:val="26"/>
              </w:rPr>
            </w:pPr>
            <w:r w:rsidRPr="00410FBA">
              <w:rPr>
                <w:sz w:val="26"/>
                <w:szCs w:val="26"/>
              </w:rPr>
              <w:t xml:space="preserve">Cho phép người dùng tiếp tục sử dụng chứng thư số </w:t>
            </w:r>
          </w:p>
          <w:p w14:paraId="5D66451E"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377666BE" w14:textId="77777777" w:rsidR="002C33E3" w:rsidRPr="00410FBA" w:rsidRDefault="002C33E3" w:rsidP="002C33E3">
            <w:pPr>
              <w:spacing w:before="120" w:after="120"/>
              <w:rPr>
                <w:b/>
                <w:sz w:val="26"/>
                <w:szCs w:val="26"/>
              </w:rPr>
            </w:pPr>
            <w:r w:rsidRPr="00410FBA">
              <w:rPr>
                <w:sz w:val="26"/>
                <w:szCs w:val="26"/>
              </w:rPr>
              <w:t>Người dùng nhấn icon nút Cập nhật trạng thái tại chứng thư muốn tiếp tục sử dụng</w:t>
            </w:r>
          </w:p>
          <w:p w14:paraId="54504E81"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27E08FA5" w14:textId="77777777" w:rsidR="002C33E3" w:rsidRPr="00410FBA" w:rsidRDefault="002C33E3" w:rsidP="002C33E3">
            <w:pPr>
              <w:spacing w:before="120" w:after="120"/>
              <w:rPr>
                <w:sz w:val="26"/>
                <w:szCs w:val="26"/>
              </w:rPr>
            </w:pPr>
            <w:r w:rsidRPr="00410FBA">
              <w:rPr>
                <w:sz w:val="26"/>
                <w:szCs w:val="26"/>
              </w:rPr>
              <w:t xml:space="preserve">Chứng thư tạm ngừng sử dụng </w:t>
            </w:r>
          </w:p>
          <w:p w14:paraId="6CF36C2E"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518A063D" w14:textId="77777777" w:rsidR="002C33E3" w:rsidRPr="00410FBA" w:rsidRDefault="002C33E3" w:rsidP="002C33E3">
            <w:pPr>
              <w:spacing w:before="120" w:after="120"/>
              <w:rPr>
                <w:i/>
                <w:sz w:val="26"/>
                <w:szCs w:val="26"/>
              </w:rPr>
            </w:pPr>
            <w:r w:rsidRPr="00410FBA">
              <w:rPr>
                <w:sz w:val="26"/>
                <w:szCs w:val="26"/>
              </w:rPr>
              <w:t xml:space="preserve">Hệ thống hiển thị popup xác nhận việc xóa “Quý khách chắc chắn </w:t>
            </w:r>
            <w:r w:rsidRPr="00410FBA">
              <w:rPr>
                <w:sz w:val="26"/>
                <w:szCs w:val="26"/>
              </w:rPr>
              <w:lastRenderedPageBreak/>
              <w:t>muốn tiếp tục sử dụng chứng thư?”. Người dùng có thể chọn “Có” (đồng ý tiếp tục sử dụng chứng thư) hoặc “Không” (hủy việc tiếp tục sử dụng chứng thư)</w:t>
            </w:r>
          </w:p>
          <w:p w14:paraId="371E30CC"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1C42C566" w14:textId="77777777" w:rsidR="002C33E3" w:rsidRPr="00410FBA" w:rsidRDefault="002C33E3" w:rsidP="002C33E3">
            <w:pPr>
              <w:pStyle w:val="ListParagraph"/>
              <w:spacing w:before="120" w:after="120"/>
              <w:ind w:left="0"/>
              <w:rPr>
                <w:b/>
                <w:sz w:val="26"/>
                <w:szCs w:val="26"/>
              </w:rPr>
            </w:pPr>
            <w:r w:rsidRPr="00410FBA">
              <w:rPr>
                <w:sz w:val="26"/>
                <w:szCs w:val="26"/>
              </w:rPr>
              <w:t>Không có</w:t>
            </w:r>
          </w:p>
        </w:tc>
        <w:tc>
          <w:tcPr>
            <w:tcW w:w="472" w:type="pct"/>
          </w:tcPr>
          <w:p w14:paraId="489B91E0" w14:textId="77777777" w:rsidR="002C33E3" w:rsidRPr="00410FBA" w:rsidRDefault="002C33E3" w:rsidP="002C33E3">
            <w:pPr>
              <w:spacing w:before="120" w:after="120"/>
              <w:rPr>
                <w:sz w:val="26"/>
                <w:szCs w:val="26"/>
              </w:rPr>
            </w:pPr>
            <w:r w:rsidRPr="00410FBA">
              <w:rPr>
                <w:sz w:val="26"/>
                <w:szCs w:val="26"/>
              </w:rPr>
              <w:lastRenderedPageBreak/>
              <w:t>Cao</w:t>
            </w:r>
          </w:p>
        </w:tc>
        <w:tc>
          <w:tcPr>
            <w:tcW w:w="633" w:type="pct"/>
          </w:tcPr>
          <w:p w14:paraId="13382495"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6BE01250" w14:textId="77777777" w:rsidR="002C33E3" w:rsidRPr="00410FBA" w:rsidRDefault="002C33E3" w:rsidP="002C33E3">
            <w:pPr>
              <w:spacing w:before="120" w:after="120"/>
              <w:rPr>
                <w:sz w:val="26"/>
                <w:szCs w:val="26"/>
              </w:rPr>
            </w:pPr>
            <w:r w:rsidRPr="00410FBA">
              <w:rPr>
                <w:sz w:val="26"/>
                <w:szCs w:val="26"/>
              </w:rPr>
              <w:t>Quản trị hệ thống quản lý doanh nghiệp</w:t>
            </w:r>
          </w:p>
        </w:tc>
      </w:tr>
      <w:tr w:rsidR="002C33E3" w:rsidRPr="00410FBA" w14:paraId="2FB70385" w14:textId="77777777" w:rsidTr="0033502D">
        <w:tc>
          <w:tcPr>
            <w:tcW w:w="391" w:type="pct"/>
          </w:tcPr>
          <w:p w14:paraId="32B55E48" w14:textId="77777777" w:rsidR="002C33E3" w:rsidRPr="00410FBA" w:rsidRDefault="002C33E3" w:rsidP="002C33E3">
            <w:pPr>
              <w:pStyle w:val="ListParagraph"/>
              <w:spacing w:before="120" w:after="120"/>
              <w:ind w:left="0"/>
              <w:rPr>
                <w:sz w:val="26"/>
                <w:szCs w:val="26"/>
              </w:rPr>
            </w:pPr>
            <w:r w:rsidRPr="00410FBA">
              <w:rPr>
                <w:sz w:val="26"/>
                <w:szCs w:val="26"/>
              </w:rPr>
              <w:t>6</w:t>
            </w:r>
          </w:p>
        </w:tc>
        <w:tc>
          <w:tcPr>
            <w:tcW w:w="642" w:type="pct"/>
          </w:tcPr>
          <w:p w14:paraId="72EEC439" w14:textId="0BBCF713" w:rsidR="002C33E3" w:rsidRPr="00410FBA" w:rsidRDefault="001368E2" w:rsidP="002C33E3">
            <w:pPr>
              <w:spacing w:before="120" w:after="120"/>
              <w:jc w:val="center"/>
              <w:rPr>
                <w:sz w:val="26"/>
                <w:szCs w:val="26"/>
              </w:rPr>
            </w:pPr>
            <w:r w:rsidRPr="00410FBA">
              <w:rPr>
                <w:sz w:val="26"/>
                <w:szCs w:val="26"/>
              </w:rPr>
              <w:t>UR_HDDT_041.04.06</w:t>
            </w:r>
          </w:p>
        </w:tc>
        <w:tc>
          <w:tcPr>
            <w:tcW w:w="714" w:type="pct"/>
          </w:tcPr>
          <w:p w14:paraId="4CEAB744" w14:textId="77777777" w:rsidR="002C33E3" w:rsidRPr="00410FBA" w:rsidRDefault="002C33E3" w:rsidP="002C33E3">
            <w:pPr>
              <w:spacing w:before="120" w:after="120"/>
              <w:rPr>
                <w:sz w:val="26"/>
                <w:szCs w:val="26"/>
              </w:rPr>
            </w:pPr>
            <w:r w:rsidRPr="00410FBA">
              <w:rPr>
                <w:sz w:val="26"/>
                <w:szCs w:val="26"/>
              </w:rPr>
              <w:t>Đồng bộ chứng thư số từ hệ thống VNPT Invoice</w:t>
            </w:r>
          </w:p>
        </w:tc>
        <w:tc>
          <w:tcPr>
            <w:tcW w:w="1583" w:type="pct"/>
          </w:tcPr>
          <w:p w14:paraId="63858F95"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15E225D7" w14:textId="77777777" w:rsidR="002C33E3" w:rsidRPr="00410FBA" w:rsidRDefault="002C33E3" w:rsidP="002C33E3">
            <w:pPr>
              <w:pStyle w:val="ListParagraph"/>
              <w:spacing w:before="120" w:after="120"/>
              <w:ind w:left="0"/>
              <w:rPr>
                <w:sz w:val="26"/>
                <w:szCs w:val="26"/>
              </w:rPr>
            </w:pPr>
            <w:r w:rsidRPr="00410FBA">
              <w:rPr>
                <w:sz w:val="26"/>
                <w:szCs w:val="26"/>
              </w:rPr>
              <w:t>Cho phép người dùng đồng bộ toàn bộ chứng thư số từ hệ thống VNPT Invoice về hệ thống đang dùng</w:t>
            </w:r>
          </w:p>
          <w:p w14:paraId="1FD2735D"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67A06A7C" w14:textId="77777777" w:rsidR="002C33E3" w:rsidRPr="00410FBA" w:rsidRDefault="002C33E3" w:rsidP="002C33E3">
            <w:pPr>
              <w:spacing w:before="120" w:after="120"/>
              <w:rPr>
                <w:b/>
                <w:sz w:val="26"/>
                <w:szCs w:val="26"/>
              </w:rPr>
            </w:pPr>
            <w:r w:rsidRPr="00410FBA">
              <w:rPr>
                <w:sz w:val="26"/>
                <w:szCs w:val="26"/>
              </w:rPr>
              <w:t>Người dùng nhấn icon nút “Đồng bộ CTS từ Invoice” trên màn hình</w:t>
            </w:r>
          </w:p>
          <w:p w14:paraId="1021FDA0"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030BB028" w14:textId="77777777" w:rsidR="002C33E3" w:rsidRPr="00410FBA" w:rsidRDefault="002C33E3" w:rsidP="002C33E3">
            <w:pPr>
              <w:spacing w:before="120" w:after="120"/>
              <w:rPr>
                <w:sz w:val="26"/>
                <w:szCs w:val="26"/>
              </w:rPr>
            </w:pPr>
            <w:r w:rsidRPr="00410FBA">
              <w:rPr>
                <w:sz w:val="26"/>
                <w:szCs w:val="26"/>
              </w:rPr>
              <w:t>Toàn bộ chứng thư số từ hệ thống VNPT Invoice sẽ được đồng bộ thông tin về hệ thống hiện tại</w:t>
            </w:r>
          </w:p>
          <w:p w14:paraId="72719784"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0ACE8A83" w14:textId="77777777" w:rsidR="002C33E3" w:rsidRPr="00410FBA" w:rsidRDefault="002C33E3" w:rsidP="002C33E3">
            <w:pPr>
              <w:spacing w:before="120" w:after="120"/>
              <w:rPr>
                <w:i/>
                <w:sz w:val="26"/>
                <w:szCs w:val="26"/>
              </w:rPr>
            </w:pPr>
            <w:r w:rsidRPr="00410FBA">
              <w:rPr>
                <w:sz w:val="26"/>
                <w:szCs w:val="26"/>
              </w:rPr>
              <w:t xml:space="preserve">Hệ thống hiển thị popup xác nhận việc đồng bộ “Quý khách có muốn đồng bộ toàn bộ CTS từ Invoice về hệ thống?”. Người </w:t>
            </w:r>
            <w:r w:rsidRPr="00410FBA">
              <w:rPr>
                <w:sz w:val="26"/>
                <w:szCs w:val="26"/>
              </w:rPr>
              <w:lastRenderedPageBreak/>
              <w:t>dùng có thể chọn “Có” (đồng ý đồng bộ) hoặc “Không” (hủy việc đồng bộ)</w:t>
            </w:r>
          </w:p>
          <w:p w14:paraId="30A468D5"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2E56716C" w14:textId="77777777" w:rsidR="002C33E3" w:rsidRPr="00410FBA" w:rsidRDefault="002C33E3" w:rsidP="002C33E3">
            <w:pPr>
              <w:pStyle w:val="ListParagraph"/>
              <w:spacing w:before="120" w:after="120"/>
              <w:ind w:left="0"/>
              <w:rPr>
                <w:b/>
                <w:sz w:val="26"/>
                <w:szCs w:val="26"/>
              </w:rPr>
            </w:pPr>
            <w:r w:rsidRPr="00410FBA">
              <w:rPr>
                <w:sz w:val="26"/>
                <w:szCs w:val="26"/>
              </w:rPr>
              <w:t>Không có</w:t>
            </w:r>
          </w:p>
        </w:tc>
        <w:tc>
          <w:tcPr>
            <w:tcW w:w="472" w:type="pct"/>
          </w:tcPr>
          <w:p w14:paraId="4549FEFF" w14:textId="77777777" w:rsidR="002C33E3" w:rsidRPr="00410FBA" w:rsidRDefault="002C33E3" w:rsidP="002C33E3">
            <w:pPr>
              <w:spacing w:before="120" w:after="120"/>
              <w:rPr>
                <w:sz w:val="26"/>
                <w:szCs w:val="26"/>
              </w:rPr>
            </w:pPr>
            <w:r w:rsidRPr="00410FBA">
              <w:rPr>
                <w:sz w:val="26"/>
                <w:szCs w:val="26"/>
              </w:rPr>
              <w:lastRenderedPageBreak/>
              <w:t>Cao</w:t>
            </w:r>
          </w:p>
        </w:tc>
        <w:tc>
          <w:tcPr>
            <w:tcW w:w="633" w:type="pct"/>
          </w:tcPr>
          <w:p w14:paraId="42C85068"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19C18278" w14:textId="77777777" w:rsidR="002C33E3" w:rsidRPr="00410FBA" w:rsidRDefault="002C33E3" w:rsidP="002C33E3">
            <w:pPr>
              <w:spacing w:before="120" w:after="120"/>
              <w:rPr>
                <w:sz w:val="26"/>
                <w:szCs w:val="26"/>
              </w:rPr>
            </w:pPr>
            <w:r w:rsidRPr="00410FBA">
              <w:rPr>
                <w:sz w:val="26"/>
                <w:szCs w:val="26"/>
              </w:rPr>
              <w:t>Quản trị hệ thống quản lý doanh nghiệp</w:t>
            </w:r>
          </w:p>
        </w:tc>
      </w:tr>
    </w:tbl>
    <w:p w14:paraId="1B0EDB90" w14:textId="77777777" w:rsidR="0033502D" w:rsidRPr="00410FBA" w:rsidRDefault="0033502D" w:rsidP="0033502D"/>
    <w:p w14:paraId="2409D96A" w14:textId="77777777" w:rsidR="00C808E0" w:rsidRPr="00410FBA" w:rsidRDefault="00CE593F" w:rsidP="00C808E0">
      <w:pPr>
        <w:pStyle w:val="Heading3"/>
        <w:numPr>
          <w:ilvl w:val="0"/>
          <w:numId w:val="0"/>
        </w:numPr>
      </w:pPr>
      <w:bookmarkStart w:id="708" w:name="_Toc167894536"/>
      <w:r w:rsidRPr="00410FBA">
        <w:t>IV.2</w:t>
      </w:r>
      <w:r w:rsidR="00C808E0" w:rsidRPr="00410FBA">
        <w:t>.5 Quản lý mẫu hóa đơn</w:t>
      </w:r>
      <w:bookmarkEnd w:id="708"/>
    </w:p>
    <w:tbl>
      <w:tblPr>
        <w:tblStyle w:val="TableGrid"/>
        <w:tblW w:w="5000" w:type="pct"/>
        <w:tblLook w:val="04A0" w:firstRow="1" w:lastRow="0" w:firstColumn="1" w:lastColumn="0" w:noHBand="0" w:noVBand="1"/>
      </w:tblPr>
      <w:tblGrid>
        <w:gridCol w:w="708"/>
        <w:gridCol w:w="2600"/>
        <w:gridCol w:w="996"/>
        <w:gridCol w:w="2280"/>
        <w:gridCol w:w="733"/>
        <w:gridCol w:w="823"/>
        <w:gridCol w:w="924"/>
      </w:tblGrid>
      <w:tr w:rsidR="00410FBA" w:rsidRPr="00410FBA" w14:paraId="5C62B463" w14:textId="77777777" w:rsidTr="00F37C0C">
        <w:tc>
          <w:tcPr>
            <w:tcW w:w="391" w:type="pct"/>
          </w:tcPr>
          <w:p w14:paraId="28E67088" w14:textId="77777777" w:rsidR="002C33E3" w:rsidRPr="00410FBA" w:rsidRDefault="002C33E3" w:rsidP="002C33E3">
            <w:pPr>
              <w:spacing w:before="120" w:after="120"/>
              <w:jc w:val="center"/>
              <w:rPr>
                <w:b/>
                <w:sz w:val="26"/>
                <w:szCs w:val="26"/>
              </w:rPr>
            </w:pPr>
            <w:r w:rsidRPr="00410FBA">
              <w:rPr>
                <w:b/>
                <w:sz w:val="26"/>
                <w:szCs w:val="26"/>
              </w:rPr>
              <w:t>STT</w:t>
            </w:r>
          </w:p>
        </w:tc>
        <w:tc>
          <w:tcPr>
            <w:tcW w:w="642" w:type="pct"/>
          </w:tcPr>
          <w:p w14:paraId="2B77CDA6" w14:textId="77777777" w:rsidR="002C33E3" w:rsidRPr="00410FBA" w:rsidRDefault="002C33E3" w:rsidP="002C33E3">
            <w:pPr>
              <w:spacing w:before="120" w:after="120"/>
              <w:jc w:val="center"/>
              <w:rPr>
                <w:b/>
                <w:sz w:val="26"/>
                <w:szCs w:val="26"/>
              </w:rPr>
            </w:pPr>
            <w:r w:rsidRPr="00410FBA">
              <w:rPr>
                <w:b/>
                <w:sz w:val="26"/>
                <w:szCs w:val="26"/>
              </w:rPr>
              <w:t>Mã yêu cầu</w:t>
            </w:r>
          </w:p>
        </w:tc>
        <w:tc>
          <w:tcPr>
            <w:tcW w:w="714" w:type="pct"/>
          </w:tcPr>
          <w:p w14:paraId="2E1934A5" w14:textId="77777777" w:rsidR="002C33E3" w:rsidRPr="00410FBA" w:rsidRDefault="002C33E3" w:rsidP="002C33E3">
            <w:pPr>
              <w:spacing w:before="120" w:after="120"/>
              <w:jc w:val="center"/>
              <w:rPr>
                <w:b/>
                <w:sz w:val="26"/>
                <w:szCs w:val="26"/>
              </w:rPr>
            </w:pPr>
            <w:r w:rsidRPr="00410FBA">
              <w:rPr>
                <w:b/>
                <w:sz w:val="26"/>
                <w:szCs w:val="26"/>
              </w:rPr>
              <w:t>Tên yêu cầu</w:t>
            </w:r>
          </w:p>
        </w:tc>
        <w:tc>
          <w:tcPr>
            <w:tcW w:w="1583" w:type="pct"/>
          </w:tcPr>
          <w:p w14:paraId="18056188" w14:textId="77777777" w:rsidR="002C33E3" w:rsidRPr="00410FBA" w:rsidRDefault="002C33E3" w:rsidP="002C33E3">
            <w:pPr>
              <w:spacing w:before="120" w:after="120"/>
              <w:jc w:val="center"/>
              <w:rPr>
                <w:b/>
                <w:sz w:val="26"/>
                <w:szCs w:val="26"/>
              </w:rPr>
            </w:pPr>
            <w:r w:rsidRPr="00410FBA">
              <w:rPr>
                <w:b/>
                <w:sz w:val="26"/>
                <w:szCs w:val="26"/>
              </w:rPr>
              <w:t xml:space="preserve">Mô tả </w:t>
            </w:r>
          </w:p>
        </w:tc>
        <w:tc>
          <w:tcPr>
            <w:tcW w:w="472" w:type="pct"/>
          </w:tcPr>
          <w:p w14:paraId="217B4BBD" w14:textId="77777777" w:rsidR="002C33E3" w:rsidRPr="00410FBA" w:rsidRDefault="002C33E3" w:rsidP="002C33E3">
            <w:pPr>
              <w:spacing w:before="120" w:after="120"/>
              <w:jc w:val="center"/>
              <w:rPr>
                <w:b/>
                <w:sz w:val="26"/>
                <w:szCs w:val="26"/>
              </w:rPr>
            </w:pPr>
            <w:r w:rsidRPr="00410FBA">
              <w:rPr>
                <w:b/>
                <w:sz w:val="26"/>
                <w:szCs w:val="26"/>
              </w:rPr>
              <w:t>Mức độ ưu tiên</w:t>
            </w:r>
          </w:p>
        </w:tc>
        <w:tc>
          <w:tcPr>
            <w:tcW w:w="633" w:type="pct"/>
          </w:tcPr>
          <w:p w14:paraId="12156762" w14:textId="77777777" w:rsidR="002C33E3" w:rsidRPr="00410FBA" w:rsidRDefault="002C33E3" w:rsidP="002C33E3">
            <w:pPr>
              <w:spacing w:before="120" w:after="120"/>
              <w:jc w:val="center"/>
              <w:rPr>
                <w:b/>
                <w:sz w:val="26"/>
                <w:szCs w:val="26"/>
              </w:rPr>
            </w:pPr>
            <w:r w:rsidRPr="00410FBA">
              <w:rPr>
                <w:b/>
                <w:sz w:val="26"/>
                <w:szCs w:val="26"/>
              </w:rPr>
              <w:t>Mức độ quan trọng</w:t>
            </w:r>
          </w:p>
        </w:tc>
        <w:tc>
          <w:tcPr>
            <w:tcW w:w="565" w:type="pct"/>
          </w:tcPr>
          <w:p w14:paraId="5A2BC649" w14:textId="77777777" w:rsidR="002C33E3" w:rsidRPr="00410FBA" w:rsidRDefault="002C33E3" w:rsidP="002C33E3">
            <w:pPr>
              <w:spacing w:before="120" w:after="120"/>
              <w:jc w:val="center"/>
              <w:rPr>
                <w:b/>
                <w:sz w:val="26"/>
                <w:szCs w:val="26"/>
              </w:rPr>
            </w:pPr>
            <w:r w:rsidRPr="00410FBA">
              <w:rPr>
                <w:b/>
                <w:sz w:val="26"/>
                <w:szCs w:val="26"/>
              </w:rPr>
              <w:t>Đối tượng liên quan</w:t>
            </w:r>
          </w:p>
        </w:tc>
      </w:tr>
      <w:tr w:rsidR="00410FBA" w:rsidRPr="00410FBA" w14:paraId="6177EC91" w14:textId="77777777" w:rsidTr="00F37C0C">
        <w:tc>
          <w:tcPr>
            <w:tcW w:w="391" w:type="pct"/>
          </w:tcPr>
          <w:p w14:paraId="51AF19F2" w14:textId="77777777" w:rsidR="002C33E3" w:rsidRPr="00410FBA" w:rsidRDefault="002C33E3" w:rsidP="002C33E3">
            <w:pPr>
              <w:pStyle w:val="ListParagraph"/>
              <w:spacing w:before="120" w:after="120"/>
              <w:ind w:left="0"/>
              <w:rPr>
                <w:sz w:val="26"/>
                <w:szCs w:val="26"/>
              </w:rPr>
            </w:pPr>
            <w:r w:rsidRPr="00410FBA">
              <w:rPr>
                <w:sz w:val="26"/>
                <w:szCs w:val="26"/>
              </w:rPr>
              <w:t>1</w:t>
            </w:r>
          </w:p>
        </w:tc>
        <w:tc>
          <w:tcPr>
            <w:tcW w:w="642" w:type="pct"/>
          </w:tcPr>
          <w:p w14:paraId="45834CE7" w14:textId="09675487" w:rsidR="002C33E3" w:rsidRPr="00410FBA" w:rsidRDefault="001368E2" w:rsidP="002C33E3">
            <w:pPr>
              <w:spacing w:before="120" w:after="120"/>
              <w:jc w:val="center"/>
              <w:rPr>
                <w:sz w:val="26"/>
                <w:szCs w:val="26"/>
              </w:rPr>
            </w:pPr>
            <w:r w:rsidRPr="00410FBA">
              <w:rPr>
                <w:sz w:val="26"/>
                <w:szCs w:val="26"/>
              </w:rPr>
              <w:t>UR_HDDT_041.03.01</w:t>
            </w:r>
          </w:p>
        </w:tc>
        <w:tc>
          <w:tcPr>
            <w:tcW w:w="714" w:type="pct"/>
          </w:tcPr>
          <w:p w14:paraId="592A1AA6" w14:textId="77777777" w:rsidR="002C33E3" w:rsidRPr="00410FBA" w:rsidRDefault="002C33E3" w:rsidP="002C33E3">
            <w:pPr>
              <w:spacing w:before="120" w:after="120"/>
              <w:rPr>
                <w:sz w:val="26"/>
                <w:szCs w:val="26"/>
              </w:rPr>
            </w:pPr>
            <w:r w:rsidRPr="00410FBA">
              <w:rPr>
                <w:sz w:val="26"/>
                <w:szCs w:val="26"/>
              </w:rPr>
              <w:t>Danh sách mẫu hóa đơn</w:t>
            </w:r>
          </w:p>
        </w:tc>
        <w:tc>
          <w:tcPr>
            <w:tcW w:w="1583" w:type="pct"/>
          </w:tcPr>
          <w:p w14:paraId="3F4D3F40"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r w:rsidRPr="00410FBA">
              <w:rPr>
                <w:sz w:val="26"/>
                <w:szCs w:val="26"/>
              </w:rPr>
              <w:t>Cho phép người dùng xem danh sách mẫu hóa đơn</w:t>
            </w:r>
            <w:r w:rsidR="00F83291" w:rsidRPr="00410FBA">
              <w:rPr>
                <w:sz w:val="26"/>
                <w:szCs w:val="26"/>
              </w:rPr>
              <w:t xml:space="preserve"> và tìm kiếm mẫu hóa đơn</w:t>
            </w:r>
          </w:p>
          <w:p w14:paraId="11805823"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03C2010C" w14:textId="77777777" w:rsidR="002C33E3" w:rsidRPr="00410FBA" w:rsidRDefault="002C33E3" w:rsidP="002C33E3">
            <w:pPr>
              <w:spacing w:before="120" w:after="120"/>
              <w:rPr>
                <w:sz w:val="26"/>
                <w:szCs w:val="26"/>
              </w:rPr>
            </w:pPr>
            <w:r w:rsidRPr="00410FBA">
              <w:rPr>
                <w:sz w:val="26"/>
                <w:szCs w:val="26"/>
              </w:rPr>
              <w:t>Dữ liệu mẫu hóa đơn có trên hệ thống</w:t>
            </w:r>
          </w:p>
          <w:p w14:paraId="44AEE407"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046EC301" w14:textId="77777777" w:rsidR="002C33E3" w:rsidRPr="00410FBA" w:rsidRDefault="002C33E3" w:rsidP="002C33E3">
            <w:pPr>
              <w:spacing w:before="120" w:after="120"/>
              <w:rPr>
                <w:sz w:val="26"/>
                <w:szCs w:val="26"/>
                <w:u w:val="single"/>
              </w:rPr>
            </w:pPr>
            <w:r w:rsidRPr="00410FBA">
              <w:rPr>
                <w:sz w:val="26"/>
                <w:szCs w:val="26"/>
                <w:u w:val="single"/>
              </w:rPr>
              <w:t>Danh sách gồm các trường thông tin sau:</w:t>
            </w:r>
          </w:p>
          <w:p w14:paraId="283BA467" w14:textId="77777777" w:rsidR="002C33E3" w:rsidRPr="00410FBA" w:rsidRDefault="002C33E3" w:rsidP="002C33E3">
            <w:pPr>
              <w:spacing w:before="120" w:after="120"/>
              <w:rPr>
                <w:sz w:val="26"/>
                <w:szCs w:val="26"/>
              </w:rPr>
            </w:pPr>
            <w:r w:rsidRPr="00410FBA">
              <w:rPr>
                <w:sz w:val="26"/>
                <w:szCs w:val="26"/>
              </w:rPr>
              <w:t>+ STT</w:t>
            </w:r>
          </w:p>
          <w:p w14:paraId="131ECF40" w14:textId="77777777" w:rsidR="002C33E3" w:rsidRPr="00410FBA" w:rsidRDefault="002C33E3" w:rsidP="002C33E3">
            <w:pPr>
              <w:spacing w:before="120" w:after="120"/>
              <w:rPr>
                <w:sz w:val="26"/>
                <w:szCs w:val="26"/>
              </w:rPr>
            </w:pPr>
            <w:r w:rsidRPr="00410FBA">
              <w:rPr>
                <w:sz w:val="26"/>
                <w:szCs w:val="26"/>
              </w:rPr>
              <w:t>+ Mẫu số</w:t>
            </w:r>
          </w:p>
          <w:p w14:paraId="200176D6" w14:textId="77777777" w:rsidR="002C33E3" w:rsidRPr="00410FBA" w:rsidRDefault="002C33E3" w:rsidP="002C33E3">
            <w:pPr>
              <w:spacing w:before="120" w:after="120"/>
              <w:rPr>
                <w:sz w:val="26"/>
                <w:szCs w:val="26"/>
              </w:rPr>
            </w:pPr>
            <w:r w:rsidRPr="00410FBA">
              <w:rPr>
                <w:sz w:val="26"/>
                <w:szCs w:val="26"/>
              </w:rPr>
              <w:t>+ Tên mẫu hóa đơn</w:t>
            </w:r>
          </w:p>
          <w:p w14:paraId="7338A623" w14:textId="77777777" w:rsidR="002C33E3" w:rsidRPr="00410FBA" w:rsidRDefault="002C33E3" w:rsidP="002C33E3">
            <w:pPr>
              <w:spacing w:before="120" w:after="120"/>
              <w:rPr>
                <w:sz w:val="26"/>
                <w:szCs w:val="26"/>
              </w:rPr>
            </w:pPr>
            <w:r w:rsidRPr="00410FBA">
              <w:rPr>
                <w:sz w:val="26"/>
                <w:szCs w:val="26"/>
              </w:rPr>
              <w:t>+ Loại mẫu hóa đơn</w:t>
            </w:r>
          </w:p>
          <w:p w14:paraId="5F4A87F8" w14:textId="77777777" w:rsidR="002C33E3" w:rsidRPr="00410FBA" w:rsidRDefault="002C33E3" w:rsidP="002C33E3">
            <w:pPr>
              <w:spacing w:before="120" w:after="120"/>
              <w:rPr>
                <w:sz w:val="26"/>
                <w:szCs w:val="26"/>
              </w:rPr>
            </w:pPr>
            <w:r w:rsidRPr="00410FBA">
              <w:rPr>
                <w:sz w:val="26"/>
                <w:szCs w:val="26"/>
              </w:rPr>
              <w:t>+ Loại hóa đơn</w:t>
            </w:r>
          </w:p>
          <w:p w14:paraId="494F2DA7" w14:textId="77777777" w:rsidR="002C33E3" w:rsidRPr="00410FBA" w:rsidRDefault="002C33E3" w:rsidP="002C33E3">
            <w:pPr>
              <w:spacing w:before="120" w:after="120"/>
              <w:rPr>
                <w:sz w:val="26"/>
                <w:szCs w:val="26"/>
              </w:rPr>
            </w:pPr>
            <w:r w:rsidRPr="00410FBA">
              <w:rPr>
                <w:sz w:val="26"/>
                <w:szCs w:val="26"/>
              </w:rPr>
              <w:t>+ Ngày tạo</w:t>
            </w:r>
          </w:p>
          <w:p w14:paraId="7D974378" w14:textId="77777777" w:rsidR="002C33E3" w:rsidRPr="00410FBA" w:rsidRDefault="002C33E3" w:rsidP="002C33E3">
            <w:pPr>
              <w:spacing w:before="120" w:after="120"/>
              <w:rPr>
                <w:sz w:val="26"/>
                <w:szCs w:val="26"/>
              </w:rPr>
            </w:pPr>
            <w:r w:rsidRPr="00410FBA">
              <w:rPr>
                <w:sz w:val="26"/>
                <w:szCs w:val="26"/>
              </w:rPr>
              <w:t>+ Tình trạng</w:t>
            </w:r>
          </w:p>
          <w:p w14:paraId="2F0450B3" w14:textId="77777777" w:rsidR="002C33E3" w:rsidRPr="00410FBA" w:rsidRDefault="002C33E3" w:rsidP="002C33E3">
            <w:pPr>
              <w:spacing w:before="120" w:after="120"/>
              <w:rPr>
                <w:sz w:val="26"/>
                <w:szCs w:val="26"/>
                <w:u w:val="single"/>
              </w:rPr>
            </w:pPr>
            <w:r w:rsidRPr="00410FBA">
              <w:rPr>
                <w:sz w:val="26"/>
                <w:szCs w:val="26"/>
                <w:u w:val="single"/>
              </w:rPr>
              <w:t>Các nút thao tác chức năng gồm:</w:t>
            </w:r>
          </w:p>
          <w:p w14:paraId="5398B17A" w14:textId="77777777" w:rsidR="002C33E3" w:rsidRPr="00410FBA" w:rsidRDefault="002C33E3" w:rsidP="002C33E3">
            <w:pPr>
              <w:spacing w:before="120" w:after="120"/>
              <w:rPr>
                <w:sz w:val="26"/>
                <w:szCs w:val="26"/>
              </w:rPr>
            </w:pPr>
            <w:r w:rsidRPr="00410FBA">
              <w:rPr>
                <w:sz w:val="26"/>
                <w:szCs w:val="26"/>
              </w:rPr>
              <w:lastRenderedPageBreak/>
              <w:t>+ Xem: xem chi tiết mẫu hóa đơn</w:t>
            </w:r>
          </w:p>
          <w:p w14:paraId="23DD75FB" w14:textId="77777777" w:rsidR="002C33E3" w:rsidRPr="00410FBA" w:rsidRDefault="002C33E3" w:rsidP="002C33E3">
            <w:pPr>
              <w:spacing w:before="120" w:after="120"/>
              <w:rPr>
                <w:sz w:val="26"/>
                <w:szCs w:val="26"/>
              </w:rPr>
            </w:pPr>
            <w:r w:rsidRPr="00410FBA">
              <w:rPr>
                <w:sz w:val="26"/>
                <w:szCs w:val="26"/>
              </w:rPr>
              <w:t>+ Cập nhật trạng thái: ngừng/tiếp tục dùng mẫu hóa đơn</w:t>
            </w:r>
          </w:p>
          <w:p w14:paraId="0203DDCD" w14:textId="77777777" w:rsidR="002C33E3" w:rsidRPr="00410FBA" w:rsidRDefault="002C33E3" w:rsidP="002C33E3">
            <w:pPr>
              <w:spacing w:before="120" w:after="120"/>
              <w:rPr>
                <w:sz w:val="26"/>
                <w:szCs w:val="26"/>
              </w:rPr>
            </w:pPr>
            <w:r w:rsidRPr="00410FBA">
              <w:rPr>
                <w:sz w:val="26"/>
                <w:szCs w:val="26"/>
              </w:rPr>
              <w:t>+ Cập nhật file: chọn 1 file để cập nhật mẫu hóa đơn</w:t>
            </w:r>
          </w:p>
          <w:p w14:paraId="6960BD1D" w14:textId="77777777" w:rsidR="002C33E3" w:rsidRPr="00410FBA" w:rsidRDefault="002C33E3" w:rsidP="002C33E3">
            <w:pPr>
              <w:spacing w:before="120" w:after="120"/>
              <w:rPr>
                <w:sz w:val="26"/>
                <w:szCs w:val="26"/>
              </w:rPr>
            </w:pPr>
            <w:r w:rsidRPr="00410FBA">
              <w:rPr>
                <w:sz w:val="26"/>
                <w:szCs w:val="26"/>
              </w:rPr>
              <w:t>+ Cập nhật ảnh: cập nhật logo công ty, hình nền, ảnh viền,…</w:t>
            </w:r>
          </w:p>
          <w:p w14:paraId="3F43F1DB" w14:textId="77777777" w:rsidR="002C33E3" w:rsidRPr="00410FBA" w:rsidRDefault="002C33E3" w:rsidP="002C33E3">
            <w:pPr>
              <w:spacing w:before="120" w:after="120"/>
              <w:rPr>
                <w:sz w:val="26"/>
                <w:szCs w:val="26"/>
              </w:rPr>
            </w:pPr>
            <w:r w:rsidRPr="00410FBA">
              <w:rPr>
                <w:sz w:val="26"/>
                <w:szCs w:val="26"/>
              </w:rPr>
              <w:t>+ Download</w:t>
            </w:r>
          </w:p>
          <w:p w14:paraId="2CA233C1" w14:textId="77777777" w:rsidR="002C33E3" w:rsidRPr="00410FBA" w:rsidRDefault="002C33E3" w:rsidP="002C33E3">
            <w:pPr>
              <w:spacing w:before="120" w:after="120"/>
              <w:rPr>
                <w:sz w:val="26"/>
                <w:szCs w:val="26"/>
              </w:rPr>
            </w:pPr>
            <w:r w:rsidRPr="00410FBA">
              <w:rPr>
                <w:sz w:val="26"/>
                <w:szCs w:val="26"/>
              </w:rPr>
              <w:t>+ Xóa: xóa mẫu hóa đơn khỏi hệ thống</w:t>
            </w:r>
          </w:p>
          <w:p w14:paraId="65A83ABE" w14:textId="77777777" w:rsidR="00F83291" w:rsidRPr="00410FBA" w:rsidRDefault="00F83291" w:rsidP="002C33E3">
            <w:pPr>
              <w:spacing w:before="120" w:after="120"/>
              <w:rPr>
                <w:sz w:val="26"/>
                <w:szCs w:val="26"/>
              </w:rPr>
            </w:pPr>
            <w:r w:rsidRPr="00410FBA">
              <w:rPr>
                <w:sz w:val="26"/>
                <w:szCs w:val="26"/>
              </w:rPr>
              <w:t>+ Tìm kiếm: tìm kiếm chứng thư số qua từ khóa của Mẫu số, Tên mẫu hóa đơn, Loại mẫu hóa đơn, Loại hóa đơn, Ngày tạo, Tình trạng</w:t>
            </w:r>
          </w:p>
          <w:p w14:paraId="01E27DBE"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68FE9905" w14:textId="77777777" w:rsidR="002C33E3" w:rsidRPr="00410FBA" w:rsidRDefault="002C33E3" w:rsidP="002C33E3">
            <w:pPr>
              <w:spacing w:before="120" w:after="120"/>
              <w:rPr>
                <w:sz w:val="26"/>
                <w:szCs w:val="26"/>
              </w:rPr>
            </w:pPr>
            <w:r w:rsidRPr="00410FBA">
              <w:rPr>
                <w:sz w:val="26"/>
                <w:szCs w:val="26"/>
              </w:rPr>
              <w:t xml:space="preserve">+ Hệ thống hiển thị danh sách chứng thư số. </w:t>
            </w:r>
          </w:p>
          <w:p w14:paraId="0A413B19" w14:textId="77777777" w:rsidR="002C33E3" w:rsidRPr="00410FBA" w:rsidRDefault="002C33E3" w:rsidP="002C33E3">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0384F63E"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1EE758EE" w14:textId="77777777" w:rsidR="002C33E3" w:rsidRPr="00410FBA" w:rsidRDefault="002C33E3" w:rsidP="002C33E3">
            <w:pPr>
              <w:spacing w:before="120" w:after="120"/>
              <w:rPr>
                <w:b/>
                <w:sz w:val="26"/>
                <w:szCs w:val="26"/>
              </w:rPr>
            </w:pPr>
            <w:r w:rsidRPr="00410FBA">
              <w:rPr>
                <w:sz w:val="26"/>
                <w:szCs w:val="26"/>
              </w:rPr>
              <w:t>Không có</w:t>
            </w:r>
          </w:p>
        </w:tc>
        <w:tc>
          <w:tcPr>
            <w:tcW w:w="472" w:type="pct"/>
          </w:tcPr>
          <w:p w14:paraId="2C4B62FA" w14:textId="77777777" w:rsidR="002C33E3" w:rsidRPr="00410FBA" w:rsidRDefault="002C33E3" w:rsidP="002C33E3">
            <w:pPr>
              <w:spacing w:before="120" w:after="120"/>
              <w:rPr>
                <w:sz w:val="26"/>
                <w:szCs w:val="26"/>
              </w:rPr>
            </w:pPr>
            <w:r w:rsidRPr="00410FBA">
              <w:rPr>
                <w:sz w:val="26"/>
                <w:szCs w:val="26"/>
              </w:rPr>
              <w:lastRenderedPageBreak/>
              <w:t>Cao</w:t>
            </w:r>
          </w:p>
        </w:tc>
        <w:tc>
          <w:tcPr>
            <w:tcW w:w="633" w:type="pct"/>
          </w:tcPr>
          <w:p w14:paraId="6320D35B"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7D592F49" w14:textId="77777777" w:rsidR="002C33E3" w:rsidRPr="00410FBA" w:rsidRDefault="002C33E3" w:rsidP="002C33E3">
            <w:pPr>
              <w:spacing w:before="120" w:after="120"/>
              <w:rPr>
                <w:sz w:val="26"/>
                <w:szCs w:val="26"/>
              </w:rPr>
            </w:pPr>
            <w:r w:rsidRPr="00410FBA">
              <w:rPr>
                <w:sz w:val="26"/>
                <w:szCs w:val="26"/>
              </w:rPr>
              <w:t>Quản trị hệ thống quản lý doanh nghiệp</w:t>
            </w:r>
          </w:p>
        </w:tc>
      </w:tr>
      <w:tr w:rsidR="00410FBA" w:rsidRPr="00410FBA" w14:paraId="58CDDF7D" w14:textId="77777777" w:rsidTr="00F37C0C">
        <w:tc>
          <w:tcPr>
            <w:tcW w:w="391" w:type="pct"/>
          </w:tcPr>
          <w:p w14:paraId="50BB69FD" w14:textId="77777777" w:rsidR="002C33E3" w:rsidRPr="00410FBA" w:rsidRDefault="00133592" w:rsidP="002C33E3">
            <w:pPr>
              <w:pStyle w:val="ListParagraph"/>
              <w:spacing w:before="120" w:after="120"/>
              <w:ind w:left="0"/>
              <w:rPr>
                <w:sz w:val="26"/>
                <w:szCs w:val="26"/>
              </w:rPr>
            </w:pPr>
            <w:r w:rsidRPr="00410FBA">
              <w:rPr>
                <w:sz w:val="26"/>
                <w:szCs w:val="26"/>
              </w:rPr>
              <w:t>2</w:t>
            </w:r>
          </w:p>
        </w:tc>
        <w:tc>
          <w:tcPr>
            <w:tcW w:w="642" w:type="pct"/>
          </w:tcPr>
          <w:p w14:paraId="40DDFDA8" w14:textId="42832DD5" w:rsidR="002C33E3" w:rsidRPr="00410FBA" w:rsidRDefault="001368E2" w:rsidP="00133592">
            <w:pPr>
              <w:spacing w:before="120" w:after="120"/>
              <w:jc w:val="center"/>
              <w:rPr>
                <w:sz w:val="26"/>
                <w:szCs w:val="26"/>
              </w:rPr>
            </w:pPr>
            <w:r w:rsidRPr="00410FBA">
              <w:rPr>
                <w:sz w:val="26"/>
                <w:szCs w:val="26"/>
              </w:rPr>
              <w:t>UR_HDDT_041.03.02</w:t>
            </w:r>
          </w:p>
        </w:tc>
        <w:tc>
          <w:tcPr>
            <w:tcW w:w="714" w:type="pct"/>
          </w:tcPr>
          <w:p w14:paraId="1F58DB58" w14:textId="77777777" w:rsidR="002C33E3" w:rsidRPr="00410FBA" w:rsidRDefault="002C33E3" w:rsidP="002C33E3">
            <w:pPr>
              <w:spacing w:before="120" w:after="120"/>
              <w:rPr>
                <w:sz w:val="26"/>
                <w:szCs w:val="26"/>
              </w:rPr>
            </w:pPr>
            <w:r w:rsidRPr="00410FBA">
              <w:rPr>
                <w:sz w:val="26"/>
                <w:szCs w:val="26"/>
              </w:rPr>
              <w:t xml:space="preserve">Thêm mới </w:t>
            </w:r>
            <w:r w:rsidRPr="00410FBA">
              <w:rPr>
                <w:sz w:val="26"/>
                <w:szCs w:val="26"/>
              </w:rPr>
              <w:lastRenderedPageBreak/>
              <w:t>mẫu hóa đơn</w:t>
            </w:r>
          </w:p>
        </w:tc>
        <w:tc>
          <w:tcPr>
            <w:tcW w:w="1583" w:type="pct"/>
          </w:tcPr>
          <w:p w14:paraId="2EE3731F"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lastRenderedPageBreak/>
              <w:t xml:space="preserve">Phát biểu yêu cầu: </w:t>
            </w:r>
          </w:p>
          <w:p w14:paraId="66C42FEC" w14:textId="77777777" w:rsidR="002C33E3" w:rsidRPr="00410FBA" w:rsidRDefault="002C33E3" w:rsidP="002C33E3">
            <w:pPr>
              <w:pStyle w:val="ListParagraph"/>
              <w:spacing w:before="120" w:after="120"/>
              <w:ind w:left="0"/>
              <w:rPr>
                <w:sz w:val="26"/>
                <w:szCs w:val="26"/>
              </w:rPr>
            </w:pPr>
            <w:r w:rsidRPr="00410FBA">
              <w:rPr>
                <w:sz w:val="26"/>
                <w:szCs w:val="26"/>
              </w:rPr>
              <w:lastRenderedPageBreak/>
              <w:t>Cho phép người dùng áp dụng mẫu hóa đơn sẽ dùng dựa trên các mẫu có sẵn của hệ thống</w:t>
            </w:r>
          </w:p>
          <w:p w14:paraId="0F6F4B67"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3BAC59A7" w14:textId="77777777" w:rsidR="002C33E3" w:rsidRPr="00410FBA" w:rsidRDefault="002C33E3" w:rsidP="002C33E3">
            <w:pPr>
              <w:spacing w:before="120" w:after="120"/>
              <w:rPr>
                <w:sz w:val="26"/>
                <w:szCs w:val="26"/>
              </w:rPr>
            </w:pPr>
            <w:r w:rsidRPr="00410FBA">
              <w:rPr>
                <w:sz w:val="26"/>
                <w:szCs w:val="26"/>
              </w:rPr>
              <w:t>Danh sách các mẫu hóa đơn có sẵn trên hệ thống, chia làm 3 loại: Hóa đơn điện tử; Hóa đơn máy tính tiền; Hóa đơn GTGT</w:t>
            </w:r>
          </w:p>
          <w:p w14:paraId="5DF82E16" w14:textId="77777777" w:rsidR="002C33E3" w:rsidRPr="00410FBA" w:rsidRDefault="002C33E3" w:rsidP="002C33E3">
            <w:pPr>
              <w:spacing w:before="120" w:after="120"/>
              <w:rPr>
                <w:sz w:val="26"/>
                <w:szCs w:val="26"/>
              </w:rPr>
            </w:pPr>
            <w:r w:rsidRPr="00410FBA">
              <w:rPr>
                <w:sz w:val="26"/>
                <w:szCs w:val="26"/>
              </w:rPr>
              <w:t>Người dùng có thể xem chi tiết hoặc tải xuống mẫu hóa đơn trước áp dụng mẫu nào đó thành mẫu hóa đơn muốn sử dụng</w:t>
            </w:r>
          </w:p>
          <w:p w14:paraId="150CFAB4"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2DFA96C5" w14:textId="77777777" w:rsidR="002C33E3" w:rsidRPr="00410FBA" w:rsidRDefault="002C33E3" w:rsidP="002C33E3">
            <w:pPr>
              <w:spacing w:before="120" w:after="120"/>
              <w:rPr>
                <w:sz w:val="26"/>
                <w:szCs w:val="26"/>
              </w:rPr>
            </w:pPr>
            <w:r w:rsidRPr="00410FBA">
              <w:rPr>
                <w:sz w:val="26"/>
                <w:szCs w:val="26"/>
              </w:rPr>
              <w:t>Mẫu hóa đơn được chọn áp dụng sẽ được thêm vào danh sách mẫu hóa đơn sẽ sử dụng trên hệ thống</w:t>
            </w:r>
          </w:p>
          <w:p w14:paraId="0176D312"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468C024D" w14:textId="77777777" w:rsidR="002C33E3" w:rsidRPr="00410FBA" w:rsidRDefault="002C33E3" w:rsidP="002C33E3">
            <w:pPr>
              <w:pBdr>
                <w:top w:val="nil"/>
                <w:left w:val="nil"/>
                <w:bottom w:val="nil"/>
                <w:right w:val="nil"/>
                <w:between w:val="nil"/>
              </w:pBdr>
              <w:spacing w:after="280"/>
              <w:rPr>
                <w:b/>
                <w:sz w:val="26"/>
                <w:szCs w:val="26"/>
                <w:lang w:val="vi-VN"/>
              </w:rPr>
            </w:pPr>
            <w:r w:rsidRPr="00410FBA">
              <w:rPr>
                <w:sz w:val="26"/>
                <w:szCs w:val="26"/>
              </w:rPr>
              <w:t xml:space="preserve">+ </w:t>
            </w:r>
            <w:r w:rsidRPr="00410FBA">
              <w:rPr>
                <w:sz w:val="26"/>
                <w:szCs w:val="26"/>
                <w:lang w:val="vi-VN"/>
              </w:rPr>
              <w:t xml:space="preserve">Xem mẫu: </w:t>
            </w:r>
            <w:r w:rsidRPr="00410FBA">
              <w:rPr>
                <w:sz w:val="26"/>
                <w:szCs w:val="26"/>
              </w:rPr>
              <w:t xml:space="preserve">hiển thị    </w:t>
            </w:r>
            <w:r w:rsidRPr="00410FBA">
              <w:rPr>
                <w:sz w:val="26"/>
                <w:szCs w:val="26"/>
                <w:lang w:val="vi-VN"/>
              </w:rPr>
              <w:t xml:space="preserve"> biểu mẫu hóa đơn có sẵn để người dùng xem trước khi lựa chọn</w:t>
            </w:r>
          </w:p>
          <w:p w14:paraId="044116A0" w14:textId="77777777" w:rsidR="002C33E3" w:rsidRPr="00410FBA" w:rsidRDefault="002C33E3" w:rsidP="002C33E3">
            <w:pPr>
              <w:pBdr>
                <w:top w:val="nil"/>
                <w:left w:val="nil"/>
                <w:bottom w:val="nil"/>
                <w:right w:val="nil"/>
                <w:between w:val="nil"/>
              </w:pBdr>
              <w:spacing w:after="280"/>
              <w:ind w:left="-41"/>
              <w:rPr>
                <w:b/>
                <w:rPrChange w:id="709" w:author="Dang Oanh" w:date="2024-05-31T15:47:00Z" w16du:dateUtc="2024-05-31T08:47:00Z">
                  <w:rPr>
                    <w:b/>
                    <w:color w:val="000000"/>
                  </w:rPr>
                </w:rPrChange>
              </w:rPr>
            </w:pPr>
            <w:r w:rsidRPr="00410FBA">
              <w:rPr>
                <w:sz w:val="26"/>
                <w:szCs w:val="26"/>
              </w:rPr>
              <w:t>+ Áp dụng mẫu: chuyển mẫu của hệ thống thành mẫu đơn vị sẽ sử dụng</w:t>
            </w:r>
          </w:p>
          <w:p w14:paraId="500D9E1D"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35779BE6" w14:textId="77777777" w:rsidR="002C33E3" w:rsidRPr="00410FBA" w:rsidRDefault="002C33E3" w:rsidP="002C33E3">
            <w:pPr>
              <w:pStyle w:val="ListParagraph"/>
              <w:spacing w:before="120" w:after="120"/>
              <w:ind w:left="0"/>
              <w:rPr>
                <w:b/>
                <w:sz w:val="26"/>
                <w:szCs w:val="26"/>
              </w:rPr>
            </w:pPr>
            <w:r w:rsidRPr="00410FBA">
              <w:rPr>
                <w:sz w:val="26"/>
                <w:szCs w:val="26"/>
              </w:rPr>
              <w:lastRenderedPageBreak/>
              <w:t>Không có</w:t>
            </w:r>
          </w:p>
        </w:tc>
        <w:tc>
          <w:tcPr>
            <w:tcW w:w="472" w:type="pct"/>
          </w:tcPr>
          <w:p w14:paraId="48A48678" w14:textId="77777777" w:rsidR="002C33E3" w:rsidRPr="00410FBA" w:rsidRDefault="002C33E3" w:rsidP="002C33E3">
            <w:pPr>
              <w:spacing w:before="120" w:after="120"/>
              <w:rPr>
                <w:sz w:val="26"/>
                <w:szCs w:val="26"/>
              </w:rPr>
            </w:pPr>
            <w:r w:rsidRPr="00410FBA">
              <w:rPr>
                <w:sz w:val="26"/>
                <w:szCs w:val="26"/>
              </w:rPr>
              <w:lastRenderedPageBreak/>
              <w:t>Cao</w:t>
            </w:r>
          </w:p>
        </w:tc>
        <w:tc>
          <w:tcPr>
            <w:tcW w:w="633" w:type="pct"/>
          </w:tcPr>
          <w:p w14:paraId="6AC7811C"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02B0EF02" w14:textId="77777777" w:rsidR="002C33E3" w:rsidRPr="00410FBA" w:rsidRDefault="002C33E3" w:rsidP="002C33E3">
            <w:pPr>
              <w:spacing w:before="120" w:after="120"/>
              <w:rPr>
                <w:sz w:val="26"/>
                <w:szCs w:val="26"/>
              </w:rPr>
            </w:pPr>
            <w:r w:rsidRPr="00410FBA">
              <w:rPr>
                <w:sz w:val="26"/>
                <w:szCs w:val="26"/>
              </w:rPr>
              <w:t xml:space="preserve">Quản trị hệ </w:t>
            </w:r>
            <w:r w:rsidRPr="00410FBA">
              <w:rPr>
                <w:sz w:val="26"/>
                <w:szCs w:val="26"/>
              </w:rPr>
              <w:t>thống quản lý doanh nghiệp</w:t>
            </w:r>
          </w:p>
        </w:tc>
      </w:tr>
      <w:tr w:rsidR="00410FBA" w:rsidRPr="00410FBA" w14:paraId="33217D59" w14:textId="77777777" w:rsidTr="00F37C0C">
        <w:tc>
          <w:tcPr>
            <w:tcW w:w="391" w:type="pct"/>
          </w:tcPr>
          <w:p w14:paraId="6D03AE5A" w14:textId="77777777" w:rsidR="002C33E3" w:rsidRPr="00410FBA" w:rsidRDefault="00133592" w:rsidP="002C33E3">
            <w:pPr>
              <w:pStyle w:val="ListParagraph"/>
              <w:spacing w:before="120" w:after="120"/>
              <w:ind w:left="0"/>
              <w:rPr>
                <w:sz w:val="26"/>
                <w:szCs w:val="26"/>
              </w:rPr>
            </w:pPr>
            <w:r w:rsidRPr="00410FBA">
              <w:rPr>
                <w:sz w:val="26"/>
                <w:szCs w:val="26"/>
              </w:rPr>
              <w:lastRenderedPageBreak/>
              <w:t>3</w:t>
            </w:r>
          </w:p>
        </w:tc>
        <w:tc>
          <w:tcPr>
            <w:tcW w:w="642" w:type="pct"/>
          </w:tcPr>
          <w:p w14:paraId="4144B1C6" w14:textId="6F5F5D1D" w:rsidR="002C33E3" w:rsidRPr="00410FBA" w:rsidRDefault="001368E2" w:rsidP="002C33E3">
            <w:pPr>
              <w:spacing w:before="120" w:after="120"/>
              <w:jc w:val="center"/>
              <w:rPr>
                <w:sz w:val="26"/>
                <w:szCs w:val="26"/>
              </w:rPr>
            </w:pPr>
            <w:r w:rsidRPr="00410FBA">
              <w:rPr>
                <w:sz w:val="26"/>
                <w:szCs w:val="26"/>
              </w:rPr>
              <w:t>UR_HDDT_041.03.03</w:t>
            </w:r>
          </w:p>
        </w:tc>
        <w:tc>
          <w:tcPr>
            <w:tcW w:w="714" w:type="pct"/>
          </w:tcPr>
          <w:p w14:paraId="0364D52C" w14:textId="77777777" w:rsidR="002C33E3" w:rsidRPr="00410FBA" w:rsidRDefault="002C33E3" w:rsidP="002C33E3">
            <w:pPr>
              <w:spacing w:before="120" w:after="120"/>
              <w:rPr>
                <w:sz w:val="26"/>
                <w:szCs w:val="26"/>
              </w:rPr>
            </w:pPr>
            <w:r w:rsidRPr="00410FBA">
              <w:rPr>
                <w:sz w:val="26"/>
                <w:szCs w:val="26"/>
              </w:rPr>
              <w:t>Xem chi tiết mẫu hóa đơn</w:t>
            </w:r>
          </w:p>
        </w:tc>
        <w:tc>
          <w:tcPr>
            <w:tcW w:w="1583" w:type="pct"/>
          </w:tcPr>
          <w:p w14:paraId="4E529D19"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5261B70D" w14:textId="77777777" w:rsidR="002C33E3" w:rsidRPr="00410FBA" w:rsidRDefault="002C33E3" w:rsidP="002C33E3">
            <w:pPr>
              <w:pStyle w:val="ListParagraph"/>
              <w:spacing w:before="120" w:after="120"/>
              <w:ind w:left="0"/>
              <w:rPr>
                <w:sz w:val="26"/>
                <w:szCs w:val="26"/>
              </w:rPr>
            </w:pPr>
            <w:r w:rsidRPr="00410FBA">
              <w:rPr>
                <w:sz w:val="26"/>
                <w:szCs w:val="26"/>
              </w:rPr>
              <w:t>Cho phép người dùng xem chi tiết mẫu hóa đơn</w:t>
            </w:r>
          </w:p>
          <w:p w14:paraId="09B847F1"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7DAC9056" w14:textId="77777777" w:rsidR="002C33E3" w:rsidRPr="00410FBA" w:rsidRDefault="002C33E3" w:rsidP="002C33E3">
            <w:pPr>
              <w:spacing w:before="120" w:after="120"/>
              <w:rPr>
                <w:sz w:val="26"/>
                <w:szCs w:val="26"/>
              </w:rPr>
            </w:pPr>
            <w:r w:rsidRPr="00410FBA">
              <w:rPr>
                <w:sz w:val="26"/>
                <w:szCs w:val="26"/>
              </w:rPr>
              <w:t>Mẫu hóa đơn có sẵn trên hệ thống</w:t>
            </w:r>
          </w:p>
          <w:p w14:paraId="602A1E63"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4ADCB293" w14:textId="77777777" w:rsidR="002C33E3" w:rsidRPr="00410FBA" w:rsidRDefault="002C33E3" w:rsidP="002C33E3">
            <w:pPr>
              <w:spacing w:before="120" w:after="120"/>
              <w:rPr>
                <w:sz w:val="26"/>
                <w:szCs w:val="26"/>
              </w:rPr>
            </w:pPr>
            <w:r w:rsidRPr="00410FBA">
              <w:rPr>
                <w:sz w:val="26"/>
                <w:szCs w:val="26"/>
              </w:rPr>
              <w:t>Hiển thị biểu mẫu dạng pdf của hóa đơn</w:t>
            </w:r>
          </w:p>
          <w:p w14:paraId="0FBB9FDA"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2BF017A2" w14:textId="77777777" w:rsidR="002C33E3" w:rsidRPr="00410FBA" w:rsidRDefault="002C33E3" w:rsidP="002C33E3">
            <w:pPr>
              <w:pBdr>
                <w:top w:val="nil"/>
                <w:left w:val="nil"/>
                <w:bottom w:val="nil"/>
                <w:right w:val="nil"/>
                <w:between w:val="nil"/>
              </w:pBdr>
              <w:spacing w:after="280"/>
              <w:rPr>
                <w:b/>
                <w:sz w:val="26"/>
                <w:szCs w:val="26"/>
                <w:lang w:val="vi-VN"/>
              </w:rPr>
            </w:pPr>
            <w:r w:rsidRPr="00410FBA">
              <w:rPr>
                <w:sz w:val="26"/>
                <w:szCs w:val="26"/>
              </w:rPr>
              <w:t xml:space="preserve">Hệ thống hiển thị </w:t>
            </w:r>
            <w:r w:rsidRPr="00410FBA">
              <w:rPr>
                <w:sz w:val="26"/>
                <w:szCs w:val="26"/>
                <w:lang w:val="vi-VN"/>
              </w:rPr>
              <w:t xml:space="preserve">biểu mẫu hóa đơn </w:t>
            </w:r>
          </w:p>
          <w:p w14:paraId="34C7667D"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60B38B92" w14:textId="77777777" w:rsidR="002C33E3" w:rsidRPr="00410FBA" w:rsidRDefault="002C33E3" w:rsidP="002C33E3">
            <w:pPr>
              <w:pStyle w:val="ListParagraph"/>
              <w:spacing w:before="120" w:after="120"/>
              <w:ind w:left="0"/>
              <w:rPr>
                <w:b/>
                <w:sz w:val="26"/>
                <w:szCs w:val="26"/>
              </w:rPr>
            </w:pPr>
            <w:r w:rsidRPr="00410FBA">
              <w:rPr>
                <w:sz w:val="26"/>
                <w:szCs w:val="26"/>
              </w:rPr>
              <w:t>Không có</w:t>
            </w:r>
          </w:p>
        </w:tc>
        <w:tc>
          <w:tcPr>
            <w:tcW w:w="472" w:type="pct"/>
          </w:tcPr>
          <w:p w14:paraId="62FE48C9" w14:textId="77777777" w:rsidR="002C33E3" w:rsidRPr="00410FBA" w:rsidRDefault="002C33E3" w:rsidP="002C33E3">
            <w:pPr>
              <w:spacing w:before="120" w:after="120"/>
              <w:rPr>
                <w:sz w:val="26"/>
                <w:szCs w:val="26"/>
              </w:rPr>
            </w:pPr>
            <w:r w:rsidRPr="00410FBA">
              <w:rPr>
                <w:sz w:val="26"/>
                <w:szCs w:val="26"/>
              </w:rPr>
              <w:t>Cao</w:t>
            </w:r>
          </w:p>
        </w:tc>
        <w:tc>
          <w:tcPr>
            <w:tcW w:w="633" w:type="pct"/>
          </w:tcPr>
          <w:p w14:paraId="503B44AC"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0CC66BC8" w14:textId="77777777" w:rsidR="002C33E3" w:rsidRPr="00410FBA" w:rsidRDefault="002C33E3" w:rsidP="002C33E3">
            <w:pPr>
              <w:spacing w:before="120" w:after="120"/>
              <w:rPr>
                <w:sz w:val="26"/>
                <w:szCs w:val="26"/>
              </w:rPr>
            </w:pPr>
            <w:r w:rsidRPr="00410FBA">
              <w:rPr>
                <w:sz w:val="26"/>
                <w:szCs w:val="26"/>
              </w:rPr>
              <w:t>Quản trị hệ thống quản lý doanh nghiệp</w:t>
            </w:r>
          </w:p>
        </w:tc>
      </w:tr>
      <w:tr w:rsidR="00410FBA" w:rsidRPr="00410FBA" w14:paraId="5A128E74" w14:textId="77777777" w:rsidTr="00F37C0C">
        <w:tc>
          <w:tcPr>
            <w:tcW w:w="391" w:type="pct"/>
          </w:tcPr>
          <w:p w14:paraId="26D280D2" w14:textId="77777777" w:rsidR="002C33E3" w:rsidRPr="00410FBA" w:rsidRDefault="00133592" w:rsidP="002C33E3">
            <w:pPr>
              <w:pStyle w:val="ListParagraph"/>
              <w:spacing w:before="120" w:after="120"/>
              <w:ind w:left="0"/>
              <w:rPr>
                <w:sz w:val="26"/>
                <w:szCs w:val="26"/>
              </w:rPr>
            </w:pPr>
            <w:r w:rsidRPr="00410FBA">
              <w:rPr>
                <w:sz w:val="26"/>
                <w:szCs w:val="26"/>
              </w:rPr>
              <w:t>4</w:t>
            </w:r>
          </w:p>
        </w:tc>
        <w:tc>
          <w:tcPr>
            <w:tcW w:w="642" w:type="pct"/>
          </w:tcPr>
          <w:p w14:paraId="74A4C8AF" w14:textId="3678DF8A" w:rsidR="002C33E3" w:rsidRPr="00410FBA" w:rsidRDefault="001368E2" w:rsidP="002C33E3">
            <w:pPr>
              <w:spacing w:before="120" w:after="120"/>
              <w:jc w:val="center"/>
              <w:rPr>
                <w:sz w:val="26"/>
                <w:szCs w:val="26"/>
              </w:rPr>
            </w:pPr>
            <w:r w:rsidRPr="00410FBA">
              <w:rPr>
                <w:sz w:val="26"/>
                <w:szCs w:val="26"/>
              </w:rPr>
              <w:t>UR_HDDT_041.03.04</w:t>
            </w:r>
          </w:p>
        </w:tc>
        <w:tc>
          <w:tcPr>
            <w:tcW w:w="714" w:type="pct"/>
          </w:tcPr>
          <w:p w14:paraId="70B3DDF4" w14:textId="77777777" w:rsidR="002C33E3" w:rsidRPr="00410FBA" w:rsidRDefault="002C33E3" w:rsidP="002C33E3">
            <w:pPr>
              <w:spacing w:before="120" w:after="120"/>
              <w:rPr>
                <w:sz w:val="26"/>
                <w:szCs w:val="26"/>
              </w:rPr>
            </w:pPr>
            <w:r w:rsidRPr="00410FBA">
              <w:rPr>
                <w:sz w:val="26"/>
                <w:szCs w:val="26"/>
              </w:rPr>
              <w:t>Ngừng sử dụng mẫu hóa đơn</w:t>
            </w:r>
          </w:p>
        </w:tc>
        <w:tc>
          <w:tcPr>
            <w:tcW w:w="1583" w:type="pct"/>
          </w:tcPr>
          <w:p w14:paraId="3F56C790"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F32A4C4" w14:textId="77777777" w:rsidR="002C33E3" w:rsidRPr="00410FBA" w:rsidRDefault="002C33E3" w:rsidP="002C33E3">
            <w:pPr>
              <w:pStyle w:val="ListParagraph"/>
              <w:spacing w:before="120" w:after="120"/>
              <w:ind w:left="0"/>
              <w:rPr>
                <w:sz w:val="26"/>
                <w:szCs w:val="26"/>
              </w:rPr>
            </w:pPr>
            <w:r w:rsidRPr="00410FBA">
              <w:rPr>
                <w:sz w:val="26"/>
                <w:szCs w:val="26"/>
              </w:rPr>
              <w:t>Cho phép người dùng ngừng sử dụng mẫu hóa đơn</w:t>
            </w:r>
          </w:p>
          <w:p w14:paraId="54E80204"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63A23562" w14:textId="77777777" w:rsidR="002C33E3" w:rsidRPr="00410FBA" w:rsidRDefault="002C33E3" w:rsidP="002C33E3">
            <w:pPr>
              <w:spacing w:before="120" w:after="120"/>
              <w:rPr>
                <w:sz w:val="26"/>
                <w:szCs w:val="26"/>
              </w:rPr>
            </w:pPr>
            <w:r w:rsidRPr="00410FBA">
              <w:rPr>
                <w:sz w:val="26"/>
                <w:szCs w:val="26"/>
              </w:rPr>
              <w:t>Mẫu hóa đơn có sẵn trên hệ thống ở tình trạng “Đang sử dụng”</w:t>
            </w:r>
          </w:p>
          <w:p w14:paraId="60E6D9F3" w14:textId="77777777" w:rsidR="002C33E3" w:rsidRPr="00410FBA" w:rsidRDefault="002C33E3" w:rsidP="002C33E3">
            <w:pPr>
              <w:spacing w:before="120" w:after="120"/>
              <w:rPr>
                <w:b/>
                <w:sz w:val="26"/>
                <w:szCs w:val="26"/>
              </w:rPr>
            </w:pPr>
            <w:r w:rsidRPr="00410FBA">
              <w:rPr>
                <w:sz w:val="26"/>
                <w:szCs w:val="26"/>
              </w:rPr>
              <w:t>Người dùng nhấn icon nút Cập nhật trạng thái tại chứng thư muốn ngừng sử dụng</w:t>
            </w:r>
          </w:p>
          <w:p w14:paraId="134427F5"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38BD8BF7" w14:textId="77777777" w:rsidR="002C33E3" w:rsidRPr="00410FBA" w:rsidRDefault="002C33E3" w:rsidP="002C33E3">
            <w:pPr>
              <w:spacing w:before="120" w:after="120"/>
              <w:rPr>
                <w:sz w:val="26"/>
                <w:szCs w:val="26"/>
              </w:rPr>
            </w:pPr>
            <w:r w:rsidRPr="00410FBA">
              <w:rPr>
                <w:sz w:val="26"/>
                <w:szCs w:val="26"/>
              </w:rPr>
              <w:lastRenderedPageBreak/>
              <w:t>Mẫu hóa đơn chuyển sang tình trạng “Ngừng sử dụng” và người dùng sẽ không thể phát hành mẫu hóa đơn này</w:t>
            </w:r>
          </w:p>
          <w:p w14:paraId="5AAF51C7"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12E13156" w14:textId="77777777" w:rsidR="002C33E3" w:rsidRPr="00410FBA" w:rsidRDefault="002C33E3" w:rsidP="002C33E3">
            <w:pPr>
              <w:spacing w:before="120" w:after="120"/>
              <w:rPr>
                <w:i/>
                <w:sz w:val="26"/>
                <w:szCs w:val="26"/>
              </w:rPr>
            </w:pPr>
            <w:r w:rsidRPr="00410FBA">
              <w:rPr>
                <w:sz w:val="26"/>
                <w:szCs w:val="26"/>
              </w:rPr>
              <w:t xml:space="preserve">Hệ thống </w:t>
            </w:r>
            <w:r w:rsidR="00CB5054" w:rsidRPr="00410FBA">
              <w:rPr>
                <w:sz w:val="26"/>
                <w:szCs w:val="26"/>
              </w:rPr>
              <w:t>hiển thị popup xác nhận việc ngừng</w:t>
            </w:r>
            <w:r w:rsidRPr="00410FBA">
              <w:rPr>
                <w:sz w:val="26"/>
                <w:szCs w:val="26"/>
              </w:rPr>
              <w:t xml:space="preserve"> “Quý khách chắc chắn muốn ngừng sử dụng mẫu hóa đơn?”. Người dùng có thể chọn “Có” (đồng ý ngừng sử dụng mẫu hóa đơn) hoặc “Không” (hủy việc ngừng sử dụng mẫu hóa đơn)</w:t>
            </w:r>
          </w:p>
          <w:p w14:paraId="642E7540"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6554FD40" w14:textId="77777777" w:rsidR="002C33E3" w:rsidRPr="00410FBA" w:rsidRDefault="002C33E3" w:rsidP="002C33E3">
            <w:pPr>
              <w:pStyle w:val="ListParagraph"/>
              <w:spacing w:before="120" w:after="120"/>
              <w:ind w:left="0"/>
              <w:rPr>
                <w:b/>
                <w:sz w:val="26"/>
                <w:szCs w:val="26"/>
              </w:rPr>
            </w:pPr>
            <w:r w:rsidRPr="00410FBA">
              <w:rPr>
                <w:sz w:val="26"/>
                <w:szCs w:val="26"/>
              </w:rPr>
              <w:t>Không có</w:t>
            </w:r>
          </w:p>
        </w:tc>
        <w:tc>
          <w:tcPr>
            <w:tcW w:w="472" w:type="pct"/>
          </w:tcPr>
          <w:p w14:paraId="08847AC3" w14:textId="77777777" w:rsidR="002C33E3" w:rsidRPr="00410FBA" w:rsidRDefault="002C33E3" w:rsidP="002C33E3">
            <w:pPr>
              <w:spacing w:before="120" w:after="120"/>
              <w:rPr>
                <w:sz w:val="26"/>
                <w:szCs w:val="26"/>
              </w:rPr>
            </w:pPr>
            <w:r w:rsidRPr="00410FBA">
              <w:rPr>
                <w:sz w:val="26"/>
                <w:szCs w:val="26"/>
              </w:rPr>
              <w:lastRenderedPageBreak/>
              <w:t>Cao</w:t>
            </w:r>
          </w:p>
        </w:tc>
        <w:tc>
          <w:tcPr>
            <w:tcW w:w="633" w:type="pct"/>
          </w:tcPr>
          <w:p w14:paraId="5D663DA4"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36579C43" w14:textId="77777777" w:rsidR="002C33E3" w:rsidRPr="00410FBA" w:rsidRDefault="002C33E3" w:rsidP="002C33E3">
            <w:pPr>
              <w:spacing w:before="120" w:after="120"/>
              <w:rPr>
                <w:sz w:val="26"/>
                <w:szCs w:val="26"/>
              </w:rPr>
            </w:pPr>
            <w:r w:rsidRPr="00410FBA">
              <w:rPr>
                <w:sz w:val="26"/>
                <w:szCs w:val="26"/>
              </w:rPr>
              <w:t>Quản trị hệ thống quản lý doanh nghiệp</w:t>
            </w:r>
          </w:p>
        </w:tc>
      </w:tr>
      <w:tr w:rsidR="00410FBA" w:rsidRPr="00410FBA" w14:paraId="4D36924A" w14:textId="77777777" w:rsidTr="00F37C0C">
        <w:tc>
          <w:tcPr>
            <w:tcW w:w="391" w:type="pct"/>
          </w:tcPr>
          <w:p w14:paraId="14EFE95C" w14:textId="77777777" w:rsidR="002C33E3" w:rsidRPr="00410FBA" w:rsidRDefault="00133592" w:rsidP="002C33E3">
            <w:pPr>
              <w:pStyle w:val="ListParagraph"/>
              <w:spacing w:before="120" w:after="120"/>
              <w:ind w:left="0"/>
              <w:rPr>
                <w:sz w:val="26"/>
                <w:szCs w:val="26"/>
              </w:rPr>
            </w:pPr>
            <w:r w:rsidRPr="00410FBA">
              <w:rPr>
                <w:sz w:val="26"/>
                <w:szCs w:val="26"/>
              </w:rPr>
              <w:t>5</w:t>
            </w:r>
          </w:p>
        </w:tc>
        <w:tc>
          <w:tcPr>
            <w:tcW w:w="642" w:type="pct"/>
          </w:tcPr>
          <w:p w14:paraId="52D83381" w14:textId="074A6004" w:rsidR="002C33E3" w:rsidRPr="00410FBA" w:rsidRDefault="001368E2" w:rsidP="002C33E3">
            <w:pPr>
              <w:spacing w:before="120" w:after="120"/>
              <w:jc w:val="center"/>
              <w:rPr>
                <w:sz w:val="26"/>
                <w:szCs w:val="26"/>
              </w:rPr>
            </w:pPr>
            <w:r w:rsidRPr="00410FBA">
              <w:rPr>
                <w:sz w:val="26"/>
                <w:szCs w:val="26"/>
              </w:rPr>
              <w:t>UR_HDDT_041.03.05</w:t>
            </w:r>
          </w:p>
        </w:tc>
        <w:tc>
          <w:tcPr>
            <w:tcW w:w="714" w:type="pct"/>
          </w:tcPr>
          <w:p w14:paraId="4B3CC7D6" w14:textId="77777777" w:rsidR="002C33E3" w:rsidRPr="00410FBA" w:rsidRDefault="002C33E3" w:rsidP="002C33E3">
            <w:pPr>
              <w:spacing w:before="120" w:after="120"/>
              <w:rPr>
                <w:sz w:val="26"/>
                <w:szCs w:val="26"/>
              </w:rPr>
            </w:pPr>
            <w:r w:rsidRPr="00410FBA">
              <w:rPr>
                <w:sz w:val="26"/>
                <w:szCs w:val="26"/>
              </w:rPr>
              <w:t>Tiếp tục sử dụng mẫu hóa đơn</w:t>
            </w:r>
          </w:p>
        </w:tc>
        <w:tc>
          <w:tcPr>
            <w:tcW w:w="1583" w:type="pct"/>
          </w:tcPr>
          <w:p w14:paraId="75CB2CC3"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E8134BF" w14:textId="77777777" w:rsidR="002C33E3" w:rsidRPr="00410FBA" w:rsidRDefault="002C33E3" w:rsidP="002C33E3">
            <w:pPr>
              <w:pStyle w:val="ListParagraph"/>
              <w:spacing w:before="120" w:after="120"/>
              <w:ind w:left="0"/>
              <w:rPr>
                <w:sz w:val="26"/>
                <w:szCs w:val="26"/>
              </w:rPr>
            </w:pPr>
            <w:r w:rsidRPr="00410FBA">
              <w:rPr>
                <w:sz w:val="26"/>
                <w:szCs w:val="26"/>
              </w:rPr>
              <w:t>Cho phép người dùng tiếp tục sử dụng mẫu hóa đơn</w:t>
            </w:r>
          </w:p>
          <w:p w14:paraId="0DD13943"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2E8E89D2" w14:textId="77777777" w:rsidR="002C33E3" w:rsidRPr="00410FBA" w:rsidRDefault="002C33E3" w:rsidP="002C33E3">
            <w:pPr>
              <w:spacing w:before="120" w:after="120"/>
              <w:rPr>
                <w:sz w:val="26"/>
                <w:szCs w:val="26"/>
              </w:rPr>
            </w:pPr>
            <w:r w:rsidRPr="00410FBA">
              <w:rPr>
                <w:sz w:val="26"/>
                <w:szCs w:val="26"/>
              </w:rPr>
              <w:t>Mẫu hóa đơn có sẵn trên hệ thống ở tình trạng “Ngừng sử dụng”</w:t>
            </w:r>
          </w:p>
          <w:p w14:paraId="2D4A05E5" w14:textId="77777777" w:rsidR="002C33E3" w:rsidRPr="00410FBA" w:rsidRDefault="002C33E3" w:rsidP="002C33E3">
            <w:pPr>
              <w:spacing w:before="120" w:after="120"/>
              <w:rPr>
                <w:b/>
                <w:sz w:val="26"/>
                <w:szCs w:val="26"/>
              </w:rPr>
            </w:pPr>
            <w:r w:rsidRPr="00410FBA">
              <w:rPr>
                <w:sz w:val="26"/>
                <w:szCs w:val="26"/>
              </w:rPr>
              <w:t>Người dùng nhấn icon nút Cập nhật trạng thái tại mẫu hóa đơn muốn tiếp tục sử dụng</w:t>
            </w:r>
          </w:p>
          <w:p w14:paraId="0BD0FC69"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lastRenderedPageBreak/>
              <w:t xml:space="preserve">Thông tin đầu ra: </w:t>
            </w:r>
          </w:p>
          <w:p w14:paraId="6B6FEFEE" w14:textId="77777777" w:rsidR="002C33E3" w:rsidRPr="00410FBA" w:rsidRDefault="002C33E3" w:rsidP="002C33E3">
            <w:pPr>
              <w:spacing w:before="120" w:after="120"/>
              <w:rPr>
                <w:sz w:val="26"/>
                <w:szCs w:val="26"/>
              </w:rPr>
            </w:pPr>
            <w:r w:rsidRPr="00410FBA">
              <w:rPr>
                <w:sz w:val="26"/>
                <w:szCs w:val="26"/>
              </w:rPr>
              <w:t xml:space="preserve">Mẫu hóa đơn tiếp tục được sử dụng </w:t>
            </w:r>
          </w:p>
          <w:p w14:paraId="4054689C"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013DF8ED" w14:textId="77777777" w:rsidR="002C33E3" w:rsidRPr="00410FBA" w:rsidRDefault="002C33E3" w:rsidP="002C33E3">
            <w:pPr>
              <w:spacing w:before="120" w:after="120"/>
              <w:rPr>
                <w:i/>
                <w:sz w:val="26"/>
                <w:szCs w:val="26"/>
              </w:rPr>
            </w:pPr>
            <w:r w:rsidRPr="00410FBA">
              <w:rPr>
                <w:sz w:val="26"/>
                <w:szCs w:val="26"/>
              </w:rPr>
              <w:t xml:space="preserve">Hệ thống </w:t>
            </w:r>
            <w:r w:rsidR="00CB5054" w:rsidRPr="00410FBA">
              <w:rPr>
                <w:sz w:val="26"/>
                <w:szCs w:val="26"/>
              </w:rPr>
              <w:t>hiển thị popup xác nhận việc tiếp tục</w:t>
            </w:r>
            <w:r w:rsidRPr="00410FBA">
              <w:rPr>
                <w:sz w:val="26"/>
                <w:szCs w:val="26"/>
              </w:rPr>
              <w:t xml:space="preserve"> “Quý khách chắc chắn muốn tiếp tục sử dụng mẫu hóa đơn?”. Người dùng có thể chọn “Có” (đồng ý tiếp tục sử dụng mẫu hóa đơn) hoặc “Không” (hủy việc tiếp tục sử dụng mẫu hóa đơn)</w:t>
            </w:r>
          </w:p>
          <w:p w14:paraId="41833DD1"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62E74AB9" w14:textId="77777777" w:rsidR="002C33E3" w:rsidRPr="00410FBA" w:rsidRDefault="002C33E3" w:rsidP="00CB5054">
            <w:pPr>
              <w:pStyle w:val="ListParagraph"/>
              <w:spacing w:before="120" w:after="120"/>
              <w:ind w:left="0"/>
              <w:rPr>
                <w:b/>
                <w:sz w:val="26"/>
                <w:szCs w:val="26"/>
              </w:rPr>
            </w:pPr>
            <w:r w:rsidRPr="00410FBA">
              <w:rPr>
                <w:sz w:val="26"/>
                <w:szCs w:val="26"/>
              </w:rPr>
              <w:t>Không có</w:t>
            </w:r>
          </w:p>
        </w:tc>
        <w:tc>
          <w:tcPr>
            <w:tcW w:w="472" w:type="pct"/>
          </w:tcPr>
          <w:p w14:paraId="5E2A91AB" w14:textId="77777777" w:rsidR="002C33E3" w:rsidRPr="00410FBA" w:rsidRDefault="002C33E3" w:rsidP="002C33E3">
            <w:pPr>
              <w:spacing w:before="120" w:after="120"/>
              <w:rPr>
                <w:sz w:val="26"/>
                <w:szCs w:val="26"/>
              </w:rPr>
            </w:pPr>
          </w:p>
        </w:tc>
        <w:tc>
          <w:tcPr>
            <w:tcW w:w="633" w:type="pct"/>
          </w:tcPr>
          <w:p w14:paraId="22232DA2" w14:textId="77777777" w:rsidR="002C33E3" w:rsidRPr="00410FBA" w:rsidRDefault="002C33E3" w:rsidP="002C33E3">
            <w:pPr>
              <w:spacing w:before="120" w:after="120"/>
              <w:rPr>
                <w:sz w:val="26"/>
                <w:szCs w:val="26"/>
              </w:rPr>
            </w:pPr>
          </w:p>
        </w:tc>
        <w:tc>
          <w:tcPr>
            <w:tcW w:w="565" w:type="pct"/>
          </w:tcPr>
          <w:p w14:paraId="3A9A5188" w14:textId="77777777" w:rsidR="002C33E3" w:rsidRPr="00410FBA" w:rsidRDefault="002C33E3" w:rsidP="002C33E3">
            <w:pPr>
              <w:spacing w:before="120" w:after="120"/>
              <w:rPr>
                <w:sz w:val="26"/>
                <w:szCs w:val="26"/>
              </w:rPr>
            </w:pPr>
          </w:p>
        </w:tc>
      </w:tr>
      <w:tr w:rsidR="00410FBA" w:rsidRPr="00410FBA" w14:paraId="7804FB9D" w14:textId="77777777" w:rsidTr="00F37C0C">
        <w:tc>
          <w:tcPr>
            <w:tcW w:w="391" w:type="pct"/>
          </w:tcPr>
          <w:p w14:paraId="41971074" w14:textId="77777777" w:rsidR="002C33E3" w:rsidRPr="00410FBA" w:rsidRDefault="00133592" w:rsidP="002C33E3">
            <w:pPr>
              <w:pStyle w:val="ListParagraph"/>
              <w:spacing w:before="120" w:after="120"/>
              <w:ind w:left="0"/>
              <w:rPr>
                <w:sz w:val="26"/>
                <w:szCs w:val="26"/>
              </w:rPr>
            </w:pPr>
            <w:r w:rsidRPr="00410FBA">
              <w:rPr>
                <w:sz w:val="26"/>
                <w:szCs w:val="26"/>
              </w:rPr>
              <w:t>6</w:t>
            </w:r>
          </w:p>
        </w:tc>
        <w:tc>
          <w:tcPr>
            <w:tcW w:w="642" w:type="pct"/>
          </w:tcPr>
          <w:p w14:paraId="5B5EF75F" w14:textId="707580DB" w:rsidR="002C33E3" w:rsidRPr="00410FBA" w:rsidRDefault="001368E2" w:rsidP="002C33E3">
            <w:pPr>
              <w:spacing w:before="120" w:after="120"/>
              <w:jc w:val="center"/>
              <w:rPr>
                <w:sz w:val="26"/>
                <w:szCs w:val="26"/>
              </w:rPr>
            </w:pPr>
            <w:r w:rsidRPr="00410FBA">
              <w:rPr>
                <w:sz w:val="26"/>
                <w:szCs w:val="26"/>
              </w:rPr>
              <w:t>UR_HDDT_041.03.06</w:t>
            </w:r>
          </w:p>
        </w:tc>
        <w:tc>
          <w:tcPr>
            <w:tcW w:w="714" w:type="pct"/>
          </w:tcPr>
          <w:p w14:paraId="6544F16B" w14:textId="77777777" w:rsidR="002C33E3" w:rsidRPr="00410FBA" w:rsidRDefault="002C33E3" w:rsidP="002C33E3">
            <w:pPr>
              <w:spacing w:before="120" w:after="120"/>
              <w:rPr>
                <w:sz w:val="26"/>
                <w:szCs w:val="26"/>
              </w:rPr>
            </w:pPr>
            <w:r w:rsidRPr="00410FBA">
              <w:rPr>
                <w:sz w:val="26"/>
                <w:szCs w:val="26"/>
              </w:rPr>
              <w:t>Xóa mẫu hóa đơn</w:t>
            </w:r>
          </w:p>
        </w:tc>
        <w:tc>
          <w:tcPr>
            <w:tcW w:w="1583" w:type="pct"/>
          </w:tcPr>
          <w:p w14:paraId="20EE8405"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94B67BD" w14:textId="77777777" w:rsidR="002C33E3" w:rsidRPr="00410FBA" w:rsidRDefault="002C33E3" w:rsidP="002C33E3">
            <w:pPr>
              <w:pStyle w:val="ListParagraph"/>
              <w:spacing w:before="120" w:after="120"/>
              <w:ind w:left="0"/>
              <w:rPr>
                <w:sz w:val="26"/>
                <w:szCs w:val="26"/>
              </w:rPr>
            </w:pPr>
            <w:r w:rsidRPr="00410FBA">
              <w:rPr>
                <w:sz w:val="26"/>
                <w:szCs w:val="26"/>
              </w:rPr>
              <w:t>Cho phép người dùng xóa mẫu hóa đơn khỏi hệ thống</w:t>
            </w:r>
          </w:p>
          <w:p w14:paraId="5CD7B924"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5AE6811A" w14:textId="77777777" w:rsidR="002C33E3" w:rsidRPr="00410FBA" w:rsidRDefault="002C33E3" w:rsidP="002C33E3">
            <w:pPr>
              <w:spacing w:before="120" w:after="120"/>
              <w:rPr>
                <w:b/>
                <w:sz w:val="26"/>
                <w:szCs w:val="26"/>
              </w:rPr>
            </w:pPr>
            <w:r w:rsidRPr="00410FBA">
              <w:rPr>
                <w:sz w:val="26"/>
                <w:szCs w:val="26"/>
              </w:rPr>
              <w:t>Người dùng nhấn icon nút Xóa tại mẫu hóa đơn muốn xóa</w:t>
            </w:r>
          </w:p>
          <w:p w14:paraId="57F3B948"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3C17DC25" w14:textId="77777777" w:rsidR="002C33E3" w:rsidRPr="00410FBA" w:rsidRDefault="002C33E3" w:rsidP="002C33E3">
            <w:pPr>
              <w:spacing w:before="120" w:after="120"/>
              <w:rPr>
                <w:sz w:val="26"/>
                <w:szCs w:val="26"/>
              </w:rPr>
            </w:pPr>
            <w:r w:rsidRPr="00410FBA">
              <w:rPr>
                <w:sz w:val="26"/>
                <w:szCs w:val="26"/>
              </w:rPr>
              <w:t>Mẫu hóa đơn bị xóa khỏi hệ thống và không hiển thị trên danh sách mẫu hóa đơn</w:t>
            </w:r>
          </w:p>
          <w:p w14:paraId="7A653AE0"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18908F80" w14:textId="77777777" w:rsidR="002C33E3" w:rsidRPr="00410FBA" w:rsidRDefault="002C33E3" w:rsidP="002C33E3">
            <w:pPr>
              <w:spacing w:before="120" w:after="120"/>
              <w:rPr>
                <w:i/>
                <w:sz w:val="26"/>
                <w:szCs w:val="26"/>
              </w:rPr>
            </w:pPr>
            <w:r w:rsidRPr="00410FBA">
              <w:rPr>
                <w:sz w:val="26"/>
                <w:szCs w:val="26"/>
              </w:rPr>
              <w:lastRenderedPageBreak/>
              <w:t>Hệ thống hiển thị popup xác nhận việc xóa “Quý khách chắc chắn muốn xóa mẫu hóa đơn?”. Người dùng có thể chọn “Có” (đồng ý xóa mẫu hóa đơn) hoặc “Không” (hủy việc xóa mẫu hóa đơn)</w:t>
            </w:r>
          </w:p>
          <w:p w14:paraId="7CDDD92B"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65E1453F" w14:textId="77777777" w:rsidR="002C33E3" w:rsidRPr="00410FBA" w:rsidRDefault="002C33E3" w:rsidP="002C33E3">
            <w:pPr>
              <w:pStyle w:val="ListParagraph"/>
              <w:spacing w:before="120" w:after="120"/>
              <w:ind w:left="0"/>
              <w:rPr>
                <w:b/>
                <w:sz w:val="26"/>
                <w:szCs w:val="26"/>
              </w:rPr>
            </w:pPr>
            <w:r w:rsidRPr="00410FBA">
              <w:rPr>
                <w:sz w:val="26"/>
                <w:szCs w:val="26"/>
              </w:rPr>
              <w:t>Không có</w:t>
            </w:r>
          </w:p>
        </w:tc>
        <w:tc>
          <w:tcPr>
            <w:tcW w:w="472" w:type="pct"/>
          </w:tcPr>
          <w:p w14:paraId="0E2A8131" w14:textId="77777777" w:rsidR="002C33E3" w:rsidRPr="00410FBA" w:rsidRDefault="002C33E3" w:rsidP="002C33E3">
            <w:pPr>
              <w:spacing w:before="120" w:after="120"/>
              <w:rPr>
                <w:sz w:val="26"/>
                <w:szCs w:val="26"/>
              </w:rPr>
            </w:pPr>
            <w:r w:rsidRPr="00410FBA">
              <w:rPr>
                <w:sz w:val="26"/>
                <w:szCs w:val="26"/>
              </w:rPr>
              <w:lastRenderedPageBreak/>
              <w:t>Cao</w:t>
            </w:r>
          </w:p>
        </w:tc>
        <w:tc>
          <w:tcPr>
            <w:tcW w:w="633" w:type="pct"/>
          </w:tcPr>
          <w:p w14:paraId="0FAAFF95"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2E1BB53F" w14:textId="77777777" w:rsidR="002C33E3" w:rsidRPr="00410FBA" w:rsidRDefault="002C33E3" w:rsidP="002C33E3">
            <w:pPr>
              <w:spacing w:before="120" w:after="120"/>
              <w:rPr>
                <w:sz w:val="26"/>
                <w:szCs w:val="26"/>
              </w:rPr>
            </w:pPr>
            <w:r w:rsidRPr="00410FBA">
              <w:rPr>
                <w:sz w:val="26"/>
                <w:szCs w:val="26"/>
              </w:rPr>
              <w:t>Quản trị hệ thống quản lý doanh nghiệp</w:t>
            </w:r>
          </w:p>
        </w:tc>
      </w:tr>
      <w:tr w:rsidR="00410FBA" w:rsidRPr="00410FBA" w14:paraId="2C0D3E37" w14:textId="77777777" w:rsidTr="00F37C0C">
        <w:tc>
          <w:tcPr>
            <w:tcW w:w="391" w:type="pct"/>
          </w:tcPr>
          <w:p w14:paraId="7235AC0B" w14:textId="77777777" w:rsidR="002C33E3" w:rsidRPr="00410FBA" w:rsidRDefault="00133592" w:rsidP="002C33E3">
            <w:pPr>
              <w:pStyle w:val="ListParagraph"/>
              <w:spacing w:before="120" w:after="120"/>
              <w:ind w:left="0"/>
              <w:rPr>
                <w:sz w:val="26"/>
                <w:szCs w:val="26"/>
              </w:rPr>
            </w:pPr>
            <w:r w:rsidRPr="00410FBA">
              <w:rPr>
                <w:sz w:val="26"/>
                <w:szCs w:val="26"/>
              </w:rPr>
              <w:t>7</w:t>
            </w:r>
          </w:p>
        </w:tc>
        <w:tc>
          <w:tcPr>
            <w:tcW w:w="642" w:type="pct"/>
          </w:tcPr>
          <w:p w14:paraId="10162580" w14:textId="4F989B1F" w:rsidR="002C33E3" w:rsidRPr="00410FBA" w:rsidRDefault="001368E2" w:rsidP="002C33E3">
            <w:pPr>
              <w:spacing w:before="120" w:after="120"/>
              <w:jc w:val="center"/>
              <w:rPr>
                <w:sz w:val="26"/>
                <w:szCs w:val="26"/>
              </w:rPr>
            </w:pPr>
            <w:r w:rsidRPr="00410FBA">
              <w:rPr>
                <w:sz w:val="26"/>
                <w:szCs w:val="26"/>
              </w:rPr>
              <w:t>UR_HDDT_041.03.07</w:t>
            </w:r>
          </w:p>
        </w:tc>
        <w:tc>
          <w:tcPr>
            <w:tcW w:w="714" w:type="pct"/>
          </w:tcPr>
          <w:p w14:paraId="3CA94A96" w14:textId="77777777" w:rsidR="002C33E3" w:rsidRPr="00410FBA" w:rsidRDefault="002C33E3" w:rsidP="002C33E3">
            <w:pPr>
              <w:spacing w:before="120" w:after="120"/>
              <w:rPr>
                <w:sz w:val="26"/>
                <w:szCs w:val="26"/>
              </w:rPr>
            </w:pPr>
            <w:r w:rsidRPr="00410FBA">
              <w:rPr>
                <w:sz w:val="26"/>
                <w:szCs w:val="26"/>
              </w:rPr>
              <w:t>Tải về mẫu hóa đơn</w:t>
            </w:r>
          </w:p>
        </w:tc>
        <w:tc>
          <w:tcPr>
            <w:tcW w:w="1583" w:type="pct"/>
          </w:tcPr>
          <w:p w14:paraId="459F20FA"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4C0F16A" w14:textId="77777777" w:rsidR="002C33E3" w:rsidRPr="00410FBA" w:rsidRDefault="002C33E3" w:rsidP="002C33E3">
            <w:pPr>
              <w:pStyle w:val="ListParagraph"/>
              <w:spacing w:before="120" w:after="120"/>
              <w:ind w:left="0"/>
              <w:rPr>
                <w:sz w:val="26"/>
                <w:szCs w:val="26"/>
              </w:rPr>
            </w:pPr>
            <w:r w:rsidRPr="00410FBA">
              <w:rPr>
                <w:sz w:val="26"/>
                <w:szCs w:val="26"/>
              </w:rPr>
              <w:t>Cho phép người dùng tải  mẫu hóa đơn về thiết bị</w:t>
            </w:r>
          </w:p>
          <w:p w14:paraId="78FA13C5"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2CD56979" w14:textId="77777777" w:rsidR="002C33E3" w:rsidRPr="00410FBA" w:rsidRDefault="002C33E3" w:rsidP="002C33E3">
            <w:pPr>
              <w:spacing w:before="120" w:after="120"/>
              <w:rPr>
                <w:b/>
                <w:sz w:val="26"/>
                <w:szCs w:val="26"/>
              </w:rPr>
            </w:pPr>
            <w:r w:rsidRPr="00410FBA">
              <w:rPr>
                <w:sz w:val="26"/>
                <w:szCs w:val="26"/>
              </w:rPr>
              <w:t>Người dùng nhấn icon nút Tải về tại mẫu hóa đơn muốn tải về</w:t>
            </w:r>
          </w:p>
          <w:p w14:paraId="123C1902"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2698113C" w14:textId="77777777" w:rsidR="002C33E3" w:rsidRPr="00410FBA" w:rsidRDefault="002C33E3" w:rsidP="002C33E3">
            <w:pPr>
              <w:spacing w:before="120" w:after="120"/>
              <w:rPr>
                <w:sz w:val="26"/>
                <w:szCs w:val="26"/>
              </w:rPr>
            </w:pPr>
            <w:r w:rsidRPr="00410FBA">
              <w:rPr>
                <w:sz w:val="26"/>
                <w:szCs w:val="26"/>
              </w:rPr>
              <w:t>Mẫu hóa đơn được tải về thiết bị dưới dạng file XML, XLST, XSD</w:t>
            </w:r>
          </w:p>
          <w:p w14:paraId="32D9E46B"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6C1CAA7F" w14:textId="77777777" w:rsidR="002C33E3" w:rsidRPr="00410FBA" w:rsidRDefault="002C33E3" w:rsidP="002C33E3">
            <w:pPr>
              <w:spacing w:before="120" w:after="120"/>
              <w:rPr>
                <w:i/>
                <w:sz w:val="26"/>
                <w:szCs w:val="26"/>
              </w:rPr>
            </w:pPr>
            <w:r w:rsidRPr="00410FBA">
              <w:rPr>
                <w:sz w:val="26"/>
                <w:szCs w:val="26"/>
              </w:rPr>
              <w:t>Hệ thống cho phép người dùng tải về và lưu về thiết bị file mẫu hóa đơn</w:t>
            </w:r>
          </w:p>
          <w:p w14:paraId="22C5AADF"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1438F3AC" w14:textId="77777777" w:rsidR="002C33E3" w:rsidRPr="00410FBA" w:rsidRDefault="002C33E3" w:rsidP="002C33E3">
            <w:pPr>
              <w:pStyle w:val="ListParagraph"/>
              <w:spacing w:before="120" w:after="120"/>
              <w:ind w:left="0"/>
              <w:rPr>
                <w:b/>
                <w:sz w:val="26"/>
                <w:szCs w:val="26"/>
              </w:rPr>
            </w:pPr>
            <w:r w:rsidRPr="00410FBA">
              <w:rPr>
                <w:sz w:val="26"/>
                <w:szCs w:val="26"/>
              </w:rPr>
              <w:t>Không có</w:t>
            </w:r>
          </w:p>
        </w:tc>
        <w:tc>
          <w:tcPr>
            <w:tcW w:w="472" w:type="pct"/>
          </w:tcPr>
          <w:p w14:paraId="67E8CBF9" w14:textId="77777777" w:rsidR="002C33E3" w:rsidRPr="00410FBA" w:rsidRDefault="002C33E3" w:rsidP="002C33E3">
            <w:pPr>
              <w:spacing w:before="120" w:after="120"/>
              <w:rPr>
                <w:sz w:val="26"/>
                <w:szCs w:val="26"/>
              </w:rPr>
            </w:pPr>
            <w:r w:rsidRPr="00410FBA">
              <w:rPr>
                <w:sz w:val="26"/>
                <w:szCs w:val="26"/>
              </w:rPr>
              <w:t>Cao</w:t>
            </w:r>
          </w:p>
        </w:tc>
        <w:tc>
          <w:tcPr>
            <w:tcW w:w="633" w:type="pct"/>
          </w:tcPr>
          <w:p w14:paraId="68E5FC07"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5A0279F3" w14:textId="77777777" w:rsidR="002C33E3" w:rsidRPr="00410FBA" w:rsidRDefault="002C33E3" w:rsidP="002C33E3">
            <w:pPr>
              <w:spacing w:before="120" w:after="120"/>
              <w:rPr>
                <w:sz w:val="26"/>
                <w:szCs w:val="26"/>
              </w:rPr>
            </w:pPr>
            <w:r w:rsidRPr="00410FBA">
              <w:rPr>
                <w:sz w:val="26"/>
                <w:szCs w:val="26"/>
              </w:rPr>
              <w:t>Quản trị hệ thống quản lý doanh nghiệp</w:t>
            </w:r>
          </w:p>
        </w:tc>
      </w:tr>
      <w:tr w:rsidR="00410FBA" w:rsidRPr="00410FBA" w14:paraId="19D4C18D" w14:textId="77777777" w:rsidTr="00F37C0C">
        <w:tc>
          <w:tcPr>
            <w:tcW w:w="391" w:type="pct"/>
          </w:tcPr>
          <w:p w14:paraId="13187CC7" w14:textId="77777777" w:rsidR="002C33E3" w:rsidRPr="00410FBA" w:rsidRDefault="00133592" w:rsidP="002C33E3">
            <w:pPr>
              <w:pStyle w:val="ListParagraph"/>
              <w:spacing w:before="120" w:after="120"/>
              <w:ind w:left="0"/>
              <w:rPr>
                <w:sz w:val="26"/>
                <w:szCs w:val="26"/>
              </w:rPr>
            </w:pPr>
            <w:r w:rsidRPr="00410FBA">
              <w:rPr>
                <w:sz w:val="26"/>
                <w:szCs w:val="26"/>
              </w:rPr>
              <w:lastRenderedPageBreak/>
              <w:t>8</w:t>
            </w:r>
          </w:p>
        </w:tc>
        <w:tc>
          <w:tcPr>
            <w:tcW w:w="642" w:type="pct"/>
          </w:tcPr>
          <w:p w14:paraId="2D77ABFF" w14:textId="71989F34" w:rsidR="002C33E3" w:rsidRPr="00410FBA" w:rsidRDefault="001368E2" w:rsidP="002C33E3">
            <w:pPr>
              <w:spacing w:before="120" w:after="120"/>
              <w:jc w:val="center"/>
              <w:rPr>
                <w:sz w:val="26"/>
                <w:szCs w:val="26"/>
              </w:rPr>
            </w:pPr>
            <w:r w:rsidRPr="00410FBA">
              <w:rPr>
                <w:sz w:val="26"/>
                <w:szCs w:val="26"/>
              </w:rPr>
              <w:t>UR_HDDT_041.03.08</w:t>
            </w:r>
          </w:p>
        </w:tc>
        <w:tc>
          <w:tcPr>
            <w:tcW w:w="714" w:type="pct"/>
          </w:tcPr>
          <w:p w14:paraId="630E16F9" w14:textId="77777777" w:rsidR="002C33E3" w:rsidRPr="00410FBA" w:rsidRDefault="002C33E3" w:rsidP="002C33E3">
            <w:pPr>
              <w:spacing w:before="120" w:after="120"/>
              <w:rPr>
                <w:sz w:val="26"/>
                <w:szCs w:val="26"/>
              </w:rPr>
            </w:pPr>
            <w:r w:rsidRPr="00410FBA">
              <w:rPr>
                <w:sz w:val="26"/>
                <w:szCs w:val="26"/>
              </w:rPr>
              <w:t>Cập nhật ảnh</w:t>
            </w:r>
          </w:p>
        </w:tc>
        <w:tc>
          <w:tcPr>
            <w:tcW w:w="1583" w:type="pct"/>
          </w:tcPr>
          <w:p w14:paraId="2E943748"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719A36B" w14:textId="77777777" w:rsidR="002C33E3" w:rsidRPr="00410FBA" w:rsidRDefault="002C33E3" w:rsidP="002C33E3">
            <w:pPr>
              <w:pStyle w:val="ListParagraph"/>
              <w:spacing w:before="120" w:after="120"/>
              <w:ind w:left="0"/>
              <w:rPr>
                <w:sz w:val="26"/>
                <w:szCs w:val="26"/>
              </w:rPr>
            </w:pPr>
            <w:r w:rsidRPr="00410FBA">
              <w:rPr>
                <w:sz w:val="26"/>
                <w:szCs w:val="26"/>
              </w:rPr>
              <w:t>Cho phép người dùng cập nhật logo công ty, hình nền, ảnh viền của mẫu hóa đơn</w:t>
            </w:r>
          </w:p>
          <w:p w14:paraId="7D9F06AD"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58D00DA3" w14:textId="77777777" w:rsidR="002C33E3" w:rsidRPr="00410FBA" w:rsidRDefault="002C33E3" w:rsidP="002C33E3">
            <w:pPr>
              <w:spacing w:before="120" w:after="120"/>
              <w:rPr>
                <w:sz w:val="26"/>
                <w:szCs w:val="26"/>
              </w:rPr>
            </w:pPr>
            <w:r w:rsidRPr="00410FBA">
              <w:rPr>
                <w:sz w:val="26"/>
                <w:szCs w:val="26"/>
              </w:rPr>
              <w:t>Người dùng nhấn icon nút Cập nhật ảnh tại mẫu hóa đơn muốn cập nhật</w:t>
            </w:r>
          </w:p>
          <w:p w14:paraId="40A80A8B" w14:textId="77777777" w:rsidR="002C33E3" w:rsidRPr="00410FBA" w:rsidRDefault="002C33E3" w:rsidP="002C33E3">
            <w:pPr>
              <w:spacing w:before="120" w:after="120"/>
              <w:rPr>
                <w:sz w:val="26"/>
                <w:szCs w:val="26"/>
              </w:rPr>
            </w:pPr>
            <w:r w:rsidRPr="00410FBA">
              <w:rPr>
                <w:sz w:val="26"/>
                <w:szCs w:val="26"/>
              </w:rPr>
              <w:t>Các nội dung có thể cập nhật gồm:</w:t>
            </w:r>
          </w:p>
          <w:p w14:paraId="09A958A8" w14:textId="77777777" w:rsidR="002C33E3" w:rsidRPr="00410FBA" w:rsidRDefault="002C33E3" w:rsidP="002C33E3">
            <w:pPr>
              <w:spacing w:before="120" w:after="120"/>
              <w:rPr>
                <w:sz w:val="26"/>
                <w:szCs w:val="26"/>
              </w:rPr>
            </w:pPr>
            <w:r w:rsidRPr="00410FBA">
              <w:rPr>
                <w:sz w:val="26"/>
                <w:szCs w:val="26"/>
              </w:rPr>
              <w:t xml:space="preserve">+ Logo công ty: </w:t>
            </w:r>
            <w:r w:rsidRPr="00410FBA">
              <w:rPr>
                <w:sz w:val="26"/>
                <w:szCs w:val="26"/>
                <w:lang w:val="vi-VN"/>
              </w:rPr>
              <w:t>dung lượng tối đa 300</w:t>
            </w:r>
            <w:r w:rsidRPr="00410FBA">
              <w:rPr>
                <w:sz w:val="26"/>
                <w:szCs w:val="26"/>
              </w:rPr>
              <w:t>KB</w:t>
            </w:r>
            <w:r w:rsidRPr="00410FBA">
              <w:rPr>
                <w:sz w:val="26"/>
                <w:szCs w:val="26"/>
                <w:lang w:val="vi-VN"/>
              </w:rPr>
              <w:t>, định dạng jpg,</w:t>
            </w:r>
            <w:r w:rsidRPr="00410FBA">
              <w:rPr>
                <w:sz w:val="26"/>
                <w:szCs w:val="26"/>
              </w:rPr>
              <w:t xml:space="preserve"> </w:t>
            </w:r>
            <w:r w:rsidRPr="00410FBA">
              <w:rPr>
                <w:sz w:val="26"/>
                <w:szCs w:val="26"/>
                <w:lang w:val="vi-VN"/>
              </w:rPr>
              <w:t>jpeg, png</w:t>
            </w:r>
          </w:p>
          <w:p w14:paraId="40BAD68F" w14:textId="77777777" w:rsidR="002C33E3" w:rsidRPr="00410FBA" w:rsidRDefault="002C33E3" w:rsidP="002C33E3">
            <w:pPr>
              <w:spacing w:before="120" w:after="120"/>
              <w:rPr>
                <w:sz w:val="26"/>
                <w:szCs w:val="26"/>
              </w:rPr>
            </w:pPr>
            <w:r w:rsidRPr="00410FBA">
              <w:rPr>
                <w:sz w:val="26"/>
                <w:szCs w:val="26"/>
              </w:rPr>
              <w:t xml:space="preserve">+ Hình nền: </w:t>
            </w:r>
            <w:r w:rsidRPr="00410FBA">
              <w:rPr>
                <w:sz w:val="26"/>
                <w:szCs w:val="26"/>
                <w:lang w:val="vi-VN"/>
              </w:rPr>
              <w:t>dung lượng tối đa 300</w:t>
            </w:r>
            <w:r w:rsidRPr="00410FBA">
              <w:rPr>
                <w:sz w:val="26"/>
                <w:szCs w:val="26"/>
              </w:rPr>
              <w:t>KB</w:t>
            </w:r>
            <w:r w:rsidRPr="00410FBA">
              <w:rPr>
                <w:sz w:val="26"/>
                <w:szCs w:val="26"/>
                <w:lang w:val="vi-VN"/>
              </w:rPr>
              <w:t>, định dạng jpg,</w:t>
            </w:r>
            <w:r w:rsidRPr="00410FBA">
              <w:rPr>
                <w:sz w:val="26"/>
                <w:szCs w:val="26"/>
              </w:rPr>
              <w:t xml:space="preserve"> </w:t>
            </w:r>
            <w:r w:rsidRPr="00410FBA">
              <w:rPr>
                <w:sz w:val="26"/>
                <w:szCs w:val="26"/>
                <w:lang w:val="vi-VN"/>
              </w:rPr>
              <w:t>jpeg, png</w:t>
            </w:r>
          </w:p>
          <w:p w14:paraId="5AC60842" w14:textId="77777777" w:rsidR="002C33E3" w:rsidRPr="00410FBA" w:rsidRDefault="002C33E3" w:rsidP="002C33E3">
            <w:pPr>
              <w:spacing w:before="120" w:after="120"/>
              <w:rPr>
                <w:b/>
                <w:sz w:val="26"/>
                <w:szCs w:val="26"/>
              </w:rPr>
            </w:pPr>
            <w:r w:rsidRPr="00410FBA">
              <w:rPr>
                <w:sz w:val="26"/>
                <w:szCs w:val="26"/>
              </w:rPr>
              <w:t xml:space="preserve">+ Ảnh viền: </w:t>
            </w:r>
            <w:r w:rsidRPr="00410FBA">
              <w:rPr>
                <w:sz w:val="26"/>
                <w:szCs w:val="26"/>
                <w:lang w:val="vi-VN"/>
              </w:rPr>
              <w:t>dung lượng tối đa 300</w:t>
            </w:r>
            <w:r w:rsidRPr="00410FBA">
              <w:rPr>
                <w:sz w:val="26"/>
                <w:szCs w:val="26"/>
              </w:rPr>
              <w:t>KB</w:t>
            </w:r>
            <w:r w:rsidRPr="00410FBA">
              <w:rPr>
                <w:sz w:val="26"/>
                <w:szCs w:val="26"/>
                <w:lang w:val="vi-VN"/>
              </w:rPr>
              <w:t>, định dạng jpg,</w:t>
            </w:r>
            <w:r w:rsidRPr="00410FBA">
              <w:rPr>
                <w:sz w:val="26"/>
                <w:szCs w:val="26"/>
              </w:rPr>
              <w:t xml:space="preserve"> </w:t>
            </w:r>
            <w:r w:rsidRPr="00410FBA">
              <w:rPr>
                <w:sz w:val="26"/>
                <w:szCs w:val="26"/>
                <w:lang w:val="vi-VN"/>
              </w:rPr>
              <w:t>jpeg, png</w:t>
            </w:r>
          </w:p>
          <w:p w14:paraId="7A37C3C9"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485EE0DE" w14:textId="77777777" w:rsidR="002C33E3" w:rsidRPr="00410FBA" w:rsidRDefault="002C33E3" w:rsidP="002C33E3">
            <w:pPr>
              <w:spacing w:before="120" w:after="120"/>
              <w:rPr>
                <w:sz w:val="26"/>
                <w:szCs w:val="26"/>
              </w:rPr>
            </w:pPr>
            <w:r w:rsidRPr="00410FBA">
              <w:rPr>
                <w:sz w:val="26"/>
                <w:szCs w:val="26"/>
              </w:rPr>
              <w:t>Các thông tin cập nhật mẫu hóa đơn được lưu trên hệ thống</w:t>
            </w:r>
          </w:p>
          <w:p w14:paraId="7AE57F62"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5154D188" w14:textId="77777777" w:rsidR="002C33E3" w:rsidRPr="00410FBA" w:rsidRDefault="002C33E3" w:rsidP="002C33E3">
            <w:pPr>
              <w:spacing w:before="120" w:after="120"/>
              <w:rPr>
                <w:i/>
                <w:sz w:val="26"/>
                <w:szCs w:val="26"/>
              </w:rPr>
            </w:pPr>
            <w:r w:rsidRPr="00410FBA">
              <w:rPr>
                <w:sz w:val="26"/>
                <w:szCs w:val="26"/>
              </w:rPr>
              <w:t>Hệ thống lưu lại các thông tin cập nhật mẫu hóa đơn</w:t>
            </w:r>
          </w:p>
          <w:p w14:paraId="3DF71CDB"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4C1ADE37" w14:textId="77777777" w:rsidR="002C33E3" w:rsidRPr="00410FBA" w:rsidRDefault="002C33E3" w:rsidP="002C33E3">
            <w:pPr>
              <w:pStyle w:val="ListParagraph"/>
              <w:spacing w:before="120" w:after="120"/>
              <w:ind w:left="0"/>
              <w:rPr>
                <w:b/>
                <w:sz w:val="26"/>
                <w:szCs w:val="26"/>
              </w:rPr>
            </w:pPr>
            <w:r w:rsidRPr="00410FBA">
              <w:rPr>
                <w:sz w:val="26"/>
                <w:szCs w:val="26"/>
              </w:rPr>
              <w:t>Không có</w:t>
            </w:r>
          </w:p>
        </w:tc>
        <w:tc>
          <w:tcPr>
            <w:tcW w:w="472" w:type="pct"/>
          </w:tcPr>
          <w:p w14:paraId="3DCBC9F5" w14:textId="77777777" w:rsidR="002C33E3" w:rsidRPr="00410FBA" w:rsidRDefault="002C33E3" w:rsidP="002C33E3">
            <w:pPr>
              <w:spacing w:before="120" w:after="120"/>
              <w:rPr>
                <w:sz w:val="26"/>
                <w:szCs w:val="26"/>
              </w:rPr>
            </w:pPr>
            <w:r w:rsidRPr="00410FBA">
              <w:rPr>
                <w:sz w:val="26"/>
                <w:szCs w:val="26"/>
              </w:rPr>
              <w:t>Cao</w:t>
            </w:r>
          </w:p>
        </w:tc>
        <w:tc>
          <w:tcPr>
            <w:tcW w:w="633" w:type="pct"/>
          </w:tcPr>
          <w:p w14:paraId="4E0F9E02"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482DA30B" w14:textId="77777777" w:rsidR="002C33E3" w:rsidRPr="00410FBA" w:rsidRDefault="002C33E3" w:rsidP="002C33E3">
            <w:pPr>
              <w:spacing w:before="120" w:after="120"/>
              <w:rPr>
                <w:sz w:val="26"/>
                <w:szCs w:val="26"/>
              </w:rPr>
            </w:pPr>
            <w:r w:rsidRPr="00410FBA">
              <w:rPr>
                <w:sz w:val="26"/>
                <w:szCs w:val="26"/>
              </w:rPr>
              <w:t>Quản trị hệ thống quản lý doanh nghiệp</w:t>
            </w:r>
          </w:p>
        </w:tc>
      </w:tr>
      <w:tr w:rsidR="00410FBA" w:rsidRPr="00410FBA" w14:paraId="3398AC16" w14:textId="77777777" w:rsidTr="00F37C0C">
        <w:tc>
          <w:tcPr>
            <w:tcW w:w="391" w:type="pct"/>
          </w:tcPr>
          <w:p w14:paraId="12120EEC" w14:textId="77777777" w:rsidR="002C33E3" w:rsidRPr="00410FBA" w:rsidRDefault="00133592" w:rsidP="002C33E3">
            <w:pPr>
              <w:pStyle w:val="ListParagraph"/>
              <w:spacing w:before="120" w:after="120"/>
              <w:ind w:left="0"/>
              <w:rPr>
                <w:sz w:val="26"/>
                <w:szCs w:val="26"/>
              </w:rPr>
            </w:pPr>
            <w:r w:rsidRPr="00410FBA">
              <w:rPr>
                <w:sz w:val="26"/>
                <w:szCs w:val="26"/>
              </w:rPr>
              <w:lastRenderedPageBreak/>
              <w:t>9</w:t>
            </w:r>
          </w:p>
        </w:tc>
        <w:tc>
          <w:tcPr>
            <w:tcW w:w="642" w:type="pct"/>
          </w:tcPr>
          <w:p w14:paraId="59D33F43" w14:textId="495C21EA" w:rsidR="002C33E3" w:rsidRPr="00410FBA" w:rsidRDefault="001368E2" w:rsidP="002C33E3">
            <w:pPr>
              <w:spacing w:before="120" w:after="120"/>
              <w:jc w:val="center"/>
              <w:rPr>
                <w:sz w:val="26"/>
                <w:szCs w:val="26"/>
              </w:rPr>
            </w:pPr>
            <w:r w:rsidRPr="00410FBA">
              <w:rPr>
                <w:sz w:val="26"/>
                <w:szCs w:val="26"/>
              </w:rPr>
              <w:t>UR_HDDT_041.03.09</w:t>
            </w:r>
          </w:p>
        </w:tc>
        <w:tc>
          <w:tcPr>
            <w:tcW w:w="714" w:type="pct"/>
          </w:tcPr>
          <w:p w14:paraId="182ECAC7" w14:textId="77777777" w:rsidR="002C33E3" w:rsidRPr="00410FBA" w:rsidRDefault="002C33E3" w:rsidP="002C33E3">
            <w:pPr>
              <w:spacing w:before="120" w:after="120"/>
              <w:rPr>
                <w:sz w:val="26"/>
                <w:szCs w:val="26"/>
              </w:rPr>
            </w:pPr>
            <w:r w:rsidRPr="00410FBA">
              <w:rPr>
                <w:sz w:val="26"/>
                <w:szCs w:val="26"/>
              </w:rPr>
              <w:t>Cập nhật file</w:t>
            </w:r>
          </w:p>
        </w:tc>
        <w:tc>
          <w:tcPr>
            <w:tcW w:w="1583" w:type="pct"/>
          </w:tcPr>
          <w:p w14:paraId="5625FB2D"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A21C0BF" w14:textId="77777777" w:rsidR="002C33E3" w:rsidRPr="00410FBA" w:rsidRDefault="002C33E3" w:rsidP="002C33E3">
            <w:pPr>
              <w:pStyle w:val="ListParagraph"/>
              <w:spacing w:before="120" w:after="120"/>
              <w:ind w:left="0"/>
              <w:rPr>
                <w:sz w:val="26"/>
                <w:szCs w:val="26"/>
              </w:rPr>
            </w:pPr>
            <w:r w:rsidRPr="00410FBA">
              <w:rPr>
                <w:sz w:val="26"/>
                <w:szCs w:val="26"/>
              </w:rPr>
              <w:t>Cho phép người dùng cập nhật hóa đơn bằng cách thay thế file biểu mẫu hóa đơn</w:t>
            </w:r>
          </w:p>
          <w:p w14:paraId="4BEC193B"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3B90CEF7" w14:textId="77777777" w:rsidR="002C33E3" w:rsidRPr="00410FBA" w:rsidRDefault="002C33E3" w:rsidP="002C33E3">
            <w:pPr>
              <w:spacing w:before="120" w:after="120"/>
              <w:rPr>
                <w:sz w:val="26"/>
                <w:szCs w:val="26"/>
              </w:rPr>
            </w:pPr>
            <w:r w:rsidRPr="00410FBA">
              <w:rPr>
                <w:sz w:val="26"/>
                <w:szCs w:val="26"/>
              </w:rPr>
              <w:t>Người dùng nhấn icon nút Cập nhật file tại mẫu hóa đơn muốn cập nhật</w:t>
            </w:r>
          </w:p>
          <w:p w14:paraId="3D60AE1A" w14:textId="77777777" w:rsidR="002C33E3" w:rsidRPr="00410FBA" w:rsidRDefault="002C33E3" w:rsidP="002C33E3">
            <w:pPr>
              <w:spacing w:before="120" w:after="120"/>
              <w:rPr>
                <w:sz w:val="26"/>
                <w:szCs w:val="26"/>
              </w:rPr>
            </w:pPr>
            <w:r w:rsidRPr="00410FBA">
              <w:rPr>
                <w:sz w:val="26"/>
                <w:szCs w:val="26"/>
              </w:rPr>
              <w:t>Các file cập nhật ở định dạng: XML, XLST, XSD</w:t>
            </w:r>
          </w:p>
          <w:p w14:paraId="4103E327"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4D2E227D" w14:textId="77777777" w:rsidR="002C33E3" w:rsidRPr="00410FBA" w:rsidRDefault="002C33E3" w:rsidP="002C33E3">
            <w:pPr>
              <w:spacing w:before="120" w:after="120"/>
              <w:rPr>
                <w:sz w:val="26"/>
                <w:szCs w:val="26"/>
              </w:rPr>
            </w:pPr>
            <w:r w:rsidRPr="00410FBA">
              <w:rPr>
                <w:sz w:val="26"/>
                <w:szCs w:val="26"/>
              </w:rPr>
              <w:t>File biểu mẫu thay thế được lưu trên hệ thống</w:t>
            </w:r>
          </w:p>
          <w:p w14:paraId="7DEDEEA5"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2BE93CF5" w14:textId="77777777" w:rsidR="002C33E3" w:rsidRPr="00410FBA" w:rsidRDefault="002C33E3" w:rsidP="002C33E3">
            <w:pPr>
              <w:spacing w:before="120" w:after="120"/>
              <w:rPr>
                <w:i/>
                <w:sz w:val="26"/>
                <w:szCs w:val="26"/>
              </w:rPr>
            </w:pPr>
            <w:r w:rsidRPr="00410FBA">
              <w:rPr>
                <w:sz w:val="26"/>
                <w:szCs w:val="26"/>
              </w:rPr>
              <w:t>Hệ thống lưu lại các thông tin cập nhật mẫu hóa đơn</w:t>
            </w:r>
          </w:p>
          <w:p w14:paraId="2DD45726"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462025F8" w14:textId="77777777" w:rsidR="002C33E3" w:rsidRPr="00410FBA" w:rsidRDefault="002C33E3" w:rsidP="002C33E3">
            <w:pPr>
              <w:pStyle w:val="ListParagraph"/>
              <w:spacing w:before="120" w:after="120"/>
              <w:ind w:left="0"/>
              <w:rPr>
                <w:b/>
                <w:sz w:val="26"/>
                <w:szCs w:val="26"/>
              </w:rPr>
            </w:pPr>
            <w:r w:rsidRPr="00410FBA">
              <w:rPr>
                <w:sz w:val="26"/>
                <w:szCs w:val="26"/>
              </w:rPr>
              <w:t>Không có</w:t>
            </w:r>
          </w:p>
        </w:tc>
        <w:tc>
          <w:tcPr>
            <w:tcW w:w="472" w:type="pct"/>
          </w:tcPr>
          <w:p w14:paraId="5A5D7AC7" w14:textId="77777777" w:rsidR="002C33E3" w:rsidRPr="00410FBA" w:rsidRDefault="002C33E3" w:rsidP="002C33E3">
            <w:pPr>
              <w:spacing w:before="120" w:after="120"/>
              <w:rPr>
                <w:sz w:val="26"/>
                <w:szCs w:val="26"/>
              </w:rPr>
            </w:pPr>
            <w:r w:rsidRPr="00410FBA">
              <w:rPr>
                <w:sz w:val="26"/>
                <w:szCs w:val="26"/>
              </w:rPr>
              <w:t>Cao</w:t>
            </w:r>
          </w:p>
        </w:tc>
        <w:tc>
          <w:tcPr>
            <w:tcW w:w="633" w:type="pct"/>
          </w:tcPr>
          <w:p w14:paraId="4F3BFC68"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4B4F12FF" w14:textId="77777777" w:rsidR="002C33E3" w:rsidRPr="00410FBA" w:rsidRDefault="002C33E3" w:rsidP="002C33E3">
            <w:pPr>
              <w:spacing w:before="120" w:after="120"/>
              <w:rPr>
                <w:sz w:val="26"/>
                <w:szCs w:val="26"/>
              </w:rPr>
            </w:pPr>
            <w:r w:rsidRPr="00410FBA">
              <w:rPr>
                <w:sz w:val="26"/>
                <w:szCs w:val="26"/>
              </w:rPr>
              <w:t>Quản trị hệ thống quản lý doanh nghiệp</w:t>
            </w:r>
          </w:p>
        </w:tc>
      </w:tr>
      <w:tr w:rsidR="002C33E3" w:rsidRPr="00410FBA" w14:paraId="18B1C2B6" w14:textId="77777777" w:rsidTr="00F37C0C">
        <w:tc>
          <w:tcPr>
            <w:tcW w:w="391" w:type="pct"/>
          </w:tcPr>
          <w:p w14:paraId="030E8D9B" w14:textId="77777777" w:rsidR="002C33E3" w:rsidRPr="00410FBA" w:rsidRDefault="00133592" w:rsidP="002C33E3">
            <w:pPr>
              <w:pStyle w:val="ListParagraph"/>
              <w:spacing w:before="120" w:after="120"/>
              <w:ind w:left="0"/>
              <w:rPr>
                <w:sz w:val="26"/>
                <w:szCs w:val="26"/>
              </w:rPr>
            </w:pPr>
            <w:r w:rsidRPr="00410FBA">
              <w:rPr>
                <w:sz w:val="26"/>
                <w:szCs w:val="26"/>
              </w:rPr>
              <w:t>10</w:t>
            </w:r>
          </w:p>
        </w:tc>
        <w:tc>
          <w:tcPr>
            <w:tcW w:w="642" w:type="pct"/>
          </w:tcPr>
          <w:p w14:paraId="605B1CF8" w14:textId="335817D1" w:rsidR="002C33E3" w:rsidRPr="00410FBA" w:rsidRDefault="001368E2" w:rsidP="002C33E3">
            <w:pPr>
              <w:spacing w:before="120" w:after="120"/>
              <w:jc w:val="center"/>
              <w:rPr>
                <w:sz w:val="26"/>
                <w:szCs w:val="26"/>
              </w:rPr>
            </w:pPr>
            <w:r w:rsidRPr="00410FBA">
              <w:rPr>
                <w:sz w:val="26"/>
                <w:szCs w:val="26"/>
              </w:rPr>
              <w:t>UR_HDDT_041.03.10</w:t>
            </w:r>
          </w:p>
        </w:tc>
        <w:tc>
          <w:tcPr>
            <w:tcW w:w="714" w:type="pct"/>
          </w:tcPr>
          <w:p w14:paraId="22732FA3" w14:textId="77777777" w:rsidR="002C33E3" w:rsidRPr="00410FBA" w:rsidRDefault="002C33E3" w:rsidP="002C33E3">
            <w:pPr>
              <w:spacing w:before="120" w:after="120"/>
              <w:rPr>
                <w:sz w:val="26"/>
                <w:szCs w:val="26"/>
              </w:rPr>
            </w:pPr>
            <w:r w:rsidRPr="00410FBA">
              <w:rPr>
                <w:sz w:val="26"/>
                <w:szCs w:val="26"/>
              </w:rPr>
              <w:t>Đồng bộ mẫu hóa đơn từ VNPT Invoice</w:t>
            </w:r>
          </w:p>
        </w:tc>
        <w:tc>
          <w:tcPr>
            <w:tcW w:w="1583" w:type="pct"/>
          </w:tcPr>
          <w:p w14:paraId="37F74D04" w14:textId="77777777" w:rsidR="002C33E3" w:rsidRPr="00410FBA" w:rsidRDefault="002C33E3" w:rsidP="002C33E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25527343" w14:textId="77777777" w:rsidR="002C33E3" w:rsidRPr="00410FBA" w:rsidRDefault="002C33E3" w:rsidP="002C33E3">
            <w:pPr>
              <w:pStyle w:val="ListParagraph"/>
              <w:spacing w:before="120" w:after="120"/>
              <w:ind w:left="0"/>
              <w:rPr>
                <w:sz w:val="26"/>
                <w:szCs w:val="26"/>
              </w:rPr>
            </w:pPr>
            <w:r w:rsidRPr="00410FBA">
              <w:rPr>
                <w:sz w:val="26"/>
                <w:szCs w:val="26"/>
              </w:rPr>
              <w:t>Cho phép người dùng đồng bộ toàn bộ mẫu hóa đơn từ hệ thống VNPT Invoice về hệ thống đang dùng</w:t>
            </w:r>
          </w:p>
          <w:p w14:paraId="671C9EE3"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Thông tin đầu vào:</w:t>
            </w:r>
          </w:p>
          <w:p w14:paraId="50086A97" w14:textId="77777777" w:rsidR="002C33E3" w:rsidRPr="00410FBA" w:rsidRDefault="002C33E3" w:rsidP="002C33E3">
            <w:pPr>
              <w:spacing w:before="120" w:after="120"/>
              <w:rPr>
                <w:b/>
                <w:sz w:val="26"/>
                <w:szCs w:val="26"/>
              </w:rPr>
            </w:pPr>
            <w:r w:rsidRPr="00410FBA">
              <w:rPr>
                <w:sz w:val="26"/>
                <w:szCs w:val="26"/>
              </w:rPr>
              <w:t xml:space="preserve">Người dùng nhấn icon nút “Đồng bộ mẫu hóa đơn từ </w:t>
            </w:r>
            <w:r w:rsidRPr="00410FBA">
              <w:rPr>
                <w:sz w:val="26"/>
                <w:szCs w:val="26"/>
              </w:rPr>
              <w:lastRenderedPageBreak/>
              <w:t>Invoice” trên màn hình</w:t>
            </w:r>
          </w:p>
          <w:p w14:paraId="6DEE13EB"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Thông tin đầu ra: </w:t>
            </w:r>
          </w:p>
          <w:p w14:paraId="617F223E" w14:textId="77777777" w:rsidR="002C33E3" w:rsidRPr="00410FBA" w:rsidRDefault="002C33E3" w:rsidP="002C33E3">
            <w:pPr>
              <w:spacing w:before="120" w:after="120"/>
              <w:rPr>
                <w:sz w:val="26"/>
                <w:szCs w:val="26"/>
              </w:rPr>
            </w:pPr>
            <w:r w:rsidRPr="00410FBA">
              <w:rPr>
                <w:sz w:val="26"/>
                <w:szCs w:val="26"/>
              </w:rPr>
              <w:t>Toàn bộ mẫu hóa đơn từ hệ thống VNPT Invoice sẽ được đồng bộ thông tin về hệ thống hiện tại</w:t>
            </w:r>
          </w:p>
          <w:p w14:paraId="655198BC"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Chức năng xử lý:</w:t>
            </w:r>
          </w:p>
          <w:p w14:paraId="065D59F0" w14:textId="77777777" w:rsidR="002C33E3" w:rsidRPr="00410FBA" w:rsidRDefault="002C33E3" w:rsidP="002C33E3">
            <w:pPr>
              <w:spacing w:before="120" w:after="120"/>
              <w:rPr>
                <w:i/>
                <w:sz w:val="26"/>
                <w:szCs w:val="26"/>
              </w:rPr>
            </w:pPr>
            <w:r w:rsidRPr="00410FBA">
              <w:rPr>
                <w:sz w:val="26"/>
                <w:szCs w:val="26"/>
              </w:rPr>
              <w:t>Hệ thống hiển thị popup xác nhận việc đồng bộ “Quý khách có muốn đồng bộ toàn bộ mẫu hóa đơn từ Invoice về hệ thống?”. Người dùng có thể chọn “Có” (đồng ý đồng bộ) hoặc “Không” (hủy việc đồng bộ)</w:t>
            </w:r>
          </w:p>
          <w:p w14:paraId="46500668" w14:textId="77777777" w:rsidR="002C33E3" w:rsidRPr="00410FBA" w:rsidRDefault="002C33E3" w:rsidP="002C33E3">
            <w:pPr>
              <w:pStyle w:val="ListParagraph"/>
              <w:numPr>
                <w:ilvl w:val="0"/>
                <w:numId w:val="18"/>
              </w:numPr>
              <w:spacing w:before="120" w:after="120"/>
              <w:rPr>
                <w:b/>
                <w:sz w:val="26"/>
                <w:szCs w:val="26"/>
              </w:rPr>
            </w:pPr>
            <w:r w:rsidRPr="00410FBA">
              <w:rPr>
                <w:b/>
                <w:sz w:val="26"/>
                <w:szCs w:val="26"/>
              </w:rPr>
              <w:t xml:space="preserve">Các ngoại lệ: </w:t>
            </w:r>
          </w:p>
          <w:p w14:paraId="0712A2CB" w14:textId="77777777" w:rsidR="002C33E3" w:rsidRPr="00410FBA" w:rsidRDefault="002C33E3" w:rsidP="002C33E3">
            <w:pPr>
              <w:pStyle w:val="ListParagraph"/>
              <w:spacing w:before="120" w:after="120"/>
              <w:ind w:left="0"/>
              <w:rPr>
                <w:b/>
                <w:sz w:val="26"/>
                <w:szCs w:val="26"/>
              </w:rPr>
            </w:pPr>
            <w:r w:rsidRPr="00410FBA">
              <w:rPr>
                <w:sz w:val="26"/>
                <w:szCs w:val="26"/>
              </w:rPr>
              <w:t>Không có</w:t>
            </w:r>
          </w:p>
        </w:tc>
        <w:tc>
          <w:tcPr>
            <w:tcW w:w="472" w:type="pct"/>
          </w:tcPr>
          <w:p w14:paraId="70FC0582" w14:textId="77777777" w:rsidR="002C33E3" w:rsidRPr="00410FBA" w:rsidRDefault="002C33E3" w:rsidP="002C33E3">
            <w:pPr>
              <w:spacing w:before="120" w:after="120"/>
              <w:rPr>
                <w:sz w:val="26"/>
                <w:szCs w:val="26"/>
              </w:rPr>
            </w:pPr>
            <w:r w:rsidRPr="00410FBA">
              <w:rPr>
                <w:sz w:val="26"/>
                <w:szCs w:val="26"/>
              </w:rPr>
              <w:lastRenderedPageBreak/>
              <w:t>Cao</w:t>
            </w:r>
          </w:p>
        </w:tc>
        <w:tc>
          <w:tcPr>
            <w:tcW w:w="633" w:type="pct"/>
          </w:tcPr>
          <w:p w14:paraId="0F6C3C2C" w14:textId="77777777" w:rsidR="002C33E3" w:rsidRPr="00410FBA" w:rsidRDefault="002C33E3" w:rsidP="002C33E3">
            <w:pPr>
              <w:spacing w:before="120" w:after="120"/>
              <w:rPr>
                <w:sz w:val="26"/>
                <w:szCs w:val="26"/>
              </w:rPr>
            </w:pPr>
            <w:r w:rsidRPr="00410FBA">
              <w:rPr>
                <w:sz w:val="26"/>
                <w:szCs w:val="26"/>
              </w:rPr>
              <w:t>Cao</w:t>
            </w:r>
          </w:p>
        </w:tc>
        <w:tc>
          <w:tcPr>
            <w:tcW w:w="565" w:type="pct"/>
          </w:tcPr>
          <w:p w14:paraId="464D25D9" w14:textId="77777777" w:rsidR="002C33E3" w:rsidRPr="00410FBA" w:rsidRDefault="002C33E3" w:rsidP="002C33E3">
            <w:pPr>
              <w:spacing w:before="120" w:after="120"/>
              <w:rPr>
                <w:sz w:val="26"/>
                <w:szCs w:val="26"/>
              </w:rPr>
            </w:pPr>
            <w:r w:rsidRPr="00410FBA">
              <w:rPr>
                <w:sz w:val="26"/>
                <w:szCs w:val="26"/>
              </w:rPr>
              <w:t>Quản trị hệ thống quản lý doanh nghiệp</w:t>
            </w:r>
          </w:p>
        </w:tc>
      </w:tr>
    </w:tbl>
    <w:p w14:paraId="76878187" w14:textId="77777777" w:rsidR="00CF4056" w:rsidRPr="00410FBA" w:rsidRDefault="00CF4056" w:rsidP="00CF4056"/>
    <w:p w14:paraId="478107D6" w14:textId="77777777" w:rsidR="00C808E0" w:rsidRPr="00410FBA" w:rsidRDefault="00CE593F" w:rsidP="00C808E0">
      <w:pPr>
        <w:pStyle w:val="Heading3"/>
        <w:numPr>
          <w:ilvl w:val="0"/>
          <w:numId w:val="0"/>
        </w:numPr>
      </w:pPr>
      <w:bookmarkStart w:id="710" w:name="_Toc167894537"/>
      <w:r w:rsidRPr="00410FBA">
        <w:t>IV.2</w:t>
      </w:r>
      <w:r w:rsidR="00C808E0" w:rsidRPr="00410FBA">
        <w:t>.6 Quản lý dải hóa đơn</w:t>
      </w:r>
      <w:bookmarkEnd w:id="710"/>
    </w:p>
    <w:tbl>
      <w:tblPr>
        <w:tblStyle w:val="TableGrid"/>
        <w:tblW w:w="5000" w:type="pct"/>
        <w:tblLook w:val="04A0" w:firstRow="1" w:lastRow="0" w:firstColumn="1" w:lastColumn="0" w:noHBand="0" w:noVBand="1"/>
      </w:tblPr>
      <w:tblGrid>
        <w:gridCol w:w="708"/>
        <w:gridCol w:w="2600"/>
        <w:gridCol w:w="935"/>
        <w:gridCol w:w="2341"/>
        <w:gridCol w:w="733"/>
        <w:gridCol w:w="823"/>
        <w:gridCol w:w="924"/>
      </w:tblGrid>
      <w:tr w:rsidR="00410FBA" w:rsidRPr="00410FBA" w14:paraId="0A1E9653" w14:textId="77777777" w:rsidTr="00133592">
        <w:tc>
          <w:tcPr>
            <w:tcW w:w="391" w:type="pct"/>
          </w:tcPr>
          <w:p w14:paraId="3C1676E2" w14:textId="77777777" w:rsidR="002C33E3" w:rsidRPr="00410FBA" w:rsidRDefault="002C33E3" w:rsidP="00133592">
            <w:pPr>
              <w:spacing w:before="120" w:after="120"/>
              <w:jc w:val="center"/>
              <w:rPr>
                <w:b/>
                <w:sz w:val="26"/>
                <w:szCs w:val="26"/>
              </w:rPr>
            </w:pPr>
            <w:r w:rsidRPr="00410FBA">
              <w:rPr>
                <w:b/>
                <w:sz w:val="26"/>
                <w:szCs w:val="26"/>
              </w:rPr>
              <w:t>STT</w:t>
            </w:r>
          </w:p>
        </w:tc>
        <w:tc>
          <w:tcPr>
            <w:tcW w:w="642" w:type="pct"/>
          </w:tcPr>
          <w:p w14:paraId="44DB8349" w14:textId="77777777" w:rsidR="002C33E3" w:rsidRPr="00410FBA" w:rsidRDefault="002C33E3" w:rsidP="00133592">
            <w:pPr>
              <w:spacing w:before="120" w:after="120"/>
              <w:jc w:val="center"/>
              <w:rPr>
                <w:b/>
                <w:sz w:val="26"/>
                <w:szCs w:val="26"/>
              </w:rPr>
            </w:pPr>
            <w:r w:rsidRPr="00410FBA">
              <w:rPr>
                <w:b/>
                <w:sz w:val="26"/>
                <w:szCs w:val="26"/>
              </w:rPr>
              <w:t>Mã yêu cầu</w:t>
            </w:r>
          </w:p>
        </w:tc>
        <w:tc>
          <w:tcPr>
            <w:tcW w:w="714" w:type="pct"/>
          </w:tcPr>
          <w:p w14:paraId="3448506D" w14:textId="77777777" w:rsidR="002C33E3" w:rsidRPr="00410FBA" w:rsidRDefault="002C33E3" w:rsidP="00133592">
            <w:pPr>
              <w:spacing w:before="120" w:after="120"/>
              <w:jc w:val="center"/>
              <w:rPr>
                <w:b/>
                <w:sz w:val="26"/>
                <w:szCs w:val="26"/>
              </w:rPr>
            </w:pPr>
            <w:r w:rsidRPr="00410FBA">
              <w:rPr>
                <w:b/>
                <w:sz w:val="26"/>
                <w:szCs w:val="26"/>
              </w:rPr>
              <w:t>Tên yêu cầu</w:t>
            </w:r>
          </w:p>
        </w:tc>
        <w:tc>
          <w:tcPr>
            <w:tcW w:w="1583" w:type="pct"/>
          </w:tcPr>
          <w:p w14:paraId="55423552" w14:textId="77777777" w:rsidR="002C33E3" w:rsidRPr="00410FBA" w:rsidRDefault="002C33E3" w:rsidP="00133592">
            <w:pPr>
              <w:spacing w:before="120" w:after="120"/>
              <w:jc w:val="center"/>
              <w:rPr>
                <w:b/>
                <w:sz w:val="26"/>
                <w:szCs w:val="26"/>
              </w:rPr>
            </w:pPr>
            <w:r w:rsidRPr="00410FBA">
              <w:rPr>
                <w:b/>
                <w:sz w:val="26"/>
                <w:szCs w:val="26"/>
              </w:rPr>
              <w:t xml:space="preserve">Mô tả </w:t>
            </w:r>
          </w:p>
        </w:tc>
        <w:tc>
          <w:tcPr>
            <w:tcW w:w="472" w:type="pct"/>
          </w:tcPr>
          <w:p w14:paraId="68046ED1" w14:textId="77777777" w:rsidR="002C33E3" w:rsidRPr="00410FBA" w:rsidRDefault="002C33E3" w:rsidP="00133592">
            <w:pPr>
              <w:spacing w:before="120" w:after="120"/>
              <w:jc w:val="center"/>
              <w:rPr>
                <w:b/>
                <w:sz w:val="26"/>
                <w:szCs w:val="26"/>
              </w:rPr>
            </w:pPr>
            <w:r w:rsidRPr="00410FBA">
              <w:rPr>
                <w:b/>
                <w:sz w:val="26"/>
                <w:szCs w:val="26"/>
              </w:rPr>
              <w:t>Mức độ ưu tiên</w:t>
            </w:r>
          </w:p>
        </w:tc>
        <w:tc>
          <w:tcPr>
            <w:tcW w:w="633" w:type="pct"/>
          </w:tcPr>
          <w:p w14:paraId="0D1C3493" w14:textId="77777777" w:rsidR="002C33E3" w:rsidRPr="00410FBA" w:rsidRDefault="002C33E3" w:rsidP="00133592">
            <w:pPr>
              <w:spacing w:before="120" w:after="120"/>
              <w:jc w:val="center"/>
              <w:rPr>
                <w:b/>
                <w:sz w:val="26"/>
                <w:szCs w:val="26"/>
              </w:rPr>
            </w:pPr>
            <w:r w:rsidRPr="00410FBA">
              <w:rPr>
                <w:b/>
                <w:sz w:val="26"/>
                <w:szCs w:val="26"/>
              </w:rPr>
              <w:t>Mức độ quan trọng</w:t>
            </w:r>
          </w:p>
        </w:tc>
        <w:tc>
          <w:tcPr>
            <w:tcW w:w="565" w:type="pct"/>
          </w:tcPr>
          <w:p w14:paraId="0E19AD6B" w14:textId="77777777" w:rsidR="002C33E3" w:rsidRPr="00410FBA" w:rsidRDefault="002C33E3" w:rsidP="00133592">
            <w:pPr>
              <w:spacing w:before="120" w:after="120"/>
              <w:jc w:val="center"/>
              <w:rPr>
                <w:b/>
                <w:sz w:val="26"/>
                <w:szCs w:val="26"/>
              </w:rPr>
            </w:pPr>
            <w:r w:rsidRPr="00410FBA">
              <w:rPr>
                <w:b/>
                <w:sz w:val="26"/>
                <w:szCs w:val="26"/>
              </w:rPr>
              <w:t>Đối tượng liên quan</w:t>
            </w:r>
          </w:p>
        </w:tc>
      </w:tr>
      <w:tr w:rsidR="00410FBA" w:rsidRPr="00410FBA" w14:paraId="4238AF9A" w14:textId="77777777" w:rsidTr="00133592">
        <w:tc>
          <w:tcPr>
            <w:tcW w:w="391" w:type="pct"/>
          </w:tcPr>
          <w:p w14:paraId="5279A752" w14:textId="77777777" w:rsidR="002C33E3" w:rsidRPr="00410FBA" w:rsidRDefault="002C33E3" w:rsidP="00133592">
            <w:pPr>
              <w:pStyle w:val="ListParagraph"/>
              <w:spacing w:before="120" w:after="120"/>
              <w:ind w:left="0"/>
              <w:rPr>
                <w:sz w:val="26"/>
                <w:szCs w:val="26"/>
              </w:rPr>
            </w:pPr>
            <w:r w:rsidRPr="00410FBA">
              <w:rPr>
                <w:sz w:val="26"/>
                <w:szCs w:val="26"/>
              </w:rPr>
              <w:t>1</w:t>
            </w:r>
          </w:p>
        </w:tc>
        <w:tc>
          <w:tcPr>
            <w:tcW w:w="642" w:type="pct"/>
          </w:tcPr>
          <w:p w14:paraId="2014E555" w14:textId="3B345A24" w:rsidR="002C33E3" w:rsidRPr="00410FBA" w:rsidRDefault="001368E2" w:rsidP="00133592">
            <w:pPr>
              <w:spacing w:before="120" w:after="120"/>
              <w:jc w:val="center"/>
              <w:rPr>
                <w:sz w:val="26"/>
                <w:szCs w:val="26"/>
              </w:rPr>
            </w:pPr>
            <w:r w:rsidRPr="00410FBA">
              <w:rPr>
                <w:sz w:val="26"/>
                <w:szCs w:val="26"/>
              </w:rPr>
              <w:t>UR_HDDT_041.02.01</w:t>
            </w:r>
          </w:p>
        </w:tc>
        <w:tc>
          <w:tcPr>
            <w:tcW w:w="714" w:type="pct"/>
          </w:tcPr>
          <w:p w14:paraId="5CAEC0F9" w14:textId="77777777" w:rsidR="002C33E3" w:rsidRPr="00410FBA" w:rsidRDefault="00133592" w:rsidP="00133592">
            <w:pPr>
              <w:spacing w:before="120" w:after="120"/>
              <w:rPr>
                <w:sz w:val="26"/>
                <w:szCs w:val="26"/>
              </w:rPr>
            </w:pPr>
            <w:r w:rsidRPr="00410FBA">
              <w:rPr>
                <w:sz w:val="26"/>
                <w:szCs w:val="26"/>
              </w:rPr>
              <w:t>Xem d</w:t>
            </w:r>
            <w:r w:rsidR="002C33E3" w:rsidRPr="00410FBA">
              <w:rPr>
                <w:sz w:val="26"/>
                <w:szCs w:val="26"/>
              </w:rPr>
              <w:t>anh sách dải hóa đơn</w:t>
            </w:r>
          </w:p>
        </w:tc>
        <w:tc>
          <w:tcPr>
            <w:tcW w:w="1583" w:type="pct"/>
          </w:tcPr>
          <w:p w14:paraId="372DFB28" w14:textId="77777777" w:rsidR="002C33E3" w:rsidRPr="00410FBA" w:rsidRDefault="002C33E3" w:rsidP="00133592">
            <w:pPr>
              <w:pStyle w:val="ListParagraph"/>
              <w:numPr>
                <w:ilvl w:val="0"/>
                <w:numId w:val="19"/>
              </w:numPr>
              <w:spacing w:before="120" w:after="120"/>
              <w:ind w:left="0" w:firstLine="0"/>
              <w:rPr>
                <w:sz w:val="26"/>
                <w:szCs w:val="26"/>
              </w:rPr>
            </w:pPr>
            <w:r w:rsidRPr="00410FBA">
              <w:rPr>
                <w:b/>
                <w:sz w:val="26"/>
                <w:szCs w:val="26"/>
              </w:rPr>
              <w:t xml:space="preserve">Phát biểu yêu cầu: </w:t>
            </w:r>
            <w:r w:rsidRPr="00410FBA">
              <w:rPr>
                <w:sz w:val="26"/>
                <w:szCs w:val="26"/>
              </w:rPr>
              <w:t xml:space="preserve">Cho phép người dùng xem danh sách </w:t>
            </w:r>
            <w:r w:rsidR="00133592" w:rsidRPr="00410FBA">
              <w:rPr>
                <w:sz w:val="26"/>
                <w:szCs w:val="26"/>
              </w:rPr>
              <w:t>dải hóa đơn và tìm kiếm dải hóa đơn</w:t>
            </w:r>
          </w:p>
          <w:p w14:paraId="7A08FA2E" w14:textId="77777777" w:rsidR="002C33E3" w:rsidRPr="00410FBA" w:rsidRDefault="002C33E3" w:rsidP="00133592">
            <w:pPr>
              <w:pStyle w:val="ListParagraph"/>
              <w:numPr>
                <w:ilvl w:val="0"/>
                <w:numId w:val="18"/>
              </w:numPr>
              <w:spacing w:before="120" w:after="120"/>
              <w:rPr>
                <w:b/>
                <w:sz w:val="26"/>
                <w:szCs w:val="26"/>
              </w:rPr>
            </w:pPr>
            <w:r w:rsidRPr="00410FBA">
              <w:rPr>
                <w:b/>
                <w:sz w:val="26"/>
                <w:szCs w:val="26"/>
              </w:rPr>
              <w:t>Thông tin đầu vào:</w:t>
            </w:r>
          </w:p>
          <w:p w14:paraId="4572AFF2" w14:textId="77777777" w:rsidR="002C33E3" w:rsidRPr="00410FBA" w:rsidRDefault="002C33E3" w:rsidP="00133592">
            <w:pPr>
              <w:spacing w:before="120" w:after="120"/>
              <w:rPr>
                <w:sz w:val="26"/>
                <w:szCs w:val="26"/>
              </w:rPr>
            </w:pPr>
            <w:r w:rsidRPr="00410FBA">
              <w:rPr>
                <w:sz w:val="26"/>
                <w:szCs w:val="26"/>
              </w:rPr>
              <w:lastRenderedPageBreak/>
              <w:t xml:space="preserve">Dữ liệu </w:t>
            </w:r>
            <w:r w:rsidR="00133592" w:rsidRPr="00410FBA">
              <w:rPr>
                <w:sz w:val="26"/>
                <w:szCs w:val="26"/>
              </w:rPr>
              <w:t>dải</w:t>
            </w:r>
            <w:r w:rsidRPr="00410FBA">
              <w:rPr>
                <w:sz w:val="26"/>
                <w:szCs w:val="26"/>
              </w:rPr>
              <w:t xml:space="preserve"> hóa đơn có trên hệ thống</w:t>
            </w:r>
          </w:p>
          <w:p w14:paraId="5BD4ACDB" w14:textId="77777777" w:rsidR="002C33E3" w:rsidRPr="00410FBA" w:rsidRDefault="002C33E3" w:rsidP="00133592">
            <w:pPr>
              <w:pStyle w:val="ListParagraph"/>
              <w:numPr>
                <w:ilvl w:val="0"/>
                <w:numId w:val="18"/>
              </w:numPr>
              <w:spacing w:before="120" w:after="120"/>
              <w:rPr>
                <w:b/>
                <w:sz w:val="26"/>
                <w:szCs w:val="26"/>
              </w:rPr>
            </w:pPr>
            <w:r w:rsidRPr="00410FBA">
              <w:rPr>
                <w:b/>
                <w:sz w:val="26"/>
                <w:szCs w:val="26"/>
              </w:rPr>
              <w:t xml:space="preserve">Thông tin đầu ra: </w:t>
            </w:r>
          </w:p>
          <w:p w14:paraId="08F83484" w14:textId="77777777" w:rsidR="002C33E3" w:rsidRPr="00410FBA" w:rsidRDefault="002C33E3" w:rsidP="00133592">
            <w:pPr>
              <w:spacing w:before="120" w:after="120"/>
              <w:rPr>
                <w:sz w:val="26"/>
                <w:szCs w:val="26"/>
                <w:u w:val="single"/>
              </w:rPr>
            </w:pPr>
            <w:r w:rsidRPr="00410FBA">
              <w:rPr>
                <w:sz w:val="26"/>
                <w:szCs w:val="26"/>
                <w:u w:val="single"/>
              </w:rPr>
              <w:t>Danh sách gồm các trường thông tin sau:</w:t>
            </w:r>
          </w:p>
          <w:p w14:paraId="35034F18" w14:textId="77777777" w:rsidR="002C33E3" w:rsidRPr="00410FBA" w:rsidRDefault="002C33E3" w:rsidP="00133592">
            <w:pPr>
              <w:spacing w:before="120" w:after="120"/>
              <w:rPr>
                <w:sz w:val="26"/>
                <w:szCs w:val="26"/>
              </w:rPr>
            </w:pPr>
            <w:r w:rsidRPr="00410FBA">
              <w:rPr>
                <w:sz w:val="26"/>
                <w:szCs w:val="26"/>
              </w:rPr>
              <w:t>+ STT</w:t>
            </w:r>
          </w:p>
          <w:p w14:paraId="5AFE2CD3" w14:textId="77777777" w:rsidR="002C33E3" w:rsidRPr="00410FBA" w:rsidRDefault="00133592" w:rsidP="00133592">
            <w:pPr>
              <w:spacing w:before="120" w:after="120"/>
              <w:rPr>
                <w:sz w:val="26"/>
                <w:szCs w:val="26"/>
              </w:rPr>
            </w:pPr>
            <w:r w:rsidRPr="00410FBA">
              <w:rPr>
                <w:sz w:val="26"/>
                <w:szCs w:val="26"/>
              </w:rPr>
              <w:t>+ Mẫu hóa đơn</w:t>
            </w:r>
          </w:p>
          <w:p w14:paraId="640A8413" w14:textId="77777777" w:rsidR="002C33E3" w:rsidRPr="00410FBA" w:rsidRDefault="002C33E3" w:rsidP="00133592">
            <w:pPr>
              <w:spacing w:before="120" w:after="120"/>
              <w:rPr>
                <w:sz w:val="26"/>
                <w:szCs w:val="26"/>
              </w:rPr>
            </w:pPr>
            <w:r w:rsidRPr="00410FBA">
              <w:rPr>
                <w:sz w:val="26"/>
                <w:szCs w:val="26"/>
              </w:rPr>
              <w:t xml:space="preserve">+ </w:t>
            </w:r>
            <w:r w:rsidR="00133592" w:rsidRPr="00410FBA">
              <w:rPr>
                <w:sz w:val="26"/>
                <w:szCs w:val="26"/>
              </w:rPr>
              <w:t>Dải ký hiệu</w:t>
            </w:r>
          </w:p>
          <w:p w14:paraId="0279BC8D" w14:textId="77777777" w:rsidR="002C33E3" w:rsidRPr="00410FBA" w:rsidRDefault="002C33E3" w:rsidP="00133592">
            <w:pPr>
              <w:spacing w:before="120" w:after="120"/>
              <w:rPr>
                <w:sz w:val="26"/>
                <w:szCs w:val="26"/>
              </w:rPr>
            </w:pPr>
            <w:r w:rsidRPr="00410FBA">
              <w:rPr>
                <w:sz w:val="26"/>
                <w:szCs w:val="26"/>
              </w:rPr>
              <w:t xml:space="preserve">+ </w:t>
            </w:r>
            <w:r w:rsidR="00133592" w:rsidRPr="00410FBA">
              <w:rPr>
                <w:sz w:val="26"/>
                <w:szCs w:val="26"/>
              </w:rPr>
              <w:t>Số lượng</w:t>
            </w:r>
          </w:p>
          <w:p w14:paraId="13431311" w14:textId="77777777" w:rsidR="002C33E3" w:rsidRPr="00410FBA" w:rsidRDefault="002C33E3" w:rsidP="00133592">
            <w:pPr>
              <w:spacing w:before="120" w:after="120"/>
              <w:rPr>
                <w:sz w:val="26"/>
                <w:szCs w:val="26"/>
              </w:rPr>
            </w:pPr>
            <w:r w:rsidRPr="00410FBA">
              <w:rPr>
                <w:sz w:val="26"/>
                <w:szCs w:val="26"/>
              </w:rPr>
              <w:t xml:space="preserve">+ </w:t>
            </w:r>
            <w:r w:rsidR="00133592" w:rsidRPr="00410FBA">
              <w:rPr>
                <w:sz w:val="26"/>
                <w:szCs w:val="26"/>
              </w:rPr>
              <w:t>Trạng thái</w:t>
            </w:r>
          </w:p>
          <w:p w14:paraId="0F3F1C3E" w14:textId="77777777" w:rsidR="002C33E3" w:rsidRPr="00410FBA" w:rsidRDefault="002C33E3" w:rsidP="00133592">
            <w:pPr>
              <w:spacing w:before="120" w:after="120"/>
              <w:rPr>
                <w:sz w:val="26"/>
                <w:szCs w:val="26"/>
              </w:rPr>
            </w:pPr>
            <w:r w:rsidRPr="00410FBA">
              <w:rPr>
                <w:sz w:val="26"/>
                <w:szCs w:val="26"/>
              </w:rPr>
              <w:t>+ Ngày tạo</w:t>
            </w:r>
          </w:p>
          <w:p w14:paraId="032B2F53" w14:textId="77777777" w:rsidR="002C33E3" w:rsidRPr="00410FBA" w:rsidRDefault="002C33E3" w:rsidP="00133592">
            <w:pPr>
              <w:spacing w:before="120" w:after="120"/>
              <w:rPr>
                <w:sz w:val="26"/>
                <w:szCs w:val="26"/>
                <w:u w:val="single"/>
              </w:rPr>
            </w:pPr>
            <w:r w:rsidRPr="00410FBA">
              <w:rPr>
                <w:sz w:val="26"/>
                <w:szCs w:val="26"/>
                <w:u w:val="single"/>
              </w:rPr>
              <w:t>Các nút thao tác chức năng gồm:</w:t>
            </w:r>
          </w:p>
          <w:p w14:paraId="2AC32A7E" w14:textId="77777777" w:rsidR="002C33E3" w:rsidRPr="00410FBA" w:rsidRDefault="002C33E3" w:rsidP="00133592">
            <w:pPr>
              <w:spacing w:before="120" w:after="120"/>
              <w:rPr>
                <w:sz w:val="26"/>
                <w:szCs w:val="26"/>
              </w:rPr>
            </w:pPr>
            <w:r w:rsidRPr="00410FBA">
              <w:rPr>
                <w:sz w:val="26"/>
                <w:szCs w:val="26"/>
              </w:rPr>
              <w:t>+ Xem: xem chi tiết mẫu hóa đơn</w:t>
            </w:r>
          </w:p>
          <w:p w14:paraId="1C41E51E" w14:textId="77777777" w:rsidR="002C33E3" w:rsidRPr="00410FBA" w:rsidRDefault="002C33E3" w:rsidP="00133592">
            <w:pPr>
              <w:spacing w:before="120" w:after="120"/>
              <w:rPr>
                <w:sz w:val="26"/>
                <w:szCs w:val="26"/>
              </w:rPr>
            </w:pPr>
            <w:r w:rsidRPr="00410FBA">
              <w:rPr>
                <w:sz w:val="26"/>
                <w:szCs w:val="26"/>
              </w:rPr>
              <w:t xml:space="preserve">+ </w:t>
            </w:r>
            <w:r w:rsidR="00133592" w:rsidRPr="00410FBA">
              <w:rPr>
                <w:sz w:val="26"/>
                <w:szCs w:val="26"/>
              </w:rPr>
              <w:t xml:space="preserve">Gia hạn:   </w:t>
            </w:r>
          </w:p>
          <w:p w14:paraId="26FF6300" w14:textId="77777777" w:rsidR="002C33E3" w:rsidRPr="00410FBA" w:rsidRDefault="002C33E3" w:rsidP="00133592">
            <w:pPr>
              <w:spacing w:before="120" w:after="120"/>
              <w:rPr>
                <w:sz w:val="26"/>
                <w:szCs w:val="26"/>
              </w:rPr>
            </w:pPr>
            <w:r w:rsidRPr="00410FBA">
              <w:rPr>
                <w:sz w:val="26"/>
                <w:szCs w:val="26"/>
              </w:rPr>
              <w:t xml:space="preserve">+ </w:t>
            </w:r>
            <w:r w:rsidR="00133592" w:rsidRPr="00410FBA">
              <w:rPr>
                <w:sz w:val="26"/>
                <w:szCs w:val="26"/>
              </w:rPr>
              <w:t>Cập nhật tình trạng: Sử dụng/Ngừng sử dụng</w:t>
            </w:r>
          </w:p>
          <w:p w14:paraId="2E85CC32" w14:textId="77777777" w:rsidR="002C33E3" w:rsidRPr="00410FBA" w:rsidRDefault="002C33E3" w:rsidP="00133592">
            <w:pPr>
              <w:spacing w:before="120" w:after="120"/>
              <w:rPr>
                <w:sz w:val="26"/>
                <w:szCs w:val="26"/>
              </w:rPr>
            </w:pPr>
            <w:r w:rsidRPr="00410FBA">
              <w:rPr>
                <w:sz w:val="26"/>
                <w:szCs w:val="26"/>
              </w:rPr>
              <w:t xml:space="preserve">+ Xóa: xóa </w:t>
            </w:r>
            <w:r w:rsidR="00133592" w:rsidRPr="00410FBA">
              <w:rPr>
                <w:sz w:val="26"/>
                <w:szCs w:val="26"/>
              </w:rPr>
              <w:t>dải</w:t>
            </w:r>
            <w:r w:rsidRPr="00410FBA">
              <w:rPr>
                <w:sz w:val="26"/>
                <w:szCs w:val="26"/>
              </w:rPr>
              <w:t xml:space="preserve"> hóa đơn khỏi hệ thống</w:t>
            </w:r>
          </w:p>
          <w:p w14:paraId="5DF761CB" w14:textId="77777777" w:rsidR="00133592" w:rsidRPr="00410FBA" w:rsidRDefault="00133592" w:rsidP="00133592">
            <w:pPr>
              <w:spacing w:before="120" w:after="120"/>
              <w:rPr>
                <w:sz w:val="26"/>
                <w:szCs w:val="26"/>
              </w:rPr>
            </w:pPr>
            <w:r w:rsidRPr="00410FBA">
              <w:rPr>
                <w:sz w:val="26"/>
                <w:szCs w:val="26"/>
              </w:rPr>
              <w:t>+ Nút Tìm kiếm chung: tìm kiếm qua từ khóa người dùng nhập vào</w:t>
            </w:r>
          </w:p>
          <w:p w14:paraId="766F9B75" w14:textId="77777777" w:rsidR="00133592" w:rsidRPr="00410FBA" w:rsidRDefault="00133592" w:rsidP="00133592">
            <w:pPr>
              <w:spacing w:before="120" w:after="120"/>
              <w:rPr>
                <w:sz w:val="26"/>
                <w:szCs w:val="26"/>
              </w:rPr>
            </w:pPr>
            <w:r w:rsidRPr="00410FBA">
              <w:rPr>
                <w:sz w:val="26"/>
                <w:szCs w:val="26"/>
              </w:rPr>
              <w:t>+ Nút Tìm kiếm dưới mỗi trường thông tin: tìm kiếm chứng thư số qua từ khóa của Mẫu hóa đơn, Dải ký hiệu, Số lượng, Trạng thái, Ngày tạo</w:t>
            </w:r>
          </w:p>
          <w:p w14:paraId="32ABDB3B" w14:textId="77777777" w:rsidR="002C33E3" w:rsidRPr="00410FBA" w:rsidRDefault="002C33E3" w:rsidP="00133592">
            <w:pPr>
              <w:pStyle w:val="ListParagraph"/>
              <w:numPr>
                <w:ilvl w:val="0"/>
                <w:numId w:val="18"/>
              </w:numPr>
              <w:spacing w:before="120" w:after="120"/>
              <w:rPr>
                <w:b/>
                <w:sz w:val="26"/>
                <w:szCs w:val="26"/>
              </w:rPr>
            </w:pPr>
            <w:r w:rsidRPr="00410FBA">
              <w:rPr>
                <w:b/>
                <w:sz w:val="26"/>
                <w:szCs w:val="26"/>
              </w:rPr>
              <w:t>Chức năng xử lý:</w:t>
            </w:r>
          </w:p>
          <w:p w14:paraId="06062680" w14:textId="77777777" w:rsidR="002C33E3" w:rsidRPr="00410FBA" w:rsidRDefault="002C33E3" w:rsidP="00133592">
            <w:pPr>
              <w:spacing w:before="120" w:after="120"/>
              <w:rPr>
                <w:sz w:val="26"/>
                <w:szCs w:val="26"/>
              </w:rPr>
            </w:pPr>
            <w:r w:rsidRPr="00410FBA">
              <w:rPr>
                <w:sz w:val="26"/>
                <w:szCs w:val="26"/>
              </w:rPr>
              <w:lastRenderedPageBreak/>
              <w:t>+ Hệ thống hiển thị danh sác</w:t>
            </w:r>
            <w:r w:rsidR="00133592" w:rsidRPr="00410FBA">
              <w:rPr>
                <w:sz w:val="26"/>
                <w:szCs w:val="26"/>
              </w:rPr>
              <w:t>h dải hóa đơn</w:t>
            </w:r>
            <w:r w:rsidRPr="00410FBA">
              <w:rPr>
                <w:sz w:val="26"/>
                <w:szCs w:val="26"/>
              </w:rPr>
              <w:t xml:space="preserve"> </w:t>
            </w:r>
          </w:p>
          <w:p w14:paraId="34FFBB97" w14:textId="77777777" w:rsidR="002C33E3" w:rsidRPr="00410FBA" w:rsidRDefault="002C33E3" w:rsidP="00133592">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w:t>
            </w:r>
            <w:r w:rsidR="00133592" w:rsidRPr="00410FBA">
              <w:rPr>
                <w:sz w:val="26"/>
                <w:szCs w:val="26"/>
                <w:lang w:val="vi-VN"/>
              </w:rPr>
              <w:t xml:space="preserve"> 25 50 100 bản ghi trên 1 trang</w:t>
            </w:r>
          </w:p>
          <w:p w14:paraId="51CC6772" w14:textId="77777777" w:rsidR="002C33E3" w:rsidRPr="00410FBA" w:rsidRDefault="002C33E3" w:rsidP="00133592">
            <w:pPr>
              <w:pStyle w:val="ListParagraph"/>
              <w:numPr>
                <w:ilvl w:val="0"/>
                <w:numId w:val="18"/>
              </w:numPr>
              <w:spacing w:before="120" w:after="120"/>
              <w:rPr>
                <w:b/>
                <w:sz w:val="26"/>
                <w:szCs w:val="26"/>
              </w:rPr>
            </w:pPr>
            <w:r w:rsidRPr="00410FBA">
              <w:rPr>
                <w:b/>
                <w:sz w:val="26"/>
                <w:szCs w:val="26"/>
              </w:rPr>
              <w:t xml:space="preserve">Các ngoại lệ: </w:t>
            </w:r>
          </w:p>
          <w:p w14:paraId="29A96738" w14:textId="77777777" w:rsidR="002C33E3" w:rsidRPr="00410FBA" w:rsidRDefault="002C33E3" w:rsidP="00133592">
            <w:pPr>
              <w:spacing w:before="120" w:after="120"/>
              <w:rPr>
                <w:b/>
                <w:sz w:val="26"/>
                <w:szCs w:val="26"/>
              </w:rPr>
            </w:pPr>
            <w:r w:rsidRPr="00410FBA">
              <w:rPr>
                <w:sz w:val="26"/>
                <w:szCs w:val="26"/>
              </w:rPr>
              <w:t>Không có</w:t>
            </w:r>
          </w:p>
        </w:tc>
        <w:tc>
          <w:tcPr>
            <w:tcW w:w="472" w:type="pct"/>
          </w:tcPr>
          <w:p w14:paraId="62E98AE9" w14:textId="77777777" w:rsidR="002C33E3" w:rsidRPr="00410FBA" w:rsidRDefault="002C33E3" w:rsidP="00133592">
            <w:pPr>
              <w:spacing w:before="120" w:after="120"/>
              <w:rPr>
                <w:sz w:val="26"/>
                <w:szCs w:val="26"/>
              </w:rPr>
            </w:pPr>
            <w:r w:rsidRPr="00410FBA">
              <w:rPr>
                <w:sz w:val="26"/>
                <w:szCs w:val="26"/>
              </w:rPr>
              <w:lastRenderedPageBreak/>
              <w:t>Cao</w:t>
            </w:r>
          </w:p>
        </w:tc>
        <w:tc>
          <w:tcPr>
            <w:tcW w:w="633" w:type="pct"/>
          </w:tcPr>
          <w:p w14:paraId="3482F5FF" w14:textId="77777777" w:rsidR="002C33E3" w:rsidRPr="00410FBA" w:rsidRDefault="002C33E3" w:rsidP="00133592">
            <w:pPr>
              <w:spacing w:before="120" w:after="120"/>
              <w:rPr>
                <w:sz w:val="26"/>
                <w:szCs w:val="26"/>
              </w:rPr>
            </w:pPr>
            <w:r w:rsidRPr="00410FBA">
              <w:rPr>
                <w:sz w:val="26"/>
                <w:szCs w:val="26"/>
              </w:rPr>
              <w:t>Cao</w:t>
            </w:r>
          </w:p>
        </w:tc>
        <w:tc>
          <w:tcPr>
            <w:tcW w:w="565" w:type="pct"/>
          </w:tcPr>
          <w:p w14:paraId="1F23F9F3" w14:textId="77777777" w:rsidR="002C33E3" w:rsidRPr="00410FBA" w:rsidRDefault="002C33E3" w:rsidP="00133592">
            <w:pPr>
              <w:spacing w:before="120" w:after="120"/>
              <w:rPr>
                <w:sz w:val="26"/>
                <w:szCs w:val="26"/>
              </w:rPr>
            </w:pPr>
            <w:r w:rsidRPr="00410FBA">
              <w:rPr>
                <w:sz w:val="26"/>
                <w:szCs w:val="26"/>
              </w:rPr>
              <w:t>Quản trị hệ thống quản lý doanh nghiệp</w:t>
            </w:r>
          </w:p>
        </w:tc>
      </w:tr>
      <w:tr w:rsidR="00410FBA" w:rsidRPr="00410FBA" w14:paraId="328CF505" w14:textId="77777777" w:rsidTr="00133592">
        <w:tc>
          <w:tcPr>
            <w:tcW w:w="391" w:type="pct"/>
          </w:tcPr>
          <w:p w14:paraId="13B575FF" w14:textId="77777777" w:rsidR="00133592" w:rsidRPr="00410FBA" w:rsidRDefault="00133592" w:rsidP="00133592">
            <w:pPr>
              <w:pStyle w:val="ListParagraph"/>
              <w:spacing w:before="120" w:after="120"/>
              <w:ind w:left="0"/>
              <w:rPr>
                <w:sz w:val="26"/>
                <w:szCs w:val="26"/>
              </w:rPr>
            </w:pPr>
            <w:r w:rsidRPr="00410FBA">
              <w:rPr>
                <w:sz w:val="26"/>
                <w:szCs w:val="26"/>
              </w:rPr>
              <w:lastRenderedPageBreak/>
              <w:t>2</w:t>
            </w:r>
          </w:p>
        </w:tc>
        <w:tc>
          <w:tcPr>
            <w:tcW w:w="642" w:type="pct"/>
          </w:tcPr>
          <w:p w14:paraId="337C8351" w14:textId="4BBC7ACD" w:rsidR="00133592" w:rsidRPr="00410FBA" w:rsidRDefault="001368E2" w:rsidP="00133592">
            <w:pPr>
              <w:spacing w:before="120" w:after="120"/>
              <w:jc w:val="center"/>
              <w:rPr>
                <w:sz w:val="26"/>
                <w:szCs w:val="26"/>
              </w:rPr>
            </w:pPr>
            <w:r w:rsidRPr="00410FBA">
              <w:rPr>
                <w:sz w:val="26"/>
                <w:szCs w:val="26"/>
              </w:rPr>
              <w:t>UR_HDDT_041.02.02</w:t>
            </w:r>
          </w:p>
        </w:tc>
        <w:tc>
          <w:tcPr>
            <w:tcW w:w="714" w:type="pct"/>
          </w:tcPr>
          <w:p w14:paraId="4AC67F6F" w14:textId="77777777" w:rsidR="00133592" w:rsidRPr="00410FBA" w:rsidRDefault="00133592" w:rsidP="00133592">
            <w:pPr>
              <w:spacing w:before="120" w:after="120"/>
              <w:rPr>
                <w:sz w:val="26"/>
                <w:szCs w:val="26"/>
              </w:rPr>
            </w:pPr>
            <w:r w:rsidRPr="00410FBA">
              <w:rPr>
                <w:sz w:val="26"/>
                <w:szCs w:val="26"/>
              </w:rPr>
              <w:t>Thêm mới dải hóa đơn</w:t>
            </w:r>
          </w:p>
        </w:tc>
        <w:tc>
          <w:tcPr>
            <w:tcW w:w="1583" w:type="pct"/>
          </w:tcPr>
          <w:p w14:paraId="3C13AA54" w14:textId="77777777" w:rsidR="00133592" w:rsidRPr="00410FBA" w:rsidRDefault="00133592" w:rsidP="00133592">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597A2CA9" w14:textId="77777777" w:rsidR="00133592" w:rsidRPr="00410FBA" w:rsidRDefault="00133592" w:rsidP="00133592">
            <w:pPr>
              <w:pStyle w:val="ListParagraph"/>
              <w:spacing w:before="120" w:after="120"/>
              <w:ind w:left="0"/>
              <w:rPr>
                <w:sz w:val="26"/>
                <w:szCs w:val="26"/>
              </w:rPr>
            </w:pPr>
            <w:r w:rsidRPr="00410FBA">
              <w:rPr>
                <w:sz w:val="26"/>
                <w:szCs w:val="26"/>
              </w:rPr>
              <w:t xml:space="preserve">Cho phép người dùng </w:t>
            </w:r>
            <w:r w:rsidR="006C3D88" w:rsidRPr="00410FBA">
              <w:rPr>
                <w:sz w:val="26"/>
                <w:szCs w:val="26"/>
              </w:rPr>
              <w:t xml:space="preserve">thêm mới dải hóa đơn </w:t>
            </w:r>
          </w:p>
          <w:p w14:paraId="3F10288F" w14:textId="77777777" w:rsidR="00133592" w:rsidRPr="00410FBA" w:rsidRDefault="00133592" w:rsidP="00133592">
            <w:pPr>
              <w:pStyle w:val="ListParagraph"/>
              <w:numPr>
                <w:ilvl w:val="0"/>
                <w:numId w:val="18"/>
              </w:numPr>
              <w:spacing w:before="120" w:after="120"/>
              <w:rPr>
                <w:b/>
                <w:sz w:val="26"/>
                <w:szCs w:val="26"/>
              </w:rPr>
            </w:pPr>
            <w:r w:rsidRPr="00410FBA">
              <w:rPr>
                <w:b/>
                <w:sz w:val="26"/>
                <w:szCs w:val="26"/>
              </w:rPr>
              <w:t>Thông tin đầu vào:</w:t>
            </w:r>
          </w:p>
          <w:p w14:paraId="69F0D5A1" w14:textId="77777777" w:rsidR="00133592" w:rsidRPr="00410FBA" w:rsidRDefault="006C3D88" w:rsidP="00133592">
            <w:pPr>
              <w:spacing w:before="120" w:after="120"/>
              <w:rPr>
                <w:sz w:val="26"/>
                <w:szCs w:val="26"/>
              </w:rPr>
            </w:pPr>
            <w:r w:rsidRPr="00410FBA">
              <w:rPr>
                <w:sz w:val="26"/>
                <w:szCs w:val="26"/>
              </w:rPr>
              <w:t>Người dùng nhập vào các trường thông tin sau:</w:t>
            </w:r>
          </w:p>
          <w:p w14:paraId="57407FF7" w14:textId="77777777" w:rsidR="006C3D88" w:rsidRPr="00410FBA" w:rsidRDefault="006C3D88" w:rsidP="00133592">
            <w:pPr>
              <w:spacing w:before="120" w:after="120"/>
              <w:rPr>
                <w:sz w:val="26"/>
                <w:szCs w:val="26"/>
              </w:rPr>
            </w:pPr>
            <w:r w:rsidRPr="00410FBA">
              <w:rPr>
                <w:sz w:val="26"/>
                <w:szCs w:val="26"/>
              </w:rPr>
              <w:t>+ Loại hóa đơn *: chọn 1 trong 3 loại sau: Hóa đơn điện tử; Hóa đơn máy tính tiền; Hóa đơn GTGT</w:t>
            </w:r>
          </w:p>
          <w:p w14:paraId="607A17F2" w14:textId="77777777" w:rsidR="006C3D88" w:rsidRPr="00410FBA" w:rsidRDefault="006C3D88" w:rsidP="00133592">
            <w:pPr>
              <w:spacing w:before="120" w:after="120"/>
              <w:rPr>
                <w:sz w:val="26"/>
                <w:szCs w:val="26"/>
              </w:rPr>
            </w:pPr>
            <w:r w:rsidRPr="00410FBA">
              <w:rPr>
                <w:sz w:val="26"/>
                <w:szCs w:val="26"/>
              </w:rPr>
              <w:t>+ Mẫu hóa đơn *: chọn 1 mẫu trong danh sách có sẵn trên hệ thống</w:t>
            </w:r>
          </w:p>
          <w:p w14:paraId="46F58A5C" w14:textId="77777777" w:rsidR="006C3D88" w:rsidRPr="00410FBA" w:rsidRDefault="006C3D88" w:rsidP="00133592">
            <w:pPr>
              <w:spacing w:before="120" w:after="120"/>
              <w:rPr>
                <w:sz w:val="26"/>
                <w:szCs w:val="26"/>
              </w:rPr>
            </w:pPr>
            <w:r w:rsidRPr="00410FBA">
              <w:rPr>
                <w:sz w:val="26"/>
                <w:szCs w:val="26"/>
              </w:rPr>
              <w:t>+ Hình thức hóa đơn *: chọn 1 trong 3 loại sau: Có mã từ CQT; Không có mã từ CQT; Có mã từ MTT</w:t>
            </w:r>
          </w:p>
          <w:p w14:paraId="54C9D765" w14:textId="77777777" w:rsidR="006C3D88" w:rsidRPr="00410FBA" w:rsidRDefault="006C3D88" w:rsidP="00133592">
            <w:pPr>
              <w:spacing w:before="120" w:after="120"/>
              <w:rPr>
                <w:sz w:val="26"/>
                <w:szCs w:val="26"/>
              </w:rPr>
            </w:pPr>
            <w:r w:rsidRPr="00410FBA">
              <w:rPr>
                <w:sz w:val="26"/>
                <w:szCs w:val="26"/>
              </w:rPr>
              <w:t>+ Năm sử dụng *: người dùng tự nhập</w:t>
            </w:r>
          </w:p>
          <w:p w14:paraId="5E590DB7" w14:textId="77777777" w:rsidR="006C3D88" w:rsidRPr="00410FBA" w:rsidRDefault="006C3D88" w:rsidP="00133592">
            <w:pPr>
              <w:spacing w:before="120" w:after="120"/>
              <w:rPr>
                <w:sz w:val="26"/>
                <w:szCs w:val="26"/>
              </w:rPr>
            </w:pPr>
            <w:r w:rsidRPr="00410FBA">
              <w:rPr>
                <w:sz w:val="26"/>
                <w:szCs w:val="26"/>
              </w:rPr>
              <w:t xml:space="preserve">+ Loại hình kinh doanh *: chọn 1 </w:t>
            </w:r>
            <w:r w:rsidRPr="00410FBA">
              <w:rPr>
                <w:sz w:val="26"/>
                <w:szCs w:val="26"/>
              </w:rPr>
              <w:lastRenderedPageBreak/>
              <w:t>trong các loại hình có sẵn trên hệ thống</w:t>
            </w:r>
          </w:p>
          <w:p w14:paraId="196FFF06" w14:textId="77777777" w:rsidR="006C3D88" w:rsidRPr="00410FBA" w:rsidRDefault="006C3D88" w:rsidP="00133592">
            <w:pPr>
              <w:spacing w:before="120" w:after="120"/>
              <w:rPr>
                <w:sz w:val="26"/>
                <w:szCs w:val="26"/>
              </w:rPr>
            </w:pPr>
            <w:r w:rsidRPr="00410FBA">
              <w:rPr>
                <w:sz w:val="26"/>
                <w:szCs w:val="26"/>
              </w:rPr>
              <w:t>+ Ký hiệu *: người dùng tự nhập</w:t>
            </w:r>
          </w:p>
          <w:p w14:paraId="78973EFA" w14:textId="77777777" w:rsidR="006C3D88" w:rsidRPr="00410FBA" w:rsidRDefault="006C3D88" w:rsidP="00133592">
            <w:pPr>
              <w:spacing w:before="120" w:after="120"/>
              <w:rPr>
                <w:sz w:val="26"/>
                <w:szCs w:val="26"/>
              </w:rPr>
            </w:pPr>
            <w:r w:rsidRPr="00410FBA">
              <w:rPr>
                <w:sz w:val="26"/>
                <w:szCs w:val="26"/>
              </w:rPr>
              <w:t>+ Dải ký hiệu: hệ thống tự động sinh ra</w:t>
            </w:r>
          </w:p>
          <w:p w14:paraId="5D57E6B1" w14:textId="77777777" w:rsidR="006C3D88" w:rsidRPr="00410FBA" w:rsidRDefault="006C3D88" w:rsidP="00133592">
            <w:pPr>
              <w:spacing w:before="120" w:after="120"/>
              <w:rPr>
                <w:sz w:val="26"/>
                <w:szCs w:val="26"/>
              </w:rPr>
            </w:pPr>
            <w:r w:rsidRPr="00410FBA">
              <w:rPr>
                <w:sz w:val="26"/>
                <w:szCs w:val="26"/>
              </w:rPr>
              <w:t>+ Số lượng *: người dùng tự nhập</w:t>
            </w:r>
          </w:p>
          <w:p w14:paraId="103A0778" w14:textId="77777777" w:rsidR="00133592" w:rsidRPr="00410FBA" w:rsidRDefault="00133592" w:rsidP="00133592">
            <w:pPr>
              <w:pStyle w:val="ListParagraph"/>
              <w:numPr>
                <w:ilvl w:val="0"/>
                <w:numId w:val="18"/>
              </w:numPr>
              <w:spacing w:before="120" w:after="120"/>
              <w:rPr>
                <w:b/>
                <w:sz w:val="26"/>
                <w:szCs w:val="26"/>
              </w:rPr>
            </w:pPr>
            <w:r w:rsidRPr="00410FBA">
              <w:rPr>
                <w:b/>
                <w:sz w:val="26"/>
                <w:szCs w:val="26"/>
              </w:rPr>
              <w:t xml:space="preserve">Thông tin đầu ra: </w:t>
            </w:r>
          </w:p>
          <w:p w14:paraId="1D3D410A" w14:textId="77777777" w:rsidR="00133592" w:rsidRPr="00410FBA" w:rsidRDefault="00F10FB9" w:rsidP="00133592">
            <w:pPr>
              <w:spacing w:before="120" w:after="120"/>
              <w:rPr>
                <w:sz w:val="26"/>
                <w:szCs w:val="26"/>
              </w:rPr>
            </w:pPr>
            <w:r w:rsidRPr="00410FBA">
              <w:rPr>
                <w:sz w:val="26"/>
                <w:szCs w:val="26"/>
              </w:rPr>
              <w:t>Dải hóa đơn</w:t>
            </w:r>
            <w:r w:rsidR="00133592" w:rsidRPr="00410FBA">
              <w:rPr>
                <w:sz w:val="26"/>
                <w:szCs w:val="26"/>
              </w:rPr>
              <w:t xml:space="preserve"> được thêm vào danh sách </w:t>
            </w:r>
            <w:r w:rsidRPr="00410FBA">
              <w:rPr>
                <w:sz w:val="26"/>
                <w:szCs w:val="26"/>
              </w:rPr>
              <w:t>dải hóa đơn</w:t>
            </w:r>
          </w:p>
          <w:p w14:paraId="51F4EA2F" w14:textId="77777777" w:rsidR="00133592" w:rsidRPr="00410FBA" w:rsidRDefault="00133592" w:rsidP="00133592">
            <w:pPr>
              <w:pStyle w:val="ListParagraph"/>
              <w:numPr>
                <w:ilvl w:val="0"/>
                <w:numId w:val="18"/>
              </w:numPr>
              <w:spacing w:before="120" w:after="120"/>
              <w:rPr>
                <w:b/>
                <w:sz w:val="26"/>
                <w:szCs w:val="26"/>
              </w:rPr>
            </w:pPr>
            <w:r w:rsidRPr="00410FBA">
              <w:rPr>
                <w:b/>
                <w:sz w:val="26"/>
                <w:szCs w:val="26"/>
              </w:rPr>
              <w:t>Chức năng xử lý:</w:t>
            </w:r>
          </w:p>
          <w:p w14:paraId="3BC8E6D7" w14:textId="77777777" w:rsidR="00133592" w:rsidRPr="00410FBA" w:rsidRDefault="00F10FB9" w:rsidP="00133592">
            <w:pPr>
              <w:pBdr>
                <w:top w:val="nil"/>
                <w:left w:val="nil"/>
                <w:bottom w:val="nil"/>
                <w:right w:val="nil"/>
                <w:between w:val="nil"/>
              </w:pBdr>
              <w:spacing w:after="280"/>
              <w:ind w:left="-41"/>
              <w:rPr>
                <w:b/>
                <w:rPrChange w:id="711" w:author="Dang Oanh" w:date="2024-05-31T15:47:00Z" w16du:dateUtc="2024-05-31T08:47:00Z">
                  <w:rPr>
                    <w:b/>
                    <w:color w:val="000000"/>
                  </w:rPr>
                </w:rPrChange>
              </w:rPr>
            </w:pPr>
            <w:r w:rsidRPr="00410FBA">
              <w:rPr>
                <w:sz w:val="26"/>
                <w:szCs w:val="26"/>
              </w:rPr>
              <w:t>Hệ thống lưu dải hóa đơn mới vào cơ sở dữ liệu</w:t>
            </w:r>
          </w:p>
          <w:p w14:paraId="254C90D0" w14:textId="77777777" w:rsidR="00133592" w:rsidRPr="00410FBA" w:rsidRDefault="00133592" w:rsidP="00133592">
            <w:pPr>
              <w:pStyle w:val="ListParagraph"/>
              <w:numPr>
                <w:ilvl w:val="0"/>
                <w:numId w:val="18"/>
              </w:numPr>
              <w:spacing w:before="120" w:after="120"/>
              <w:rPr>
                <w:b/>
                <w:sz w:val="26"/>
                <w:szCs w:val="26"/>
              </w:rPr>
            </w:pPr>
            <w:r w:rsidRPr="00410FBA">
              <w:rPr>
                <w:b/>
                <w:sz w:val="26"/>
                <w:szCs w:val="26"/>
              </w:rPr>
              <w:t xml:space="preserve">Các ngoại lệ: </w:t>
            </w:r>
          </w:p>
          <w:p w14:paraId="055C32B7" w14:textId="77777777" w:rsidR="00133592" w:rsidRPr="00410FBA" w:rsidRDefault="00634C5E" w:rsidP="00133592">
            <w:pPr>
              <w:pStyle w:val="ListParagraph"/>
              <w:spacing w:before="120" w:after="120"/>
              <w:ind w:left="0"/>
              <w:rPr>
                <w:b/>
                <w:sz w:val="26"/>
                <w:szCs w:val="26"/>
              </w:rPr>
            </w:pPr>
            <w:r w:rsidRPr="00410FBA">
              <w:rPr>
                <w:sz w:val="26"/>
                <w:szCs w:val="26"/>
              </w:rPr>
              <w:t>Hệ thống hiển thị thông báo lỗi nếu người dùng nhập thông tin không đúng/không hợp lệ</w:t>
            </w:r>
          </w:p>
        </w:tc>
        <w:tc>
          <w:tcPr>
            <w:tcW w:w="472" w:type="pct"/>
          </w:tcPr>
          <w:p w14:paraId="3D123DF8" w14:textId="77777777" w:rsidR="00133592" w:rsidRPr="00410FBA" w:rsidRDefault="00133592" w:rsidP="00133592">
            <w:pPr>
              <w:spacing w:before="120" w:after="120"/>
              <w:rPr>
                <w:sz w:val="26"/>
                <w:szCs w:val="26"/>
              </w:rPr>
            </w:pPr>
            <w:r w:rsidRPr="00410FBA">
              <w:rPr>
                <w:sz w:val="26"/>
                <w:szCs w:val="26"/>
              </w:rPr>
              <w:lastRenderedPageBreak/>
              <w:t>Cao</w:t>
            </w:r>
          </w:p>
        </w:tc>
        <w:tc>
          <w:tcPr>
            <w:tcW w:w="633" w:type="pct"/>
          </w:tcPr>
          <w:p w14:paraId="7FE0225D" w14:textId="77777777" w:rsidR="00133592" w:rsidRPr="00410FBA" w:rsidRDefault="00133592" w:rsidP="00133592">
            <w:pPr>
              <w:spacing w:before="120" w:after="120"/>
              <w:rPr>
                <w:sz w:val="26"/>
                <w:szCs w:val="26"/>
              </w:rPr>
            </w:pPr>
            <w:r w:rsidRPr="00410FBA">
              <w:rPr>
                <w:sz w:val="26"/>
                <w:szCs w:val="26"/>
              </w:rPr>
              <w:t>Cao</w:t>
            </w:r>
          </w:p>
        </w:tc>
        <w:tc>
          <w:tcPr>
            <w:tcW w:w="565" w:type="pct"/>
          </w:tcPr>
          <w:p w14:paraId="549350BB" w14:textId="77777777" w:rsidR="00133592" w:rsidRPr="00410FBA" w:rsidRDefault="00133592" w:rsidP="00133592">
            <w:pPr>
              <w:spacing w:before="120" w:after="120"/>
              <w:rPr>
                <w:sz w:val="26"/>
                <w:szCs w:val="26"/>
              </w:rPr>
            </w:pPr>
            <w:r w:rsidRPr="00410FBA">
              <w:rPr>
                <w:sz w:val="26"/>
                <w:szCs w:val="26"/>
              </w:rPr>
              <w:t>Quản trị hệ thống quản lý doanh nghiệp</w:t>
            </w:r>
          </w:p>
        </w:tc>
      </w:tr>
      <w:tr w:rsidR="00410FBA" w:rsidRPr="00410FBA" w14:paraId="257E4BDE" w14:textId="77777777" w:rsidTr="00133592">
        <w:tc>
          <w:tcPr>
            <w:tcW w:w="391" w:type="pct"/>
          </w:tcPr>
          <w:p w14:paraId="64A0878C" w14:textId="77777777" w:rsidR="00AC788E" w:rsidRPr="00410FBA" w:rsidRDefault="00AC788E" w:rsidP="00AC788E">
            <w:pPr>
              <w:pStyle w:val="ListParagraph"/>
              <w:spacing w:before="120" w:after="120"/>
              <w:ind w:left="0"/>
              <w:rPr>
                <w:sz w:val="26"/>
                <w:szCs w:val="26"/>
              </w:rPr>
            </w:pPr>
            <w:r w:rsidRPr="00410FBA">
              <w:rPr>
                <w:sz w:val="26"/>
                <w:szCs w:val="26"/>
              </w:rPr>
              <w:t>3</w:t>
            </w:r>
          </w:p>
        </w:tc>
        <w:tc>
          <w:tcPr>
            <w:tcW w:w="642" w:type="pct"/>
          </w:tcPr>
          <w:p w14:paraId="7D7CF1AE" w14:textId="5C34BEDD" w:rsidR="00AC788E" w:rsidRPr="00410FBA" w:rsidRDefault="001368E2" w:rsidP="00AC788E">
            <w:pPr>
              <w:spacing w:before="120" w:after="120"/>
              <w:jc w:val="center"/>
              <w:rPr>
                <w:sz w:val="26"/>
                <w:szCs w:val="26"/>
              </w:rPr>
            </w:pPr>
            <w:r w:rsidRPr="00410FBA">
              <w:rPr>
                <w:sz w:val="26"/>
                <w:szCs w:val="26"/>
              </w:rPr>
              <w:t>UR_HDDT_041.02.03</w:t>
            </w:r>
          </w:p>
        </w:tc>
        <w:tc>
          <w:tcPr>
            <w:tcW w:w="714" w:type="pct"/>
          </w:tcPr>
          <w:p w14:paraId="3D5088A9" w14:textId="77777777" w:rsidR="00AC788E" w:rsidRPr="00410FBA" w:rsidRDefault="00AC788E" w:rsidP="00AC788E">
            <w:pPr>
              <w:spacing w:before="120" w:after="120"/>
              <w:rPr>
                <w:sz w:val="26"/>
                <w:szCs w:val="26"/>
              </w:rPr>
            </w:pPr>
            <w:r w:rsidRPr="00410FBA">
              <w:rPr>
                <w:sz w:val="26"/>
                <w:szCs w:val="26"/>
              </w:rPr>
              <w:t>Ngừng sử dụng dải hóa đơn</w:t>
            </w:r>
          </w:p>
        </w:tc>
        <w:tc>
          <w:tcPr>
            <w:tcW w:w="1583" w:type="pct"/>
          </w:tcPr>
          <w:p w14:paraId="55979D53" w14:textId="77777777" w:rsidR="00AC788E" w:rsidRPr="00410FBA" w:rsidRDefault="00AC788E" w:rsidP="00AC788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347B6281" w14:textId="77777777" w:rsidR="00AC788E" w:rsidRPr="00410FBA" w:rsidRDefault="00AC788E" w:rsidP="00AC788E">
            <w:pPr>
              <w:pStyle w:val="ListParagraph"/>
              <w:spacing w:before="120" w:after="120"/>
              <w:ind w:left="0"/>
              <w:rPr>
                <w:sz w:val="26"/>
                <w:szCs w:val="26"/>
              </w:rPr>
            </w:pPr>
            <w:r w:rsidRPr="00410FBA">
              <w:rPr>
                <w:sz w:val="26"/>
                <w:szCs w:val="26"/>
              </w:rPr>
              <w:t>Cho phép người dùng ngừng sử dụng dải hóa đơn</w:t>
            </w:r>
          </w:p>
          <w:p w14:paraId="7C7EB12C"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Thông tin đầu vào:</w:t>
            </w:r>
          </w:p>
          <w:p w14:paraId="235FDBAC" w14:textId="77777777" w:rsidR="00AC788E" w:rsidRPr="00410FBA" w:rsidRDefault="00AC788E" w:rsidP="00AC788E">
            <w:pPr>
              <w:spacing w:before="120" w:after="120"/>
              <w:rPr>
                <w:sz w:val="26"/>
                <w:szCs w:val="26"/>
              </w:rPr>
            </w:pPr>
            <w:r w:rsidRPr="00410FBA">
              <w:rPr>
                <w:sz w:val="26"/>
                <w:szCs w:val="26"/>
              </w:rPr>
              <w:t>Dải hóa đơn có sẵn trên hệ thống ở tình trạng “Đang sử dụng”</w:t>
            </w:r>
          </w:p>
          <w:p w14:paraId="2F7B2489" w14:textId="77777777" w:rsidR="00AC788E" w:rsidRPr="00410FBA" w:rsidRDefault="00AC788E" w:rsidP="00AC788E">
            <w:pPr>
              <w:spacing w:before="120" w:after="120"/>
              <w:rPr>
                <w:b/>
                <w:sz w:val="26"/>
                <w:szCs w:val="26"/>
              </w:rPr>
            </w:pPr>
            <w:r w:rsidRPr="00410FBA">
              <w:rPr>
                <w:sz w:val="26"/>
                <w:szCs w:val="26"/>
              </w:rPr>
              <w:t xml:space="preserve">Người dùng nhấn icon nút Cập nhật trạng thái tại dải </w:t>
            </w:r>
            <w:r w:rsidRPr="00410FBA">
              <w:rPr>
                <w:sz w:val="26"/>
                <w:szCs w:val="26"/>
              </w:rPr>
              <w:lastRenderedPageBreak/>
              <w:t>hóa đơn muốn ngừng sử dụng</w:t>
            </w:r>
          </w:p>
          <w:p w14:paraId="22356773"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 xml:space="preserve">Thông tin đầu ra: </w:t>
            </w:r>
          </w:p>
          <w:p w14:paraId="75CE6BC9" w14:textId="77777777" w:rsidR="00AC788E" w:rsidRPr="00410FBA" w:rsidRDefault="00AC788E" w:rsidP="00AC788E">
            <w:pPr>
              <w:spacing w:before="120" w:after="120"/>
              <w:rPr>
                <w:sz w:val="26"/>
                <w:szCs w:val="26"/>
              </w:rPr>
            </w:pPr>
            <w:r w:rsidRPr="00410FBA">
              <w:rPr>
                <w:sz w:val="26"/>
                <w:szCs w:val="26"/>
              </w:rPr>
              <w:t>Dải hóa đơn chuyển sang tình trạng “Ngừng sử dụng” và người dùng sẽ không thể phát hành hóa đơn với dải hóa đơn này</w:t>
            </w:r>
          </w:p>
          <w:p w14:paraId="0B09E307"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Chức năng xử lý:</w:t>
            </w:r>
          </w:p>
          <w:p w14:paraId="15573154" w14:textId="77777777" w:rsidR="00AC788E" w:rsidRPr="00410FBA" w:rsidRDefault="00AC788E" w:rsidP="00AC788E">
            <w:pPr>
              <w:spacing w:before="120" w:after="120"/>
              <w:rPr>
                <w:i/>
                <w:sz w:val="26"/>
                <w:szCs w:val="26"/>
              </w:rPr>
            </w:pPr>
            <w:r w:rsidRPr="00410FBA">
              <w:rPr>
                <w:sz w:val="26"/>
                <w:szCs w:val="26"/>
              </w:rPr>
              <w:t>Hệ thống hiển thị popup xác nhận việc ngừng “Quý khách chắc chắn muốn ngừng sử dụng dải hóa đơn?”. Người dùng có thể chọn “Có” (đồng ý ngừng sử dụng dải hóa đơn) hoặc “Không” (hủy việc ngừng sử dụng dải hóa đơn)</w:t>
            </w:r>
          </w:p>
          <w:p w14:paraId="4D0C1651"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 xml:space="preserve">Các ngoại lệ: </w:t>
            </w:r>
          </w:p>
          <w:p w14:paraId="63C1011B" w14:textId="77777777" w:rsidR="00AC788E" w:rsidRPr="00410FBA" w:rsidRDefault="00AC788E" w:rsidP="00AC788E">
            <w:pPr>
              <w:pStyle w:val="ListParagraph"/>
              <w:spacing w:before="120" w:after="120"/>
              <w:ind w:left="0"/>
              <w:rPr>
                <w:b/>
                <w:sz w:val="26"/>
                <w:szCs w:val="26"/>
              </w:rPr>
            </w:pPr>
            <w:r w:rsidRPr="00410FBA">
              <w:rPr>
                <w:sz w:val="26"/>
                <w:szCs w:val="26"/>
              </w:rPr>
              <w:t>Không có</w:t>
            </w:r>
          </w:p>
        </w:tc>
        <w:tc>
          <w:tcPr>
            <w:tcW w:w="472" w:type="pct"/>
          </w:tcPr>
          <w:p w14:paraId="7E546749" w14:textId="77777777" w:rsidR="00AC788E" w:rsidRPr="00410FBA" w:rsidRDefault="00AC788E" w:rsidP="00AC788E">
            <w:pPr>
              <w:spacing w:before="120" w:after="120"/>
              <w:rPr>
                <w:sz w:val="26"/>
                <w:szCs w:val="26"/>
              </w:rPr>
            </w:pPr>
            <w:r w:rsidRPr="00410FBA">
              <w:rPr>
                <w:sz w:val="26"/>
                <w:szCs w:val="26"/>
              </w:rPr>
              <w:lastRenderedPageBreak/>
              <w:t>Cao</w:t>
            </w:r>
          </w:p>
        </w:tc>
        <w:tc>
          <w:tcPr>
            <w:tcW w:w="633" w:type="pct"/>
          </w:tcPr>
          <w:p w14:paraId="070B4CBD" w14:textId="77777777" w:rsidR="00AC788E" w:rsidRPr="00410FBA" w:rsidRDefault="00AC788E" w:rsidP="00AC788E">
            <w:pPr>
              <w:spacing w:before="120" w:after="120"/>
              <w:rPr>
                <w:sz w:val="26"/>
                <w:szCs w:val="26"/>
              </w:rPr>
            </w:pPr>
            <w:r w:rsidRPr="00410FBA">
              <w:rPr>
                <w:sz w:val="26"/>
                <w:szCs w:val="26"/>
              </w:rPr>
              <w:t>Cao</w:t>
            </w:r>
          </w:p>
        </w:tc>
        <w:tc>
          <w:tcPr>
            <w:tcW w:w="565" w:type="pct"/>
          </w:tcPr>
          <w:p w14:paraId="578BB3D1" w14:textId="77777777" w:rsidR="00AC788E" w:rsidRPr="00410FBA" w:rsidRDefault="00AC788E" w:rsidP="00AC788E">
            <w:pPr>
              <w:spacing w:before="120" w:after="120"/>
              <w:rPr>
                <w:sz w:val="26"/>
                <w:szCs w:val="26"/>
              </w:rPr>
            </w:pPr>
            <w:r w:rsidRPr="00410FBA">
              <w:rPr>
                <w:sz w:val="26"/>
                <w:szCs w:val="26"/>
              </w:rPr>
              <w:t>Quản trị hệ thống quản lý doanh nghiệp</w:t>
            </w:r>
          </w:p>
        </w:tc>
      </w:tr>
      <w:tr w:rsidR="00410FBA" w:rsidRPr="00410FBA" w14:paraId="78FC69C1" w14:textId="77777777" w:rsidTr="00133592">
        <w:tc>
          <w:tcPr>
            <w:tcW w:w="391" w:type="pct"/>
          </w:tcPr>
          <w:p w14:paraId="79314F8C" w14:textId="77777777" w:rsidR="00AC788E" w:rsidRPr="00410FBA" w:rsidRDefault="00AC788E" w:rsidP="00AC788E">
            <w:pPr>
              <w:pStyle w:val="ListParagraph"/>
              <w:spacing w:before="120" w:after="120"/>
              <w:ind w:left="0"/>
              <w:rPr>
                <w:sz w:val="26"/>
                <w:szCs w:val="26"/>
              </w:rPr>
            </w:pPr>
            <w:r w:rsidRPr="00410FBA">
              <w:rPr>
                <w:sz w:val="26"/>
                <w:szCs w:val="26"/>
              </w:rPr>
              <w:t>4</w:t>
            </w:r>
          </w:p>
        </w:tc>
        <w:tc>
          <w:tcPr>
            <w:tcW w:w="642" w:type="pct"/>
          </w:tcPr>
          <w:p w14:paraId="73C5AE22" w14:textId="62800857" w:rsidR="00AC788E" w:rsidRPr="00410FBA" w:rsidRDefault="001368E2" w:rsidP="00AC788E">
            <w:pPr>
              <w:spacing w:before="120" w:after="120"/>
              <w:jc w:val="center"/>
              <w:rPr>
                <w:sz w:val="26"/>
                <w:szCs w:val="26"/>
              </w:rPr>
            </w:pPr>
            <w:r w:rsidRPr="00410FBA">
              <w:rPr>
                <w:sz w:val="26"/>
                <w:szCs w:val="26"/>
              </w:rPr>
              <w:t>UR_HDDT_041.02.04</w:t>
            </w:r>
          </w:p>
        </w:tc>
        <w:tc>
          <w:tcPr>
            <w:tcW w:w="714" w:type="pct"/>
          </w:tcPr>
          <w:p w14:paraId="01B64D5C" w14:textId="77777777" w:rsidR="00AC788E" w:rsidRPr="00410FBA" w:rsidRDefault="00AC788E" w:rsidP="00AC788E">
            <w:pPr>
              <w:spacing w:before="120" w:after="120"/>
              <w:rPr>
                <w:sz w:val="26"/>
                <w:szCs w:val="26"/>
              </w:rPr>
            </w:pPr>
            <w:r w:rsidRPr="00410FBA">
              <w:rPr>
                <w:sz w:val="26"/>
                <w:szCs w:val="26"/>
              </w:rPr>
              <w:t>Tiếp tục sử dụng dải hóa đơn</w:t>
            </w:r>
          </w:p>
        </w:tc>
        <w:tc>
          <w:tcPr>
            <w:tcW w:w="1583" w:type="pct"/>
          </w:tcPr>
          <w:p w14:paraId="49C27167" w14:textId="77777777" w:rsidR="00AC788E" w:rsidRPr="00410FBA" w:rsidRDefault="00AC788E" w:rsidP="00AC788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438551FD" w14:textId="77777777" w:rsidR="00AC788E" w:rsidRPr="00410FBA" w:rsidRDefault="00AC788E" w:rsidP="00AC788E">
            <w:pPr>
              <w:pStyle w:val="ListParagraph"/>
              <w:spacing w:before="120" w:after="120"/>
              <w:ind w:left="0"/>
              <w:rPr>
                <w:sz w:val="26"/>
                <w:szCs w:val="26"/>
              </w:rPr>
            </w:pPr>
            <w:r w:rsidRPr="00410FBA">
              <w:rPr>
                <w:sz w:val="26"/>
                <w:szCs w:val="26"/>
              </w:rPr>
              <w:t>Cho phép người dùng tiếp tục sử dụng dải hóa đơn</w:t>
            </w:r>
          </w:p>
          <w:p w14:paraId="6CA73205"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Thông tin đầu vào:</w:t>
            </w:r>
          </w:p>
          <w:p w14:paraId="6536E539" w14:textId="77777777" w:rsidR="00AC788E" w:rsidRPr="00410FBA" w:rsidRDefault="00AC788E" w:rsidP="00AC788E">
            <w:pPr>
              <w:spacing w:before="120" w:after="120"/>
              <w:rPr>
                <w:sz w:val="26"/>
                <w:szCs w:val="26"/>
              </w:rPr>
            </w:pPr>
            <w:r w:rsidRPr="00410FBA">
              <w:rPr>
                <w:sz w:val="26"/>
                <w:szCs w:val="26"/>
              </w:rPr>
              <w:t>Dải hóa đơn có sẵn trên hệ thống ở tình trạng “Ngừng sử dụng”</w:t>
            </w:r>
          </w:p>
          <w:p w14:paraId="06049BD8" w14:textId="77777777" w:rsidR="00AC788E" w:rsidRPr="00410FBA" w:rsidRDefault="00AC788E" w:rsidP="00AC788E">
            <w:pPr>
              <w:spacing w:before="120" w:after="120"/>
              <w:rPr>
                <w:b/>
                <w:sz w:val="26"/>
                <w:szCs w:val="26"/>
              </w:rPr>
            </w:pPr>
            <w:r w:rsidRPr="00410FBA">
              <w:rPr>
                <w:sz w:val="26"/>
                <w:szCs w:val="26"/>
              </w:rPr>
              <w:t xml:space="preserve">Người dùng nhấn icon nút Cập nhật </w:t>
            </w:r>
            <w:r w:rsidRPr="00410FBA">
              <w:rPr>
                <w:sz w:val="26"/>
                <w:szCs w:val="26"/>
              </w:rPr>
              <w:lastRenderedPageBreak/>
              <w:t>trạng thái tại dải hóa đơn muốn tiếp tục sử dụng</w:t>
            </w:r>
          </w:p>
          <w:p w14:paraId="79DB62AA"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 xml:space="preserve">Thông tin đầu ra: </w:t>
            </w:r>
          </w:p>
          <w:p w14:paraId="7065129C" w14:textId="77777777" w:rsidR="00AC788E" w:rsidRPr="00410FBA" w:rsidRDefault="00AC788E" w:rsidP="00AC788E">
            <w:pPr>
              <w:spacing w:before="120" w:after="120"/>
              <w:rPr>
                <w:sz w:val="26"/>
                <w:szCs w:val="26"/>
              </w:rPr>
            </w:pPr>
            <w:r w:rsidRPr="00410FBA">
              <w:rPr>
                <w:sz w:val="26"/>
                <w:szCs w:val="26"/>
              </w:rPr>
              <w:t xml:space="preserve">Dải hóa đơn tiếp tục được sử dụng </w:t>
            </w:r>
          </w:p>
          <w:p w14:paraId="7087D870"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Chức năng xử lý:</w:t>
            </w:r>
          </w:p>
          <w:p w14:paraId="268744F0" w14:textId="77777777" w:rsidR="00AC788E" w:rsidRPr="00410FBA" w:rsidRDefault="00AC788E" w:rsidP="00AC788E">
            <w:pPr>
              <w:spacing w:before="120" w:after="120"/>
              <w:rPr>
                <w:i/>
                <w:sz w:val="26"/>
                <w:szCs w:val="26"/>
              </w:rPr>
            </w:pPr>
            <w:r w:rsidRPr="00410FBA">
              <w:rPr>
                <w:sz w:val="26"/>
                <w:szCs w:val="26"/>
              </w:rPr>
              <w:t>Hệ thống hiển thị popup xác nhận việc tiếp tục dùng “Quý khách chắc chắn muốn tiếp tục sử dụng dải hóa đơn?”. Người dùng có thể chọn “Có” (đồng ý tiếp tục sử dụng dải hóa đơn) hoặc “Không” (hủy việc tiếp tục sử dụng dải hóa đơn)</w:t>
            </w:r>
          </w:p>
          <w:p w14:paraId="2E6C7598"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 xml:space="preserve">Các ngoại lệ: </w:t>
            </w:r>
          </w:p>
          <w:p w14:paraId="11E809DC" w14:textId="77777777" w:rsidR="00AC788E" w:rsidRPr="00410FBA" w:rsidRDefault="00AC788E" w:rsidP="00AC788E">
            <w:pPr>
              <w:pStyle w:val="ListParagraph"/>
              <w:spacing w:before="120" w:after="120"/>
              <w:ind w:left="0"/>
              <w:rPr>
                <w:b/>
                <w:sz w:val="26"/>
                <w:szCs w:val="26"/>
              </w:rPr>
            </w:pPr>
            <w:r w:rsidRPr="00410FBA">
              <w:rPr>
                <w:sz w:val="26"/>
                <w:szCs w:val="26"/>
              </w:rPr>
              <w:t>Không có</w:t>
            </w:r>
          </w:p>
        </w:tc>
        <w:tc>
          <w:tcPr>
            <w:tcW w:w="472" w:type="pct"/>
          </w:tcPr>
          <w:p w14:paraId="0DCEF4E6" w14:textId="77777777" w:rsidR="00AC788E" w:rsidRPr="00410FBA" w:rsidRDefault="00AC788E" w:rsidP="00AC788E">
            <w:pPr>
              <w:spacing w:before="120" w:after="120"/>
              <w:rPr>
                <w:sz w:val="26"/>
                <w:szCs w:val="26"/>
              </w:rPr>
            </w:pPr>
            <w:r w:rsidRPr="00410FBA">
              <w:rPr>
                <w:sz w:val="26"/>
                <w:szCs w:val="26"/>
              </w:rPr>
              <w:lastRenderedPageBreak/>
              <w:t>Cao</w:t>
            </w:r>
          </w:p>
        </w:tc>
        <w:tc>
          <w:tcPr>
            <w:tcW w:w="633" w:type="pct"/>
          </w:tcPr>
          <w:p w14:paraId="5795C2F7" w14:textId="77777777" w:rsidR="00AC788E" w:rsidRPr="00410FBA" w:rsidRDefault="00AC788E" w:rsidP="00AC788E">
            <w:pPr>
              <w:spacing w:before="120" w:after="120"/>
              <w:rPr>
                <w:sz w:val="26"/>
                <w:szCs w:val="26"/>
              </w:rPr>
            </w:pPr>
            <w:r w:rsidRPr="00410FBA">
              <w:rPr>
                <w:sz w:val="26"/>
                <w:szCs w:val="26"/>
              </w:rPr>
              <w:t>Cao</w:t>
            </w:r>
          </w:p>
        </w:tc>
        <w:tc>
          <w:tcPr>
            <w:tcW w:w="565" w:type="pct"/>
          </w:tcPr>
          <w:p w14:paraId="27656C67" w14:textId="77777777" w:rsidR="00AC788E" w:rsidRPr="00410FBA" w:rsidRDefault="00AC788E" w:rsidP="00AC788E">
            <w:pPr>
              <w:spacing w:before="120" w:after="120"/>
              <w:rPr>
                <w:sz w:val="26"/>
                <w:szCs w:val="26"/>
              </w:rPr>
            </w:pPr>
            <w:r w:rsidRPr="00410FBA">
              <w:rPr>
                <w:sz w:val="26"/>
                <w:szCs w:val="26"/>
              </w:rPr>
              <w:t>Quản trị hệ thống quản lý doanh nghiệp</w:t>
            </w:r>
          </w:p>
        </w:tc>
      </w:tr>
      <w:tr w:rsidR="00410FBA" w:rsidRPr="00410FBA" w14:paraId="3DA9256D" w14:textId="77777777" w:rsidTr="00133592">
        <w:tc>
          <w:tcPr>
            <w:tcW w:w="391" w:type="pct"/>
          </w:tcPr>
          <w:p w14:paraId="0672161D" w14:textId="77777777" w:rsidR="00AC788E" w:rsidRPr="00410FBA" w:rsidRDefault="00AC788E" w:rsidP="00AC788E">
            <w:pPr>
              <w:pStyle w:val="ListParagraph"/>
              <w:spacing w:before="120" w:after="120"/>
              <w:ind w:left="0"/>
              <w:rPr>
                <w:sz w:val="26"/>
                <w:szCs w:val="26"/>
              </w:rPr>
            </w:pPr>
            <w:r w:rsidRPr="00410FBA">
              <w:rPr>
                <w:sz w:val="26"/>
                <w:szCs w:val="26"/>
              </w:rPr>
              <w:t>5</w:t>
            </w:r>
          </w:p>
        </w:tc>
        <w:tc>
          <w:tcPr>
            <w:tcW w:w="642" w:type="pct"/>
          </w:tcPr>
          <w:p w14:paraId="61C719E5" w14:textId="796D57A7" w:rsidR="00AC788E" w:rsidRPr="00410FBA" w:rsidRDefault="001368E2" w:rsidP="00AC788E">
            <w:pPr>
              <w:spacing w:before="120" w:after="120"/>
              <w:jc w:val="center"/>
              <w:rPr>
                <w:sz w:val="26"/>
                <w:szCs w:val="26"/>
              </w:rPr>
            </w:pPr>
            <w:r w:rsidRPr="00410FBA">
              <w:rPr>
                <w:sz w:val="26"/>
                <w:szCs w:val="26"/>
              </w:rPr>
              <w:t>UR_HDDT_041.02.05</w:t>
            </w:r>
          </w:p>
        </w:tc>
        <w:tc>
          <w:tcPr>
            <w:tcW w:w="714" w:type="pct"/>
          </w:tcPr>
          <w:p w14:paraId="2E394B59" w14:textId="77777777" w:rsidR="00AC788E" w:rsidRPr="00410FBA" w:rsidRDefault="00AC788E" w:rsidP="00AC788E">
            <w:pPr>
              <w:spacing w:before="120" w:after="120"/>
              <w:rPr>
                <w:sz w:val="26"/>
                <w:szCs w:val="26"/>
              </w:rPr>
            </w:pPr>
            <w:r w:rsidRPr="00410FBA">
              <w:rPr>
                <w:sz w:val="26"/>
                <w:szCs w:val="26"/>
              </w:rPr>
              <w:t>Xóa dải hóa đơn</w:t>
            </w:r>
          </w:p>
        </w:tc>
        <w:tc>
          <w:tcPr>
            <w:tcW w:w="1583" w:type="pct"/>
          </w:tcPr>
          <w:p w14:paraId="670C510C" w14:textId="77777777" w:rsidR="00AC788E" w:rsidRPr="00410FBA" w:rsidRDefault="00AC788E" w:rsidP="00AC788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5E8E30A5" w14:textId="77777777" w:rsidR="00AC788E" w:rsidRPr="00410FBA" w:rsidRDefault="00AC788E" w:rsidP="00AC788E">
            <w:pPr>
              <w:pStyle w:val="ListParagraph"/>
              <w:spacing w:before="120" w:after="120"/>
              <w:ind w:left="0"/>
              <w:rPr>
                <w:sz w:val="26"/>
                <w:szCs w:val="26"/>
              </w:rPr>
            </w:pPr>
            <w:r w:rsidRPr="00410FBA">
              <w:rPr>
                <w:sz w:val="26"/>
                <w:szCs w:val="26"/>
              </w:rPr>
              <w:t>Cho phép người dùng xóa dải hóa đơn khỏi hệ thống</w:t>
            </w:r>
          </w:p>
          <w:p w14:paraId="0FED0A61"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Thông tin đầu vào:</w:t>
            </w:r>
          </w:p>
          <w:p w14:paraId="13B3D5F3" w14:textId="77777777" w:rsidR="00AC788E" w:rsidRPr="00410FBA" w:rsidRDefault="00AC788E" w:rsidP="00AC788E">
            <w:pPr>
              <w:spacing w:before="120" w:after="120"/>
              <w:rPr>
                <w:b/>
                <w:sz w:val="26"/>
                <w:szCs w:val="26"/>
              </w:rPr>
            </w:pPr>
            <w:r w:rsidRPr="00410FBA">
              <w:rPr>
                <w:sz w:val="26"/>
                <w:szCs w:val="26"/>
              </w:rPr>
              <w:t>Người dùng nhấn icon nút Xóa tại dải hóa đơn muốn xóa</w:t>
            </w:r>
          </w:p>
          <w:p w14:paraId="75239348"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 xml:space="preserve">Thông tin đầu ra: </w:t>
            </w:r>
          </w:p>
          <w:p w14:paraId="70D62059" w14:textId="77777777" w:rsidR="00AC788E" w:rsidRPr="00410FBA" w:rsidRDefault="00AC788E" w:rsidP="00AC788E">
            <w:pPr>
              <w:spacing w:before="120" w:after="120"/>
              <w:rPr>
                <w:sz w:val="26"/>
                <w:szCs w:val="26"/>
              </w:rPr>
            </w:pPr>
            <w:r w:rsidRPr="00410FBA">
              <w:rPr>
                <w:sz w:val="26"/>
                <w:szCs w:val="26"/>
              </w:rPr>
              <w:t>Dải hóa đơn bị xóa khỏi hệ thống và không hiển thị trên danh sách dải hóa đơn</w:t>
            </w:r>
          </w:p>
          <w:p w14:paraId="61A3E573"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lastRenderedPageBreak/>
              <w:t>Chức năng xử lý:</w:t>
            </w:r>
          </w:p>
          <w:p w14:paraId="67A65500" w14:textId="77777777" w:rsidR="00AC788E" w:rsidRPr="00410FBA" w:rsidRDefault="00AC788E" w:rsidP="00AC788E">
            <w:pPr>
              <w:spacing w:before="120" w:after="120"/>
              <w:rPr>
                <w:i/>
                <w:sz w:val="26"/>
                <w:szCs w:val="26"/>
              </w:rPr>
            </w:pPr>
            <w:r w:rsidRPr="00410FBA">
              <w:rPr>
                <w:sz w:val="26"/>
                <w:szCs w:val="26"/>
              </w:rPr>
              <w:t>Hệ thống hiển thị popup xác nhận việc xóa “Quý khách chắc chắn muốn xóa dải hóa đơn?”. Người dùng có thể chọn “Có” (đồng ý xóa dải hóa đơn) hoặc “Không” (hủy việc xóa dải hóa đơn)</w:t>
            </w:r>
          </w:p>
          <w:p w14:paraId="7317D43D"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 xml:space="preserve">Các ngoại lệ: </w:t>
            </w:r>
          </w:p>
          <w:p w14:paraId="74360FEF" w14:textId="77777777" w:rsidR="00AC788E" w:rsidRPr="00410FBA" w:rsidRDefault="00AC788E" w:rsidP="00AC788E">
            <w:pPr>
              <w:pStyle w:val="ListParagraph"/>
              <w:spacing w:before="120" w:after="120"/>
              <w:ind w:left="0"/>
              <w:rPr>
                <w:b/>
                <w:sz w:val="26"/>
                <w:szCs w:val="26"/>
              </w:rPr>
            </w:pPr>
            <w:r w:rsidRPr="00410FBA">
              <w:rPr>
                <w:sz w:val="26"/>
                <w:szCs w:val="26"/>
              </w:rPr>
              <w:t>Không có</w:t>
            </w:r>
          </w:p>
        </w:tc>
        <w:tc>
          <w:tcPr>
            <w:tcW w:w="472" w:type="pct"/>
          </w:tcPr>
          <w:p w14:paraId="590E33B1" w14:textId="77777777" w:rsidR="00AC788E" w:rsidRPr="00410FBA" w:rsidRDefault="00AC788E" w:rsidP="00AC788E">
            <w:pPr>
              <w:spacing w:before="120" w:after="120"/>
              <w:rPr>
                <w:sz w:val="26"/>
                <w:szCs w:val="26"/>
              </w:rPr>
            </w:pPr>
            <w:r w:rsidRPr="00410FBA">
              <w:rPr>
                <w:sz w:val="26"/>
                <w:szCs w:val="26"/>
              </w:rPr>
              <w:lastRenderedPageBreak/>
              <w:t>Cao</w:t>
            </w:r>
          </w:p>
        </w:tc>
        <w:tc>
          <w:tcPr>
            <w:tcW w:w="633" w:type="pct"/>
          </w:tcPr>
          <w:p w14:paraId="10E1EE7C" w14:textId="77777777" w:rsidR="00AC788E" w:rsidRPr="00410FBA" w:rsidRDefault="00AC788E" w:rsidP="00AC788E">
            <w:pPr>
              <w:spacing w:before="120" w:after="120"/>
              <w:rPr>
                <w:sz w:val="26"/>
                <w:szCs w:val="26"/>
              </w:rPr>
            </w:pPr>
            <w:r w:rsidRPr="00410FBA">
              <w:rPr>
                <w:sz w:val="26"/>
                <w:szCs w:val="26"/>
              </w:rPr>
              <w:t>Cao</w:t>
            </w:r>
          </w:p>
        </w:tc>
        <w:tc>
          <w:tcPr>
            <w:tcW w:w="565" w:type="pct"/>
          </w:tcPr>
          <w:p w14:paraId="4686D513" w14:textId="77777777" w:rsidR="00AC788E" w:rsidRPr="00410FBA" w:rsidRDefault="00AC788E" w:rsidP="00AC788E">
            <w:pPr>
              <w:spacing w:before="120" w:after="120"/>
              <w:rPr>
                <w:sz w:val="26"/>
                <w:szCs w:val="26"/>
              </w:rPr>
            </w:pPr>
            <w:r w:rsidRPr="00410FBA">
              <w:rPr>
                <w:sz w:val="26"/>
                <w:szCs w:val="26"/>
              </w:rPr>
              <w:t>Quản trị hệ thống quản lý doanh nghiệp</w:t>
            </w:r>
          </w:p>
        </w:tc>
      </w:tr>
      <w:tr w:rsidR="00410FBA" w:rsidRPr="00410FBA" w14:paraId="36DFCA77" w14:textId="77777777" w:rsidTr="00133592">
        <w:tc>
          <w:tcPr>
            <w:tcW w:w="391" w:type="pct"/>
          </w:tcPr>
          <w:p w14:paraId="1D0D932D" w14:textId="77777777" w:rsidR="00AC788E" w:rsidRPr="00410FBA" w:rsidRDefault="00AC788E" w:rsidP="00AC788E">
            <w:pPr>
              <w:pStyle w:val="ListParagraph"/>
              <w:spacing w:before="120" w:after="120"/>
              <w:ind w:left="0"/>
              <w:rPr>
                <w:sz w:val="26"/>
                <w:szCs w:val="26"/>
              </w:rPr>
            </w:pPr>
            <w:r w:rsidRPr="00410FBA">
              <w:rPr>
                <w:sz w:val="26"/>
                <w:szCs w:val="26"/>
              </w:rPr>
              <w:t>6</w:t>
            </w:r>
          </w:p>
        </w:tc>
        <w:tc>
          <w:tcPr>
            <w:tcW w:w="642" w:type="pct"/>
          </w:tcPr>
          <w:p w14:paraId="2CD3F140" w14:textId="48A5121E" w:rsidR="00AC788E" w:rsidRPr="00410FBA" w:rsidRDefault="001368E2" w:rsidP="00AC788E">
            <w:pPr>
              <w:spacing w:before="120" w:after="120"/>
              <w:jc w:val="center"/>
              <w:rPr>
                <w:sz w:val="26"/>
                <w:szCs w:val="26"/>
              </w:rPr>
            </w:pPr>
            <w:r w:rsidRPr="00410FBA">
              <w:rPr>
                <w:sz w:val="26"/>
                <w:szCs w:val="26"/>
              </w:rPr>
              <w:t>UR_HDDT_041.02.06</w:t>
            </w:r>
          </w:p>
        </w:tc>
        <w:tc>
          <w:tcPr>
            <w:tcW w:w="714" w:type="pct"/>
          </w:tcPr>
          <w:p w14:paraId="59DAFE2A" w14:textId="77777777" w:rsidR="00AC788E" w:rsidRPr="00410FBA" w:rsidRDefault="00AC788E" w:rsidP="00AC788E">
            <w:pPr>
              <w:spacing w:before="120" w:after="120"/>
              <w:rPr>
                <w:sz w:val="26"/>
                <w:szCs w:val="26"/>
              </w:rPr>
            </w:pPr>
            <w:r w:rsidRPr="00410FBA">
              <w:rPr>
                <w:sz w:val="26"/>
                <w:szCs w:val="26"/>
              </w:rPr>
              <w:t>Gia hạn dải hóa đơn</w:t>
            </w:r>
          </w:p>
        </w:tc>
        <w:tc>
          <w:tcPr>
            <w:tcW w:w="1583" w:type="pct"/>
          </w:tcPr>
          <w:p w14:paraId="415569E6" w14:textId="77777777" w:rsidR="00AC788E" w:rsidRPr="00410FBA" w:rsidRDefault="00AC788E" w:rsidP="00AC788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4CC71D4" w14:textId="77777777" w:rsidR="00AC788E" w:rsidRPr="00410FBA" w:rsidRDefault="00AC788E" w:rsidP="00AC788E">
            <w:pPr>
              <w:pStyle w:val="ListParagraph"/>
              <w:spacing w:before="120" w:after="120"/>
              <w:ind w:left="0"/>
              <w:rPr>
                <w:sz w:val="26"/>
                <w:szCs w:val="26"/>
              </w:rPr>
            </w:pPr>
            <w:r w:rsidRPr="00410FBA">
              <w:rPr>
                <w:sz w:val="26"/>
                <w:szCs w:val="26"/>
              </w:rPr>
              <w:t xml:space="preserve">Cho phép người dùng gia hạn để tiếp tục sử dụng dải hóa đơn sau khi hết số lượng đăng ký ban đầu </w:t>
            </w:r>
          </w:p>
          <w:p w14:paraId="32377A41"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Thông tin đầu vào:</w:t>
            </w:r>
          </w:p>
          <w:p w14:paraId="1559D7D9" w14:textId="77777777" w:rsidR="00AC788E" w:rsidRPr="00410FBA" w:rsidRDefault="00AC788E" w:rsidP="00AC788E">
            <w:pPr>
              <w:spacing w:before="120" w:after="120"/>
              <w:rPr>
                <w:b/>
                <w:sz w:val="26"/>
                <w:szCs w:val="26"/>
              </w:rPr>
            </w:pPr>
            <w:r w:rsidRPr="00410FBA">
              <w:rPr>
                <w:sz w:val="26"/>
                <w:szCs w:val="26"/>
              </w:rPr>
              <w:t>Người dùng nhập số lượng hóa đơn muốn gia hạn thêm</w:t>
            </w:r>
          </w:p>
          <w:p w14:paraId="32BA5735"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Thông tin đầu ra:</w:t>
            </w:r>
          </w:p>
          <w:p w14:paraId="31B048A6" w14:textId="77777777" w:rsidR="00AC788E" w:rsidRPr="00410FBA" w:rsidRDefault="00AC788E" w:rsidP="00AC788E">
            <w:pPr>
              <w:spacing w:before="120" w:after="120"/>
              <w:rPr>
                <w:b/>
                <w:sz w:val="26"/>
                <w:szCs w:val="26"/>
              </w:rPr>
            </w:pPr>
            <w:r w:rsidRPr="00410FBA">
              <w:rPr>
                <w:sz w:val="26"/>
                <w:szCs w:val="26"/>
              </w:rPr>
              <w:t>Dải hóa đơn được cộng thêm số lượng đăng ký gia hạn</w:t>
            </w:r>
          </w:p>
          <w:p w14:paraId="52DFCB37"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Chức năng xử lý:</w:t>
            </w:r>
          </w:p>
          <w:p w14:paraId="6E83DEAF" w14:textId="77777777" w:rsidR="00AC788E" w:rsidRPr="00410FBA" w:rsidRDefault="00AC788E" w:rsidP="00AC788E">
            <w:pPr>
              <w:spacing w:before="120" w:after="120"/>
              <w:rPr>
                <w:sz w:val="26"/>
                <w:szCs w:val="26"/>
              </w:rPr>
            </w:pPr>
            <w:r w:rsidRPr="00410FBA">
              <w:rPr>
                <w:sz w:val="26"/>
                <w:szCs w:val="26"/>
              </w:rPr>
              <w:t>+ Lưu: c</w:t>
            </w:r>
            <w:r w:rsidRPr="00410FBA">
              <w:rPr>
                <w:sz w:val="26"/>
                <w:szCs w:val="26"/>
                <w:lang w:val="vi-VN"/>
              </w:rPr>
              <w:t>ập nhật thêm số lượng hóa đơn và</w:t>
            </w:r>
            <w:r w:rsidRPr="00410FBA">
              <w:rPr>
                <w:sz w:val="26"/>
                <w:szCs w:val="26"/>
              </w:rPr>
              <w:t>o</w:t>
            </w:r>
            <w:r w:rsidRPr="00410FBA">
              <w:rPr>
                <w:sz w:val="26"/>
                <w:szCs w:val="26"/>
                <w:lang w:val="vi-VN"/>
              </w:rPr>
              <w:t xml:space="preserve"> tổng số lượng của dải</w:t>
            </w:r>
          </w:p>
          <w:p w14:paraId="5402DA61" w14:textId="77777777" w:rsidR="00AC788E" w:rsidRPr="00410FBA" w:rsidRDefault="00AC788E" w:rsidP="00AC788E">
            <w:pPr>
              <w:spacing w:before="120" w:after="120"/>
              <w:rPr>
                <w:sz w:val="26"/>
                <w:szCs w:val="26"/>
              </w:rPr>
            </w:pPr>
            <w:r w:rsidRPr="00410FBA">
              <w:rPr>
                <w:sz w:val="26"/>
                <w:szCs w:val="26"/>
              </w:rPr>
              <w:t xml:space="preserve">+ Hủy: </w:t>
            </w:r>
            <w:r w:rsidRPr="00410FBA">
              <w:rPr>
                <w:sz w:val="26"/>
                <w:szCs w:val="26"/>
                <w:lang w:val="vi-VN"/>
              </w:rPr>
              <w:t>hủy gia hạn hóa đơn</w:t>
            </w:r>
          </w:p>
          <w:p w14:paraId="0C80B05B"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lastRenderedPageBreak/>
              <w:t xml:space="preserve">Các ngoại lệ: </w:t>
            </w:r>
          </w:p>
          <w:p w14:paraId="3FFA42DD" w14:textId="77777777" w:rsidR="00AC788E" w:rsidRPr="00410FBA" w:rsidRDefault="00634C5E" w:rsidP="00634C5E">
            <w:pPr>
              <w:pStyle w:val="ListParagraph"/>
              <w:spacing w:before="120" w:after="120"/>
              <w:ind w:left="0"/>
              <w:rPr>
                <w:b/>
                <w:sz w:val="26"/>
                <w:szCs w:val="26"/>
              </w:rPr>
            </w:pPr>
            <w:r w:rsidRPr="00410FBA">
              <w:rPr>
                <w:sz w:val="26"/>
                <w:szCs w:val="26"/>
              </w:rPr>
              <w:t>Không có</w:t>
            </w:r>
          </w:p>
        </w:tc>
        <w:tc>
          <w:tcPr>
            <w:tcW w:w="472" w:type="pct"/>
          </w:tcPr>
          <w:p w14:paraId="7EE3EDC6" w14:textId="77777777" w:rsidR="00AC788E" w:rsidRPr="00410FBA" w:rsidRDefault="00AC788E" w:rsidP="00AC788E">
            <w:pPr>
              <w:spacing w:before="120" w:after="120"/>
              <w:rPr>
                <w:sz w:val="26"/>
                <w:szCs w:val="26"/>
              </w:rPr>
            </w:pPr>
            <w:r w:rsidRPr="00410FBA">
              <w:rPr>
                <w:sz w:val="26"/>
                <w:szCs w:val="26"/>
              </w:rPr>
              <w:lastRenderedPageBreak/>
              <w:t>Cao</w:t>
            </w:r>
          </w:p>
        </w:tc>
        <w:tc>
          <w:tcPr>
            <w:tcW w:w="633" w:type="pct"/>
          </w:tcPr>
          <w:p w14:paraId="0925CECD" w14:textId="77777777" w:rsidR="00AC788E" w:rsidRPr="00410FBA" w:rsidRDefault="00AC788E" w:rsidP="00AC788E">
            <w:pPr>
              <w:spacing w:before="120" w:after="120"/>
              <w:rPr>
                <w:sz w:val="26"/>
                <w:szCs w:val="26"/>
              </w:rPr>
            </w:pPr>
            <w:r w:rsidRPr="00410FBA">
              <w:rPr>
                <w:sz w:val="26"/>
                <w:szCs w:val="26"/>
              </w:rPr>
              <w:t>Cao</w:t>
            </w:r>
          </w:p>
        </w:tc>
        <w:tc>
          <w:tcPr>
            <w:tcW w:w="565" w:type="pct"/>
          </w:tcPr>
          <w:p w14:paraId="0A7B4A58" w14:textId="77777777" w:rsidR="00AC788E" w:rsidRPr="00410FBA" w:rsidRDefault="00AC788E" w:rsidP="00AC788E">
            <w:pPr>
              <w:spacing w:before="120" w:after="120"/>
              <w:rPr>
                <w:sz w:val="26"/>
                <w:szCs w:val="26"/>
              </w:rPr>
            </w:pPr>
            <w:r w:rsidRPr="00410FBA">
              <w:rPr>
                <w:sz w:val="26"/>
                <w:szCs w:val="26"/>
              </w:rPr>
              <w:t>Quản trị hệ thống quản lý doanh nghiệp</w:t>
            </w:r>
          </w:p>
        </w:tc>
      </w:tr>
      <w:tr w:rsidR="00AC788E" w:rsidRPr="00410FBA" w14:paraId="5D85A8CC" w14:textId="77777777" w:rsidTr="00133592">
        <w:tc>
          <w:tcPr>
            <w:tcW w:w="391" w:type="pct"/>
          </w:tcPr>
          <w:p w14:paraId="42670F6C" w14:textId="77777777" w:rsidR="00AC788E" w:rsidRPr="00410FBA" w:rsidRDefault="00AC788E" w:rsidP="00AC788E">
            <w:pPr>
              <w:pStyle w:val="ListParagraph"/>
              <w:spacing w:before="120" w:after="120"/>
              <w:ind w:left="0"/>
              <w:rPr>
                <w:sz w:val="26"/>
                <w:szCs w:val="26"/>
              </w:rPr>
            </w:pPr>
            <w:r w:rsidRPr="00410FBA">
              <w:rPr>
                <w:sz w:val="26"/>
                <w:szCs w:val="26"/>
              </w:rPr>
              <w:t>7</w:t>
            </w:r>
          </w:p>
        </w:tc>
        <w:tc>
          <w:tcPr>
            <w:tcW w:w="642" w:type="pct"/>
          </w:tcPr>
          <w:p w14:paraId="06C7740F" w14:textId="525B1A2D" w:rsidR="00AC788E" w:rsidRPr="00410FBA" w:rsidRDefault="001368E2" w:rsidP="00AC788E">
            <w:pPr>
              <w:spacing w:before="120" w:after="120"/>
              <w:jc w:val="center"/>
              <w:rPr>
                <w:sz w:val="26"/>
                <w:szCs w:val="26"/>
              </w:rPr>
            </w:pPr>
            <w:r w:rsidRPr="00410FBA">
              <w:rPr>
                <w:sz w:val="26"/>
                <w:szCs w:val="26"/>
              </w:rPr>
              <w:t>UR_HDDT_041.02.07</w:t>
            </w:r>
          </w:p>
        </w:tc>
        <w:tc>
          <w:tcPr>
            <w:tcW w:w="714" w:type="pct"/>
          </w:tcPr>
          <w:p w14:paraId="2CBC246A" w14:textId="77777777" w:rsidR="00AC788E" w:rsidRPr="00410FBA" w:rsidRDefault="00AC788E" w:rsidP="00AC788E">
            <w:pPr>
              <w:spacing w:before="120" w:after="120"/>
              <w:rPr>
                <w:sz w:val="26"/>
                <w:szCs w:val="26"/>
              </w:rPr>
            </w:pPr>
            <w:r w:rsidRPr="00410FBA">
              <w:rPr>
                <w:sz w:val="26"/>
                <w:szCs w:val="26"/>
              </w:rPr>
              <w:t>Đồng bộ mẫu số, ký hiệu</w:t>
            </w:r>
          </w:p>
        </w:tc>
        <w:tc>
          <w:tcPr>
            <w:tcW w:w="1583" w:type="pct"/>
          </w:tcPr>
          <w:p w14:paraId="48CDBC7E" w14:textId="77777777" w:rsidR="00AC788E" w:rsidRPr="00410FBA" w:rsidRDefault="00AC788E" w:rsidP="00AC788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17C4FA47" w14:textId="77777777" w:rsidR="00AC788E" w:rsidRPr="00410FBA" w:rsidRDefault="00AC788E" w:rsidP="00AC788E">
            <w:pPr>
              <w:pStyle w:val="ListParagraph"/>
              <w:spacing w:before="120" w:after="120"/>
              <w:ind w:left="0"/>
              <w:rPr>
                <w:sz w:val="26"/>
                <w:szCs w:val="26"/>
              </w:rPr>
            </w:pPr>
            <w:r w:rsidRPr="00410FBA">
              <w:rPr>
                <w:sz w:val="26"/>
                <w:szCs w:val="26"/>
              </w:rPr>
              <w:t xml:space="preserve">Cho phép người dùng đồng bộ dải hóa đơn và mẫu hóa đơn từ hệ thống VNPT Invoice về hệ thống hiện tại </w:t>
            </w:r>
          </w:p>
          <w:p w14:paraId="7AC23AB9"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Thông tin đầu vào:</w:t>
            </w:r>
          </w:p>
          <w:p w14:paraId="0853CF9C" w14:textId="77777777" w:rsidR="00AC788E" w:rsidRPr="00410FBA" w:rsidRDefault="00AC788E" w:rsidP="00AC788E">
            <w:pPr>
              <w:spacing w:before="120" w:after="120"/>
              <w:rPr>
                <w:b/>
                <w:sz w:val="26"/>
                <w:szCs w:val="26"/>
              </w:rPr>
            </w:pPr>
            <w:r w:rsidRPr="00410FBA">
              <w:rPr>
                <w:sz w:val="26"/>
                <w:szCs w:val="26"/>
              </w:rPr>
              <w:t xml:space="preserve">Người dùng nhấn icon nút “Đồng bộ dải ký hiệu và mẫu số” trên màn hình </w:t>
            </w:r>
          </w:p>
          <w:p w14:paraId="125045A7"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 xml:space="preserve">Thông tin đầu ra: </w:t>
            </w:r>
          </w:p>
          <w:p w14:paraId="2C8CD111" w14:textId="77777777" w:rsidR="00AC788E" w:rsidRPr="00410FBA" w:rsidRDefault="00AC788E" w:rsidP="00AC788E">
            <w:pPr>
              <w:pStyle w:val="ListParagraph"/>
              <w:spacing w:before="120" w:after="120"/>
              <w:ind w:left="0"/>
              <w:rPr>
                <w:sz w:val="26"/>
                <w:szCs w:val="26"/>
              </w:rPr>
            </w:pPr>
            <w:r w:rsidRPr="00410FBA">
              <w:rPr>
                <w:sz w:val="26"/>
                <w:szCs w:val="26"/>
              </w:rPr>
              <w:t xml:space="preserve">Dải hóa đơn và mẫu hóa đơn được đồng bộ từ hệ thống VNPT Invoice về hệ thống hiện tại </w:t>
            </w:r>
          </w:p>
          <w:p w14:paraId="313D31E6"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Chức năng xử lý:</w:t>
            </w:r>
          </w:p>
          <w:p w14:paraId="13B00B4A" w14:textId="77777777" w:rsidR="00AC788E" w:rsidRPr="00410FBA" w:rsidRDefault="00AC788E" w:rsidP="00AC788E">
            <w:pPr>
              <w:spacing w:before="120" w:after="120"/>
              <w:rPr>
                <w:i/>
                <w:sz w:val="26"/>
                <w:szCs w:val="26"/>
              </w:rPr>
            </w:pPr>
            <w:r w:rsidRPr="00410FBA">
              <w:rPr>
                <w:sz w:val="26"/>
                <w:szCs w:val="26"/>
              </w:rPr>
              <w:t>Hệ thống đồng bộ thông tin dải hóa đơn và mẫu hóa đơn từ hệ thống VNPT Invoice về hệ thống hiện tại</w:t>
            </w:r>
          </w:p>
          <w:p w14:paraId="63ADDB57" w14:textId="77777777" w:rsidR="00AC788E" w:rsidRPr="00410FBA" w:rsidRDefault="00AC788E" w:rsidP="00AC788E">
            <w:pPr>
              <w:pStyle w:val="ListParagraph"/>
              <w:numPr>
                <w:ilvl w:val="0"/>
                <w:numId w:val="18"/>
              </w:numPr>
              <w:spacing w:before="120" w:after="120"/>
              <w:rPr>
                <w:b/>
                <w:sz w:val="26"/>
                <w:szCs w:val="26"/>
              </w:rPr>
            </w:pPr>
            <w:r w:rsidRPr="00410FBA">
              <w:rPr>
                <w:b/>
                <w:sz w:val="26"/>
                <w:szCs w:val="26"/>
              </w:rPr>
              <w:t xml:space="preserve">Các ngoại lệ: </w:t>
            </w:r>
          </w:p>
          <w:p w14:paraId="1FC4810F" w14:textId="77777777" w:rsidR="00AC788E" w:rsidRPr="00410FBA" w:rsidRDefault="00AC788E" w:rsidP="00AC788E">
            <w:pPr>
              <w:pStyle w:val="ListParagraph"/>
              <w:spacing w:before="120" w:after="120"/>
              <w:ind w:left="0"/>
              <w:rPr>
                <w:b/>
                <w:sz w:val="26"/>
                <w:szCs w:val="26"/>
              </w:rPr>
            </w:pPr>
            <w:r w:rsidRPr="00410FBA">
              <w:rPr>
                <w:sz w:val="26"/>
                <w:szCs w:val="26"/>
              </w:rPr>
              <w:t>Trường hợp hệ thống hiện tại không gọi API thành công để đồng bộ dữ liệu thì hệ thống hiển thị thông báo lỗi</w:t>
            </w:r>
          </w:p>
        </w:tc>
        <w:tc>
          <w:tcPr>
            <w:tcW w:w="472" w:type="pct"/>
          </w:tcPr>
          <w:p w14:paraId="5097D7DE" w14:textId="77777777" w:rsidR="00AC788E" w:rsidRPr="00410FBA" w:rsidRDefault="00AC788E" w:rsidP="00AC788E">
            <w:pPr>
              <w:spacing w:before="120" w:after="120"/>
              <w:rPr>
                <w:sz w:val="26"/>
                <w:szCs w:val="26"/>
              </w:rPr>
            </w:pPr>
            <w:r w:rsidRPr="00410FBA">
              <w:rPr>
                <w:sz w:val="26"/>
                <w:szCs w:val="26"/>
              </w:rPr>
              <w:t>Cao</w:t>
            </w:r>
          </w:p>
        </w:tc>
        <w:tc>
          <w:tcPr>
            <w:tcW w:w="633" w:type="pct"/>
          </w:tcPr>
          <w:p w14:paraId="6C413B0F" w14:textId="77777777" w:rsidR="00AC788E" w:rsidRPr="00410FBA" w:rsidRDefault="00AC788E" w:rsidP="00AC788E">
            <w:pPr>
              <w:spacing w:before="120" w:after="120"/>
              <w:rPr>
                <w:sz w:val="26"/>
                <w:szCs w:val="26"/>
              </w:rPr>
            </w:pPr>
            <w:r w:rsidRPr="00410FBA">
              <w:rPr>
                <w:sz w:val="26"/>
                <w:szCs w:val="26"/>
              </w:rPr>
              <w:t>Cao</w:t>
            </w:r>
          </w:p>
        </w:tc>
        <w:tc>
          <w:tcPr>
            <w:tcW w:w="565" w:type="pct"/>
          </w:tcPr>
          <w:p w14:paraId="1D839F5E" w14:textId="77777777" w:rsidR="00AC788E" w:rsidRPr="00410FBA" w:rsidRDefault="00AC788E" w:rsidP="00AC788E">
            <w:pPr>
              <w:spacing w:before="120" w:after="120"/>
              <w:rPr>
                <w:sz w:val="26"/>
                <w:szCs w:val="26"/>
              </w:rPr>
            </w:pPr>
            <w:r w:rsidRPr="00410FBA">
              <w:rPr>
                <w:sz w:val="26"/>
                <w:szCs w:val="26"/>
              </w:rPr>
              <w:t>Quản trị hệ thống quản lý doanh nghiệp</w:t>
            </w:r>
          </w:p>
        </w:tc>
      </w:tr>
    </w:tbl>
    <w:p w14:paraId="6BA9772B" w14:textId="77777777" w:rsidR="00564520" w:rsidRPr="00410FBA" w:rsidRDefault="00564520" w:rsidP="00564520"/>
    <w:p w14:paraId="5F4D9D63" w14:textId="77777777" w:rsidR="004F2A06" w:rsidRPr="00410FBA" w:rsidRDefault="006E4081" w:rsidP="00C808E0">
      <w:pPr>
        <w:pStyle w:val="Heading2"/>
      </w:pPr>
      <w:bookmarkStart w:id="712" w:name="_Toc167894538"/>
      <w:r w:rsidRPr="00410FBA">
        <w:lastRenderedPageBreak/>
        <w:t>Xử lý hóa đơn</w:t>
      </w:r>
      <w:bookmarkEnd w:id="712"/>
    </w:p>
    <w:p w14:paraId="3F9BC70A" w14:textId="77777777" w:rsidR="004F2A06" w:rsidRPr="00410FBA" w:rsidRDefault="00DE1594">
      <w:pPr>
        <w:spacing w:before="120" w:after="120"/>
      </w:pPr>
      <w:r w:rsidRPr="00410FBA">
        <w:rPr>
          <w:noProof/>
        </w:rPr>
        <w:drawing>
          <wp:inline distT="0" distB="0" distL="0" distR="0" wp14:anchorId="499E81A4" wp14:editId="60E05A3A">
            <wp:extent cx="5761990" cy="4087495"/>
            <wp:effectExtent l="19050" t="0" r="10160" b="8255"/>
            <wp:docPr id="14"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562FAFEF" w14:textId="77777777" w:rsidR="004F2A06" w:rsidRPr="00410FBA" w:rsidRDefault="004F2A06">
      <w:pPr>
        <w:spacing w:before="120" w:after="120"/>
      </w:pPr>
    </w:p>
    <w:p w14:paraId="7E7D53D7" w14:textId="77777777" w:rsidR="00634C5E" w:rsidRPr="00410FBA" w:rsidRDefault="00CE593F" w:rsidP="00634C5E">
      <w:pPr>
        <w:pStyle w:val="Heading3"/>
        <w:numPr>
          <w:ilvl w:val="0"/>
          <w:numId w:val="0"/>
        </w:numPr>
      </w:pPr>
      <w:bookmarkStart w:id="713" w:name="_Toc167894539"/>
      <w:r w:rsidRPr="00410FBA">
        <w:t>IV.3</w:t>
      </w:r>
      <w:r w:rsidR="00634C5E" w:rsidRPr="00410FBA">
        <w:t>.1 Quản lý hóa đơn</w:t>
      </w:r>
      <w:bookmarkEnd w:id="713"/>
    </w:p>
    <w:tbl>
      <w:tblPr>
        <w:tblStyle w:val="TableGrid"/>
        <w:tblW w:w="5000" w:type="pct"/>
        <w:tblLook w:val="04A0" w:firstRow="1" w:lastRow="0" w:firstColumn="1" w:lastColumn="0" w:noHBand="0" w:noVBand="1"/>
      </w:tblPr>
      <w:tblGrid>
        <w:gridCol w:w="708"/>
        <w:gridCol w:w="2600"/>
        <w:gridCol w:w="828"/>
        <w:gridCol w:w="2448"/>
        <w:gridCol w:w="733"/>
        <w:gridCol w:w="823"/>
        <w:gridCol w:w="924"/>
      </w:tblGrid>
      <w:tr w:rsidR="00410FBA" w:rsidRPr="00410FBA" w14:paraId="5BC4DF8B" w14:textId="77777777" w:rsidTr="00A25C65">
        <w:tc>
          <w:tcPr>
            <w:tcW w:w="393" w:type="pct"/>
          </w:tcPr>
          <w:p w14:paraId="29064E27" w14:textId="77777777" w:rsidR="00A25C65" w:rsidRPr="00410FBA" w:rsidRDefault="00A25C65" w:rsidP="00A25C65">
            <w:pPr>
              <w:spacing w:before="120" w:after="120"/>
              <w:jc w:val="center"/>
              <w:rPr>
                <w:b/>
                <w:sz w:val="26"/>
                <w:szCs w:val="26"/>
              </w:rPr>
            </w:pPr>
            <w:r w:rsidRPr="00410FBA">
              <w:rPr>
                <w:b/>
                <w:sz w:val="26"/>
                <w:szCs w:val="26"/>
              </w:rPr>
              <w:t>STT</w:t>
            </w:r>
          </w:p>
        </w:tc>
        <w:tc>
          <w:tcPr>
            <w:tcW w:w="821" w:type="pct"/>
          </w:tcPr>
          <w:p w14:paraId="71F0E922" w14:textId="77777777" w:rsidR="00A25C65" w:rsidRPr="00410FBA" w:rsidRDefault="00A25C65" w:rsidP="00A25C65">
            <w:pPr>
              <w:spacing w:before="120" w:after="120"/>
              <w:jc w:val="center"/>
              <w:rPr>
                <w:b/>
                <w:sz w:val="26"/>
                <w:szCs w:val="26"/>
              </w:rPr>
            </w:pPr>
            <w:r w:rsidRPr="00410FBA">
              <w:rPr>
                <w:b/>
                <w:sz w:val="26"/>
                <w:szCs w:val="26"/>
              </w:rPr>
              <w:t>Mã yêu cầu</w:t>
            </w:r>
          </w:p>
        </w:tc>
        <w:tc>
          <w:tcPr>
            <w:tcW w:w="717" w:type="pct"/>
          </w:tcPr>
          <w:p w14:paraId="422CBBAE" w14:textId="77777777" w:rsidR="00A25C65" w:rsidRPr="00410FBA" w:rsidRDefault="00A25C65" w:rsidP="00A25C65">
            <w:pPr>
              <w:spacing w:before="120" w:after="120"/>
              <w:jc w:val="center"/>
              <w:rPr>
                <w:b/>
                <w:sz w:val="26"/>
                <w:szCs w:val="26"/>
              </w:rPr>
            </w:pPr>
            <w:r w:rsidRPr="00410FBA">
              <w:rPr>
                <w:b/>
                <w:sz w:val="26"/>
                <w:szCs w:val="26"/>
              </w:rPr>
              <w:t>Tên yêu cầu</w:t>
            </w:r>
          </w:p>
        </w:tc>
        <w:tc>
          <w:tcPr>
            <w:tcW w:w="1510" w:type="pct"/>
          </w:tcPr>
          <w:p w14:paraId="4928E5A4" w14:textId="77777777" w:rsidR="00A25C65" w:rsidRPr="00410FBA" w:rsidRDefault="00A25C65" w:rsidP="00A25C65">
            <w:pPr>
              <w:spacing w:before="120" w:after="120"/>
              <w:jc w:val="center"/>
              <w:rPr>
                <w:b/>
                <w:sz w:val="26"/>
                <w:szCs w:val="26"/>
              </w:rPr>
            </w:pPr>
            <w:r w:rsidRPr="00410FBA">
              <w:rPr>
                <w:b/>
                <w:sz w:val="26"/>
                <w:szCs w:val="26"/>
              </w:rPr>
              <w:t xml:space="preserve">Mô tả </w:t>
            </w:r>
          </w:p>
        </w:tc>
        <w:tc>
          <w:tcPr>
            <w:tcW w:w="436" w:type="pct"/>
          </w:tcPr>
          <w:p w14:paraId="40FE9FD7" w14:textId="77777777" w:rsidR="00A25C65" w:rsidRPr="00410FBA" w:rsidRDefault="00A25C65" w:rsidP="00A25C65">
            <w:pPr>
              <w:spacing w:before="120" w:after="120"/>
              <w:jc w:val="center"/>
              <w:rPr>
                <w:b/>
                <w:sz w:val="26"/>
                <w:szCs w:val="26"/>
              </w:rPr>
            </w:pPr>
            <w:r w:rsidRPr="00410FBA">
              <w:rPr>
                <w:b/>
                <w:sz w:val="26"/>
                <w:szCs w:val="26"/>
              </w:rPr>
              <w:t>Mức độ ưu tiên</w:t>
            </w:r>
          </w:p>
        </w:tc>
        <w:tc>
          <w:tcPr>
            <w:tcW w:w="597" w:type="pct"/>
          </w:tcPr>
          <w:p w14:paraId="0346DE17" w14:textId="77777777" w:rsidR="00A25C65" w:rsidRPr="00410FBA" w:rsidRDefault="00A25C65" w:rsidP="00A25C65">
            <w:pPr>
              <w:spacing w:before="120" w:after="120"/>
              <w:jc w:val="center"/>
              <w:rPr>
                <w:b/>
                <w:sz w:val="26"/>
                <w:szCs w:val="26"/>
              </w:rPr>
            </w:pPr>
            <w:r w:rsidRPr="00410FBA">
              <w:rPr>
                <w:b/>
                <w:sz w:val="26"/>
                <w:szCs w:val="26"/>
              </w:rPr>
              <w:t>Mức độ quan trọng</w:t>
            </w:r>
          </w:p>
        </w:tc>
        <w:tc>
          <w:tcPr>
            <w:tcW w:w="526" w:type="pct"/>
          </w:tcPr>
          <w:p w14:paraId="50C2C9CF" w14:textId="77777777" w:rsidR="00A25C65" w:rsidRPr="00410FBA" w:rsidRDefault="00A25C65" w:rsidP="00A25C65">
            <w:pPr>
              <w:spacing w:before="120" w:after="120"/>
              <w:jc w:val="center"/>
              <w:rPr>
                <w:b/>
                <w:sz w:val="26"/>
                <w:szCs w:val="26"/>
              </w:rPr>
            </w:pPr>
            <w:r w:rsidRPr="00410FBA">
              <w:rPr>
                <w:b/>
                <w:sz w:val="26"/>
                <w:szCs w:val="26"/>
              </w:rPr>
              <w:t>Đối tượng liên quan</w:t>
            </w:r>
          </w:p>
        </w:tc>
      </w:tr>
      <w:tr w:rsidR="00410FBA" w:rsidRPr="00410FBA" w14:paraId="1868CB8C" w14:textId="77777777" w:rsidTr="00A25C65">
        <w:tc>
          <w:tcPr>
            <w:tcW w:w="393" w:type="pct"/>
          </w:tcPr>
          <w:p w14:paraId="2AC0C412" w14:textId="77777777" w:rsidR="00A25C65" w:rsidRPr="00410FBA" w:rsidRDefault="00A25C65" w:rsidP="00A25C65">
            <w:pPr>
              <w:pStyle w:val="ListParagraph"/>
              <w:spacing w:before="120" w:after="120"/>
              <w:ind w:left="0"/>
              <w:rPr>
                <w:sz w:val="26"/>
                <w:szCs w:val="26"/>
              </w:rPr>
            </w:pPr>
            <w:r w:rsidRPr="00410FBA">
              <w:rPr>
                <w:sz w:val="26"/>
                <w:szCs w:val="26"/>
              </w:rPr>
              <w:t>1</w:t>
            </w:r>
          </w:p>
        </w:tc>
        <w:tc>
          <w:tcPr>
            <w:tcW w:w="821" w:type="pct"/>
          </w:tcPr>
          <w:p w14:paraId="402EA195" w14:textId="6CB8051A" w:rsidR="00A25C65" w:rsidRPr="00410FBA" w:rsidRDefault="002953DC" w:rsidP="00A25C65">
            <w:pPr>
              <w:spacing w:before="120" w:after="120"/>
              <w:jc w:val="center"/>
              <w:rPr>
                <w:sz w:val="26"/>
                <w:szCs w:val="26"/>
              </w:rPr>
            </w:pPr>
            <w:r w:rsidRPr="00410FBA">
              <w:rPr>
                <w:sz w:val="26"/>
                <w:szCs w:val="26"/>
              </w:rPr>
              <w:t>UR_HDDT_042.01.01</w:t>
            </w:r>
          </w:p>
        </w:tc>
        <w:tc>
          <w:tcPr>
            <w:tcW w:w="717" w:type="pct"/>
          </w:tcPr>
          <w:p w14:paraId="57F9B010" w14:textId="77777777" w:rsidR="00A25C65" w:rsidRPr="00410FBA" w:rsidRDefault="00A25C65" w:rsidP="00A25C65">
            <w:pPr>
              <w:spacing w:before="120" w:after="120"/>
              <w:rPr>
                <w:sz w:val="26"/>
                <w:szCs w:val="26"/>
              </w:rPr>
            </w:pPr>
            <w:r w:rsidRPr="00410FBA">
              <w:rPr>
                <w:sz w:val="26"/>
                <w:szCs w:val="26"/>
              </w:rPr>
              <w:t>Xem danh sách hóa đơn</w:t>
            </w:r>
          </w:p>
        </w:tc>
        <w:tc>
          <w:tcPr>
            <w:tcW w:w="1510" w:type="pct"/>
          </w:tcPr>
          <w:p w14:paraId="20E434F9" w14:textId="77777777" w:rsidR="009C2873" w:rsidRPr="00410FBA" w:rsidRDefault="00A25C65" w:rsidP="00A25C65">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6DD10228" w14:textId="77777777" w:rsidR="00A25C65" w:rsidRPr="00410FBA" w:rsidRDefault="00A25C65" w:rsidP="009C2873">
            <w:pPr>
              <w:pStyle w:val="ListParagraph"/>
              <w:spacing w:before="120" w:after="120"/>
              <w:ind w:left="0"/>
              <w:rPr>
                <w:sz w:val="26"/>
                <w:szCs w:val="26"/>
              </w:rPr>
            </w:pPr>
            <w:r w:rsidRPr="00410FBA">
              <w:rPr>
                <w:sz w:val="26"/>
                <w:szCs w:val="26"/>
              </w:rPr>
              <w:t>Cho phép người dùng xem danh sách hóa đơn và tìm kiếm hóa đơn</w:t>
            </w:r>
          </w:p>
          <w:p w14:paraId="064CA03C" w14:textId="77777777" w:rsidR="00A25C65" w:rsidRPr="00410FBA" w:rsidRDefault="00A25C65" w:rsidP="00A25C65">
            <w:pPr>
              <w:pStyle w:val="ListParagraph"/>
              <w:numPr>
                <w:ilvl w:val="0"/>
                <w:numId w:val="18"/>
              </w:numPr>
              <w:spacing w:before="120" w:after="120"/>
              <w:rPr>
                <w:b/>
                <w:sz w:val="26"/>
                <w:szCs w:val="26"/>
              </w:rPr>
            </w:pPr>
            <w:r w:rsidRPr="00410FBA">
              <w:rPr>
                <w:b/>
                <w:sz w:val="26"/>
                <w:szCs w:val="26"/>
              </w:rPr>
              <w:t>Thông tin đầu vào:</w:t>
            </w:r>
          </w:p>
          <w:p w14:paraId="44ABE042" w14:textId="77777777" w:rsidR="00A25C65" w:rsidRPr="00410FBA" w:rsidRDefault="00A25C65" w:rsidP="00A25C65">
            <w:pPr>
              <w:spacing w:before="120" w:after="120"/>
              <w:rPr>
                <w:sz w:val="26"/>
                <w:szCs w:val="26"/>
              </w:rPr>
            </w:pPr>
            <w:r w:rsidRPr="00410FBA">
              <w:rPr>
                <w:sz w:val="26"/>
                <w:szCs w:val="26"/>
              </w:rPr>
              <w:t>Dữ liệu hóa đơn có trên hệ thống</w:t>
            </w:r>
          </w:p>
          <w:p w14:paraId="10C7223D" w14:textId="77777777" w:rsidR="00A25C65" w:rsidRPr="00410FBA" w:rsidRDefault="00A25C65" w:rsidP="00A25C65">
            <w:pPr>
              <w:pStyle w:val="ListParagraph"/>
              <w:numPr>
                <w:ilvl w:val="0"/>
                <w:numId w:val="18"/>
              </w:numPr>
              <w:spacing w:before="120" w:after="120"/>
              <w:rPr>
                <w:b/>
                <w:sz w:val="26"/>
                <w:szCs w:val="26"/>
              </w:rPr>
            </w:pPr>
            <w:r w:rsidRPr="00410FBA">
              <w:rPr>
                <w:b/>
                <w:sz w:val="26"/>
                <w:szCs w:val="26"/>
              </w:rPr>
              <w:t xml:space="preserve">Thông tin đầu ra: </w:t>
            </w:r>
          </w:p>
          <w:p w14:paraId="427944F8" w14:textId="77777777" w:rsidR="00A25C65" w:rsidRPr="00410FBA" w:rsidRDefault="00A25C65" w:rsidP="00A25C65">
            <w:pPr>
              <w:spacing w:before="120" w:after="120"/>
              <w:rPr>
                <w:sz w:val="26"/>
                <w:szCs w:val="26"/>
                <w:u w:val="single"/>
              </w:rPr>
            </w:pPr>
            <w:r w:rsidRPr="00410FBA">
              <w:rPr>
                <w:sz w:val="26"/>
                <w:szCs w:val="26"/>
                <w:u w:val="single"/>
              </w:rPr>
              <w:lastRenderedPageBreak/>
              <w:t>Danh sách gồm các trường thông tin sau:</w:t>
            </w:r>
          </w:p>
          <w:p w14:paraId="4157AA85" w14:textId="77777777" w:rsidR="00A25C65" w:rsidRPr="00410FBA" w:rsidRDefault="00A25C65" w:rsidP="00A25C65">
            <w:pPr>
              <w:spacing w:before="120" w:after="120"/>
              <w:rPr>
                <w:sz w:val="26"/>
                <w:szCs w:val="26"/>
              </w:rPr>
            </w:pPr>
            <w:r w:rsidRPr="00410FBA">
              <w:rPr>
                <w:sz w:val="26"/>
                <w:szCs w:val="26"/>
              </w:rPr>
              <w:t>+ STT</w:t>
            </w:r>
          </w:p>
          <w:p w14:paraId="5B3594A5" w14:textId="77777777" w:rsidR="00A25C65" w:rsidRPr="00410FBA" w:rsidRDefault="00582FA7" w:rsidP="00A25C65">
            <w:pPr>
              <w:spacing w:before="120" w:after="120"/>
              <w:rPr>
                <w:sz w:val="26"/>
                <w:szCs w:val="26"/>
              </w:rPr>
            </w:pPr>
            <w:r w:rsidRPr="00410FBA">
              <w:rPr>
                <w:sz w:val="26"/>
                <w:szCs w:val="26"/>
              </w:rPr>
              <w:t>+ Mẫu số</w:t>
            </w:r>
          </w:p>
          <w:p w14:paraId="31946019" w14:textId="77777777" w:rsidR="00A25C65" w:rsidRPr="00410FBA" w:rsidRDefault="00582FA7" w:rsidP="00A25C65">
            <w:pPr>
              <w:spacing w:before="120" w:after="120"/>
              <w:rPr>
                <w:sz w:val="26"/>
                <w:szCs w:val="26"/>
              </w:rPr>
            </w:pPr>
            <w:r w:rsidRPr="00410FBA">
              <w:rPr>
                <w:sz w:val="26"/>
                <w:szCs w:val="26"/>
              </w:rPr>
              <w:t>+ K</w:t>
            </w:r>
            <w:r w:rsidR="00A25C65" w:rsidRPr="00410FBA">
              <w:rPr>
                <w:sz w:val="26"/>
                <w:szCs w:val="26"/>
              </w:rPr>
              <w:t>ý hiệu</w:t>
            </w:r>
          </w:p>
          <w:p w14:paraId="243776FA" w14:textId="77777777" w:rsidR="00A25C65" w:rsidRPr="00410FBA" w:rsidRDefault="00A25C65" w:rsidP="00A25C65">
            <w:pPr>
              <w:spacing w:before="120" w:after="120"/>
              <w:rPr>
                <w:sz w:val="26"/>
                <w:szCs w:val="26"/>
              </w:rPr>
            </w:pPr>
            <w:r w:rsidRPr="00410FBA">
              <w:rPr>
                <w:sz w:val="26"/>
                <w:szCs w:val="26"/>
              </w:rPr>
              <w:t xml:space="preserve">+ Số </w:t>
            </w:r>
            <w:r w:rsidR="00582FA7" w:rsidRPr="00410FBA">
              <w:rPr>
                <w:sz w:val="26"/>
                <w:szCs w:val="26"/>
              </w:rPr>
              <w:t>hóa đơn</w:t>
            </w:r>
          </w:p>
          <w:p w14:paraId="7EDC0AC4" w14:textId="77777777" w:rsidR="00A25C65" w:rsidRPr="00410FBA" w:rsidRDefault="00582FA7" w:rsidP="00A25C65">
            <w:pPr>
              <w:spacing w:before="120" w:after="120"/>
              <w:rPr>
                <w:sz w:val="26"/>
                <w:szCs w:val="26"/>
              </w:rPr>
            </w:pPr>
            <w:r w:rsidRPr="00410FBA">
              <w:rPr>
                <w:sz w:val="26"/>
                <w:szCs w:val="26"/>
              </w:rPr>
              <w:t>+ Mã cơ quan thuế</w:t>
            </w:r>
          </w:p>
          <w:p w14:paraId="5A95F903" w14:textId="77777777" w:rsidR="00A25C65" w:rsidRPr="00410FBA" w:rsidRDefault="00582FA7" w:rsidP="00A25C65">
            <w:pPr>
              <w:spacing w:before="120" w:after="120"/>
              <w:rPr>
                <w:sz w:val="26"/>
                <w:szCs w:val="26"/>
              </w:rPr>
            </w:pPr>
            <w:r w:rsidRPr="00410FBA">
              <w:rPr>
                <w:sz w:val="26"/>
                <w:szCs w:val="26"/>
              </w:rPr>
              <w:t>+ Tên đơn vị mua hàng</w:t>
            </w:r>
          </w:p>
          <w:p w14:paraId="467ED303" w14:textId="77777777" w:rsidR="00582FA7" w:rsidRPr="00410FBA" w:rsidRDefault="00582FA7" w:rsidP="00A25C65">
            <w:pPr>
              <w:spacing w:before="120" w:after="120"/>
              <w:rPr>
                <w:sz w:val="26"/>
                <w:szCs w:val="26"/>
              </w:rPr>
            </w:pPr>
            <w:r w:rsidRPr="00410FBA">
              <w:rPr>
                <w:sz w:val="26"/>
                <w:szCs w:val="26"/>
              </w:rPr>
              <w:t>+ Tên người mua hàng</w:t>
            </w:r>
          </w:p>
          <w:p w14:paraId="0A71FBA6" w14:textId="77777777" w:rsidR="00582FA7" w:rsidRPr="00410FBA" w:rsidRDefault="00582FA7" w:rsidP="00A25C65">
            <w:pPr>
              <w:spacing w:before="120" w:after="120"/>
              <w:rPr>
                <w:sz w:val="26"/>
                <w:szCs w:val="26"/>
              </w:rPr>
            </w:pPr>
            <w:r w:rsidRPr="00410FBA">
              <w:rPr>
                <w:sz w:val="26"/>
                <w:szCs w:val="26"/>
              </w:rPr>
              <w:t>+ Tổng tiền thanh toán</w:t>
            </w:r>
          </w:p>
          <w:p w14:paraId="51CFD5D0" w14:textId="77777777" w:rsidR="00582FA7" w:rsidRPr="00410FBA" w:rsidRDefault="00582FA7" w:rsidP="00A25C65">
            <w:pPr>
              <w:spacing w:before="120" w:after="120"/>
              <w:rPr>
                <w:sz w:val="26"/>
                <w:szCs w:val="26"/>
              </w:rPr>
            </w:pPr>
            <w:r w:rsidRPr="00410FBA">
              <w:rPr>
                <w:sz w:val="26"/>
                <w:szCs w:val="26"/>
              </w:rPr>
              <w:t>+ Ngày phát hành</w:t>
            </w:r>
          </w:p>
          <w:p w14:paraId="2D4A637B" w14:textId="77777777" w:rsidR="00582FA7" w:rsidRPr="00410FBA" w:rsidRDefault="00582FA7" w:rsidP="00A25C65">
            <w:pPr>
              <w:spacing w:before="120" w:after="120"/>
              <w:rPr>
                <w:sz w:val="26"/>
                <w:szCs w:val="26"/>
              </w:rPr>
            </w:pPr>
            <w:r w:rsidRPr="00410FBA">
              <w:rPr>
                <w:sz w:val="26"/>
                <w:szCs w:val="26"/>
              </w:rPr>
              <w:t>+ Trạng thái hóa đơn</w:t>
            </w:r>
          </w:p>
          <w:p w14:paraId="19D73423" w14:textId="77777777" w:rsidR="00582FA7" w:rsidRPr="00410FBA" w:rsidRDefault="00582FA7" w:rsidP="00A25C65">
            <w:pPr>
              <w:spacing w:before="120" w:after="120"/>
              <w:rPr>
                <w:sz w:val="26"/>
                <w:szCs w:val="26"/>
              </w:rPr>
            </w:pPr>
            <w:r w:rsidRPr="00410FBA">
              <w:rPr>
                <w:sz w:val="26"/>
                <w:szCs w:val="26"/>
              </w:rPr>
              <w:t>+ Trạng thái gửi CQT</w:t>
            </w:r>
          </w:p>
          <w:p w14:paraId="6FF7DD02" w14:textId="77777777" w:rsidR="00582FA7" w:rsidRPr="00410FBA" w:rsidRDefault="00582FA7" w:rsidP="00A25C65">
            <w:pPr>
              <w:spacing w:before="120" w:after="120"/>
              <w:rPr>
                <w:sz w:val="26"/>
                <w:szCs w:val="26"/>
              </w:rPr>
            </w:pPr>
            <w:r w:rsidRPr="00410FBA">
              <w:rPr>
                <w:sz w:val="26"/>
                <w:szCs w:val="26"/>
              </w:rPr>
              <w:t>+ File đính kèm</w:t>
            </w:r>
          </w:p>
          <w:p w14:paraId="12E67BB5" w14:textId="77777777" w:rsidR="00A25C65" w:rsidRPr="00410FBA" w:rsidRDefault="00A25C65" w:rsidP="00A25C65">
            <w:pPr>
              <w:spacing w:before="120" w:after="120"/>
              <w:rPr>
                <w:sz w:val="26"/>
                <w:szCs w:val="26"/>
                <w:u w:val="single"/>
              </w:rPr>
            </w:pPr>
            <w:r w:rsidRPr="00410FBA">
              <w:rPr>
                <w:sz w:val="26"/>
                <w:szCs w:val="26"/>
                <w:u w:val="single"/>
              </w:rPr>
              <w:t>Các nút thao tác chức năng gồm:</w:t>
            </w:r>
          </w:p>
          <w:p w14:paraId="2F248A79" w14:textId="77777777" w:rsidR="00A25C65" w:rsidRPr="00410FBA" w:rsidRDefault="00A25C65" w:rsidP="00A25C65">
            <w:pPr>
              <w:spacing w:before="120" w:after="120"/>
              <w:rPr>
                <w:sz w:val="26"/>
                <w:szCs w:val="26"/>
              </w:rPr>
            </w:pPr>
            <w:r w:rsidRPr="00410FBA">
              <w:rPr>
                <w:sz w:val="26"/>
                <w:szCs w:val="26"/>
              </w:rPr>
              <w:t xml:space="preserve">+ </w:t>
            </w:r>
            <w:r w:rsidR="00582FA7" w:rsidRPr="00410FBA">
              <w:rPr>
                <w:sz w:val="26"/>
                <w:szCs w:val="26"/>
              </w:rPr>
              <w:t xml:space="preserve">Xem: xem chi tiết </w:t>
            </w:r>
            <w:r w:rsidRPr="00410FBA">
              <w:rPr>
                <w:sz w:val="26"/>
                <w:szCs w:val="26"/>
              </w:rPr>
              <w:t>hóa đơn</w:t>
            </w:r>
          </w:p>
          <w:p w14:paraId="27E114E2" w14:textId="77777777" w:rsidR="00582FA7" w:rsidRPr="00410FBA" w:rsidRDefault="00582FA7" w:rsidP="00A25C65">
            <w:pPr>
              <w:spacing w:before="120" w:after="120"/>
              <w:rPr>
                <w:sz w:val="26"/>
                <w:szCs w:val="26"/>
              </w:rPr>
            </w:pPr>
            <w:r w:rsidRPr="00410FBA">
              <w:rPr>
                <w:sz w:val="26"/>
                <w:szCs w:val="26"/>
              </w:rPr>
              <w:t>+ Sửa: chỉnh sửa hóa đơn</w:t>
            </w:r>
          </w:p>
          <w:p w14:paraId="00EADC2D" w14:textId="77777777" w:rsidR="00A25C65" w:rsidRPr="00410FBA" w:rsidRDefault="00582FA7" w:rsidP="00A25C65">
            <w:pPr>
              <w:spacing w:before="120" w:after="120"/>
              <w:rPr>
                <w:sz w:val="26"/>
                <w:szCs w:val="26"/>
              </w:rPr>
            </w:pPr>
            <w:r w:rsidRPr="00410FBA">
              <w:rPr>
                <w:sz w:val="26"/>
                <w:szCs w:val="26"/>
              </w:rPr>
              <w:t>+ Copy</w:t>
            </w:r>
            <w:r w:rsidR="00A25C65" w:rsidRPr="00410FBA">
              <w:rPr>
                <w:sz w:val="26"/>
                <w:szCs w:val="26"/>
              </w:rPr>
              <w:t>:</w:t>
            </w:r>
            <w:r w:rsidRPr="00410FBA">
              <w:rPr>
                <w:sz w:val="26"/>
                <w:szCs w:val="26"/>
              </w:rPr>
              <w:t xml:space="preserve"> tạo hóa đơn mới từ hóa đơn đã có </w:t>
            </w:r>
            <w:r w:rsidR="00A25C65" w:rsidRPr="00410FBA">
              <w:rPr>
                <w:sz w:val="26"/>
                <w:szCs w:val="26"/>
              </w:rPr>
              <w:t xml:space="preserve">   </w:t>
            </w:r>
          </w:p>
          <w:p w14:paraId="4D0D550E" w14:textId="77777777" w:rsidR="00A25C65" w:rsidRPr="00410FBA" w:rsidRDefault="00582FA7" w:rsidP="00A25C65">
            <w:pPr>
              <w:spacing w:before="120" w:after="120"/>
              <w:rPr>
                <w:sz w:val="26"/>
                <w:szCs w:val="26"/>
              </w:rPr>
            </w:pPr>
            <w:r w:rsidRPr="00410FBA">
              <w:rPr>
                <w:sz w:val="26"/>
                <w:szCs w:val="26"/>
              </w:rPr>
              <w:t xml:space="preserve">+ Xóa: xóa </w:t>
            </w:r>
            <w:r w:rsidR="00A25C65" w:rsidRPr="00410FBA">
              <w:rPr>
                <w:sz w:val="26"/>
                <w:szCs w:val="26"/>
              </w:rPr>
              <w:t>hóa đơn khỏi hệ thống</w:t>
            </w:r>
          </w:p>
          <w:p w14:paraId="1384E876" w14:textId="77777777" w:rsidR="00A25C65" w:rsidRPr="00410FBA" w:rsidRDefault="00A25C65" w:rsidP="00A25C65">
            <w:pPr>
              <w:spacing w:before="120" w:after="120"/>
              <w:rPr>
                <w:sz w:val="26"/>
                <w:szCs w:val="26"/>
              </w:rPr>
            </w:pPr>
            <w:r w:rsidRPr="00410FBA">
              <w:rPr>
                <w:sz w:val="26"/>
                <w:szCs w:val="26"/>
              </w:rPr>
              <w:t xml:space="preserve">+ Nút Tìm kiếm dưới mỗi trường thông tin: tìm kiếm </w:t>
            </w:r>
            <w:r w:rsidR="00582FA7" w:rsidRPr="00410FBA">
              <w:rPr>
                <w:sz w:val="26"/>
                <w:szCs w:val="26"/>
              </w:rPr>
              <w:t>hóa đơn qua từ khóa</w:t>
            </w:r>
          </w:p>
          <w:p w14:paraId="6CD6A4CC" w14:textId="77777777" w:rsidR="00582FA7" w:rsidRPr="00410FBA" w:rsidRDefault="00582FA7" w:rsidP="00A25C65">
            <w:pPr>
              <w:spacing w:before="120" w:after="120"/>
              <w:rPr>
                <w:sz w:val="26"/>
                <w:szCs w:val="26"/>
                <w:u w:val="single"/>
              </w:rPr>
            </w:pPr>
            <w:r w:rsidRPr="00410FBA">
              <w:rPr>
                <w:sz w:val="26"/>
                <w:szCs w:val="26"/>
                <w:u w:val="single"/>
              </w:rPr>
              <w:t>Chức năng tìm kiếm hóa đơn:</w:t>
            </w:r>
          </w:p>
          <w:p w14:paraId="017D0D37" w14:textId="77777777" w:rsidR="00582FA7" w:rsidRPr="00410FBA" w:rsidRDefault="009C2873" w:rsidP="00A25C65">
            <w:pPr>
              <w:spacing w:before="120" w:after="120"/>
              <w:rPr>
                <w:sz w:val="26"/>
                <w:szCs w:val="26"/>
              </w:rPr>
            </w:pPr>
            <w:r w:rsidRPr="00410FBA">
              <w:rPr>
                <w:sz w:val="26"/>
                <w:szCs w:val="26"/>
              </w:rPr>
              <w:t xml:space="preserve">Người dùng nhập từ khóa hoặc lựa chọn </w:t>
            </w:r>
            <w:r w:rsidRPr="00410FBA">
              <w:rPr>
                <w:sz w:val="26"/>
                <w:szCs w:val="26"/>
              </w:rPr>
              <w:lastRenderedPageBreak/>
              <w:t>tiêu chí với các trường thông tin sau:</w:t>
            </w:r>
          </w:p>
          <w:p w14:paraId="3570A80F" w14:textId="77777777" w:rsidR="009C2873" w:rsidRPr="00410FBA" w:rsidRDefault="009C2873" w:rsidP="00A25C65">
            <w:pPr>
              <w:spacing w:before="120" w:after="120"/>
              <w:rPr>
                <w:sz w:val="26"/>
                <w:szCs w:val="26"/>
              </w:rPr>
            </w:pPr>
            <w:r w:rsidRPr="00410FBA">
              <w:rPr>
                <w:sz w:val="26"/>
                <w:szCs w:val="26"/>
              </w:rPr>
              <w:t>+ Từ ngày…Đến ngày: chọn ngày trên lịch có sẵn</w:t>
            </w:r>
          </w:p>
          <w:p w14:paraId="3DEC2051" w14:textId="77777777" w:rsidR="009C2873" w:rsidRPr="00410FBA" w:rsidRDefault="009C2873" w:rsidP="00A25C65">
            <w:pPr>
              <w:spacing w:before="120" w:after="120"/>
              <w:rPr>
                <w:sz w:val="26"/>
                <w:szCs w:val="26"/>
              </w:rPr>
            </w:pPr>
            <w:r w:rsidRPr="00410FBA">
              <w:rPr>
                <w:sz w:val="26"/>
                <w:szCs w:val="26"/>
              </w:rPr>
              <w:t>+ Mã số thuế: tự nhập</w:t>
            </w:r>
          </w:p>
          <w:p w14:paraId="26A092B4" w14:textId="77777777" w:rsidR="009C2873" w:rsidRPr="00410FBA" w:rsidRDefault="009C2873" w:rsidP="00A25C65">
            <w:pPr>
              <w:spacing w:before="120" w:after="120"/>
              <w:rPr>
                <w:sz w:val="26"/>
                <w:szCs w:val="26"/>
              </w:rPr>
            </w:pPr>
            <w:r w:rsidRPr="00410FBA">
              <w:rPr>
                <w:sz w:val="26"/>
                <w:szCs w:val="26"/>
              </w:rPr>
              <w:t>+ Mẫu số: chọn 1 mẫu số trên danh sách có sẵn</w:t>
            </w:r>
          </w:p>
          <w:p w14:paraId="7928BD9B" w14:textId="77777777" w:rsidR="009C2873" w:rsidRPr="00410FBA" w:rsidRDefault="009C2873" w:rsidP="00A25C65">
            <w:pPr>
              <w:spacing w:before="120" w:after="120"/>
              <w:rPr>
                <w:sz w:val="26"/>
                <w:szCs w:val="26"/>
              </w:rPr>
            </w:pPr>
            <w:r w:rsidRPr="00410FBA">
              <w:rPr>
                <w:sz w:val="26"/>
                <w:szCs w:val="26"/>
              </w:rPr>
              <w:t>+ Ký hiệu: chọn 1 dải ký hiệu trên danh sách có sẵn</w:t>
            </w:r>
          </w:p>
          <w:p w14:paraId="2AFEE8AF" w14:textId="77777777" w:rsidR="009C2873" w:rsidRPr="00410FBA" w:rsidRDefault="009C2873" w:rsidP="00A25C65">
            <w:pPr>
              <w:spacing w:before="120" w:after="120"/>
              <w:rPr>
                <w:sz w:val="26"/>
                <w:szCs w:val="26"/>
              </w:rPr>
            </w:pPr>
            <w:r w:rsidRPr="00410FBA">
              <w:rPr>
                <w:sz w:val="26"/>
                <w:szCs w:val="26"/>
              </w:rPr>
              <w:t>+ Trạng thái hóa đơn: chọn 1 trạng thái trên danh sách có sẵn</w:t>
            </w:r>
          </w:p>
          <w:p w14:paraId="10314157" w14:textId="77777777" w:rsidR="009C2873" w:rsidRPr="00410FBA" w:rsidRDefault="009C2873" w:rsidP="00A25C65">
            <w:pPr>
              <w:spacing w:before="120" w:after="120"/>
              <w:rPr>
                <w:sz w:val="26"/>
                <w:szCs w:val="26"/>
              </w:rPr>
            </w:pPr>
            <w:r w:rsidRPr="00410FBA">
              <w:rPr>
                <w:sz w:val="26"/>
                <w:szCs w:val="26"/>
              </w:rPr>
              <w:t>+ Tình trạng cấp mã: chọn 1 tình trạng cấp mã trên danh sách có sẵn</w:t>
            </w:r>
          </w:p>
          <w:p w14:paraId="4CA4702F" w14:textId="77777777" w:rsidR="009C2873" w:rsidRPr="00410FBA" w:rsidRDefault="009C2873" w:rsidP="00A25C65">
            <w:pPr>
              <w:spacing w:before="120" w:after="120"/>
              <w:rPr>
                <w:sz w:val="26"/>
                <w:szCs w:val="26"/>
              </w:rPr>
            </w:pPr>
            <w:r w:rsidRPr="00410FBA">
              <w:rPr>
                <w:sz w:val="26"/>
                <w:szCs w:val="26"/>
              </w:rPr>
              <w:t>+ Tên khách hàng: tự nhập</w:t>
            </w:r>
          </w:p>
          <w:p w14:paraId="5B70A326" w14:textId="77777777" w:rsidR="009C2873" w:rsidRPr="00410FBA" w:rsidRDefault="009C2873" w:rsidP="00A25C65">
            <w:pPr>
              <w:spacing w:before="120" w:after="120"/>
              <w:rPr>
                <w:sz w:val="26"/>
                <w:szCs w:val="26"/>
              </w:rPr>
            </w:pPr>
            <w:r w:rsidRPr="00410FBA">
              <w:rPr>
                <w:sz w:val="26"/>
                <w:szCs w:val="26"/>
              </w:rPr>
              <w:t>+ Mã khách hàng: tự nhập</w:t>
            </w:r>
          </w:p>
          <w:p w14:paraId="0B2FCE1C" w14:textId="77777777" w:rsidR="00A25C65" w:rsidRPr="00410FBA" w:rsidRDefault="00A25C65" w:rsidP="00A25C65">
            <w:pPr>
              <w:pStyle w:val="ListParagraph"/>
              <w:numPr>
                <w:ilvl w:val="0"/>
                <w:numId w:val="18"/>
              </w:numPr>
              <w:spacing w:before="120" w:after="120"/>
              <w:rPr>
                <w:b/>
                <w:sz w:val="26"/>
                <w:szCs w:val="26"/>
              </w:rPr>
            </w:pPr>
            <w:r w:rsidRPr="00410FBA">
              <w:rPr>
                <w:b/>
                <w:sz w:val="26"/>
                <w:szCs w:val="26"/>
              </w:rPr>
              <w:t>Chức năng xử lý:</w:t>
            </w:r>
          </w:p>
          <w:p w14:paraId="4402D1D4" w14:textId="77777777" w:rsidR="00A25C65" w:rsidRPr="00410FBA" w:rsidRDefault="00A25C65" w:rsidP="00A25C65">
            <w:pPr>
              <w:spacing w:before="120" w:after="120"/>
              <w:rPr>
                <w:sz w:val="26"/>
                <w:szCs w:val="26"/>
              </w:rPr>
            </w:pPr>
            <w:r w:rsidRPr="00410FBA">
              <w:rPr>
                <w:sz w:val="26"/>
                <w:szCs w:val="26"/>
              </w:rPr>
              <w:t xml:space="preserve">+ Hệ thống </w:t>
            </w:r>
            <w:r w:rsidR="00582FA7" w:rsidRPr="00410FBA">
              <w:rPr>
                <w:sz w:val="26"/>
                <w:szCs w:val="26"/>
              </w:rPr>
              <w:t xml:space="preserve">hiển thị danh sách </w:t>
            </w:r>
            <w:r w:rsidRPr="00410FBA">
              <w:rPr>
                <w:sz w:val="26"/>
                <w:szCs w:val="26"/>
              </w:rPr>
              <w:t xml:space="preserve">hóa đơn </w:t>
            </w:r>
            <w:r w:rsidR="009C2873" w:rsidRPr="00410FBA">
              <w:rPr>
                <w:sz w:val="26"/>
                <w:szCs w:val="26"/>
              </w:rPr>
              <w:t>mặc định/hiển thị theo tiêu chí tìm kiếm</w:t>
            </w:r>
          </w:p>
          <w:p w14:paraId="3B387AB2" w14:textId="77777777" w:rsidR="00A25C65" w:rsidRPr="00410FBA" w:rsidRDefault="00A25C65" w:rsidP="00A25C65">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00C7DFDA" w14:textId="77777777" w:rsidR="00A25C65" w:rsidRPr="00410FBA" w:rsidRDefault="00A25C65" w:rsidP="00A25C65">
            <w:pPr>
              <w:pStyle w:val="ListParagraph"/>
              <w:numPr>
                <w:ilvl w:val="0"/>
                <w:numId w:val="18"/>
              </w:numPr>
              <w:spacing w:before="120" w:after="120"/>
              <w:rPr>
                <w:b/>
                <w:sz w:val="26"/>
                <w:szCs w:val="26"/>
              </w:rPr>
            </w:pPr>
            <w:r w:rsidRPr="00410FBA">
              <w:rPr>
                <w:b/>
                <w:sz w:val="26"/>
                <w:szCs w:val="26"/>
              </w:rPr>
              <w:t xml:space="preserve">Các ngoại lệ: </w:t>
            </w:r>
          </w:p>
          <w:p w14:paraId="0EE351DD" w14:textId="77777777" w:rsidR="00A25C65" w:rsidRPr="00410FBA" w:rsidRDefault="00A25C65" w:rsidP="00A25C65">
            <w:pPr>
              <w:spacing w:before="120" w:after="120"/>
              <w:rPr>
                <w:b/>
                <w:sz w:val="26"/>
                <w:szCs w:val="26"/>
              </w:rPr>
            </w:pPr>
            <w:r w:rsidRPr="00410FBA">
              <w:rPr>
                <w:sz w:val="26"/>
                <w:szCs w:val="26"/>
              </w:rPr>
              <w:lastRenderedPageBreak/>
              <w:t>Không có</w:t>
            </w:r>
          </w:p>
        </w:tc>
        <w:tc>
          <w:tcPr>
            <w:tcW w:w="436" w:type="pct"/>
          </w:tcPr>
          <w:p w14:paraId="41C85072" w14:textId="77777777" w:rsidR="00A25C65" w:rsidRPr="00410FBA" w:rsidRDefault="00A25C65" w:rsidP="00A25C65">
            <w:pPr>
              <w:spacing w:before="120" w:after="120"/>
              <w:rPr>
                <w:sz w:val="26"/>
                <w:szCs w:val="26"/>
              </w:rPr>
            </w:pPr>
            <w:r w:rsidRPr="00410FBA">
              <w:rPr>
                <w:sz w:val="26"/>
                <w:szCs w:val="26"/>
              </w:rPr>
              <w:lastRenderedPageBreak/>
              <w:t>Cao</w:t>
            </w:r>
          </w:p>
        </w:tc>
        <w:tc>
          <w:tcPr>
            <w:tcW w:w="597" w:type="pct"/>
          </w:tcPr>
          <w:p w14:paraId="3CC2FD7E" w14:textId="77777777" w:rsidR="00A25C65" w:rsidRPr="00410FBA" w:rsidRDefault="00A25C65" w:rsidP="00A25C65">
            <w:pPr>
              <w:spacing w:before="120" w:after="120"/>
              <w:rPr>
                <w:sz w:val="26"/>
                <w:szCs w:val="26"/>
              </w:rPr>
            </w:pPr>
            <w:r w:rsidRPr="00410FBA">
              <w:rPr>
                <w:sz w:val="26"/>
                <w:szCs w:val="26"/>
              </w:rPr>
              <w:t>Cao</w:t>
            </w:r>
          </w:p>
        </w:tc>
        <w:tc>
          <w:tcPr>
            <w:tcW w:w="526" w:type="pct"/>
          </w:tcPr>
          <w:p w14:paraId="1F83A54A" w14:textId="77777777" w:rsidR="00A25C65" w:rsidRPr="00410FBA" w:rsidRDefault="00993AC2" w:rsidP="00A25C65">
            <w:pPr>
              <w:spacing w:before="120" w:after="120"/>
              <w:rPr>
                <w:sz w:val="26"/>
                <w:szCs w:val="26"/>
              </w:rPr>
            </w:pPr>
            <w:r w:rsidRPr="00410FBA">
              <w:rPr>
                <w:sz w:val="26"/>
                <w:szCs w:val="26"/>
              </w:rPr>
              <w:t>Nhân viên kế toán</w:t>
            </w:r>
          </w:p>
        </w:tc>
      </w:tr>
      <w:tr w:rsidR="00410FBA" w:rsidRPr="00410FBA" w14:paraId="7462D24B" w14:textId="77777777" w:rsidTr="00A25C65">
        <w:tc>
          <w:tcPr>
            <w:tcW w:w="393" w:type="pct"/>
          </w:tcPr>
          <w:p w14:paraId="07556E2A" w14:textId="77777777" w:rsidR="00A25C65" w:rsidRPr="00410FBA" w:rsidRDefault="00A25C65" w:rsidP="00A25C65">
            <w:pPr>
              <w:pStyle w:val="ListParagraph"/>
              <w:spacing w:before="120" w:after="120"/>
              <w:ind w:left="0"/>
              <w:rPr>
                <w:sz w:val="26"/>
                <w:szCs w:val="26"/>
              </w:rPr>
            </w:pPr>
            <w:r w:rsidRPr="00410FBA">
              <w:rPr>
                <w:sz w:val="26"/>
                <w:szCs w:val="26"/>
              </w:rPr>
              <w:lastRenderedPageBreak/>
              <w:t>2</w:t>
            </w:r>
          </w:p>
        </w:tc>
        <w:tc>
          <w:tcPr>
            <w:tcW w:w="821" w:type="pct"/>
          </w:tcPr>
          <w:p w14:paraId="736FEC7D" w14:textId="6AB1F462" w:rsidR="00A25C65" w:rsidRPr="00410FBA" w:rsidRDefault="002953DC" w:rsidP="00A25C65">
            <w:pPr>
              <w:spacing w:before="120" w:after="120"/>
              <w:jc w:val="center"/>
              <w:rPr>
                <w:sz w:val="26"/>
                <w:szCs w:val="26"/>
              </w:rPr>
            </w:pPr>
            <w:r w:rsidRPr="00410FBA">
              <w:rPr>
                <w:sz w:val="26"/>
                <w:szCs w:val="26"/>
              </w:rPr>
              <w:t>UR_HDDT_042.01.02</w:t>
            </w:r>
          </w:p>
        </w:tc>
        <w:tc>
          <w:tcPr>
            <w:tcW w:w="717" w:type="pct"/>
          </w:tcPr>
          <w:p w14:paraId="27D07032" w14:textId="77777777" w:rsidR="00A25C65" w:rsidRPr="00410FBA" w:rsidRDefault="00A25C65" w:rsidP="00A25C65">
            <w:pPr>
              <w:spacing w:before="120" w:after="120"/>
              <w:rPr>
                <w:sz w:val="26"/>
                <w:szCs w:val="26"/>
              </w:rPr>
            </w:pPr>
            <w:r w:rsidRPr="00410FBA">
              <w:rPr>
                <w:sz w:val="26"/>
                <w:szCs w:val="26"/>
              </w:rPr>
              <w:t>Thêm mới hóa đơn</w:t>
            </w:r>
          </w:p>
        </w:tc>
        <w:tc>
          <w:tcPr>
            <w:tcW w:w="1510" w:type="pct"/>
          </w:tcPr>
          <w:p w14:paraId="026D0084" w14:textId="77777777" w:rsidR="00A25C65" w:rsidRPr="00410FBA" w:rsidRDefault="00A25C65" w:rsidP="00A25C65">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2AB96CF8" w14:textId="77777777" w:rsidR="00A25C65" w:rsidRPr="00410FBA" w:rsidRDefault="00A25C65" w:rsidP="00A25C65">
            <w:pPr>
              <w:pStyle w:val="ListParagraph"/>
              <w:spacing w:before="120" w:after="120"/>
              <w:ind w:left="0"/>
              <w:rPr>
                <w:sz w:val="26"/>
                <w:szCs w:val="26"/>
              </w:rPr>
            </w:pPr>
            <w:r w:rsidRPr="00410FBA">
              <w:rPr>
                <w:sz w:val="26"/>
                <w:szCs w:val="26"/>
              </w:rPr>
              <w:t>Cho phép người dùng thêm mới hóa đơn</w:t>
            </w:r>
            <w:r w:rsidR="00EA5575" w:rsidRPr="00410FBA">
              <w:rPr>
                <w:sz w:val="26"/>
                <w:szCs w:val="26"/>
              </w:rPr>
              <w:t xml:space="preserve"> để ghi nhận doanh thu bán hàng của đơn vị</w:t>
            </w:r>
            <w:r w:rsidRPr="00410FBA">
              <w:rPr>
                <w:sz w:val="26"/>
                <w:szCs w:val="26"/>
              </w:rPr>
              <w:t xml:space="preserve"> </w:t>
            </w:r>
          </w:p>
          <w:p w14:paraId="26963599" w14:textId="77777777" w:rsidR="00A25C65" w:rsidRPr="00410FBA" w:rsidRDefault="00A25C65" w:rsidP="00A25C65">
            <w:pPr>
              <w:pStyle w:val="ListParagraph"/>
              <w:numPr>
                <w:ilvl w:val="0"/>
                <w:numId w:val="18"/>
              </w:numPr>
              <w:spacing w:before="120" w:after="120"/>
              <w:rPr>
                <w:b/>
                <w:sz w:val="26"/>
                <w:szCs w:val="26"/>
              </w:rPr>
            </w:pPr>
            <w:r w:rsidRPr="00410FBA">
              <w:rPr>
                <w:b/>
                <w:sz w:val="26"/>
                <w:szCs w:val="26"/>
              </w:rPr>
              <w:t>Thông tin đầu vào:</w:t>
            </w:r>
          </w:p>
          <w:p w14:paraId="6B92EE58" w14:textId="77777777" w:rsidR="00A25C65" w:rsidRPr="00410FBA" w:rsidRDefault="00EA5575" w:rsidP="00A25C65">
            <w:pPr>
              <w:spacing w:before="120" w:after="120"/>
              <w:rPr>
                <w:sz w:val="26"/>
                <w:szCs w:val="26"/>
              </w:rPr>
            </w:pPr>
            <w:r w:rsidRPr="00410FBA">
              <w:rPr>
                <w:sz w:val="26"/>
                <w:szCs w:val="26"/>
                <w:u w:val="single"/>
              </w:rPr>
              <w:t>Thông tin chung</w:t>
            </w:r>
            <w:r w:rsidRPr="00410FBA">
              <w:rPr>
                <w:sz w:val="26"/>
                <w:szCs w:val="26"/>
              </w:rPr>
              <w:t xml:space="preserve"> người dùng cần nhập vào gồm</w:t>
            </w:r>
            <w:r w:rsidR="00A25C65" w:rsidRPr="00410FBA">
              <w:rPr>
                <w:sz w:val="26"/>
                <w:szCs w:val="26"/>
              </w:rPr>
              <w:t>:</w:t>
            </w:r>
          </w:p>
          <w:p w14:paraId="7ECE95E8" w14:textId="77777777" w:rsidR="00A25C65" w:rsidRPr="00410FBA" w:rsidRDefault="00A25C65" w:rsidP="00EA5575">
            <w:pPr>
              <w:spacing w:before="120" w:after="120"/>
              <w:rPr>
                <w:sz w:val="26"/>
                <w:szCs w:val="26"/>
              </w:rPr>
            </w:pPr>
            <w:r w:rsidRPr="00410FBA">
              <w:rPr>
                <w:sz w:val="26"/>
                <w:szCs w:val="26"/>
              </w:rPr>
              <w:t xml:space="preserve">+ </w:t>
            </w:r>
            <w:r w:rsidR="00EA5575" w:rsidRPr="00410FBA">
              <w:rPr>
                <w:sz w:val="26"/>
                <w:szCs w:val="26"/>
              </w:rPr>
              <w:t>Mẫu số hóa đơn *</w:t>
            </w:r>
          </w:p>
          <w:p w14:paraId="5659F3DE" w14:textId="77777777" w:rsidR="00EA5575" w:rsidRPr="00410FBA" w:rsidRDefault="00EA5575" w:rsidP="00EA5575">
            <w:pPr>
              <w:spacing w:before="120" w:after="120"/>
              <w:rPr>
                <w:sz w:val="26"/>
                <w:szCs w:val="26"/>
              </w:rPr>
            </w:pPr>
            <w:r w:rsidRPr="00410FBA">
              <w:rPr>
                <w:sz w:val="26"/>
                <w:szCs w:val="26"/>
              </w:rPr>
              <w:t>+ Ký hiệu hóa đơn *</w:t>
            </w:r>
          </w:p>
          <w:p w14:paraId="53ED7EF6" w14:textId="77777777" w:rsidR="00EA5575" w:rsidRPr="00410FBA" w:rsidRDefault="00EA5575" w:rsidP="00EA5575">
            <w:pPr>
              <w:spacing w:before="120" w:after="120"/>
              <w:rPr>
                <w:sz w:val="26"/>
                <w:szCs w:val="26"/>
              </w:rPr>
            </w:pPr>
            <w:r w:rsidRPr="00410FBA">
              <w:rPr>
                <w:sz w:val="26"/>
                <w:szCs w:val="26"/>
              </w:rPr>
              <w:t>+ Tên hóa đơn *</w:t>
            </w:r>
          </w:p>
          <w:p w14:paraId="592C921C" w14:textId="77777777" w:rsidR="00EA5575" w:rsidRPr="00410FBA" w:rsidRDefault="00EA5575" w:rsidP="00EA5575">
            <w:pPr>
              <w:spacing w:before="120" w:after="120"/>
              <w:rPr>
                <w:sz w:val="26"/>
                <w:szCs w:val="26"/>
              </w:rPr>
            </w:pPr>
            <w:r w:rsidRPr="00410FBA">
              <w:rPr>
                <w:sz w:val="26"/>
                <w:szCs w:val="26"/>
              </w:rPr>
              <w:t>+ Ngày hóa đơn</w:t>
            </w:r>
          </w:p>
          <w:p w14:paraId="1DEE27D9" w14:textId="77777777" w:rsidR="00EA5575" w:rsidRPr="00410FBA" w:rsidRDefault="00EA5575" w:rsidP="00EA5575">
            <w:pPr>
              <w:spacing w:before="120" w:after="120"/>
              <w:rPr>
                <w:sz w:val="26"/>
                <w:szCs w:val="26"/>
              </w:rPr>
            </w:pPr>
            <w:r w:rsidRPr="00410FBA">
              <w:rPr>
                <w:sz w:val="26"/>
                <w:szCs w:val="26"/>
              </w:rPr>
              <w:t>+ Mã số thuế</w:t>
            </w:r>
          </w:p>
          <w:p w14:paraId="547B63FB" w14:textId="77777777" w:rsidR="00EA5575" w:rsidRPr="00410FBA" w:rsidRDefault="00EA5575" w:rsidP="00EA5575">
            <w:pPr>
              <w:spacing w:before="120" w:after="120"/>
              <w:rPr>
                <w:sz w:val="26"/>
                <w:szCs w:val="26"/>
              </w:rPr>
            </w:pPr>
            <w:r w:rsidRPr="00410FBA">
              <w:rPr>
                <w:sz w:val="26"/>
                <w:szCs w:val="26"/>
              </w:rPr>
              <w:t>+ Tên đơn vị</w:t>
            </w:r>
          </w:p>
          <w:p w14:paraId="1CB77E36" w14:textId="77777777" w:rsidR="00EA5575" w:rsidRPr="00410FBA" w:rsidRDefault="00EA5575" w:rsidP="00EA5575">
            <w:pPr>
              <w:spacing w:before="120" w:after="120"/>
              <w:rPr>
                <w:sz w:val="26"/>
                <w:szCs w:val="26"/>
              </w:rPr>
            </w:pPr>
            <w:r w:rsidRPr="00410FBA">
              <w:rPr>
                <w:sz w:val="26"/>
                <w:szCs w:val="26"/>
              </w:rPr>
              <w:t>+ Địa chỉ *</w:t>
            </w:r>
          </w:p>
          <w:p w14:paraId="467191EB" w14:textId="77777777" w:rsidR="00EA5575" w:rsidRPr="00410FBA" w:rsidRDefault="00EA5575" w:rsidP="00EA5575">
            <w:pPr>
              <w:spacing w:before="120" w:after="120"/>
              <w:rPr>
                <w:sz w:val="26"/>
                <w:szCs w:val="26"/>
              </w:rPr>
            </w:pPr>
            <w:r w:rsidRPr="00410FBA">
              <w:rPr>
                <w:sz w:val="26"/>
                <w:szCs w:val="26"/>
              </w:rPr>
              <w:t>+ Mã khách hàng</w:t>
            </w:r>
          </w:p>
          <w:p w14:paraId="0DF7B5F9" w14:textId="77777777" w:rsidR="00EA5575" w:rsidRPr="00410FBA" w:rsidRDefault="00EA5575" w:rsidP="00EA5575">
            <w:pPr>
              <w:spacing w:before="120" w:after="120"/>
              <w:rPr>
                <w:sz w:val="26"/>
                <w:szCs w:val="26"/>
              </w:rPr>
            </w:pPr>
            <w:r w:rsidRPr="00410FBA">
              <w:rPr>
                <w:sz w:val="26"/>
                <w:szCs w:val="26"/>
              </w:rPr>
              <w:t>+ Mã số thuế người mua hàng</w:t>
            </w:r>
          </w:p>
          <w:p w14:paraId="730CBD83" w14:textId="77777777" w:rsidR="00EA5575" w:rsidRPr="00410FBA" w:rsidRDefault="00EA5575" w:rsidP="00EA5575">
            <w:pPr>
              <w:spacing w:before="120" w:after="120"/>
              <w:rPr>
                <w:sz w:val="26"/>
                <w:szCs w:val="26"/>
              </w:rPr>
            </w:pPr>
            <w:r w:rsidRPr="00410FBA">
              <w:rPr>
                <w:sz w:val="26"/>
                <w:szCs w:val="26"/>
              </w:rPr>
              <w:t>+ Tên đơn vị mua hàng</w:t>
            </w:r>
          </w:p>
          <w:p w14:paraId="4ACF434D" w14:textId="77777777" w:rsidR="00EA5575" w:rsidRPr="00410FBA" w:rsidRDefault="00EA5575" w:rsidP="00EA5575">
            <w:pPr>
              <w:spacing w:before="120" w:after="120"/>
              <w:rPr>
                <w:sz w:val="26"/>
                <w:szCs w:val="26"/>
              </w:rPr>
            </w:pPr>
            <w:r w:rsidRPr="00410FBA">
              <w:rPr>
                <w:sz w:val="26"/>
                <w:szCs w:val="26"/>
              </w:rPr>
              <w:t>+ Địa chỉ người mua hàng</w:t>
            </w:r>
          </w:p>
          <w:p w14:paraId="0C55AC6E" w14:textId="77777777" w:rsidR="00EA5575" w:rsidRPr="00410FBA" w:rsidRDefault="00EA5575" w:rsidP="00EA5575">
            <w:pPr>
              <w:spacing w:before="120" w:after="120"/>
              <w:rPr>
                <w:sz w:val="26"/>
                <w:szCs w:val="26"/>
              </w:rPr>
            </w:pPr>
            <w:r w:rsidRPr="00410FBA">
              <w:rPr>
                <w:sz w:val="26"/>
                <w:szCs w:val="26"/>
              </w:rPr>
              <w:t>+ Tên người mua hàng</w:t>
            </w:r>
          </w:p>
          <w:p w14:paraId="4DC4A810" w14:textId="77777777" w:rsidR="00EA5575" w:rsidRPr="00410FBA" w:rsidRDefault="00EA5575" w:rsidP="00EA5575">
            <w:pPr>
              <w:spacing w:before="120" w:after="120"/>
              <w:rPr>
                <w:sz w:val="26"/>
                <w:szCs w:val="26"/>
              </w:rPr>
            </w:pPr>
            <w:r w:rsidRPr="00410FBA">
              <w:rPr>
                <w:sz w:val="26"/>
                <w:szCs w:val="26"/>
              </w:rPr>
              <w:t>+ Số điện thoại</w:t>
            </w:r>
          </w:p>
          <w:p w14:paraId="0C705F2F" w14:textId="77777777" w:rsidR="00EA5575" w:rsidRPr="00410FBA" w:rsidRDefault="00EA5575" w:rsidP="00EA5575">
            <w:pPr>
              <w:spacing w:before="120" w:after="120"/>
              <w:rPr>
                <w:sz w:val="26"/>
                <w:szCs w:val="26"/>
              </w:rPr>
            </w:pPr>
            <w:r w:rsidRPr="00410FBA">
              <w:rPr>
                <w:sz w:val="26"/>
                <w:szCs w:val="26"/>
              </w:rPr>
              <w:t>+ Email</w:t>
            </w:r>
          </w:p>
          <w:p w14:paraId="4E003ABB" w14:textId="77777777" w:rsidR="00EA5575" w:rsidRPr="00410FBA" w:rsidRDefault="00EA5575" w:rsidP="00EA5575">
            <w:pPr>
              <w:spacing w:before="120" w:after="120"/>
              <w:rPr>
                <w:sz w:val="26"/>
                <w:szCs w:val="26"/>
              </w:rPr>
            </w:pPr>
            <w:r w:rsidRPr="00410FBA">
              <w:rPr>
                <w:sz w:val="26"/>
                <w:szCs w:val="26"/>
              </w:rPr>
              <w:t>+ CMND/CCCD</w:t>
            </w:r>
          </w:p>
          <w:p w14:paraId="79D9FBA9" w14:textId="77777777" w:rsidR="00EA5575" w:rsidRPr="00410FBA" w:rsidRDefault="00EA5575" w:rsidP="00EA5575">
            <w:pPr>
              <w:spacing w:before="120" w:after="120"/>
              <w:rPr>
                <w:sz w:val="26"/>
                <w:szCs w:val="26"/>
              </w:rPr>
            </w:pPr>
            <w:r w:rsidRPr="00410FBA">
              <w:rPr>
                <w:sz w:val="26"/>
                <w:szCs w:val="26"/>
              </w:rPr>
              <w:t>+ Số tài khoản</w:t>
            </w:r>
          </w:p>
          <w:p w14:paraId="3A987988" w14:textId="77777777" w:rsidR="00EA5575" w:rsidRPr="00410FBA" w:rsidRDefault="00EA5575" w:rsidP="00EA5575">
            <w:pPr>
              <w:spacing w:before="120" w:after="120"/>
              <w:rPr>
                <w:sz w:val="26"/>
                <w:szCs w:val="26"/>
              </w:rPr>
            </w:pPr>
            <w:r w:rsidRPr="00410FBA">
              <w:rPr>
                <w:sz w:val="26"/>
                <w:szCs w:val="26"/>
              </w:rPr>
              <w:t>+ Tên ngân hàng</w:t>
            </w:r>
          </w:p>
          <w:p w14:paraId="067B290E" w14:textId="77777777" w:rsidR="00EA5575" w:rsidRPr="00410FBA" w:rsidRDefault="00EA5575" w:rsidP="00EA5575">
            <w:pPr>
              <w:spacing w:before="120" w:after="120"/>
              <w:rPr>
                <w:sz w:val="26"/>
                <w:szCs w:val="26"/>
              </w:rPr>
            </w:pPr>
            <w:r w:rsidRPr="00410FBA">
              <w:rPr>
                <w:sz w:val="26"/>
                <w:szCs w:val="26"/>
              </w:rPr>
              <w:t>+ Hình thức thanh toán*</w:t>
            </w:r>
          </w:p>
          <w:p w14:paraId="3DE2BEF9" w14:textId="77777777" w:rsidR="00EA5575" w:rsidRPr="00410FBA" w:rsidRDefault="00EA5575" w:rsidP="00EA5575">
            <w:pPr>
              <w:spacing w:before="120" w:after="120"/>
              <w:rPr>
                <w:sz w:val="26"/>
                <w:szCs w:val="26"/>
              </w:rPr>
            </w:pPr>
            <w:r w:rsidRPr="00410FBA">
              <w:rPr>
                <w:sz w:val="26"/>
                <w:szCs w:val="26"/>
              </w:rPr>
              <w:lastRenderedPageBreak/>
              <w:t>+ Loại tiền tệ *</w:t>
            </w:r>
          </w:p>
          <w:p w14:paraId="3EC53BD6" w14:textId="77777777" w:rsidR="00EA5575" w:rsidRPr="00410FBA" w:rsidRDefault="00EA5575" w:rsidP="00EA5575">
            <w:pPr>
              <w:spacing w:before="120" w:after="120"/>
              <w:rPr>
                <w:sz w:val="26"/>
                <w:szCs w:val="26"/>
              </w:rPr>
            </w:pPr>
            <w:r w:rsidRPr="00410FBA">
              <w:rPr>
                <w:sz w:val="26"/>
                <w:szCs w:val="26"/>
              </w:rPr>
              <w:t>+ Giảm 20% GTGT</w:t>
            </w:r>
          </w:p>
          <w:p w14:paraId="2F95515E" w14:textId="77777777" w:rsidR="00EA5575" w:rsidRPr="00410FBA" w:rsidRDefault="00EA5575" w:rsidP="00EA5575">
            <w:pPr>
              <w:spacing w:before="120" w:after="120"/>
              <w:rPr>
                <w:sz w:val="26"/>
                <w:szCs w:val="26"/>
              </w:rPr>
            </w:pPr>
            <w:r w:rsidRPr="00410FBA">
              <w:rPr>
                <w:sz w:val="26"/>
                <w:szCs w:val="26"/>
                <w:u w:val="single"/>
              </w:rPr>
              <w:t xml:space="preserve">Thông tin chi tiết                                               </w:t>
            </w:r>
            <w:r w:rsidRPr="00410FBA">
              <w:rPr>
                <w:sz w:val="26"/>
                <w:szCs w:val="26"/>
              </w:rPr>
              <w:t xml:space="preserve"> người dùng cần nhập vào gồm:</w:t>
            </w:r>
          </w:p>
          <w:p w14:paraId="0E5F47B6" w14:textId="77777777" w:rsidR="00EA5575" w:rsidRPr="00410FBA" w:rsidRDefault="00EA5575" w:rsidP="00EA5575">
            <w:pPr>
              <w:spacing w:before="120" w:after="120"/>
              <w:rPr>
                <w:sz w:val="26"/>
                <w:szCs w:val="26"/>
              </w:rPr>
            </w:pPr>
            <w:r w:rsidRPr="00410FBA">
              <w:rPr>
                <w:sz w:val="26"/>
                <w:szCs w:val="26"/>
              </w:rPr>
              <w:t>+ Tính chất *</w:t>
            </w:r>
          </w:p>
          <w:p w14:paraId="784ECC4F" w14:textId="77777777" w:rsidR="00EA5575" w:rsidRPr="00410FBA" w:rsidRDefault="00EA5575" w:rsidP="00EA5575">
            <w:pPr>
              <w:spacing w:before="120" w:after="120"/>
              <w:rPr>
                <w:sz w:val="26"/>
                <w:szCs w:val="26"/>
              </w:rPr>
            </w:pPr>
            <w:r w:rsidRPr="00410FBA">
              <w:rPr>
                <w:sz w:val="26"/>
                <w:szCs w:val="26"/>
              </w:rPr>
              <w:t>+ Mã hàng</w:t>
            </w:r>
          </w:p>
          <w:p w14:paraId="0200DF93" w14:textId="77777777" w:rsidR="00EA5575" w:rsidRPr="00410FBA" w:rsidRDefault="00EA5575" w:rsidP="00EA5575">
            <w:pPr>
              <w:spacing w:before="120" w:after="120"/>
              <w:rPr>
                <w:sz w:val="26"/>
                <w:szCs w:val="26"/>
              </w:rPr>
            </w:pPr>
            <w:r w:rsidRPr="00410FBA">
              <w:rPr>
                <w:sz w:val="26"/>
                <w:szCs w:val="26"/>
              </w:rPr>
              <w:t>+ Tên hàng *</w:t>
            </w:r>
          </w:p>
          <w:p w14:paraId="768DBB07" w14:textId="77777777" w:rsidR="00EA5575" w:rsidRPr="00410FBA" w:rsidRDefault="00EA5575" w:rsidP="00EA5575">
            <w:pPr>
              <w:spacing w:before="120" w:after="120"/>
              <w:rPr>
                <w:sz w:val="26"/>
                <w:szCs w:val="26"/>
              </w:rPr>
            </w:pPr>
            <w:r w:rsidRPr="00410FBA">
              <w:rPr>
                <w:sz w:val="26"/>
                <w:szCs w:val="26"/>
              </w:rPr>
              <w:t>+ ĐVT: đơn vị tính</w:t>
            </w:r>
          </w:p>
          <w:p w14:paraId="364CF754" w14:textId="77777777" w:rsidR="00EA5575" w:rsidRPr="00410FBA" w:rsidRDefault="00EA5575" w:rsidP="00EA5575">
            <w:pPr>
              <w:spacing w:before="120" w:after="120"/>
              <w:rPr>
                <w:sz w:val="26"/>
                <w:szCs w:val="26"/>
              </w:rPr>
            </w:pPr>
            <w:r w:rsidRPr="00410FBA">
              <w:rPr>
                <w:sz w:val="26"/>
                <w:szCs w:val="26"/>
              </w:rPr>
              <w:t>+ Số lượng:</w:t>
            </w:r>
          </w:p>
          <w:p w14:paraId="41B91EC4" w14:textId="77777777" w:rsidR="00EA5575" w:rsidRPr="00410FBA" w:rsidRDefault="00EA5575" w:rsidP="00EA5575">
            <w:pPr>
              <w:spacing w:before="120" w:after="120"/>
              <w:rPr>
                <w:sz w:val="26"/>
                <w:szCs w:val="26"/>
              </w:rPr>
            </w:pPr>
            <w:r w:rsidRPr="00410FBA">
              <w:rPr>
                <w:sz w:val="26"/>
                <w:szCs w:val="26"/>
              </w:rPr>
              <w:t>+ Đơn giá:</w:t>
            </w:r>
          </w:p>
          <w:p w14:paraId="75DE2974" w14:textId="77777777" w:rsidR="00EA5575" w:rsidRPr="00410FBA" w:rsidRDefault="00EA5575" w:rsidP="00EA5575">
            <w:pPr>
              <w:spacing w:before="120" w:after="120"/>
              <w:rPr>
                <w:sz w:val="26"/>
                <w:szCs w:val="26"/>
              </w:rPr>
            </w:pPr>
            <w:r w:rsidRPr="00410FBA">
              <w:rPr>
                <w:sz w:val="26"/>
                <w:szCs w:val="26"/>
              </w:rPr>
              <w:t>+ Số tiền:</w:t>
            </w:r>
          </w:p>
          <w:p w14:paraId="66E948B1" w14:textId="77777777" w:rsidR="00EA5575" w:rsidRPr="00410FBA" w:rsidRDefault="00EA5575" w:rsidP="00EA5575">
            <w:pPr>
              <w:spacing w:before="120" w:after="120"/>
              <w:rPr>
                <w:sz w:val="26"/>
                <w:szCs w:val="26"/>
              </w:rPr>
            </w:pPr>
            <w:r w:rsidRPr="00410FBA">
              <w:rPr>
                <w:sz w:val="26"/>
                <w:szCs w:val="26"/>
              </w:rPr>
              <w:t>+ C.Khấu (%)</w:t>
            </w:r>
          </w:p>
          <w:p w14:paraId="1E968A64" w14:textId="77777777" w:rsidR="00EA5575" w:rsidRPr="00410FBA" w:rsidRDefault="00EA5575" w:rsidP="00EA5575">
            <w:pPr>
              <w:spacing w:before="120" w:after="120"/>
              <w:rPr>
                <w:sz w:val="26"/>
                <w:szCs w:val="26"/>
              </w:rPr>
            </w:pPr>
            <w:r w:rsidRPr="00410FBA">
              <w:rPr>
                <w:sz w:val="26"/>
                <w:szCs w:val="26"/>
              </w:rPr>
              <w:t>+ Tiền C.Khấu</w:t>
            </w:r>
          </w:p>
          <w:p w14:paraId="1047DAE0" w14:textId="77777777" w:rsidR="00EA5575" w:rsidRPr="00410FBA" w:rsidRDefault="00EA5575" w:rsidP="00EA5575">
            <w:pPr>
              <w:spacing w:before="120" w:after="120"/>
              <w:rPr>
                <w:sz w:val="26"/>
                <w:szCs w:val="26"/>
              </w:rPr>
            </w:pPr>
            <w:r w:rsidRPr="00410FBA">
              <w:rPr>
                <w:sz w:val="26"/>
                <w:szCs w:val="26"/>
              </w:rPr>
              <w:t>+ Giảm thuế GTGT</w:t>
            </w:r>
          </w:p>
          <w:p w14:paraId="2FA46DDC" w14:textId="77777777" w:rsidR="00EA5575" w:rsidRPr="00410FBA" w:rsidRDefault="00EA5575" w:rsidP="00EA5575">
            <w:pPr>
              <w:spacing w:before="120" w:after="120"/>
              <w:rPr>
                <w:sz w:val="26"/>
                <w:szCs w:val="26"/>
              </w:rPr>
            </w:pPr>
            <w:r w:rsidRPr="00410FBA">
              <w:rPr>
                <w:sz w:val="26"/>
                <w:szCs w:val="26"/>
              </w:rPr>
              <w:t>+ Danh mục thuế suất</w:t>
            </w:r>
          </w:p>
          <w:p w14:paraId="52176A63" w14:textId="77777777" w:rsidR="00EA5575" w:rsidRPr="00410FBA" w:rsidRDefault="00EA5575" w:rsidP="00EA5575">
            <w:pPr>
              <w:spacing w:before="120" w:after="120"/>
              <w:rPr>
                <w:sz w:val="26"/>
                <w:szCs w:val="26"/>
              </w:rPr>
            </w:pPr>
            <w:r w:rsidRPr="00410FBA">
              <w:rPr>
                <w:sz w:val="26"/>
                <w:szCs w:val="26"/>
              </w:rPr>
              <w:t>+ Thuế GTGT (%)</w:t>
            </w:r>
          </w:p>
          <w:p w14:paraId="67592D28" w14:textId="77777777" w:rsidR="00EA5575" w:rsidRPr="00410FBA" w:rsidRDefault="00EA5575" w:rsidP="00EA5575">
            <w:pPr>
              <w:spacing w:before="120" w:after="120"/>
              <w:rPr>
                <w:sz w:val="26"/>
                <w:szCs w:val="26"/>
              </w:rPr>
            </w:pPr>
            <w:r w:rsidRPr="00410FBA">
              <w:rPr>
                <w:sz w:val="26"/>
                <w:szCs w:val="26"/>
              </w:rPr>
              <w:t>+ Tiền thuế</w:t>
            </w:r>
          </w:p>
          <w:p w14:paraId="63264586" w14:textId="77777777" w:rsidR="00EA5575" w:rsidRPr="00410FBA" w:rsidRDefault="00EA5575" w:rsidP="00EA5575">
            <w:pPr>
              <w:spacing w:before="120" w:after="120"/>
              <w:rPr>
                <w:sz w:val="26"/>
                <w:szCs w:val="26"/>
              </w:rPr>
            </w:pPr>
            <w:r w:rsidRPr="00410FBA">
              <w:rPr>
                <w:sz w:val="26"/>
                <w:szCs w:val="26"/>
              </w:rPr>
              <w:t>+ Giảm trừ khác</w:t>
            </w:r>
          </w:p>
          <w:p w14:paraId="4E461865" w14:textId="77777777" w:rsidR="00EA5575" w:rsidRPr="00410FBA" w:rsidRDefault="00EA5575" w:rsidP="00EA5575">
            <w:pPr>
              <w:spacing w:before="120" w:after="120"/>
              <w:rPr>
                <w:sz w:val="26"/>
                <w:szCs w:val="26"/>
              </w:rPr>
            </w:pPr>
            <w:r w:rsidRPr="00410FBA">
              <w:rPr>
                <w:sz w:val="26"/>
                <w:szCs w:val="26"/>
              </w:rPr>
              <w:t>+ Tổng tiền</w:t>
            </w:r>
          </w:p>
          <w:p w14:paraId="7222B80D" w14:textId="77777777" w:rsidR="00A25C65" w:rsidRPr="00410FBA" w:rsidRDefault="00A25C65" w:rsidP="00A25C65">
            <w:pPr>
              <w:pStyle w:val="ListParagraph"/>
              <w:numPr>
                <w:ilvl w:val="0"/>
                <w:numId w:val="18"/>
              </w:numPr>
              <w:spacing w:before="120" w:after="120"/>
              <w:rPr>
                <w:b/>
                <w:sz w:val="26"/>
                <w:szCs w:val="26"/>
              </w:rPr>
            </w:pPr>
            <w:r w:rsidRPr="00410FBA">
              <w:rPr>
                <w:b/>
                <w:sz w:val="26"/>
                <w:szCs w:val="26"/>
              </w:rPr>
              <w:t xml:space="preserve">Thông tin đầu ra: </w:t>
            </w:r>
          </w:p>
          <w:p w14:paraId="38FBB100" w14:textId="77777777" w:rsidR="00A25C65" w:rsidRPr="00410FBA" w:rsidRDefault="00EA5575" w:rsidP="00A25C65">
            <w:pPr>
              <w:spacing w:before="120" w:after="120"/>
              <w:rPr>
                <w:sz w:val="26"/>
                <w:szCs w:val="26"/>
              </w:rPr>
            </w:pPr>
            <w:r w:rsidRPr="00410FBA">
              <w:rPr>
                <w:sz w:val="26"/>
                <w:szCs w:val="26"/>
              </w:rPr>
              <w:t>H</w:t>
            </w:r>
            <w:r w:rsidR="00A25C65" w:rsidRPr="00410FBA">
              <w:rPr>
                <w:sz w:val="26"/>
                <w:szCs w:val="26"/>
              </w:rPr>
              <w:t xml:space="preserve">óa đơn </w:t>
            </w:r>
            <w:r w:rsidRPr="00410FBA">
              <w:rPr>
                <w:sz w:val="26"/>
                <w:szCs w:val="26"/>
              </w:rPr>
              <w:t xml:space="preserve">mới tạo </w:t>
            </w:r>
            <w:r w:rsidR="00A25C65" w:rsidRPr="00410FBA">
              <w:rPr>
                <w:sz w:val="26"/>
                <w:szCs w:val="26"/>
              </w:rPr>
              <w:t>được thêm vào danh sách dải hóa đơn</w:t>
            </w:r>
          </w:p>
          <w:p w14:paraId="2AC22498" w14:textId="77777777" w:rsidR="00A25C65" w:rsidRPr="00410FBA" w:rsidRDefault="00A25C65" w:rsidP="00A25C65">
            <w:pPr>
              <w:pStyle w:val="ListParagraph"/>
              <w:numPr>
                <w:ilvl w:val="0"/>
                <w:numId w:val="18"/>
              </w:numPr>
              <w:spacing w:before="120" w:after="120"/>
              <w:rPr>
                <w:b/>
                <w:sz w:val="26"/>
                <w:szCs w:val="26"/>
              </w:rPr>
            </w:pPr>
            <w:r w:rsidRPr="00410FBA">
              <w:rPr>
                <w:b/>
                <w:sz w:val="26"/>
                <w:szCs w:val="26"/>
              </w:rPr>
              <w:t>Chức năng xử lý:</w:t>
            </w:r>
          </w:p>
          <w:p w14:paraId="75029BA7" w14:textId="77777777" w:rsidR="00A25C65" w:rsidRPr="00410FBA" w:rsidRDefault="00A25C65" w:rsidP="00A25C65">
            <w:pPr>
              <w:pBdr>
                <w:top w:val="nil"/>
                <w:left w:val="nil"/>
                <w:bottom w:val="nil"/>
                <w:right w:val="nil"/>
                <w:between w:val="nil"/>
              </w:pBdr>
              <w:spacing w:after="280"/>
              <w:ind w:left="-41"/>
              <w:rPr>
                <w:b/>
                <w:rPrChange w:id="714" w:author="Dang Oanh" w:date="2024-05-31T15:47:00Z" w16du:dateUtc="2024-05-31T08:47:00Z">
                  <w:rPr>
                    <w:b/>
                    <w:color w:val="000000"/>
                  </w:rPr>
                </w:rPrChange>
              </w:rPr>
            </w:pPr>
            <w:r w:rsidRPr="00410FBA">
              <w:rPr>
                <w:sz w:val="26"/>
                <w:szCs w:val="26"/>
              </w:rPr>
              <w:t>Hệ thống lưu hóa đơn mới vào cơ sở dữ liệu</w:t>
            </w:r>
          </w:p>
          <w:p w14:paraId="001A5DF7" w14:textId="77777777" w:rsidR="00A25C65" w:rsidRPr="00410FBA" w:rsidRDefault="00A25C65" w:rsidP="00A25C65">
            <w:pPr>
              <w:pStyle w:val="ListParagraph"/>
              <w:numPr>
                <w:ilvl w:val="0"/>
                <w:numId w:val="18"/>
              </w:numPr>
              <w:spacing w:before="120" w:after="120"/>
              <w:rPr>
                <w:b/>
                <w:sz w:val="26"/>
                <w:szCs w:val="26"/>
              </w:rPr>
            </w:pPr>
            <w:r w:rsidRPr="00410FBA">
              <w:rPr>
                <w:b/>
                <w:sz w:val="26"/>
                <w:szCs w:val="26"/>
              </w:rPr>
              <w:t xml:space="preserve">Các ngoại lệ: </w:t>
            </w:r>
          </w:p>
          <w:p w14:paraId="0E938FCB" w14:textId="77777777" w:rsidR="00A25C65" w:rsidRPr="00410FBA" w:rsidRDefault="00A25C65" w:rsidP="00A25C65">
            <w:pPr>
              <w:pStyle w:val="ListParagraph"/>
              <w:spacing w:before="120" w:after="120"/>
              <w:ind w:left="0"/>
              <w:rPr>
                <w:b/>
                <w:sz w:val="26"/>
                <w:szCs w:val="26"/>
              </w:rPr>
            </w:pPr>
            <w:r w:rsidRPr="00410FBA">
              <w:rPr>
                <w:sz w:val="26"/>
                <w:szCs w:val="26"/>
              </w:rPr>
              <w:t xml:space="preserve">Hệ thống hiển thị thông báo lỗi nếu người dùng nhập </w:t>
            </w:r>
            <w:r w:rsidRPr="00410FBA">
              <w:rPr>
                <w:sz w:val="26"/>
                <w:szCs w:val="26"/>
              </w:rPr>
              <w:lastRenderedPageBreak/>
              <w:t>thông tin không đúng/không hợp lệ</w:t>
            </w:r>
          </w:p>
        </w:tc>
        <w:tc>
          <w:tcPr>
            <w:tcW w:w="436" w:type="pct"/>
          </w:tcPr>
          <w:p w14:paraId="4E002807" w14:textId="77777777" w:rsidR="00A25C65" w:rsidRPr="00410FBA" w:rsidRDefault="00A25C65" w:rsidP="00A25C65">
            <w:pPr>
              <w:spacing w:before="120" w:after="120"/>
              <w:rPr>
                <w:sz w:val="26"/>
                <w:szCs w:val="26"/>
              </w:rPr>
            </w:pPr>
            <w:r w:rsidRPr="00410FBA">
              <w:rPr>
                <w:sz w:val="26"/>
                <w:szCs w:val="26"/>
              </w:rPr>
              <w:lastRenderedPageBreak/>
              <w:t>Cao</w:t>
            </w:r>
          </w:p>
        </w:tc>
        <w:tc>
          <w:tcPr>
            <w:tcW w:w="597" w:type="pct"/>
          </w:tcPr>
          <w:p w14:paraId="770C6F1C" w14:textId="77777777" w:rsidR="00A25C65" w:rsidRPr="00410FBA" w:rsidRDefault="00A25C65" w:rsidP="00A25C65">
            <w:pPr>
              <w:spacing w:before="120" w:after="120"/>
              <w:rPr>
                <w:sz w:val="26"/>
                <w:szCs w:val="26"/>
              </w:rPr>
            </w:pPr>
            <w:r w:rsidRPr="00410FBA">
              <w:rPr>
                <w:sz w:val="26"/>
                <w:szCs w:val="26"/>
              </w:rPr>
              <w:t>Cao</w:t>
            </w:r>
          </w:p>
        </w:tc>
        <w:tc>
          <w:tcPr>
            <w:tcW w:w="526" w:type="pct"/>
          </w:tcPr>
          <w:p w14:paraId="330F7E08" w14:textId="77777777" w:rsidR="00A25C65" w:rsidRPr="00410FBA" w:rsidRDefault="00993AC2" w:rsidP="00A25C65">
            <w:pPr>
              <w:spacing w:before="120" w:after="120"/>
              <w:rPr>
                <w:sz w:val="26"/>
                <w:szCs w:val="26"/>
              </w:rPr>
            </w:pPr>
            <w:r w:rsidRPr="00410FBA">
              <w:rPr>
                <w:sz w:val="26"/>
                <w:szCs w:val="26"/>
              </w:rPr>
              <w:t>Nhân viên kế toán</w:t>
            </w:r>
          </w:p>
        </w:tc>
      </w:tr>
      <w:tr w:rsidR="00410FBA" w:rsidRPr="00410FBA" w14:paraId="1820E583" w14:textId="77777777" w:rsidTr="00A25C65">
        <w:tc>
          <w:tcPr>
            <w:tcW w:w="393" w:type="pct"/>
          </w:tcPr>
          <w:p w14:paraId="0E2A7BD6" w14:textId="77777777" w:rsidR="00A25C65" w:rsidRPr="00410FBA" w:rsidRDefault="00A25C65" w:rsidP="00A25C65">
            <w:pPr>
              <w:pStyle w:val="ListParagraph"/>
              <w:spacing w:before="120" w:after="120"/>
              <w:ind w:left="0"/>
              <w:rPr>
                <w:sz w:val="26"/>
                <w:szCs w:val="26"/>
              </w:rPr>
            </w:pPr>
            <w:r w:rsidRPr="00410FBA">
              <w:rPr>
                <w:sz w:val="26"/>
                <w:szCs w:val="26"/>
              </w:rPr>
              <w:lastRenderedPageBreak/>
              <w:t>3</w:t>
            </w:r>
          </w:p>
        </w:tc>
        <w:tc>
          <w:tcPr>
            <w:tcW w:w="821" w:type="pct"/>
          </w:tcPr>
          <w:p w14:paraId="0EDD8C7F" w14:textId="6EE36D4F" w:rsidR="00A25C65" w:rsidRPr="00410FBA" w:rsidRDefault="002953DC" w:rsidP="00A25C65">
            <w:pPr>
              <w:spacing w:before="120" w:after="120"/>
              <w:jc w:val="center"/>
              <w:rPr>
                <w:sz w:val="26"/>
                <w:szCs w:val="26"/>
              </w:rPr>
            </w:pPr>
            <w:r w:rsidRPr="00410FBA">
              <w:rPr>
                <w:sz w:val="26"/>
                <w:szCs w:val="26"/>
              </w:rPr>
              <w:t>UR_HDDT_042.01.03</w:t>
            </w:r>
          </w:p>
        </w:tc>
        <w:tc>
          <w:tcPr>
            <w:tcW w:w="717" w:type="pct"/>
          </w:tcPr>
          <w:p w14:paraId="6463B01D" w14:textId="77777777" w:rsidR="00A25C65" w:rsidRPr="00410FBA" w:rsidRDefault="00A25C65" w:rsidP="00A25C65">
            <w:pPr>
              <w:spacing w:before="120" w:after="120"/>
              <w:rPr>
                <w:sz w:val="26"/>
                <w:szCs w:val="26"/>
              </w:rPr>
            </w:pPr>
            <w:r w:rsidRPr="00410FBA">
              <w:rPr>
                <w:sz w:val="26"/>
                <w:szCs w:val="26"/>
              </w:rPr>
              <w:t>Sửa hóa đơn</w:t>
            </w:r>
          </w:p>
        </w:tc>
        <w:tc>
          <w:tcPr>
            <w:tcW w:w="1510" w:type="pct"/>
          </w:tcPr>
          <w:p w14:paraId="5F68296A" w14:textId="77777777" w:rsidR="00A25C65" w:rsidRPr="00410FBA" w:rsidRDefault="00A25C65" w:rsidP="00A25C65">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3A09C264" w14:textId="77777777" w:rsidR="00A25C65" w:rsidRPr="00410FBA" w:rsidRDefault="00A25C65" w:rsidP="00A25C65">
            <w:pPr>
              <w:pStyle w:val="ListParagraph"/>
              <w:spacing w:before="120" w:after="120"/>
              <w:ind w:left="0"/>
              <w:rPr>
                <w:sz w:val="26"/>
                <w:szCs w:val="26"/>
              </w:rPr>
            </w:pPr>
            <w:r w:rsidRPr="00410FBA">
              <w:rPr>
                <w:sz w:val="26"/>
                <w:szCs w:val="26"/>
              </w:rPr>
              <w:t xml:space="preserve">Cho phép người dùng </w:t>
            </w:r>
            <w:r w:rsidR="00EA5575" w:rsidRPr="00410FBA">
              <w:rPr>
                <w:sz w:val="26"/>
                <w:szCs w:val="26"/>
              </w:rPr>
              <w:t>chỉnh sửa</w:t>
            </w:r>
            <w:r w:rsidRPr="00410FBA">
              <w:rPr>
                <w:sz w:val="26"/>
                <w:szCs w:val="26"/>
              </w:rPr>
              <w:t xml:space="preserve"> hóa đơn</w:t>
            </w:r>
          </w:p>
          <w:p w14:paraId="23734BF9" w14:textId="77777777" w:rsidR="00A25C65" w:rsidRPr="00410FBA" w:rsidRDefault="00A25C65" w:rsidP="00A25C65">
            <w:pPr>
              <w:pStyle w:val="ListParagraph"/>
              <w:numPr>
                <w:ilvl w:val="0"/>
                <w:numId w:val="18"/>
              </w:numPr>
              <w:spacing w:before="120" w:after="120"/>
              <w:rPr>
                <w:b/>
                <w:sz w:val="26"/>
                <w:szCs w:val="26"/>
              </w:rPr>
            </w:pPr>
            <w:r w:rsidRPr="00410FBA">
              <w:rPr>
                <w:b/>
                <w:sz w:val="26"/>
                <w:szCs w:val="26"/>
              </w:rPr>
              <w:t>Thông tin đầu vào:</w:t>
            </w:r>
          </w:p>
          <w:p w14:paraId="19365A8A" w14:textId="77777777" w:rsidR="00A25C65" w:rsidRPr="00410FBA" w:rsidRDefault="00A25C65" w:rsidP="00A25C65">
            <w:pPr>
              <w:spacing w:before="120" w:after="120"/>
              <w:rPr>
                <w:sz w:val="26"/>
                <w:szCs w:val="26"/>
              </w:rPr>
            </w:pPr>
            <w:r w:rsidRPr="00410FBA">
              <w:rPr>
                <w:sz w:val="26"/>
                <w:szCs w:val="26"/>
              </w:rPr>
              <w:t>Dải hóa đơn có sẵn trên hệ thống ở tình trạng “</w:t>
            </w:r>
            <w:r w:rsidR="00AF682B" w:rsidRPr="00410FBA">
              <w:rPr>
                <w:sz w:val="26"/>
                <w:szCs w:val="26"/>
              </w:rPr>
              <w:t>Chưa phát hành</w:t>
            </w:r>
            <w:r w:rsidRPr="00410FBA">
              <w:rPr>
                <w:sz w:val="26"/>
                <w:szCs w:val="26"/>
              </w:rPr>
              <w:t>”</w:t>
            </w:r>
          </w:p>
          <w:p w14:paraId="553C13C2" w14:textId="77777777" w:rsidR="00A25C65" w:rsidRPr="00410FBA" w:rsidRDefault="00A25C65" w:rsidP="00A25C65">
            <w:pPr>
              <w:spacing w:before="120" w:after="120"/>
              <w:rPr>
                <w:sz w:val="26"/>
                <w:szCs w:val="26"/>
              </w:rPr>
            </w:pPr>
            <w:r w:rsidRPr="00410FBA">
              <w:rPr>
                <w:sz w:val="26"/>
                <w:szCs w:val="26"/>
              </w:rPr>
              <w:t xml:space="preserve">Người dùng nhấn icon nút </w:t>
            </w:r>
            <w:r w:rsidR="00AF682B" w:rsidRPr="00410FBA">
              <w:rPr>
                <w:sz w:val="26"/>
                <w:szCs w:val="26"/>
              </w:rPr>
              <w:t>Sửa tại hóa đơn muốn sửa</w:t>
            </w:r>
          </w:p>
          <w:p w14:paraId="7CCED915" w14:textId="77777777" w:rsidR="00AF682B" w:rsidRPr="00410FBA" w:rsidRDefault="00AF682B" w:rsidP="00A25C65">
            <w:pPr>
              <w:spacing w:before="120" w:after="120"/>
              <w:rPr>
                <w:b/>
                <w:sz w:val="26"/>
                <w:szCs w:val="26"/>
              </w:rPr>
            </w:pPr>
            <w:r w:rsidRPr="00410FBA">
              <w:rPr>
                <w:sz w:val="26"/>
                <w:szCs w:val="26"/>
              </w:rPr>
              <w:t>Các trường thông tin người dùng có thể sửa giống như các trường thông tin ở chức năng Thêm mới hóa đơn</w:t>
            </w:r>
          </w:p>
          <w:p w14:paraId="266AF224" w14:textId="77777777" w:rsidR="00A25C65" w:rsidRPr="00410FBA" w:rsidRDefault="00A25C65" w:rsidP="00A25C65">
            <w:pPr>
              <w:pStyle w:val="ListParagraph"/>
              <w:numPr>
                <w:ilvl w:val="0"/>
                <w:numId w:val="18"/>
              </w:numPr>
              <w:spacing w:before="120" w:after="120"/>
              <w:rPr>
                <w:b/>
                <w:sz w:val="26"/>
                <w:szCs w:val="26"/>
              </w:rPr>
            </w:pPr>
            <w:r w:rsidRPr="00410FBA">
              <w:rPr>
                <w:b/>
                <w:sz w:val="26"/>
                <w:szCs w:val="26"/>
              </w:rPr>
              <w:t xml:space="preserve">Thông tin đầu ra: </w:t>
            </w:r>
          </w:p>
          <w:p w14:paraId="6FD81E20" w14:textId="77777777" w:rsidR="00A25C65" w:rsidRPr="00410FBA" w:rsidRDefault="00AF682B" w:rsidP="00A25C65">
            <w:pPr>
              <w:spacing w:before="120" w:after="120"/>
              <w:rPr>
                <w:sz w:val="26"/>
                <w:szCs w:val="26"/>
              </w:rPr>
            </w:pPr>
            <w:r w:rsidRPr="00410FBA">
              <w:rPr>
                <w:sz w:val="26"/>
                <w:szCs w:val="26"/>
              </w:rPr>
              <w:t>Các thông tin chỉnh sửa hợp lệ được lưu lại trên hệ thống</w:t>
            </w:r>
          </w:p>
          <w:p w14:paraId="5108A3AA" w14:textId="77777777" w:rsidR="00A25C65" w:rsidRPr="00410FBA" w:rsidRDefault="00A25C65" w:rsidP="00A25C65">
            <w:pPr>
              <w:pStyle w:val="ListParagraph"/>
              <w:numPr>
                <w:ilvl w:val="0"/>
                <w:numId w:val="18"/>
              </w:numPr>
              <w:spacing w:before="120" w:after="120"/>
              <w:rPr>
                <w:b/>
                <w:sz w:val="26"/>
                <w:szCs w:val="26"/>
              </w:rPr>
            </w:pPr>
            <w:r w:rsidRPr="00410FBA">
              <w:rPr>
                <w:b/>
                <w:sz w:val="26"/>
                <w:szCs w:val="26"/>
              </w:rPr>
              <w:t>Chức năng xử lý:</w:t>
            </w:r>
          </w:p>
          <w:p w14:paraId="537B9C47" w14:textId="77777777" w:rsidR="00A25C65" w:rsidRPr="00410FBA" w:rsidRDefault="00AF682B" w:rsidP="00A25C65">
            <w:pPr>
              <w:spacing w:before="120" w:after="120"/>
              <w:rPr>
                <w:i/>
                <w:sz w:val="26"/>
                <w:szCs w:val="26"/>
              </w:rPr>
            </w:pPr>
            <w:r w:rsidRPr="00410FBA">
              <w:rPr>
                <w:sz w:val="26"/>
                <w:szCs w:val="26"/>
              </w:rPr>
              <w:t>Hệ thống lưu lại các chỉnh sửa của người dùng</w:t>
            </w:r>
          </w:p>
          <w:p w14:paraId="482742BC" w14:textId="77777777" w:rsidR="00A25C65" w:rsidRPr="00410FBA" w:rsidRDefault="00A25C65" w:rsidP="00A25C65">
            <w:pPr>
              <w:pStyle w:val="ListParagraph"/>
              <w:numPr>
                <w:ilvl w:val="0"/>
                <w:numId w:val="18"/>
              </w:numPr>
              <w:spacing w:before="120" w:after="120"/>
              <w:rPr>
                <w:b/>
                <w:sz w:val="26"/>
                <w:szCs w:val="26"/>
              </w:rPr>
            </w:pPr>
            <w:r w:rsidRPr="00410FBA">
              <w:rPr>
                <w:b/>
                <w:sz w:val="26"/>
                <w:szCs w:val="26"/>
              </w:rPr>
              <w:t xml:space="preserve">Các ngoại lệ: </w:t>
            </w:r>
          </w:p>
          <w:p w14:paraId="2537F234" w14:textId="77777777" w:rsidR="00A25C65" w:rsidRPr="00410FBA" w:rsidRDefault="00A25C65" w:rsidP="00A25C65">
            <w:pPr>
              <w:pStyle w:val="ListParagraph"/>
              <w:spacing w:before="120" w:after="120"/>
              <w:ind w:left="0"/>
              <w:rPr>
                <w:b/>
                <w:sz w:val="26"/>
                <w:szCs w:val="26"/>
              </w:rPr>
            </w:pPr>
            <w:r w:rsidRPr="00410FBA">
              <w:rPr>
                <w:sz w:val="26"/>
                <w:szCs w:val="26"/>
              </w:rPr>
              <w:t>Không có</w:t>
            </w:r>
          </w:p>
        </w:tc>
        <w:tc>
          <w:tcPr>
            <w:tcW w:w="436" w:type="pct"/>
          </w:tcPr>
          <w:p w14:paraId="6E536870" w14:textId="77777777" w:rsidR="00A25C65" w:rsidRPr="00410FBA" w:rsidRDefault="00A25C65" w:rsidP="00A25C65">
            <w:pPr>
              <w:spacing w:before="120" w:after="120"/>
              <w:rPr>
                <w:sz w:val="26"/>
                <w:szCs w:val="26"/>
              </w:rPr>
            </w:pPr>
            <w:r w:rsidRPr="00410FBA">
              <w:rPr>
                <w:sz w:val="26"/>
                <w:szCs w:val="26"/>
              </w:rPr>
              <w:t>Cao</w:t>
            </w:r>
          </w:p>
        </w:tc>
        <w:tc>
          <w:tcPr>
            <w:tcW w:w="597" w:type="pct"/>
          </w:tcPr>
          <w:p w14:paraId="10DA8FB2" w14:textId="77777777" w:rsidR="00A25C65" w:rsidRPr="00410FBA" w:rsidRDefault="00A25C65" w:rsidP="00A25C65">
            <w:pPr>
              <w:spacing w:before="120" w:after="120"/>
              <w:rPr>
                <w:sz w:val="26"/>
                <w:szCs w:val="26"/>
              </w:rPr>
            </w:pPr>
            <w:r w:rsidRPr="00410FBA">
              <w:rPr>
                <w:sz w:val="26"/>
                <w:szCs w:val="26"/>
              </w:rPr>
              <w:t>Cao</w:t>
            </w:r>
          </w:p>
        </w:tc>
        <w:tc>
          <w:tcPr>
            <w:tcW w:w="526" w:type="pct"/>
          </w:tcPr>
          <w:p w14:paraId="2BC74EA5" w14:textId="77777777" w:rsidR="00A25C65" w:rsidRPr="00410FBA" w:rsidRDefault="00993AC2" w:rsidP="00A25C65">
            <w:pPr>
              <w:spacing w:before="120" w:after="120"/>
              <w:rPr>
                <w:sz w:val="26"/>
                <w:szCs w:val="26"/>
              </w:rPr>
            </w:pPr>
            <w:r w:rsidRPr="00410FBA">
              <w:rPr>
                <w:sz w:val="26"/>
                <w:szCs w:val="26"/>
              </w:rPr>
              <w:t xml:space="preserve">Nhân viên kế toán </w:t>
            </w:r>
            <w:r w:rsidR="00A25C65" w:rsidRPr="00410FBA">
              <w:rPr>
                <w:sz w:val="26"/>
                <w:szCs w:val="26"/>
              </w:rPr>
              <w:t>doanh nghiệp</w:t>
            </w:r>
          </w:p>
        </w:tc>
      </w:tr>
      <w:tr w:rsidR="00410FBA" w:rsidRPr="00410FBA" w14:paraId="38BD1D68" w14:textId="77777777" w:rsidTr="00A25C65">
        <w:tc>
          <w:tcPr>
            <w:tcW w:w="393" w:type="pct"/>
          </w:tcPr>
          <w:p w14:paraId="411196B3" w14:textId="77777777" w:rsidR="0089065C" w:rsidRPr="00410FBA" w:rsidRDefault="0089065C" w:rsidP="0089065C">
            <w:pPr>
              <w:pStyle w:val="ListParagraph"/>
              <w:spacing w:before="120" w:after="120"/>
              <w:ind w:left="0"/>
              <w:rPr>
                <w:sz w:val="26"/>
                <w:szCs w:val="26"/>
              </w:rPr>
            </w:pPr>
            <w:r w:rsidRPr="00410FBA">
              <w:rPr>
                <w:sz w:val="26"/>
                <w:szCs w:val="26"/>
              </w:rPr>
              <w:t>4</w:t>
            </w:r>
          </w:p>
        </w:tc>
        <w:tc>
          <w:tcPr>
            <w:tcW w:w="821" w:type="pct"/>
          </w:tcPr>
          <w:p w14:paraId="5ACF2F23" w14:textId="18D51CF2" w:rsidR="0089065C" w:rsidRPr="00410FBA" w:rsidRDefault="002953DC" w:rsidP="0089065C">
            <w:pPr>
              <w:spacing w:before="120" w:after="120"/>
              <w:jc w:val="center"/>
              <w:rPr>
                <w:sz w:val="26"/>
                <w:szCs w:val="26"/>
              </w:rPr>
            </w:pPr>
            <w:r w:rsidRPr="00410FBA">
              <w:rPr>
                <w:sz w:val="26"/>
                <w:szCs w:val="26"/>
              </w:rPr>
              <w:t>UR_HDDT_042.01.04</w:t>
            </w:r>
          </w:p>
        </w:tc>
        <w:tc>
          <w:tcPr>
            <w:tcW w:w="717" w:type="pct"/>
          </w:tcPr>
          <w:p w14:paraId="595030F3" w14:textId="77777777" w:rsidR="0089065C" w:rsidRPr="00410FBA" w:rsidRDefault="0089065C" w:rsidP="0089065C">
            <w:pPr>
              <w:spacing w:before="120" w:after="120"/>
              <w:rPr>
                <w:sz w:val="26"/>
                <w:szCs w:val="26"/>
              </w:rPr>
            </w:pPr>
            <w:r w:rsidRPr="00410FBA">
              <w:rPr>
                <w:sz w:val="26"/>
                <w:szCs w:val="26"/>
              </w:rPr>
              <w:t>Sao chép hóa đơn</w:t>
            </w:r>
          </w:p>
        </w:tc>
        <w:tc>
          <w:tcPr>
            <w:tcW w:w="1510" w:type="pct"/>
          </w:tcPr>
          <w:p w14:paraId="7472AEF2" w14:textId="77777777" w:rsidR="0089065C" w:rsidRPr="00410FBA" w:rsidRDefault="0089065C" w:rsidP="0089065C">
            <w:pPr>
              <w:pStyle w:val="ListParagraph"/>
              <w:numPr>
                <w:ilvl w:val="0"/>
                <w:numId w:val="19"/>
              </w:numPr>
              <w:spacing w:before="120" w:after="120"/>
              <w:ind w:left="0" w:firstLine="0"/>
              <w:rPr>
                <w:sz w:val="26"/>
                <w:szCs w:val="26"/>
              </w:rPr>
            </w:pPr>
            <w:r w:rsidRPr="00410FBA">
              <w:rPr>
                <w:b/>
                <w:sz w:val="26"/>
                <w:szCs w:val="26"/>
              </w:rPr>
              <w:t xml:space="preserve">Phát biểu yêu cầu: </w:t>
            </w:r>
            <w:r w:rsidRPr="00410FBA">
              <w:rPr>
                <w:sz w:val="26"/>
                <w:szCs w:val="26"/>
              </w:rPr>
              <w:t>Cho phép người dùng sao chép hóa đơn đã có trên hệ thống thành 1 hóa đơn mới</w:t>
            </w:r>
          </w:p>
          <w:p w14:paraId="6EAE5D7E"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lastRenderedPageBreak/>
              <w:t>Thông tin đầu vào:</w:t>
            </w:r>
          </w:p>
          <w:p w14:paraId="3245940D" w14:textId="77777777" w:rsidR="0089065C" w:rsidRPr="00410FBA" w:rsidRDefault="0089065C" w:rsidP="0089065C">
            <w:pPr>
              <w:spacing w:before="120" w:after="120"/>
              <w:rPr>
                <w:b/>
                <w:sz w:val="26"/>
                <w:szCs w:val="26"/>
              </w:rPr>
            </w:pPr>
            <w:r w:rsidRPr="00410FBA">
              <w:rPr>
                <w:sz w:val="26"/>
                <w:szCs w:val="26"/>
              </w:rPr>
              <w:t>Người sử dụng nhấn icon nút Copy tại bản ghi hóa đơn muốn sao chép</w:t>
            </w:r>
          </w:p>
          <w:p w14:paraId="324D7224"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 xml:space="preserve">Thông tin đầu ra: </w:t>
            </w:r>
          </w:p>
          <w:p w14:paraId="6020AA7D" w14:textId="77777777" w:rsidR="0089065C" w:rsidRPr="00410FBA" w:rsidRDefault="0089065C" w:rsidP="0089065C">
            <w:pPr>
              <w:spacing w:before="120" w:after="120"/>
              <w:rPr>
                <w:b/>
                <w:sz w:val="26"/>
                <w:szCs w:val="26"/>
              </w:rPr>
            </w:pPr>
            <w:r w:rsidRPr="00410FBA">
              <w:rPr>
                <w:sz w:val="26"/>
                <w:szCs w:val="26"/>
              </w:rPr>
              <w:t>Hóa đơn mới được sao chép từ hóa đơn gốc</w:t>
            </w:r>
          </w:p>
          <w:p w14:paraId="60396E53"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Chức năng xử lý:</w:t>
            </w:r>
          </w:p>
          <w:p w14:paraId="164A5C18" w14:textId="77777777" w:rsidR="0089065C" w:rsidRPr="00410FBA" w:rsidRDefault="0089065C" w:rsidP="0089065C">
            <w:pPr>
              <w:spacing w:before="120" w:after="120"/>
              <w:rPr>
                <w:sz w:val="26"/>
                <w:szCs w:val="26"/>
                <w:lang w:val="vi-VN"/>
              </w:rPr>
            </w:pPr>
            <w:r w:rsidRPr="00410FBA">
              <w:rPr>
                <w:sz w:val="26"/>
                <w:szCs w:val="26"/>
              </w:rPr>
              <w:t xml:space="preserve">+ Lưu: hệ thống </w:t>
            </w:r>
            <w:r w:rsidRPr="00410FBA">
              <w:rPr>
                <w:sz w:val="26"/>
                <w:szCs w:val="26"/>
                <w:lang w:val="vi-VN"/>
              </w:rPr>
              <w:t>lưu  thông tin hóa đơn theo nội dung</w:t>
            </w:r>
            <w:r w:rsidRPr="00410FBA">
              <w:rPr>
                <w:sz w:val="26"/>
                <w:szCs w:val="26"/>
              </w:rPr>
              <w:t xml:space="preserve"> đã</w:t>
            </w:r>
            <w:r w:rsidRPr="00410FBA">
              <w:rPr>
                <w:sz w:val="26"/>
                <w:szCs w:val="26"/>
                <w:lang w:val="vi-VN"/>
              </w:rPr>
              <w:t xml:space="preserve"> sao chép. </w:t>
            </w:r>
            <w:r w:rsidRPr="00410FBA">
              <w:rPr>
                <w:sz w:val="26"/>
                <w:szCs w:val="26"/>
              </w:rPr>
              <w:t>Việc validate dữ liệu khi lưu</w:t>
            </w:r>
            <w:r w:rsidRPr="00410FBA">
              <w:rPr>
                <w:sz w:val="26"/>
                <w:szCs w:val="26"/>
                <w:lang w:val="vi-VN"/>
              </w:rPr>
              <w:t xml:space="preserve"> </w:t>
            </w:r>
            <w:r w:rsidRPr="00410FBA">
              <w:rPr>
                <w:sz w:val="26"/>
                <w:szCs w:val="26"/>
              </w:rPr>
              <w:t>tương tự chức năng</w:t>
            </w:r>
            <w:r w:rsidRPr="00410FBA">
              <w:rPr>
                <w:sz w:val="26"/>
                <w:szCs w:val="26"/>
                <w:lang w:val="vi-VN"/>
              </w:rPr>
              <w:t xml:space="preserve"> Thêm </w:t>
            </w:r>
            <w:r w:rsidRPr="00410FBA">
              <w:rPr>
                <w:sz w:val="26"/>
                <w:szCs w:val="26"/>
              </w:rPr>
              <w:t xml:space="preserve">mới </w:t>
            </w:r>
            <w:r w:rsidRPr="00410FBA">
              <w:rPr>
                <w:sz w:val="26"/>
                <w:szCs w:val="26"/>
                <w:lang w:val="vi-VN"/>
              </w:rPr>
              <w:t>hóa đơn.</w:t>
            </w:r>
          </w:p>
          <w:p w14:paraId="3DBBB473" w14:textId="77777777" w:rsidR="0089065C" w:rsidRPr="00410FBA" w:rsidRDefault="0089065C" w:rsidP="0089065C">
            <w:pPr>
              <w:spacing w:before="120" w:after="120"/>
              <w:rPr>
                <w:i/>
                <w:sz w:val="26"/>
                <w:szCs w:val="26"/>
              </w:rPr>
            </w:pPr>
            <w:r w:rsidRPr="00410FBA">
              <w:rPr>
                <w:sz w:val="26"/>
                <w:szCs w:val="26"/>
              </w:rPr>
              <w:t>+ Hủy: hủy yêu cầu sao chép hóa đơn</w:t>
            </w:r>
          </w:p>
          <w:p w14:paraId="65066E4D"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 xml:space="preserve">Các ngoại lệ: </w:t>
            </w:r>
          </w:p>
          <w:p w14:paraId="42C26799" w14:textId="77777777" w:rsidR="0089065C" w:rsidRPr="00410FBA" w:rsidRDefault="0089065C" w:rsidP="0089065C">
            <w:pPr>
              <w:pStyle w:val="ListParagraph"/>
              <w:spacing w:before="120" w:after="120"/>
              <w:ind w:left="0"/>
              <w:rPr>
                <w:b/>
                <w:sz w:val="26"/>
                <w:szCs w:val="26"/>
              </w:rPr>
            </w:pPr>
            <w:r w:rsidRPr="00410FBA">
              <w:rPr>
                <w:sz w:val="26"/>
                <w:szCs w:val="26"/>
              </w:rPr>
              <w:t>Hệ thống hiển thị thông báo lỗi nếu người dùng nhập thông tin không đúng/không hợp lệ</w:t>
            </w:r>
          </w:p>
        </w:tc>
        <w:tc>
          <w:tcPr>
            <w:tcW w:w="436" w:type="pct"/>
          </w:tcPr>
          <w:p w14:paraId="370D3A70" w14:textId="77777777" w:rsidR="0089065C" w:rsidRPr="00410FBA" w:rsidRDefault="0089065C" w:rsidP="0089065C">
            <w:pPr>
              <w:spacing w:before="120" w:after="120"/>
              <w:rPr>
                <w:sz w:val="26"/>
                <w:szCs w:val="26"/>
              </w:rPr>
            </w:pPr>
            <w:r w:rsidRPr="00410FBA">
              <w:rPr>
                <w:sz w:val="26"/>
                <w:szCs w:val="26"/>
              </w:rPr>
              <w:lastRenderedPageBreak/>
              <w:t>Cao</w:t>
            </w:r>
          </w:p>
        </w:tc>
        <w:tc>
          <w:tcPr>
            <w:tcW w:w="597" w:type="pct"/>
          </w:tcPr>
          <w:p w14:paraId="1187BD12" w14:textId="77777777" w:rsidR="0089065C" w:rsidRPr="00410FBA" w:rsidRDefault="0089065C" w:rsidP="0089065C">
            <w:pPr>
              <w:spacing w:before="120" w:after="120"/>
              <w:rPr>
                <w:sz w:val="26"/>
                <w:szCs w:val="26"/>
              </w:rPr>
            </w:pPr>
            <w:r w:rsidRPr="00410FBA">
              <w:rPr>
                <w:sz w:val="26"/>
                <w:szCs w:val="26"/>
              </w:rPr>
              <w:t>Cao</w:t>
            </w:r>
          </w:p>
        </w:tc>
        <w:tc>
          <w:tcPr>
            <w:tcW w:w="526" w:type="pct"/>
          </w:tcPr>
          <w:p w14:paraId="1F6D21F9" w14:textId="77777777" w:rsidR="0089065C" w:rsidRPr="00410FBA" w:rsidRDefault="0089065C" w:rsidP="0089065C">
            <w:pPr>
              <w:spacing w:before="120" w:after="120"/>
              <w:rPr>
                <w:sz w:val="26"/>
                <w:szCs w:val="26"/>
              </w:rPr>
            </w:pPr>
            <w:r w:rsidRPr="00410FBA">
              <w:rPr>
                <w:sz w:val="26"/>
                <w:szCs w:val="26"/>
              </w:rPr>
              <w:t>Nhân viên kế toán doanh nghiệp</w:t>
            </w:r>
          </w:p>
        </w:tc>
      </w:tr>
      <w:tr w:rsidR="00410FBA" w:rsidRPr="00410FBA" w14:paraId="7FFFB816" w14:textId="77777777" w:rsidTr="00A25C65">
        <w:tc>
          <w:tcPr>
            <w:tcW w:w="393" w:type="pct"/>
          </w:tcPr>
          <w:p w14:paraId="4A1DF15A" w14:textId="77777777" w:rsidR="0089065C" w:rsidRPr="00410FBA" w:rsidRDefault="0089065C" w:rsidP="0089065C">
            <w:pPr>
              <w:pStyle w:val="ListParagraph"/>
              <w:spacing w:before="120" w:after="120"/>
              <w:ind w:left="0"/>
              <w:rPr>
                <w:sz w:val="26"/>
                <w:szCs w:val="26"/>
              </w:rPr>
            </w:pPr>
            <w:r w:rsidRPr="00410FBA">
              <w:rPr>
                <w:sz w:val="26"/>
                <w:szCs w:val="26"/>
              </w:rPr>
              <w:t>5</w:t>
            </w:r>
          </w:p>
        </w:tc>
        <w:tc>
          <w:tcPr>
            <w:tcW w:w="821" w:type="pct"/>
          </w:tcPr>
          <w:p w14:paraId="79C0E9FA" w14:textId="4931E55E" w:rsidR="0089065C" w:rsidRPr="00410FBA" w:rsidRDefault="002953DC" w:rsidP="0089065C">
            <w:pPr>
              <w:spacing w:before="120" w:after="120"/>
              <w:jc w:val="center"/>
              <w:rPr>
                <w:sz w:val="26"/>
                <w:szCs w:val="26"/>
              </w:rPr>
            </w:pPr>
            <w:r w:rsidRPr="00410FBA">
              <w:rPr>
                <w:sz w:val="26"/>
                <w:szCs w:val="26"/>
              </w:rPr>
              <w:t>UR_HDDT_042.01.05</w:t>
            </w:r>
          </w:p>
        </w:tc>
        <w:tc>
          <w:tcPr>
            <w:tcW w:w="717" w:type="pct"/>
          </w:tcPr>
          <w:p w14:paraId="78DD0551" w14:textId="77777777" w:rsidR="0089065C" w:rsidRPr="00410FBA" w:rsidRDefault="0089065C" w:rsidP="0089065C">
            <w:pPr>
              <w:spacing w:before="120" w:after="120"/>
              <w:rPr>
                <w:sz w:val="26"/>
                <w:szCs w:val="26"/>
              </w:rPr>
            </w:pPr>
            <w:r w:rsidRPr="00410FBA">
              <w:rPr>
                <w:sz w:val="26"/>
                <w:szCs w:val="26"/>
              </w:rPr>
              <w:t>Xóa hóa đơn</w:t>
            </w:r>
          </w:p>
        </w:tc>
        <w:tc>
          <w:tcPr>
            <w:tcW w:w="1510" w:type="pct"/>
          </w:tcPr>
          <w:p w14:paraId="5221EB09" w14:textId="77777777" w:rsidR="0089065C" w:rsidRPr="00410FBA" w:rsidRDefault="0089065C" w:rsidP="0089065C">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A42A6C9" w14:textId="77777777" w:rsidR="0089065C" w:rsidRPr="00410FBA" w:rsidRDefault="0089065C" w:rsidP="0089065C">
            <w:pPr>
              <w:pStyle w:val="ListParagraph"/>
              <w:spacing w:before="120" w:after="120"/>
              <w:ind w:left="0"/>
              <w:rPr>
                <w:sz w:val="26"/>
                <w:szCs w:val="26"/>
              </w:rPr>
            </w:pPr>
            <w:r w:rsidRPr="00410FBA">
              <w:rPr>
                <w:sz w:val="26"/>
                <w:szCs w:val="26"/>
              </w:rPr>
              <w:t xml:space="preserve">Cho phép người dùng xóa các hóa đơn lập sai khi hóa đơn này chưa được phát hành </w:t>
            </w:r>
          </w:p>
          <w:p w14:paraId="6A056A26"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Thông tin đầu vào:</w:t>
            </w:r>
          </w:p>
          <w:p w14:paraId="6CC61AD4" w14:textId="77777777" w:rsidR="0089065C" w:rsidRPr="00410FBA" w:rsidRDefault="0089065C" w:rsidP="0089065C">
            <w:pPr>
              <w:spacing w:before="120" w:after="120"/>
              <w:rPr>
                <w:b/>
                <w:sz w:val="26"/>
                <w:szCs w:val="26"/>
              </w:rPr>
            </w:pPr>
            <w:r w:rsidRPr="00410FBA">
              <w:rPr>
                <w:sz w:val="26"/>
                <w:szCs w:val="26"/>
              </w:rPr>
              <w:t xml:space="preserve">Người dùng nhấn nút Xóa tại hóa đơn muốn xóa. Chỉ xóa được hóa đơn ở trạng </w:t>
            </w:r>
            <w:r w:rsidRPr="00410FBA">
              <w:rPr>
                <w:sz w:val="26"/>
                <w:szCs w:val="26"/>
              </w:rPr>
              <w:lastRenderedPageBreak/>
              <w:t>thái “Chưa phát hành”</w:t>
            </w:r>
          </w:p>
          <w:p w14:paraId="07002DDB"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Thông tin đầu ra:</w:t>
            </w:r>
          </w:p>
          <w:p w14:paraId="2CEBE155" w14:textId="77777777" w:rsidR="0089065C" w:rsidRPr="00410FBA" w:rsidRDefault="0089065C" w:rsidP="0089065C">
            <w:pPr>
              <w:spacing w:before="120" w:after="120"/>
              <w:rPr>
                <w:b/>
                <w:sz w:val="26"/>
                <w:szCs w:val="26"/>
              </w:rPr>
            </w:pPr>
            <w:r w:rsidRPr="00410FBA">
              <w:rPr>
                <w:sz w:val="26"/>
                <w:szCs w:val="26"/>
              </w:rPr>
              <w:t>Hóa đơn bị xóa khỏi hệ thống và không hiển thị trên danh sách</w:t>
            </w:r>
          </w:p>
          <w:p w14:paraId="70304B40"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Chức năng xử lý:</w:t>
            </w:r>
          </w:p>
          <w:p w14:paraId="07C3BA22" w14:textId="77777777" w:rsidR="0089065C" w:rsidRPr="00410FBA" w:rsidRDefault="0089065C" w:rsidP="0089065C">
            <w:pPr>
              <w:spacing w:before="120" w:after="120"/>
              <w:rPr>
                <w:sz w:val="26"/>
                <w:szCs w:val="26"/>
              </w:rPr>
            </w:pPr>
            <w:r w:rsidRPr="00410FBA">
              <w:rPr>
                <w:sz w:val="26"/>
                <w:szCs w:val="26"/>
              </w:rPr>
              <w:t>Hệ thống hiển thị popup xác nhận xóa</w:t>
            </w:r>
          </w:p>
          <w:p w14:paraId="7AC862C5" w14:textId="77777777" w:rsidR="0089065C" w:rsidRPr="00410FBA" w:rsidRDefault="0089065C" w:rsidP="0089065C">
            <w:pPr>
              <w:spacing w:before="120" w:after="120"/>
              <w:rPr>
                <w:sz w:val="26"/>
                <w:szCs w:val="26"/>
              </w:rPr>
            </w:pPr>
            <w:r w:rsidRPr="00410FBA">
              <w:rPr>
                <w:sz w:val="26"/>
                <w:szCs w:val="26"/>
              </w:rPr>
              <w:t>+ Người dùng chọn “Có”: đồng ý xóa</w:t>
            </w:r>
          </w:p>
          <w:p w14:paraId="74821726" w14:textId="77777777" w:rsidR="0089065C" w:rsidRPr="00410FBA" w:rsidRDefault="0089065C" w:rsidP="0089065C">
            <w:pPr>
              <w:spacing w:before="120" w:after="120"/>
              <w:rPr>
                <w:sz w:val="26"/>
                <w:szCs w:val="26"/>
              </w:rPr>
            </w:pPr>
            <w:r w:rsidRPr="00410FBA">
              <w:rPr>
                <w:sz w:val="26"/>
                <w:szCs w:val="26"/>
              </w:rPr>
              <w:t>+ Người dùng chọn “Không”: hủy việc xóa</w:t>
            </w:r>
          </w:p>
          <w:p w14:paraId="3DBF091C"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 xml:space="preserve">Các ngoại lệ: </w:t>
            </w:r>
          </w:p>
          <w:p w14:paraId="64CD5E32" w14:textId="77777777" w:rsidR="0089065C" w:rsidRPr="00410FBA" w:rsidRDefault="0089065C" w:rsidP="0089065C">
            <w:pPr>
              <w:pStyle w:val="ListParagraph"/>
              <w:spacing w:before="120" w:after="120"/>
              <w:ind w:left="0"/>
              <w:rPr>
                <w:b/>
                <w:sz w:val="26"/>
                <w:szCs w:val="26"/>
              </w:rPr>
            </w:pPr>
            <w:r w:rsidRPr="00410FBA">
              <w:rPr>
                <w:sz w:val="26"/>
                <w:szCs w:val="26"/>
              </w:rPr>
              <w:t>Không có</w:t>
            </w:r>
          </w:p>
        </w:tc>
        <w:tc>
          <w:tcPr>
            <w:tcW w:w="436" w:type="pct"/>
          </w:tcPr>
          <w:p w14:paraId="35A39B00" w14:textId="77777777" w:rsidR="0089065C" w:rsidRPr="00410FBA" w:rsidRDefault="0089065C" w:rsidP="0089065C">
            <w:pPr>
              <w:spacing w:before="120" w:after="120"/>
              <w:rPr>
                <w:sz w:val="26"/>
                <w:szCs w:val="26"/>
              </w:rPr>
            </w:pPr>
            <w:r w:rsidRPr="00410FBA">
              <w:rPr>
                <w:sz w:val="26"/>
                <w:szCs w:val="26"/>
              </w:rPr>
              <w:lastRenderedPageBreak/>
              <w:t>Cao</w:t>
            </w:r>
          </w:p>
        </w:tc>
        <w:tc>
          <w:tcPr>
            <w:tcW w:w="597" w:type="pct"/>
          </w:tcPr>
          <w:p w14:paraId="607E2BFC" w14:textId="77777777" w:rsidR="0089065C" w:rsidRPr="00410FBA" w:rsidRDefault="0089065C" w:rsidP="0089065C">
            <w:pPr>
              <w:spacing w:before="120" w:after="120"/>
              <w:rPr>
                <w:sz w:val="26"/>
                <w:szCs w:val="26"/>
              </w:rPr>
            </w:pPr>
            <w:r w:rsidRPr="00410FBA">
              <w:rPr>
                <w:sz w:val="26"/>
                <w:szCs w:val="26"/>
              </w:rPr>
              <w:t>Cao</w:t>
            </w:r>
          </w:p>
        </w:tc>
        <w:tc>
          <w:tcPr>
            <w:tcW w:w="526" w:type="pct"/>
          </w:tcPr>
          <w:p w14:paraId="636A4C58" w14:textId="77777777" w:rsidR="0089065C" w:rsidRPr="00410FBA" w:rsidRDefault="0089065C" w:rsidP="0089065C">
            <w:pPr>
              <w:spacing w:before="120" w:after="120"/>
              <w:rPr>
                <w:sz w:val="26"/>
                <w:szCs w:val="26"/>
              </w:rPr>
            </w:pPr>
            <w:r w:rsidRPr="00410FBA">
              <w:rPr>
                <w:sz w:val="26"/>
                <w:szCs w:val="26"/>
              </w:rPr>
              <w:t>Nhân viên kế toán</w:t>
            </w:r>
          </w:p>
        </w:tc>
      </w:tr>
      <w:tr w:rsidR="00410FBA" w:rsidRPr="00410FBA" w14:paraId="1F9A447F" w14:textId="77777777" w:rsidTr="00A25C65">
        <w:tc>
          <w:tcPr>
            <w:tcW w:w="393" w:type="pct"/>
          </w:tcPr>
          <w:p w14:paraId="10462852" w14:textId="77777777" w:rsidR="0089065C" w:rsidRPr="00410FBA" w:rsidRDefault="0089065C" w:rsidP="0089065C">
            <w:pPr>
              <w:pStyle w:val="ListParagraph"/>
              <w:spacing w:before="120" w:after="120"/>
              <w:ind w:left="0"/>
              <w:rPr>
                <w:sz w:val="26"/>
                <w:szCs w:val="26"/>
              </w:rPr>
            </w:pPr>
            <w:r w:rsidRPr="00410FBA">
              <w:rPr>
                <w:sz w:val="26"/>
                <w:szCs w:val="26"/>
              </w:rPr>
              <w:t>6</w:t>
            </w:r>
          </w:p>
        </w:tc>
        <w:tc>
          <w:tcPr>
            <w:tcW w:w="821" w:type="pct"/>
          </w:tcPr>
          <w:p w14:paraId="6E857CDF" w14:textId="677CDE2A" w:rsidR="0089065C" w:rsidRPr="00410FBA" w:rsidRDefault="002953DC" w:rsidP="0089065C">
            <w:pPr>
              <w:spacing w:before="120" w:after="120"/>
              <w:jc w:val="center"/>
              <w:rPr>
                <w:sz w:val="26"/>
                <w:szCs w:val="26"/>
              </w:rPr>
            </w:pPr>
            <w:r w:rsidRPr="00410FBA">
              <w:rPr>
                <w:sz w:val="26"/>
                <w:szCs w:val="26"/>
              </w:rPr>
              <w:t>UR_HDDT_042.01.06</w:t>
            </w:r>
          </w:p>
        </w:tc>
        <w:tc>
          <w:tcPr>
            <w:tcW w:w="717" w:type="pct"/>
          </w:tcPr>
          <w:p w14:paraId="121461DD" w14:textId="77777777" w:rsidR="0089065C" w:rsidRPr="00410FBA" w:rsidRDefault="0089065C" w:rsidP="0089065C">
            <w:pPr>
              <w:spacing w:before="120" w:after="120"/>
              <w:rPr>
                <w:sz w:val="26"/>
                <w:szCs w:val="26"/>
              </w:rPr>
            </w:pPr>
            <w:r w:rsidRPr="00410FBA">
              <w:rPr>
                <w:sz w:val="26"/>
                <w:szCs w:val="26"/>
              </w:rPr>
              <w:t>Phát hành hóa đơn</w:t>
            </w:r>
          </w:p>
        </w:tc>
        <w:tc>
          <w:tcPr>
            <w:tcW w:w="1510" w:type="pct"/>
          </w:tcPr>
          <w:p w14:paraId="32FB0FA9" w14:textId="77777777" w:rsidR="0089065C" w:rsidRPr="00410FBA" w:rsidRDefault="0089065C" w:rsidP="0089065C">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64949EF5" w14:textId="77777777" w:rsidR="0089065C" w:rsidRPr="00410FBA" w:rsidRDefault="0089065C" w:rsidP="0089065C">
            <w:pPr>
              <w:pStyle w:val="ListParagraph"/>
              <w:spacing w:before="120" w:after="120"/>
              <w:ind w:left="0"/>
              <w:rPr>
                <w:sz w:val="26"/>
                <w:szCs w:val="26"/>
              </w:rPr>
            </w:pPr>
            <w:r w:rsidRPr="00410FBA">
              <w:rPr>
                <w:sz w:val="26"/>
                <w:szCs w:val="26"/>
              </w:rPr>
              <w:t xml:space="preserve">Cho phép người dùng phát hành hóa đơn tới KH </w:t>
            </w:r>
          </w:p>
          <w:p w14:paraId="34A311AB"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Thông tin đầu vào:</w:t>
            </w:r>
          </w:p>
          <w:p w14:paraId="6EE99FD7" w14:textId="77777777" w:rsidR="0089065C" w:rsidRPr="00410FBA" w:rsidRDefault="0089065C" w:rsidP="0089065C">
            <w:pPr>
              <w:spacing w:before="120" w:after="120"/>
              <w:rPr>
                <w:sz w:val="26"/>
                <w:szCs w:val="26"/>
              </w:rPr>
            </w:pPr>
            <w:r w:rsidRPr="00410FBA">
              <w:rPr>
                <w:sz w:val="26"/>
                <w:szCs w:val="26"/>
              </w:rPr>
              <w:t>+ Người dùng nhấn icon nút “Phát hành hóa đơn” tại hóa đơn đang ở trạng thái ‘Chưa phát hành”</w:t>
            </w:r>
          </w:p>
          <w:p w14:paraId="13A5E954" w14:textId="77777777" w:rsidR="0089065C" w:rsidRPr="00410FBA" w:rsidRDefault="0089065C" w:rsidP="0089065C">
            <w:pPr>
              <w:spacing w:before="120" w:after="120"/>
              <w:rPr>
                <w:b/>
                <w:sz w:val="26"/>
                <w:szCs w:val="26"/>
              </w:rPr>
            </w:pPr>
            <w:r w:rsidRPr="00410FBA">
              <w:rPr>
                <w:sz w:val="26"/>
                <w:szCs w:val="26"/>
              </w:rPr>
              <w:t xml:space="preserve">+ Thông tin chứng thư số đã đăng ký sử dụng với CQT </w:t>
            </w:r>
          </w:p>
          <w:p w14:paraId="5EF4F67C"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 xml:space="preserve">Thông tin đầu ra: </w:t>
            </w:r>
          </w:p>
          <w:p w14:paraId="76A0CB02" w14:textId="77777777" w:rsidR="0089065C" w:rsidRPr="00410FBA" w:rsidRDefault="0089065C" w:rsidP="0089065C">
            <w:pPr>
              <w:pStyle w:val="ListParagraph"/>
              <w:spacing w:before="120" w:after="120"/>
              <w:ind w:left="0"/>
              <w:rPr>
                <w:sz w:val="26"/>
                <w:szCs w:val="26"/>
              </w:rPr>
            </w:pPr>
            <w:r w:rsidRPr="00410FBA">
              <w:rPr>
                <w:sz w:val="26"/>
                <w:szCs w:val="26"/>
              </w:rPr>
              <w:t>Yêu cầu phát hành hóa đơn được gửi tới CQT</w:t>
            </w:r>
          </w:p>
          <w:p w14:paraId="1199155F"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lastRenderedPageBreak/>
              <w:t>Chức năng xử lý:</w:t>
            </w:r>
          </w:p>
          <w:p w14:paraId="38D5AAEA" w14:textId="77777777" w:rsidR="0089065C" w:rsidRPr="00410FBA" w:rsidRDefault="0089065C" w:rsidP="0089065C">
            <w:pPr>
              <w:spacing w:before="120" w:after="120"/>
              <w:rPr>
                <w:i/>
                <w:sz w:val="26"/>
                <w:szCs w:val="26"/>
              </w:rPr>
            </w:pPr>
            <w:r w:rsidRPr="00410FBA">
              <w:rPr>
                <w:sz w:val="26"/>
                <w:szCs w:val="26"/>
              </w:rPr>
              <w:t>Hệ thống gửi yêu cầu phát hành hóa đơn tới CQT</w:t>
            </w:r>
          </w:p>
          <w:p w14:paraId="780A9ED5"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 xml:space="preserve">Các ngoại lệ: </w:t>
            </w:r>
          </w:p>
          <w:p w14:paraId="4A7C4AB0" w14:textId="77777777" w:rsidR="0089065C" w:rsidRPr="00410FBA" w:rsidRDefault="0089065C" w:rsidP="0089065C">
            <w:pPr>
              <w:pStyle w:val="ListParagraph"/>
              <w:spacing w:before="120" w:after="120"/>
              <w:ind w:left="0"/>
              <w:rPr>
                <w:sz w:val="26"/>
                <w:szCs w:val="26"/>
              </w:rPr>
            </w:pPr>
            <w:r w:rsidRPr="00410FBA">
              <w:rPr>
                <w:sz w:val="26"/>
                <w:szCs w:val="26"/>
              </w:rPr>
              <w:t>Hệ thống kiểm tra và hiển thị cảnh báo khi:</w:t>
            </w:r>
          </w:p>
          <w:p w14:paraId="1D4A1EC7" w14:textId="77777777" w:rsidR="0089065C" w:rsidRPr="00410FBA" w:rsidRDefault="0089065C" w:rsidP="0089065C">
            <w:pPr>
              <w:pStyle w:val="ListParagraph"/>
              <w:spacing w:before="120" w:after="120"/>
              <w:ind w:left="0"/>
              <w:rPr>
                <w:sz w:val="26"/>
                <w:szCs w:val="26"/>
              </w:rPr>
            </w:pPr>
            <w:r w:rsidRPr="00410FBA">
              <w:rPr>
                <w:sz w:val="26"/>
                <w:szCs w:val="26"/>
              </w:rPr>
              <w:t>+ Tên đăng nhập/mật khẩu của chứng thư số không đúng</w:t>
            </w:r>
          </w:p>
          <w:p w14:paraId="3F8B6DCB" w14:textId="77777777" w:rsidR="0089065C" w:rsidRPr="00410FBA" w:rsidRDefault="0089065C" w:rsidP="0089065C">
            <w:pPr>
              <w:pStyle w:val="ListParagraph"/>
              <w:spacing w:before="120" w:after="120"/>
              <w:ind w:left="0"/>
              <w:rPr>
                <w:b/>
                <w:sz w:val="26"/>
                <w:szCs w:val="26"/>
              </w:rPr>
            </w:pPr>
            <w:r w:rsidRPr="00410FBA">
              <w:rPr>
                <w:sz w:val="26"/>
                <w:szCs w:val="26"/>
              </w:rPr>
              <w:t>+ Chứng thư số hết hạn</w:t>
            </w:r>
          </w:p>
        </w:tc>
        <w:tc>
          <w:tcPr>
            <w:tcW w:w="436" w:type="pct"/>
          </w:tcPr>
          <w:p w14:paraId="62FFD2BF" w14:textId="77777777" w:rsidR="0089065C" w:rsidRPr="00410FBA" w:rsidRDefault="0089065C" w:rsidP="0089065C">
            <w:pPr>
              <w:spacing w:before="120" w:after="120"/>
              <w:rPr>
                <w:sz w:val="26"/>
                <w:szCs w:val="26"/>
              </w:rPr>
            </w:pPr>
            <w:r w:rsidRPr="00410FBA">
              <w:rPr>
                <w:sz w:val="26"/>
                <w:szCs w:val="26"/>
              </w:rPr>
              <w:lastRenderedPageBreak/>
              <w:t>Cao</w:t>
            </w:r>
          </w:p>
        </w:tc>
        <w:tc>
          <w:tcPr>
            <w:tcW w:w="597" w:type="pct"/>
          </w:tcPr>
          <w:p w14:paraId="0B44C69A" w14:textId="77777777" w:rsidR="0089065C" w:rsidRPr="00410FBA" w:rsidRDefault="0089065C" w:rsidP="0089065C">
            <w:pPr>
              <w:spacing w:before="120" w:after="120"/>
              <w:rPr>
                <w:sz w:val="26"/>
                <w:szCs w:val="26"/>
              </w:rPr>
            </w:pPr>
            <w:r w:rsidRPr="00410FBA">
              <w:rPr>
                <w:sz w:val="26"/>
                <w:szCs w:val="26"/>
              </w:rPr>
              <w:t>Cao</w:t>
            </w:r>
          </w:p>
        </w:tc>
        <w:tc>
          <w:tcPr>
            <w:tcW w:w="526" w:type="pct"/>
          </w:tcPr>
          <w:p w14:paraId="6883B3EC" w14:textId="77777777" w:rsidR="0089065C" w:rsidRPr="00410FBA" w:rsidRDefault="0089065C" w:rsidP="0089065C">
            <w:pPr>
              <w:spacing w:before="120" w:after="120"/>
              <w:rPr>
                <w:sz w:val="26"/>
                <w:szCs w:val="26"/>
              </w:rPr>
            </w:pPr>
            <w:r w:rsidRPr="00410FBA">
              <w:rPr>
                <w:sz w:val="26"/>
                <w:szCs w:val="26"/>
              </w:rPr>
              <w:t>Nhân viên kế toán</w:t>
            </w:r>
          </w:p>
        </w:tc>
      </w:tr>
      <w:tr w:rsidR="00410FBA" w:rsidRPr="00410FBA" w14:paraId="04C13278" w14:textId="77777777" w:rsidTr="00A25C65">
        <w:tc>
          <w:tcPr>
            <w:tcW w:w="393" w:type="pct"/>
          </w:tcPr>
          <w:p w14:paraId="7C4274DB" w14:textId="77777777" w:rsidR="0089065C" w:rsidRPr="00410FBA" w:rsidRDefault="0089065C" w:rsidP="0089065C">
            <w:pPr>
              <w:pStyle w:val="ListParagraph"/>
              <w:spacing w:before="120" w:after="120"/>
              <w:ind w:left="0"/>
              <w:rPr>
                <w:sz w:val="26"/>
                <w:szCs w:val="26"/>
              </w:rPr>
            </w:pPr>
            <w:r w:rsidRPr="00410FBA">
              <w:rPr>
                <w:sz w:val="26"/>
                <w:szCs w:val="26"/>
              </w:rPr>
              <w:t>7</w:t>
            </w:r>
          </w:p>
        </w:tc>
        <w:tc>
          <w:tcPr>
            <w:tcW w:w="821" w:type="pct"/>
          </w:tcPr>
          <w:p w14:paraId="1C89E2A8" w14:textId="5B3DAF62" w:rsidR="0089065C" w:rsidRPr="00410FBA" w:rsidRDefault="002953DC" w:rsidP="0089065C">
            <w:pPr>
              <w:spacing w:before="120" w:after="120"/>
              <w:jc w:val="center"/>
              <w:rPr>
                <w:sz w:val="26"/>
                <w:szCs w:val="26"/>
              </w:rPr>
            </w:pPr>
            <w:r w:rsidRPr="00410FBA">
              <w:rPr>
                <w:sz w:val="26"/>
                <w:szCs w:val="26"/>
              </w:rPr>
              <w:t>UR_HDDT_042.01.07</w:t>
            </w:r>
          </w:p>
        </w:tc>
        <w:tc>
          <w:tcPr>
            <w:tcW w:w="717" w:type="pct"/>
          </w:tcPr>
          <w:p w14:paraId="70C90C7D" w14:textId="77777777" w:rsidR="0089065C" w:rsidRPr="00410FBA" w:rsidRDefault="0089065C" w:rsidP="0089065C">
            <w:pPr>
              <w:spacing w:before="120" w:after="120"/>
              <w:rPr>
                <w:sz w:val="26"/>
                <w:szCs w:val="26"/>
              </w:rPr>
            </w:pPr>
            <w:r w:rsidRPr="00410FBA">
              <w:rPr>
                <w:sz w:val="26"/>
                <w:szCs w:val="26"/>
              </w:rPr>
              <w:t>Phát hành hóa đơn theo lô</w:t>
            </w:r>
          </w:p>
        </w:tc>
        <w:tc>
          <w:tcPr>
            <w:tcW w:w="1510" w:type="pct"/>
          </w:tcPr>
          <w:p w14:paraId="6BF0FFDC" w14:textId="77777777" w:rsidR="0089065C" w:rsidRPr="00410FBA" w:rsidRDefault="0089065C" w:rsidP="0089065C">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17947CDB" w14:textId="77777777" w:rsidR="0089065C" w:rsidRPr="00410FBA" w:rsidRDefault="0089065C" w:rsidP="0089065C">
            <w:pPr>
              <w:pStyle w:val="ListParagraph"/>
              <w:spacing w:before="120" w:after="120"/>
              <w:ind w:left="0"/>
              <w:rPr>
                <w:sz w:val="26"/>
                <w:szCs w:val="26"/>
              </w:rPr>
            </w:pPr>
            <w:r w:rsidRPr="00410FBA">
              <w:rPr>
                <w:sz w:val="26"/>
                <w:szCs w:val="26"/>
              </w:rPr>
              <w:t>Cho phép người dùng phát hành nhiều hóa đơn cùng lúc</w:t>
            </w:r>
          </w:p>
          <w:p w14:paraId="3686A09F"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Thông tin đầu vào:</w:t>
            </w:r>
          </w:p>
          <w:p w14:paraId="65CCBD0A" w14:textId="77777777" w:rsidR="0089065C" w:rsidRPr="00410FBA" w:rsidRDefault="0089065C" w:rsidP="0089065C">
            <w:pPr>
              <w:spacing w:before="120" w:after="120"/>
              <w:rPr>
                <w:sz w:val="26"/>
                <w:szCs w:val="26"/>
              </w:rPr>
            </w:pPr>
            <w:r w:rsidRPr="00410FBA">
              <w:rPr>
                <w:sz w:val="26"/>
                <w:szCs w:val="26"/>
              </w:rPr>
              <w:t>+ Người dùng chọn các hóa đơn ở trạng thái “Chưa phát hành”</w:t>
            </w:r>
          </w:p>
          <w:p w14:paraId="7A7D1B32" w14:textId="77777777" w:rsidR="0089065C" w:rsidRPr="00410FBA" w:rsidRDefault="0089065C" w:rsidP="0089065C">
            <w:pPr>
              <w:spacing w:before="120" w:after="120"/>
              <w:rPr>
                <w:sz w:val="26"/>
                <w:szCs w:val="26"/>
              </w:rPr>
            </w:pPr>
            <w:r w:rsidRPr="00410FBA">
              <w:rPr>
                <w:sz w:val="26"/>
                <w:szCs w:val="26"/>
              </w:rPr>
              <w:t>+ Người dùng nhấn icon nút “Phát hành hóa đơn” trên màn hình</w:t>
            </w:r>
          </w:p>
          <w:p w14:paraId="2C8942F4" w14:textId="77777777" w:rsidR="0089065C" w:rsidRPr="00410FBA" w:rsidRDefault="0089065C" w:rsidP="0089065C">
            <w:pPr>
              <w:spacing w:before="120" w:after="120"/>
              <w:rPr>
                <w:b/>
                <w:sz w:val="26"/>
                <w:szCs w:val="26"/>
              </w:rPr>
            </w:pPr>
            <w:r w:rsidRPr="00410FBA">
              <w:rPr>
                <w:sz w:val="26"/>
                <w:szCs w:val="26"/>
              </w:rPr>
              <w:t xml:space="preserve">+ Thông tin chứng thư số đã đăng ký sử dụng với CQT </w:t>
            </w:r>
          </w:p>
          <w:p w14:paraId="28DA52CC"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 xml:space="preserve">Thông tin đầu ra: </w:t>
            </w:r>
          </w:p>
          <w:p w14:paraId="5AA732E0" w14:textId="77777777" w:rsidR="0089065C" w:rsidRPr="00410FBA" w:rsidRDefault="0089065C" w:rsidP="0089065C">
            <w:pPr>
              <w:pStyle w:val="ListParagraph"/>
              <w:spacing w:before="120" w:after="120"/>
              <w:ind w:left="0"/>
              <w:rPr>
                <w:sz w:val="26"/>
                <w:szCs w:val="26"/>
              </w:rPr>
            </w:pPr>
            <w:r w:rsidRPr="00410FBA">
              <w:rPr>
                <w:sz w:val="26"/>
                <w:szCs w:val="26"/>
              </w:rPr>
              <w:t>Yêu cầu phát hành hóa đơn được gửi tới CQT</w:t>
            </w:r>
          </w:p>
          <w:p w14:paraId="5B57A240"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Chức năng xử lý:</w:t>
            </w:r>
          </w:p>
          <w:p w14:paraId="4BF85A26" w14:textId="77777777" w:rsidR="0089065C" w:rsidRPr="00410FBA" w:rsidRDefault="0089065C" w:rsidP="0089065C">
            <w:pPr>
              <w:spacing w:before="120" w:after="120"/>
              <w:rPr>
                <w:i/>
                <w:sz w:val="26"/>
                <w:szCs w:val="26"/>
              </w:rPr>
            </w:pPr>
            <w:r w:rsidRPr="00410FBA">
              <w:rPr>
                <w:sz w:val="26"/>
                <w:szCs w:val="26"/>
              </w:rPr>
              <w:lastRenderedPageBreak/>
              <w:t>Hệ thống gửi yêu cầu phát hành hóa đơn tới CQT</w:t>
            </w:r>
          </w:p>
          <w:p w14:paraId="11A74909"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 xml:space="preserve">Các ngoại lệ: </w:t>
            </w:r>
          </w:p>
          <w:p w14:paraId="59A9A0F4" w14:textId="77777777" w:rsidR="0089065C" w:rsidRPr="00410FBA" w:rsidRDefault="0089065C" w:rsidP="0089065C">
            <w:pPr>
              <w:pStyle w:val="ListParagraph"/>
              <w:spacing w:before="120" w:after="120"/>
              <w:ind w:left="0"/>
              <w:rPr>
                <w:sz w:val="26"/>
                <w:szCs w:val="26"/>
              </w:rPr>
            </w:pPr>
            <w:r w:rsidRPr="00410FBA">
              <w:rPr>
                <w:sz w:val="26"/>
                <w:szCs w:val="26"/>
              </w:rPr>
              <w:t>Hệ thống kiểm tra và hiển thị cảnh báo khi:</w:t>
            </w:r>
          </w:p>
          <w:p w14:paraId="5B90A3CE" w14:textId="77777777" w:rsidR="0089065C" w:rsidRPr="00410FBA" w:rsidRDefault="0089065C" w:rsidP="0089065C">
            <w:pPr>
              <w:pStyle w:val="ListParagraph"/>
              <w:spacing w:before="120" w:after="120"/>
              <w:ind w:left="0"/>
              <w:rPr>
                <w:sz w:val="26"/>
                <w:szCs w:val="26"/>
              </w:rPr>
            </w:pPr>
            <w:r w:rsidRPr="00410FBA">
              <w:rPr>
                <w:sz w:val="26"/>
                <w:szCs w:val="26"/>
              </w:rPr>
              <w:t>+ Trong các hóa đơn người dùng chọn có 1 hoặc nhiều hóa đơn khác trạng thái “Chưa phát hành”</w:t>
            </w:r>
          </w:p>
          <w:p w14:paraId="56E8F6A4" w14:textId="77777777" w:rsidR="0089065C" w:rsidRPr="00410FBA" w:rsidRDefault="0089065C" w:rsidP="0089065C">
            <w:pPr>
              <w:pStyle w:val="ListParagraph"/>
              <w:spacing w:before="120" w:after="120"/>
              <w:ind w:left="0"/>
              <w:rPr>
                <w:sz w:val="26"/>
                <w:szCs w:val="26"/>
              </w:rPr>
            </w:pPr>
            <w:r w:rsidRPr="00410FBA">
              <w:rPr>
                <w:sz w:val="26"/>
                <w:szCs w:val="26"/>
              </w:rPr>
              <w:t>+ Tên đăng nhập/mật khẩu của chứng thư số không đúng</w:t>
            </w:r>
          </w:p>
          <w:p w14:paraId="424AE57E" w14:textId="77777777" w:rsidR="0089065C" w:rsidRPr="00410FBA" w:rsidRDefault="0089065C" w:rsidP="0089065C">
            <w:pPr>
              <w:pStyle w:val="ListParagraph"/>
              <w:spacing w:before="120" w:after="120"/>
              <w:ind w:left="0"/>
              <w:rPr>
                <w:b/>
                <w:sz w:val="26"/>
                <w:szCs w:val="26"/>
              </w:rPr>
            </w:pPr>
            <w:r w:rsidRPr="00410FBA">
              <w:rPr>
                <w:sz w:val="26"/>
                <w:szCs w:val="26"/>
              </w:rPr>
              <w:t>+ Chứng thư số hết hạn</w:t>
            </w:r>
          </w:p>
        </w:tc>
        <w:tc>
          <w:tcPr>
            <w:tcW w:w="436" w:type="pct"/>
          </w:tcPr>
          <w:p w14:paraId="4E52EC89" w14:textId="77777777" w:rsidR="0089065C" w:rsidRPr="00410FBA" w:rsidRDefault="0089065C" w:rsidP="0089065C">
            <w:pPr>
              <w:spacing w:before="120" w:after="120"/>
              <w:rPr>
                <w:sz w:val="26"/>
                <w:szCs w:val="26"/>
              </w:rPr>
            </w:pPr>
            <w:r w:rsidRPr="00410FBA">
              <w:rPr>
                <w:sz w:val="26"/>
                <w:szCs w:val="26"/>
              </w:rPr>
              <w:lastRenderedPageBreak/>
              <w:t>Cao</w:t>
            </w:r>
          </w:p>
        </w:tc>
        <w:tc>
          <w:tcPr>
            <w:tcW w:w="597" w:type="pct"/>
          </w:tcPr>
          <w:p w14:paraId="5E4934D6" w14:textId="77777777" w:rsidR="0089065C" w:rsidRPr="00410FBA" w:rsidRDefault="0089065C" w:rsidP="0089065C">
            <w:pPr>
              <w:spacing w:before="120" w:after="120"/>
              <w:rPr>
                <w:sz w:val="26"/>
                <w:szCs w:val="26"/>
              </w:rPr>
            </w:pPr>
            <w:r w:rsidRPr="00410FBA">
              <w:rPr>
                <w:sz w:val="26"/>
                <w:szCs w:val="26"/>
              </w:rPr>
              <w:t>Cao</w:t>
            </w:r>
          </w:p>
        </w:tc>
        <w:tc>
          <w:tcPr>
            <w:tcW w:w="526" w:type="pct"/>
          </w:tcPr>
          <w:p w14:paraId="397CD341" w14:textId="77777777" w:rsidR="0089065C" w:rsidRPr="00410FBA" w:rsidRDefault="0089065C" w:rsidP="0089065C">
            <w:pPr>
              <w:spacing w:before="120" w:after="120"/>
              <w:rPr>
                <w:sz w:val="26"/>
                <w:szCs w:val="26"/>
              </w:rPr>
            </w:pPr>
            <w:r w:rsidRPr="00410FBA">
              <w:rPr>
                <w:sz w:val="26"/>
                <w:szCs w:val="26"/>
              </w:rPr>
              <w:t>Nhân viên kế toán</w:t>
            </w:r>
          </w:p>
        </w:tc>
      </w:tr>
      <w:tr w:rsidR="00410FBA" w:rsidRPr="00410FBA" w14:paraId="02832068" w14:textId="77777777" w:rsidTr="00A25C65">
        <w:tc>
          <w:tcPr>
            <w:tcW w:w="393" w:type="pct"/>
          </w:tcPr>
          <w:p w14:paraId="02B9CE82" w14:textId="77777777" w:rsidR="0089065C" w:rsidRPr="00410FBA" w:rsidRDefault="0089065C" w:rsidP="0089065C">
            <w:pPr>
              <w:pStyle w:val="ListParagraph"/>
              <w:spacing w:before="120" w:after="120"/>
              <w:ind w:left="0"/>
              <w:rPr>
                <w:sz w:val="26"/>
                <w:szCs w:val="26"/>
              </w:rPr>
            </w:pPr>
            <w:r w:rsidRPr="00410FBA">
              <w:rPr>
                <w:sz w:val="26"/>
                <w:szCs w:val="26"/>
              </w:rPr>
              <w:t>8</w:t>
            </w:r>
          </w:p>
        </w:tc>
        <w:tc>
          <w:tcPr>
            <w:tcW w:w="821" w:type="pct"/>
          </w:tcPr>
          <w:p w14:paraId="2D340B73" w14:textId="11827BF0" w:rsidR="0089065C" w:rsidRPr="00410FBA" w:rsidRDefault="002953DC" w:rsidP="0089065C">
            <w:pPr>
              <w:spacing w:before="120" w:after="120"/>
              <w:jc w:val="center"/>
              <w:rPr>
                <w:sz w:val="26"/>
                <w:szCs w:val="26"/>
              </w:rPr>
            </w:pPr>
            <w:r w:rsidRPr="00410FBA">
              <w:rPr>
                <w:sz w:val="26"/>
                <w:szCs w:val="26"/>
              </w:rPr>
              <w:t>UR_HDDT_042.01.08</w:t>
            </w:r>
          </w:p>
        </w:tc>
        <w:tc>
          <w:tcPr>
            <w:tcW w:w="717" w:type="pct"/>
          </w:tcPr>
          <w:p w14:paraId="40A7F36D" w14:textId="77777777" w:rsidR="0089065C" w:rsidRPr="00410FBA" w:rsidRDefault="0089065C" w:rsidP="0089065C">
            <w:pPr>
              <w:spacing w:before="120" w:after="120"/>
              <w:rPr>
                <w:sz w:val="26"/>
                <w:szCs w:val="26"/>
              </w:rPr>
            </w:pPr>
            <w:r w:rsidRPr="00410FBA">
              <w:rPr>
                <w:sz w:val="26"/>
                <w:szCs w:val="26"/>
              </w:rPr>
              <w:t>Đồng bộ mã (kết quả) từ CQT</w:t>
            </w:r>
          </w:p>
        </w:tc>
        <w:tc>
          <w:tcPr>
            <w:tcW w:w="1510" w:type="pct"/>
          </w:tcPr>
          <w:p w14:paraId="0632735E" w14:textId="77777777" w:rsidR="0089065C" w:rsidRPr="00410FBA" w:rsidRDefault="0089065C" w:rsidP="0089065C">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58809DA9" w14:textId="77777777" w:rsidR="0089065C" w:rsidRPr="00410FBA" w:rsidRDefault="0089065C" w:rsidP="0089065C">
            <w:pPr>
              <w:pStyle w:val="ListParagraph"/>
              <w:spacing w:before="120" w:after="120"/>
              <w:ind w:left="0"/>
              <w:rPr>
                <w:sz w:val="26"/>
                <w:szCs w:val="26"/>
              </w:rPr>
            </w:pPr>
            <w:r w:rsidRPr="00410FBA">
              <w:rPr>
                <w:sz w:val="26"/>
                <w:szCs w:val="26"/>
              </w:rPr>
              <w:t>Cho phép người dùng đồng bộ trạng thái gửi CQT của hóa đơn</w:t>
            </w:r>
          </w:p>
          <w:p w14:paraId="592D454B"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Thông tin đầu vào:</w:t>
            </w:r>
          </w:p>
          <w:p w14:paraId="38C8337A" w14:textId="77777777" w:rsidR="0089065C" w:rsidRPr="00410FBA" w:rsidRDefault="0089065C" w:rsidP="0089065C">
            <w:pPr>
              <w:spacing w:before="120" w:after="120"/>
              <w:rPr>
                <w:sz w:val="26"/>
                <w:szCs w:val="26"/>
              </w:rPr>
            </w:pPr>
            <w:r w:rsidRPr="00410FBA">
              <w:rPr>
                <w:sz w:val="26"/>
                <w:szCs w:val="26"/>
              </w:rPr>
              <w:t>+ Người dùng nhấn icon nút “Đồng bộ” tại hóa đơn muốn đồng bộ</w:t>
            </w:r>
          </w:p>
          <w:p w14:paraId="736B9201"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 xml:space="preserve">Thông tin đầu ra: </w:t>
            </w:r>
          </w:p>
          <w:p w14:paraId="00CD2388" w14:textId="77777777" w:rsidR="0089065C" w:rsidRPr="00410FBA" w:rsidRDefault="0089065C" w:rsidP="0089065C">
            <w:pPr>
              <w:pStyle w:val="ListParagraph"/>
              <w:spacing w:before="120" w:after="120"/>
              <w:ind w:left="0"/>
              <w:rPr>
                <w:sz w:val="26"/>
                <w:szCs w:val="26"/>
              </w:rPr>
            </w:pPr>
            <w:r w:rsidRPr="00410FBA">
              <w:rPr>
                <w:sz w:val="26"/>
                <w:szCs w:val="26"/>
              </w:rPr>
              <w:t>Trạng thái gửi CQT và mã CQT (nếu có mã) được đồng bộ về hệ thống</w:t>
            </w:r>
          </w:p>
          <w:p w14:paraId="58D8D2ED"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Chức năng xử lý:</w:t>
            </w:r>
          </w:p>
          <w:p w14:paraId="1120A29F" w14:textId="77777777" w:rsidR="0089065C" w:rsidRPr="00410FBA" w:rsidRDefault="0089065C" w:rsidP="0089065C">
            <w:pPr>
              <w:spacing w:before="120" w:after="120"/>
              <w:rPr>
                <w:i/>
                <w:sz w:val="26"/>
                <w:szCs w:val="26"/>
              </w:rPr>
            </w:pPr>
            <w:r w:rsidRPr="00410FBA">
              <w:rPr>
                <w:sz w:val="26"/>
                <w:szCs w:val="26"/>
              </w:rPr>
              <w:t xml:space="preserve">Hệ thống chỉ đồng bộ khi hóa đơn có tình trạng chưa đồng bộ và ở các trạng </w:t>
            </w:r>
            <w:r w:rsidRPr="00410FBA">
              <w:rPr>
                <w:sz w:val="26"/>
                <w:szCs w:val="26"/>
              </w:rPr>
              <w:lastRenderedPageBreak/>
              <w:t>thái đã phát hành thành công</w:t>
            </w:r>
          </w:p>
          <w:p w14:paraId="2C0B6882"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 xml:space="preserve">Các ngoại lệ: </w:t>
            </w:r>
          </w:p>
          <w:p w14:paraId="4CB50649" w14:textId="77777777" w:rsidR="0089065C" w:rsidRPr="00410FBA" w:rsidRDefault="0089065C" w:rsidP="0089065C">
            <w:pPr>
              <w:pStyle w:val="ListParagraph"/>
              <w:spacing w:before="120" w:after="120"/>
              <w:ind w:left="0"/>
              <w:rPr>
                <w:b/>
                <w:sz w:val="26"/>
                <w:szCs w:val="26"/>
              </w:rPr>
            </w:pPr>
            <w:r w:rsidRPr="00410FBA">
              <w:rPr>
                <w:sz w:val="26"/>
                <w:szCs w:val="26"/>
              </w:rPr>
              <w:t>Không có</w:t>
            </w:r>
          </w:p>
        </w:tc>
        <w:tc>
          <w:tcPr>
            <w:tcW w:w="436" w:type="pct"/>
          </w:tcPr>
          <w:p w14:paraId="57BF0E29" w14:textId="77777777" w:rsidR="0089065C" w:rsidRPr="00410FBA" w:rsidRDefault="0089065C" w:rsidP="0089065C">
            <w:pPr>
              <w:spacing w:before="120" w:after="120"/>
              <w:rPr>
                <w:sz w:val="26"/>
                <w:szCs w:val="26"/>
              </w:rPr>
            </w:pPr>
            <w:r w:rsidRPr="00410FBA">
              <w:rPr>
                <w:sz w:val="26"/>
                <w:szCs w:val="26"/>
              </w:rPr>
              <w:lastRenderedPageBreak/>
              <w:t>Cao</w:t>
            </w:r>
          </w:p>
        </w:tc>
        <w:tc>
          <w:tcPr>
            <w:tcW w:w="597" w:type="pct"/>
          </w:tcPr>
          <w:p w14:paraId="578F2D75" w14:textId="77777777" w:rsidR="0089065C" w:rsidRPr="00410FBA" w:rsidRDefault="0089065C" w:rsidP="0089065C">
            <w:pPr>
              <w:spacing w:before="120" w:after="120"/>
              <w:rPr>
                <w:sz w:val="26"/>
                <w:szCs w:val="26"/>
              </w:rPr>
            </w:pPr>
            <w:r w:rsidRPr="00410FBA">
              <w:rPr>
                <w:sz w:val="26"/>
                <w:szCs w:val="26"/>
              </w:rPr>
              <w:t>Cao</w:t>
            </w:r>
          </w:p>
        </w:tc>
        <w:tc>
          <w:tcPr>
            <w:tcW w:w="526" w:type="pct"/>
          </w:tcPr>
          <w:p w14:paraId="2ACFD74B" w14:textId="77777777" w:rsidR="0089065C" w:rsidRPr="00410FBA" w:rsidRDefault="0089065C" w:rsidP="0089065C">
            <w:pPr>
              <w:spacing w:before="120" w:after="120"/>
              <w:rPr>
                <w:sz w:val="26"/>
                <w:szCs w:val="26"/>
              </w:rPr>
            </w:pPr>
            <w:r w:rsidRPr="00410FBA">
              <w:rPr>
                <w:sz w:val="26"/>
                <w:szCs w:val="26"/>
              </w:rPr>
              <w:t>Nhân viên kế toán</w:t>
            </w:r>
          </w:p>
        </w:tc>
      </w:tr>
      <w:tr w:rsidR="0089065C" w:rsidRPr="00410FBA" w14:paraId="2B3FDC90" w14:textId="77777777" w:rsidTr="00A25C65">
        <w:tc>
          <w:tcPr>
            <w:tcW w:w="393" w:type="pct"/>
          </w:tcPr>
          <w:p w14:paraId="7B7EE62E" w14:textId="77777777" w:rsidR="0089065C" w:rsidRPr="00410FBA" w:rsidRDefault="0089065C" w:rsidP="0089065C">
            <w:pPr>
              <w:pStyle w:val="ListParagraph"/>
              <w:spacing w:before="120" w:after="120"/>
              <w:ind w:left="0"/>
              <w:rPr>
                <w:sz w:val="26"/>
                <w:szCs w:val="26"/>
              </w:rPr>
            </w:pPr>
            <w:r w:rsidRPr="00410FBA">
              <w:rPr>
                <w:sz w:val="26"/>
                <w:szCs w:val="26"/>
              </w:rPr>
              <w:t>9</w:t>
            </w:r>
          </w:p>
        </w:tc>
        <w:tc>
          <w:tcPr>
            <w:tcW w:w="821" w:type="pct"/>
          </w:tcPr>
          <w:p w14:paraId="4E517FF4" w14:textId="5E3632B9" w:rsidR="0089065C" w:rsidRPr="00410FBA" w:rsidRDefault="002953DC" w:rsidP="0089065C">
            <w:pPr>
              <w:spacing w:before="120" w:after="120"/>
              <w:jc w:val="center"/>
              <w:rPr>
                <w:sz w:val="26"/>
                <w:szCs w:val="26"/>
              </w:rPr>
            </w:pPr>
            <w:r w:rsidRPr="00410FBA">
              <w:rPr>
                <w:sz w:val="26"/>
                <w:szCs w:val="26"/>
              </w:rPr>
              <w:t>UR_HDDT_042.01.09</w:t>
            </w:r>
          </w:p>
        </w:tc>
        <w:tc>
          <w:tcPr>
            <w:tcW w:w="717" w:type="pct"/>
          </w:tcPr>
          <w:p w14:paraId="27A68D2F" w14:textId="77777777" w:rsidR="0089065C" w:rsidRPr="00410FBA" w:rsidRDefault="0089065C" w:rsidP="0089065C">
            <w:pPr>
              <w:spacing w:before="120" w:after="120"/>
              <w:rPr>
                <w:sz w:val="26"/>
                <w:szCs w:val="26"/>
              </w:rPr>
            </w:pPr>
            <w:r w:rsidRPr="00410FBA">
              <w:rPr>
                <w:sz w:val="26"/>
                <w:szCs w:val="26"/>
              </w:rPr>
              <w:t>Xem chi tiết hóa đơn</w:t>
            </w:r>
          </w:p>
        </w:tc>
        <w:tc>
          <w:tcPr>
            <w:tcW w:w="1510" w:type="pct"/>
          </w:tcPr>
          <w:p w14:paraId="3B82F9E0" w14:textId="77777777" w:rsidR="0089065C" w:rsidRPr="00410FBA" w:rsidRDefault="0089065C" w:rsidP="0089065C">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2AB8C9E3" w14:textId="77777777" w:rsidR="0089065C" w:rsidRPr="00410FBA" w:rsidRDefault="0089065C" w:rsidP="0089065C">
            <w:pPr>
              <w:pStyle w:val="ListParagraph"/>
              <w:spacing w:before="120" w:after="120"/>
              <w:ind w:left="0"/>
              <w:rPr>
                <w:sz w:val="26"/>
                <w:szCs w:val="26"/>
              </w:rPr>
            </w:pPr>
            <w:r w:rsidRPr="00410FBA">
              <w:rPr>
                <w:sz w:val="26"/>
                <w:szCs w:val="26"/>
              </w:rPr>
              <w:t>Cho phép người dùng xem chi tiết hóa đơn</w:t>
            </w:r>
          </w:p>
          <w:p w14:paraId="0E25D632"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Thông tin đầu vào:</w:t>
            </w:r>
          </w:p>
          <w:p w14:paraId="5C96EFA3" w14:textId="77777777" w:rsidR="0089065C" w:rsidRPr="00410FBA" w:rsidRDefault="0089065C" w:rsidP="0089065C">
            <w:pPr>
              <w:spacing w:before="120" w:after="120"/>
              <w:rPr>
                <w:sz w:val="26"/>
                <w:szCs w:val="26"/>
              </w:rPr>
            </w:pPr>
            <w:r w:rsidRPr="00410FBA">
              <w:rPr>
                <w:sz w:val="26"/>
                <w:szCs w:val="26"/>
              </w:rPr>
              <w:t>+ Người dùng nhấn icon nút “Xem chi tiết” tại hóa đơn muốn xem</w:t>
            </w:r>
          </w:p>
          <w:p w14:paraId="25743840"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 xml:space="preserve">Thông tin đầu ra: </w:t>
            </w:r>
          </w:p>
          <w:p w14:paraId="769EC8A3" w14:textId="77777777" w:rsidR="0089065C" w:rsidRPr="00410FBA" w:rsidRDefault="0089065C" w:rsidP="0089065C">
            <w:pPr>
              <w:pStyle w:val="ListParagraph"/>
              <w:spacing w:before="120" w:after="120"/>
              <w:ind w:left="0"/>
              <w:rPr>
                <w:sz w:val="26"/>
                <w:szCs w:val="26"/>
              </w:rPr>
            </w:pPr>
            <w:r w:rsidRPr="00410FBA">
              <w:rPr>
                <w:sz w:val="26"/>
                <w:szCs w:val="26"/>
              </w:rPr>
              <w:t>Hóa đơn hiện ra chi tiết</w:t>
            </w:r>
          </w:p>
          <w:p w14:paraId="448409CE"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Chức năng xử lý:</w:t>
            </w:r>
          </w:p>
          <w:p w14:paraId="1878EF97" w14:textId="77777777" w:rsidR="0089065C" w:rsidRPr="00410FBA" w:rsidRDefault="0089065C" w:rsidP="0089065C">
            <w:pPr>
              <w:spacing w:before="120" w:after="120"/>
              <w:rPr>
                <w:sz w:val="26"/>
                <w:szCs w:val="26"/>
                <w:lang w:val="vi-VN"/>
              </w:rPr>
            </w:pPr>
            <w:r w:rsidRPr="00410FBA">
              <w:rPr>
                <w:sz w:val="26"/>
                <w:szCs w:val="26"/>
              </w:rPr>
              <w:t xml:space="preserve">+ Xem chi tiết hóa đơn: hệ thống </w:t>
            </w:r>
            <w:r w:rsidRPr="00410FBA">
              <w:rPr>
                <w:sz w:val="26"/>
                <w:szCs w:val="26"/>
                <w:lang w:val="vi-VN"/>
              </w:rPr>
              <w:t xml:space="preserve">gọi API sang bên HDDT để </w:t>
            </w:r>
            <w:r w:rsidRPr="00410FBA">
              <w:rPr>
                <w:sz w:val="26"/>
                <w:szCs w:val="26"/>
              </w:rPr>
              <w:t>lấy</w:t>
            </w:r>
            <w:r w:rsidRPr="00410FBA">
              <w:rPr>
                <w:sz w:val="26"/>
                <w:szCs w:val="26"/>
                <w:lang w:val="vi-VN"/>
              </w:rPr>
              <w:t xml:space="preserve"> link html view nội dung hóa đơn</w:t>
            </w:r>
          </w:p>
          <w:p w14:paraId="728C3FD4" w14:textId="77777777" w:rsidR="0089065C" w:rsidRPr="00410FBA" w:rsidRDefault="0089065C" w:rsidP="0089065C">
            <w:pPr>
              <w:spacing w:before="120" w:after="120"/>
              <w:rPr>
                <w:sz w:val="26"/>
                <w:szCs w:val="26"/>
              </w:rPr>
            </w:pPr>
            <w:r w:rsidRPr="00410FBA">
              <w:rPr>
                <w:sz w:val="26"/>
                <w:szCs w:val="26"/>
              </w:rPr>
              <w:t>+ Tải file pdf hóa đơn: hệ thống cho phép người dùng tải</w:t>
            </w:r>
            <w:r w:rsidRPr="00410FBA">
              <w:rPr>
                <w:sz w:val="26"/>
                <w:szCs w:val="26"/>
                <w:lang w:val="vi-VN"/>
              </w:rPr>
              <w:t xml:space="preserve"> file hóa đơn về</w:t>
            </w:r>
            <w:r w:rsidRPr="00410FBA">
              <w:rPr>
                <w:sz w:val="26"/>
                <w:szCs w:val="26"/>
              </w:rPr>
              <w:t xml:space="preserve"> thiết bị</w:t>
            </w:r>
          </w:p>
          <w:p w14:paraId="0979AF44" w14:textId="77777777" w:rsidR="0089065C" w:rsidRPr="00410FBA" w:rsidRDefault="0089065C" w:rsidP="0089065C">
            <w:pPr>
              <w:spacing w:before="120" w:after="120"/>
              <w:rPr>
                <w:sz w:val="26"/>
                <w:szCs w:val="26"/>
              </w:rPr>
            </w:pPr>
            <w:r w:rsidRPr="00410FBA">
              <w:rPr>
                <w:sz w:val="26"/>
                <w:szCs w:val="26"/>
              </w:rPr>
              <w:t>+ Thay thế hóa đơn: chức năng này hoạt động khi hóa đơn đang xem là hóa đơn gốc. Người dùng bấm vào nút “Thay thế” =&gt; hệ thống chuyển sang màn hình chức năng lập hóa đơn thay thế</w:t>
            </w:r>
          </w:p>
          <w:p w14:paraId="1C4571F0" w14:textId="77777777" w:rsidR="0089065C" w:rsidRPr="00410FBA" w:rsidRDefault="0089065C" w:rsidP="0089065C">
            <w:pPr>
              <w:spacing w:before="120" w:after="120"/>
              <w:rPr>
                <w:sz w:val="26"/>
                <w:szCs w:val="26"/>
              </w:rPr>
            </w:pPr>
            <w:r w:rsidRPr="00410FBA">
              <w:rPr>
                <w:sz w:val="26"/>
                <w:szCs w:val="26"/>
              </w:rPr>
              <w:lastRenderedPageBreak/>
              <w:t>+ Điều chỉnh: chức năng này hoạt động khi hóa đơn đang xem là hóa đơn gốc. Điều chỉnh gồm có: Điều chỉnh tăng; Điều chỉnh giảm; Điều chỉnh thông tin</w:t>
            </w:r>
          </w:p>
          <w:p w14:paraId="2F30BA70" w14:textId="77777777" w:rsidR="0089065C" w:rsidRPr="00410FBA" w:rsidRDefault="0089065C" w:rsidP="0089065C">
            <w:pPr>
              <w:spacing w:before="120" w:after="120"/>
              <w:rPr>
                <w:sz w:val="26"/>
                <w:szCs w:val="26"/>
              </w:rPr>
            </w:pPr>
            <w:r w:rsidRPr="00410FBA">
              <w:rPr>
                <w:sz w:val="26"/>
                <w:szCs w:val="26"/>
              </w:rPr>
              <w:t>+ Hủy hóa đơn: chức năng này hoạt động khi hóa đơn đang xem là hóa đơn gốc. Khi bấm vào nút Hủy bỏ thì chuyển sang màn hình chức năng hủy bỏ</w:t>
            </w:r>
          </w:p>
          <w:p w14:paraId="7B6D21A4" w14:textId="77777777" w:rsidR="0089065C" w:rsidRPr="00410FBA" w:rsidRDefault="0089065C" w:rsidP="0089065C">
            <w:pPr>
              <w:pStyle w:val="NormalWeb"/>
              <w:spacing w:before="0" w:beforeAutospacing="0" w:after="0" w:afterAutospacing="0"/>
              <w:textAlignment w:val="baseline"/>
              <w:rPr>
                <w:sz w:val="26"/>
                <w:szCs w:val="26"/>
              </w:rPr>
            </w:pPr>
            <w:r w:rsidRPr="00410FBA">
              <w:rPr>
                <w:sz w:val="26"/>
                <w:szCs w:val="26"/>
              </w:rPr>
              <w:t>+ In hóa đơn: Khi người dùng nhấn vào icon nút In =&gt; hệ thống hiển thị cửa sổ in để người dùng tiếp tục thao tác</w:t>
            </w:r>
          </w:p>
          <w:p w14:paraId="24B0914F" w14:textId="77777777" w:rsidR="0089065C" w:rsidRPr="00410FBA" w:rsidRDefault="0089065C" w:rsidP="0089065C">
            <w:pPr>
              <w:pStyle w:val="NormalWeb"/>
              <w:spacing w:before="0" w:beforeAutospacing="0" w:after="0" w:afterAutospacing="0"/>
              <w:textAlignment w:val="baseline"/>
              <w:rPr>
                <w:rFonts w:ascii="Arial" w:hAnsi="Arial" w:cs="Arial"/>
                <w:sz w:val="22"/>
                <w:szCs w:val="22"/>
                <w:rPrChange w:id="715" w:author="Dang Oanh" w:date="2024-05-31T15:47:00Z" w16du:dateUtc="2024-05-31T08:47:00Z">
                  <w:rPr>
                    <w:rFonts w:ascii="Arial" w:hAnsi="Arial" w:cs="Arial"/>
                    <w:color w:val="000000"/>
                    <w:sz w:val="22"/>
                    <w:szCs w:val="22"/>
                  </w:rPr>
                </w:rPrChange>
              </w:rPr>
            </w:pPr>
            <w:r w:rsidRPr="00410FBA">
              <w:rPr>
                <w:sz w:val="26"/>
                <w:szCs w:val="26"/>
              </w:rPr>
              <w:t>+ Tải hóa đơn: Khi người dùng nhấn vào nút Tải hóa đơn thì cho phép tải file .zip (gồm file html và xml) đặt tên theo mẫu số_ký hiệu_số hóa đơn.</w:t>
            </w:r>
          </w:p>
          <w:p w14:paraId="24C33993" w14:textId="77777777" w:rsidR="0089065C" w:rsidRPr="00410FBA" w:rsidRDefault="0089065C" w:rsidP="0089065C">
            <w:pPr>
              <w:pStyle w:val="ListParagraph"/>
              <w:numPr>
                <w:ilvl w:val="0"/>
                <w:numId w:val="18"/>
              </w:numPr>
              <w:spacing w:before="120" w:after="120"/>
              <w:rPr>
                <w:b/>
                <w:sz w:val="26"/>
                <w:szCs w:val="26"/>
              </w:rPr>
            </w:pPr>
            <w:r w:rsidRPr="00410FBA">
              <w:rPr>
                <w:b/>
                <w:sz w:val="26"/>
                <w:szCs w:val="26"/>
              </w:rPr>
              <w:t xml:space="preserve">Các ngoại lệ: </w:t>
            </w:r>
          </w:p>
          <w:p w14:paraId="708486E1" w14:textId="77777777" w:rsidR="0089065C" w:rsidRPr="00410FBA" w:rsidRDefault="0089065C" w:rsidP="0089065C">
            <w:pPr>
              <w:pStyle w:val="ListParagraph"/>
              <w:spacing w:before="120" w:after="120"/>
              <w:ind w:left="0"/>
              <w:rPr>
                <w:b/>
                <w:sz w:val="26"/>
                <w:szCs w:val="26"/>
              </w:rPr>
            </w:pPr>
            <w:r w:rsidRPr="00410FBA">
              <w:rPr>
                <w:sz w:val="26"/>
                <w:szCs w:val="26"/>
              </w:rPr>
              <w:t>Không có</w:t>
            </w:r>
          </w:p>
        </w:tc>
        <w:tc>
          <w:tcPr>
            <w:tcW w:w="436" w:type="pct"/>
          </w:tcPr>
          <w:p w14:paraId="273754B5" w14:textId="77777777" w:rsidR="0089065C" w:rsidRPr="00410FBA" w:rsidRDefault="0089065C" w:rsidP="0089065C">
            <w:pPr>
              <w:spacing w:before="120" w:after="120"/>
              <w:rPr>
                <w:sz w:val="26"/>
                <w:szCs w:val="26"/>
              </w:rPr>
            </w:pPr>
            <w:r w:rsidRPr="00410FBA">
              <w:rPr>
                <w:sz w:val="26"/>
                <w:szCs w:val="26"/>
              </w:rPr>
              <w:lastRenderedPageBreak/>
              <w:t>Cao</w:t>
            </w:r>
          </w:p>
        </w:tc>
        <w:tc>
          <w:tcPr>
            <w:tcW w:w="597" w:type="pct"/>
          </w:tcPr>
          <w:p w14:paraId="10B97E0C" w14:textId="77777777" w:rsidR="0089065C" w:rsidRPr="00410FBA" w:rsidRDefault="0089065C" w:rsidP="0089065C">
            <w:pPr>
              <w:spacing w:before="120" w:after="120"/>
              <w:rPr>
                <w:sz w:val="26"/>
                <w:szCs w:val="26"/>
              </w:rPr>
            </w:pPr>
            <w:r w:rsidRPr="00410FBA">
              <w:rPr>
                <w:sz w:val="26"/>
                <w:szCs w:val="26"/>
              </w:rPr>
              <w:t>Cao</w:t>
            </w:r>
          </w:p>
        </w:tc>
        <w:tc>
          <w:tcPr>
            <w:tcW w:w="526" w:type="pct"/>
          </w:tcPr>
          <w:p w14:paraId="3725411E" w14:textId="77777777" w:rsidR="0089065C" w:rsidRPr="00410FBA" w:rsidRDefault="0089065C" w:rsidP="0089065C">
            <w:pPr>
              <w:spacing w:before="120" w:after="120"/>
              <w:rPr>
                <w:sz w:val="26"/>
                <w:szCs w:val="26"/>
              </w:rPr>
            </w:pPr>
            <w:r w:rsidRPr="00410FBA">
              <w:rPr>
                <w:sz w:val="26"/>
                <w:szCs w:val="26"/>
              </w:rPr>
              <w:t>Nhân viên kế toán</w:t>
            </w:r>
          </w:p>
        </w:tc>
      </w:tr>
    </w:tbl>
    <w:p w14:paraId="4BFD50C9" w14:textId="77777777" w:rsidR="00634C5E" w:rsidRPr="00410FBA" w:rsidRDefault="00634C5E" w:rsidP="00634C5E"/>
    <w:p w14:paraId="50110C01" w14:textId="77777777" w:rsidR="00634C5E" w:rsidRPr="00410FBA" w:rsidRDefault="00CE593F" w:rsidP="00634C5E">
      <w:pPr>
        <w:pStyle w:val="Heading3"/>
        <w:numPr>
          <w:ilvl w:val="0"/>
          <w:numId w:val="0"/>
        </w:numPr>
      </w:pPr>
      <w:bookmarkStart w:id="716" w:name="_Toc167894540"/>
      <w:r w:rsidRPr="00410FBA">
        <w:t>IV.3</w:t>
      </w:r>
      <w:r w:rsidR="00634C5E" w:rsidRPr="00410FBA">
        <w:t>.2 Dữ liệu hóa đơn từ máy tính tiền</w:t>
      </w:r>
      <w:bookmarkEnd w:id="716"/>
    </w:p>
    <w:tbl>
      <w:tblPr>
        <w:tblStyle w:val="TableGrid"/>
        <w:tblW w:w="5000" w:type="pct"/>
        <w:tblLook w:val="04A0" w:firstRow="1" w:lastRow="0" w:firstColumn="1" w:lastColumn="0" w:noHBand="0" w:noVBand="1"/>
      </w:tblPr>
      <w:tblGrid>
        <w:gridCol w:w="708"/>
        <w:gridCol w:w="2600"/>
        <w:gridCol w:w="851"/>
        <w:gridCol w:w="2471"/>
        <w:gridCol w:w="733"/>
        <w:gridCol w:w="823"/>
        <w:gridCol w:w="878"/>
      </w:tblGrid>
      <w:tr w:rsidR="00410FBA" w:rsidRPr="00410FBA" w14:paraId="5FF4AA71" w14:textId="77777777" w:rsidTr="00993AC2">
        <w:tc>
          <w:tcPr>
            <w:tcW w:w="393" w:type="pct"/>
          </w:tcPr>
          <w:p w14:paraId="39066C2A" w14:textId="77777777" w:rsidR="00993AC2" w:rsidRPr="00410FBA" w:rsidRDefault="00993AC2" w:rsidP="00993AC2">
            <w:pPr>
              <w:spacing w:before="120" w:after="120"/>
              <w:jc w:val="center"/>
              <w:rPr>
                <w:b/>
                <w:sz w:val="26"/>
                <w:szCs w:val="26"/>
              </w:rPr>
            </w:pPr>
            <w:r w:rsidRPr="00410FBA">
              <w:rPr>
                <w:b/>
                <w:sz w:val="26"/>
                <w:szCs w:val="26"/>
              </w:rPr>
              <w:t>STT</w:t>
            </w:r>
          </w:p>
        </w:tc>
        <w:tc>
          <w:tcPr>
            <w:tcW w:w="821" w:type="pct"/>
          </w:tcPr>
          <w:p w14:paraId="46704D04" w14:textId="77777777" w:rsidR="00993AC2" w:rsidRPr="00410FBA" w:rsidRDefault="00993AC2" w:rsidP="00993AC2">
            <w:pPr>
              <w:spacing w:before="120" w:after="120"/>
              <w:jc w:val="center"/>
              <w:rPr>
                <w:b/>
                <w:sz w:val="26"/>
                <w:szCs w:val="26"/>
              </w:rPr>
            </w:pPr>
            <w:r w:rsidRPr="00410FBA">
              <w:rPr>
                <w:b/>
                <w:sz w:val="26"/>
                <w:szCs w:val="26"/>
              </w:rPr>
              <w:t>Mã yêu cầu</w:t>
            </w:r>
          </w:p>
        </w:tc>
        <w:tc>
          <w:tcPr>
            <w:tcW w:w="717" w:type="pct"/>
          </w:tcPr>
          <w:p w14:paraId="5D477069" w14:textId="77777777" w:rsidR="00993AC2" w:rsidRPr="00410FBA" w:rsidRDefault="00993AC2" w:rsidP="00993AC2">
            <w:pPr>
              <w:spacing w:before="120" w:after="120"/>
              <w:jc w:val="center"/>
              <w:rPr>
                <w:b/>
                <w:sz w:val="26"/>
                <w:szCs w:val="26"/>
              </w:rPr>
            </w:pPr>
            <w:r w:rsidRPr="00410FBA">
              <w:rPr>
                <w:b/>
                <w:sz w:val="26"/>
                <w:szCs w:val="26"/>
              </w:rPr>
              <w:t>Tên yêu cầu</w:t>
            </w:r>
          </w:p>
        </w:tc>
        <w:tc>
          <w:tcPr>
            <w:tcW w:w="1510" w:type="pct"/>
          </w:tcPr>
          <w:p w14:paraId="18B063CF" w14:textId="77777777" w:rsidR="00993AC2" w:rsidRPr="00410FBA" w:rsidRDefault="00993AC2" w:rsidP="00993AC2">
            <w:pPr>
              <w:spacing w:before="120" w:after="120"/>
              <w:jc w:val="center"/>
              <w:rPr>
                <w:b/>
                <w:sz w:val="26"/>
                <w:szCs w:val="26"/>
              </w:rPr>
            </w:pPr>
            <w:r w:rsidRPr="00410FBA">
              <w:rPr>
                <w:b/>
                <w:sz w:val="26"/>
                <w:szCs w:val="26"/>
              </w:rPr>
              <w:t xml:space="preserve">Mô tả </w:t>
            </w:r>
          </w:p>
        </w:tc>
        <w:tc>
          <w:tcPr>
            <w:tcW w:w="436" w:type="pct"/>
          </w:tcPr>
          <w:p w14:paraId="41F1B2BF" w14:textId="77777777" w:rsidR="00993AC2" w:rsidRPr="00410FBA" w:rsidRDefault="00993AC2" w:rsidP="00993AC2">
            <w:pPr>
              <w:spacing w:before="120" w:after="120"/>
              <w:jc w:val="center"/>
              <w:rPr>
                <w:b/>
                <w:sz w:val="26"/>
                <w:szCs w:val="26"/>
              </w:rPr>
            </w:pPr>
            <w:r w:rsidRPr="00410FBA">
              <w:rPr>
                <w:b/>
                <w:sz w:val="26"/>
                <w:szCs w:val="26"/>
              </w:rPr>
              <w:t>Mức độ ưu tiên</w:t>
            </w:r>
          </w:p>
        </w:tc>
        <w:tc>
          <w:tcPr>
            <w:tcW w:w="597" w:type="pct"/>
          </w:tcPr>
          <w:p w14:paraId="70632C37" w14:textId="77777777" w:rsidR="00993AC2" w:rsidRPr="00410FBA" w:rsidRDefault="00993AC2" w:rsidP="00993AC2">
            <w:pPr>
              <w:spacing w:before="120" w:after="120"/>
              <w:jc w:val="center"/>
              <w:rPr>
                <w:b/>
                <w:sz w:val="26"/>
                <w:szCs w:val="26"/>
              </w:rPr>
            </w:pPr>
            <w:r w:rsidRPr="00410FBA">
              <w:rPr>
                <w:b/>
                <w:sz w:val="26"/>
                <w:szCs w:val="26"/>
              </w:rPr>
              <w:t>Mức độ quan trọng</w:t>
            </w:r>
          </w:p>
        </w:tc>
        <w:tc>
          <w:tcPr>
            <w:tcW w:w="526" w:type="pct"/>
          </w:tcPr>
          <w:p w14:paraId="27A42A3A" w14:textId="77777777" w:rsidR="00993AC2" w:rsidRPr="00410FBA" w:rsidRDefault="00993AC2" w:rsidP="00993AC2">
            <w:pPr>
              <w:spacing w:before="120" w:after="120"/>
              <w:jc w:val="center"/>
              <w:rPr>
                <w:b/>
                <w:sz w:val="26"/>
                <w:szCs w:val="26"/>
              </w:rPr>
            </w:pPr>
            <w:r w:rsidRPr="00410FBA">
              <w:rPr>
                <w:b/>
                <w:sz w:val="26"/>
                <w:szCs w:val="26"/>
              </w:rPr>
              <w:t>Đối tượng liên quan</w:t>
            </w:r>
          </w:p>
        </w:tc>
      </w:tr>
      <w:tr w:rsidR="00410FBA" w:rsidRPr="00410FBA" w14:paraId="1D64EA84" w14:textId="77777777" w:rsidTr="00993AC2">
        <w:tc>
          <w:tcPr>
            <w:tcW w:w="393" w:type="pct"/>
          </w:tcPr>
          <w:p w14:paraId="483B93CE" w14:textId="77777777" w:rsidR="00993AC2" w:rsidRPr="00410FBA" w:rsidRDefault="00993AC2" w:rsidP="00993AC2">
            <w:pPr>
              <w:pStyle w:val="ListParagraph"/>
              <w:spacing w:before="120" w:after="120"/>
              <w:ind w:left="0"/>
              <w:rPr>
                <w:sz w:val="26"/>
                <w:szCs w:val="26"/>
              </w:rPr>
            </w:pPr>
            <w:r w:rsidRPr="00410FBA">
              <w:rPr>
                <w:sz w:val="26"/>
                <w:szCs w:val="26"/>
              </w:rPr>
              <w:t>1</w:t>
            </w:r>
          </w:p>
        </w:tc>
        <w:tc>
          <w:tcPr>
            <w:tcW w:w="821" w:type="pct"/>
          </w:tcPr>
          <w:p w14:paraId="30A22F1D" w14:textId="1AED109F" w:rsidR="00993AC2" w:rsidRPr="00410FBA" w:rsidRDefault="002953DC" w:rsidP="00993AC2">
            <w:pPr>
              <w:spacing w:before="120" w:after="120"/>
              <w:jc w:val="center"/>
              <w:rPr>
                <w:sz w:val="26"/>
                <w:szCs w:val="26"/>
              </w:rPr>
            </w:pPr>
            <w:r w:rsidRPr="00410FBA">
              <w:rPr>
                <w:sz w:val="26"/>
                <w:szCs w:val="26"/>
              </w:rPr>
              <w:t>UR_HDDT_042.09.01</w:t>
            </w:r>
          </w:p>
        </w:tc>
        <w:tc>
          <w:tcPr>
            <w:tcW w:w="717" w:type="pct"/>
          </w:tcPr>
          <w:p w14:paraId="58F626E1" w14:textId="77777777" w:rsidR="00993AC2" w:rsidRPr="00410FBA" w:rsidRDefault="00993AC2" w:rsidP="00993AC2">
            <w:pPr>
              <w:spacing w:before="120" w:after="120"/>
              <w:rPr>
                <w:sz w:val="26"/>
                <w:szCs w:val="26"/>
              </w:rPr>
            </w:pPr>
            <w:r w:rsidRPr="00410FBA">
              <w:rPr>
                <w:sz w:val="26"/>
                <w:szCs w:val="26"/>
              </w:rPr>
              <w:t xml:space="preserve">Xem danh sách </w:t>
            </w:r>
            <w:r w:rsidRPr="00410FBA">
              <w:rPr>
                <w:sz w:val="26"/>
                <w:szCs w:val="26"/>
              </w:rPr>
              <w:lastRenderedPageBreak/>
              <w:t>hóa đơn</w:t>
            </w:r>
          </w:p>
        </w:tc>
        <w:tc>
          <w:tcPr>
            <w:tcW w:w="1510" w:type="pct"/>
          </w:tcPr>
          <w:p w14:paraId="763E5A2E" w14:textId="77777777" w:rsidR="00993AC2" w:rsidRPr="00410FBA" w:rsidRDefault="00993AC2" w:rsidP="00993AC2">
            <w:pPr>
              <w:pStyle w:val="ListParagraph"/>
              <w:numPr>
                <w:ilvl w:val="0"/>
                <w:numId w:val="19"/>
              </w:numPr>
              <w:spacing w:before="120" w:after="120"/>
              <w:ind w:left="0" w:firstLine="0"/>
              <w:rPr>
                <w:sz w:val="26"/>
                <w:szCs w:val="26"/>
              </w:rPr>
            </w:pPr>
            <w:r w:rsidRPr="00410FBA">
              <w:rPr>
                <w:b/>
                <w:sz w:val="26"/>
                <w:szCs w:val="26"/>
              </w:rPr>
              <w:lastRenderedPageBreak/>
              <w:t xml:space="preserve">Phát biểu yêu cầu: </w:t>
            </w:r>
          </w:p>
          <w:p w14:paraId="51168BC0" w14:textId="77777777" w:rsidR="00993AC2" w:rsidRPr="00410FBA" w:rsidRDefault="00993AC2" w:rsidP="00993AC2">
            <w:pPr>
              <w:pStyle w:val="ListParagraph"/>
              <w:spacing w:before="120" w:after="120"/>
              <w:ind w:left="0"/>
              <w:rPr>
                <w:sz w:val="26"/>
                <w:szCs w:val="26"/>
              </w:rPr>
            </w:pPr>
            <w:r w:rsidRPr="00410FBA">
              <w:rPr>
                <w:sz w:val="26"/>
                <w:szCs w:val="26"/>
              </w:rPr>
              <w:t xml:space="preserve">Cho phép người dùng xem danh sách </w:t>
            </w:r>
            <w:r w:rsidRPr="00410FBA">
              <w:rPr>
                <w:sz w:val="26"/>
                <w:szCs w:val="26"/>
              </w:rPr>
              <w:lastRenderedPageBreak/>
              <w:t>hóa đơn và tìm kiếm hóa đơn</w:t>
            </w:r>
          </w:p>
          <w:p w14:paraId="68FC1419" w14:textId="77777777" w:rsidR="00993AC2" w:rsidRPr="00410FBA" w:rsidRDefault="00993AC2" w:rsidP="00993AC2">
            <w:pPr>
              <w:pStyle w:val="ListParagraph"/>
              <w:numPr>
                <w:ilvl w:val="0"/>
                <w:numId w:val="18"/>
              </w:numPr>
              <w:spacing w:before="120" w:after="120"/>
              <w:rPr>
                <w:b/>
                <w:sz w:val="26"/>
                <w:szCs w:val="26"/>
              </w:rPr>
            </w:pPr>
            <w:r w:rsidRPr="00410FBA">
              <w:rPr>
                <w:b/>
                <w:sz w:val="26"/>
                <w:szCs w:val="26"/>
              </w:rPr>
              <w:t>Thông tin đầu vào:</w:t>
            </w:r>
          </w:p>
          <w:p w14:paraId="299BEAA2" w14:textId="77777777" w:rsidR="00993AC2" w:rsidRPr="00410FBA" w:rsidRDefault="00993AC2" w:rsidP="00993AC2">
            <w:pPr>
              <w:spacing w:before="120" w:after="120"/>
              <w:rPr>
                <w:sz w:val="26"/>
                <w:szCs w:val="26"/>
              </w:rPr>
            </w:pPr>
            <w:r w:rsidRPr="00410FBA">
              <w:rPr>
                <w:sz w:val="26"/>
                <w:szCs w:val="26"/>
              </w:rPr>
              <w:t>Dữ liệu hóa đơn có trên hệ thống</w:t>
            </w:r>
          </w:p>
          <w:p w14:paraId="5D8523BD" w14:textId="77777777" w:rsidR="00993AC2" w:rsidRPr="00410FBA" w:rsidRDefault="00993AC2" w:rsidP="00993AC2">
            <w:pPr>
              <w:pStyle w:val="ListParagraph"/>
              <w:numPr>
                <w:ilvl w:val="0"/>
                <w:numId w:val="18"/>
              </w:numPr>
              <w:spacing w:before="120" w:after="120"/>
              <w:rPr>
                <w:b/>
                <w:sz w:val="26"/>
                <w:szCs w:val="26"/>
              </w:rPr>
            </w:pPr>
            <w:r w:rsidRPr="00410FBA">
              <w:rPr>
                <w:b/>
                <w:sz w:val="26"/>
                <w:szCs w:val="26"/>
              </w:rPr>
              <w:t xml:space="preserve">Thông tin đầu ra: </w:t>
            </w:r>
          </w:p>
          <w:p w14:paraId="57B8F029" w14:textId="77777777" w:rsidR="00993AC2" w:rsidRPr="00410FBA" w:rsidRDefault="00993AC2" w:rsidP="00993AC2">
            <w:pPr>
              <w:spacing w:before="120" w:after="120"/>
              <w:rPr>
                <w:sz w:val="26"/>
                <w:szCs w:val="26"/>
                <w:u w:val="single"/>
              </w:rPr>
            </w:pPr>
            <w:r w:rsidRPr="00410FBA">
              <w:rPr>
                <w:sz w:val="26"/>
                <w:szCs w:val="26"/>
                <w:u w:val="single"/>
              </w:rPr>
              <w:t>Danh sách gồm các trường thông tin sau:</w:t>
            </w:r>
          </w:p>
          <w:p w14:paraId="6CE24150" w14:textId="77777777" w:rsidR="00993AC2" w:rsidRPr="00410FBA" w:rsidRDefault="00993AC2" w:rsidP="00993AC2">
            <w:pPr>
              <w:spacing w:before="120" w:after="120"/>
              <w:rPr>
                <w:sz w:val="26"/>
                <w:szCs w:val="26"/>
              </w:rPr>
            </w:pPr>
            <w:r w:rsidRPr="00410FBA">
              <w:rPr>
                <w:sz w:val="26"/>
                <w:szCs w:val="26"/>
              </w:rPr>
              <w:t>+ STT</w:t>
            </w:r>
          </w:p>
          <w:p w14:paraId="3EF093E5" w14:textId="77777777" w:rsidR="00993AC2" w:rsidRPr="00410FBA" w:rsidRDefault="00993AC2" w:rsidP="00993AC2">
            <w:pPr>
              <w:spacing w:before="120" w:after="120"/>
              <w:rPr>
                <w:sz w:val="26"/>
                <w:szCs w:val="26"/>
              </w:rPr>
            </w:pPr>
            <w:r w:rsidRPr="00410FBA">
              <w:rPr>
                <w:sz w:val="26"/>
                <w:szCs w:val="26"/>
              </w:rPr>
              <w:t>+ Mẫu số</w:t>
            </w:r>
          </w:p>
          <w:p w14:paraId="2E669F85" w14:textId="77777777" w:rsidR="00993AC2" w:rsidRPr="00410FBA" w:rsidRDefault="00993AC2" w:rsidP="00993AC2">
            <w:pPr>
              <w:spacing w:before="120" w:after="120"/>
              <w:rPr>
                <w:sz w:val="26"/>
                <w:szCs w:val="26"/>
              </w:rPr>
            </w:pPr>
            <w:r w:rsidRPr="00410FBA">
              <w:rPr>
                <w:sz w:val="26"/>
                <w:szCs w:val="26"/>
              </w:rPr>
              <w:t>+ Ký hiệu</w:t>
            </w:r>
          </w:p>
          <w:p w14:paraId="3202774D" w14:textId="77777777" w:rsidR="00694472" w:rsidRPr="00410FBA" w:rsidRDefault="00694472" w:rsidP="00993AC2">
            <w:pPr>
              <w:spacing w:before="120" w:after="120"/>
              <w:rPr>
                <w:sz w:val="26"/>
                <w:szCs w:val="26"/>
              </w:rPr>
            </w:pPr>
            <w:r w:rsidRPr="00410FBA">
              <w:rPr>
                <w:sz w:val="26"/>
                <w:szCs w:val="26"/>
              </w:rPr>
              <w:t>+ Số hóa đơn</w:t>
            </w:r>
          </w:p>
          <w:p w14:paraId="23A7917A" w14:textId="77777777" w:rsidR="00694472" w:rsidRPr="00410FBA" w:rsidRDefault="00694472" w:rsidP="00993AC2">
            <w:pPr>
              <w:spacing w:before="120" w:after="120"/>
              <w:rPr>
                <w:sz w:val="26"/>
                <w:szCs w:val="26"/>
              </w:rPr>
            </w:pPr>
            <w:r w:rsidRPr="00410FBA">
              <w:rPr>
                <w:sz w:val="26"/>
                <w:szCs w:val="26"/>
              </w:rPr>
              <w:t>+ Mã cơ quan thuế cấp</w:t>
            </w:r>
          </w:p>
          <w:p w14:paraId="6E84BA40" w14:textId="77777777" w:rsidR="00694472" w:rsidRPr="00410FBA" w:rsidRDefault="00694472" w:rsidP="00993AC2">
            <w:pPr>
              <w:spacing w:before="120" w:after="120"/>
              <w:rPr>
                <w:sz w:val="26"/>
                <w:szCs w:val="26"/>
              </w:rPr>
            </w:pPr>
            <w:r w:rsidRPr="00410FBA">
              <w:rPr>
                <w:sz w:val="26"/>
                <w:szCs w:val="26"/>
              </w:rPr>
              <w:t>+ Tên đơn vị mua hàng</w:t>
            </w:r>
          </w:p>
          <w:p w14:paraId="74EA2DA5" w14:textId="77777777" w:rsidR="00694472" w:rsidRPr="00410FBA" w:rsidRDefault="00694472" w:rsidP="00993AC2">
            <w:pPr>
              <w:spacing w:before="120" w:after="120"/>
              <w:rPr>
                <w:sz w:val="26"/>
                <w:szCs w:val="26"/>
              </w:rPr>
            </w:pPr>
            <w:r w:rsidRPr="00410FBA">
              <w:rPr>
                <w:sz w:val="26"/>
                <w:szCs w:val="26"/>
              </w:rPr>
              <w:t>+ Tên người mua hàng</w:t>
            </w:r>
          </w:p>
          <w:p w14:paraId="56E611A5" w14:textId="77777777" w:rsidR="00694472" w:rsidRPr="00410FBA" w:rsidRDefault="00694472" w:rsidP="00993AC2">
            <w:pPr>
              <w:spacing w:before="120" w:after="120"/>
              <w:rPr>
                <w:sz w:val="26"/>
                <w:szCs w:val="26"/>
              </w:rPr>
            </w:pPr>
            <w:r w:rsidRPr="00410FBA">
              <w:rPr>
                <w:sz w:val="26"/>
                <w:szCs w:val="26"/>
              </w:rPr>
              <w:t>+ Tổng tiền</w:t>
            </w:r>
          </w:p>
          <w:p w14:paraId="533FC6C6" w14:textId="77777777" w:rsidR="00694472" w:rsidRPr="00410FBA" w:rsidRDefault="00694472" w:rsidP="00993AC2">
            <w:pPr>
              <w:spacing w:before="120" w:after="120"/>
              <w:rPr>
                <w:sz w:val="26"/>
                <w:szCs w:val="26"/>
              </w:rPr>
            </w:pPr>
            <w:r w:rsidRPr="00410FBA">
              <w:rPr>
                <w:sz w:val="26"/>
                <w:szCs w:val="26"/>
              </w:rPr>
              <w:t>+ Ngày hóa đơn</w:t>
            </w:r>
          </w:p>
          <w:p w14:paraId="50B97FFB" w14:textId="77777777" w:rsidR="00694472" w:rsidRPr="00410FBA" w:rsidRDefault="00694472" w:rsidP="00993AC2">
            <w:pPr>
              <w:spacing w:before="120" w:after="120"/>
              <w:rPr>
                <w:sz w:val="26"/>
                <w:szCs w:val="26"/>
              </w:rPr>
            </w:pPr>
            <w:r w:rsidRPr="00410FBA">
              <w:rPr>
                <w:sz w:val="26"/>
                <w:szCs w:val="26"/>
              </w:rPr>
              <w:t>+ Ngày phát hành</w:t>
            </w:r>
          </w:p>
          <w:p w14:paraId="776FA928" w14:textId="77777777" w:rsidR="00694472" w:rsidRPr="00410FBA" w:rsidRDefault="00694472" w:rsidP="00993AC2">
            <w:pPr>
              <w:spacing w:before="120" w:after="120"/>
              <w:rPr>
                <w:sz w:val="26"/>
                <w:szCs w:val="26"/>
              </w:rPr>
            </w:pPr>
            <w:r w:rsidRPr="00410FBA">
              <w:rPr>
                <w:sz w:val="26"/>
                <w:szCs w:val="26"/>
              </w:rPr>
              <w:t>+ Trạng thái hóa đơn</w:t>
            </w:r>
          </w:p>
          <w:p w14:paraId="11B94FBB" w14:textId="77777777" w:rsidR="00694472" w:rsidRPr="00410FBA" w:rsidRDefault="00694472" w:rsidP="00993AC2">
            <w:pPr>
              <w:spacing w:before="120" w:after="120"/>
              <w:rPr>
                <w:sz w:val="26"/>
                <w:szCs w:val="26"/>
              </w:rPr>
            </w:pPr>
            <w:r w:rsidRPr="00410FBA">
              <w:rPr>
                <w:sz w:val="26"/>
                <w:szCs w:val="26"/>
              </w:rPr>
              <w:t>+ Trạng thái gửi CQT</w:t>
            </w:r>
          </w:p>
          <w:p w14:paraId="0D347781" w14:textId="77777777" w:rsidR="00993AC2" w:rsidRPr="00410FBA" w:rsidRDefault="00993AC2" w:rsidP="00993AC2">
            <w:pPr>
              <w:spacing w:before="120" w:after="120"/>
              <w:rPr>
                <w:sz w:val="26"/>
                <w:szCs w:val="26"/>
                <w:u w:val="single"/>
              </w:rPr>
            </w:pPr>
            <w:r w:rsidRPr="00410FBA">
              <w:rPr>
                <w:sz w:val="26"/>
                <w:szCs w:val="26"/>
                <w:u w:val="single"/>
              </w:rPr>
              <w:t>Các nút thao tác chức năng gồm:</w:t>
            </w:r>
          </w:p>
          <w:p w14:paraId="30D936AD" w14:textId="77777777" w:rsidR="00993AC2" w:rsidRPr="00410FBA" w:rsidRDefault="00993AC2" w:rsidP="00993AC2">
            <w:pPr>
              <w:spacing w:before="120" w:after="120"/>
              <w:rPr>
                <w:sz w:val="26"/>
                <w:szCs w:val="26"/>
              </w:rPr>
            </w:pPr>
            <w:r w:rsidRPr="00410FBA">
              <w:rPr>
                <w:sz w:val="26"/>
                <w:szCs w:val="26"/>
              </w:rPr>
              <w:t>+ Xem: xem chi tiết hóa đơn</w:t>
            </w:r>
            <w:r w:rsidR="00694472" w:rsidRPr="00410FBA">
              <w:rPr>
                <w:sz w:val="26"/>
                <w:szCs w:val="26"/>
              </w:rPr>
              <w:t xml:space="preserve">: </w:t>
            </w:r>
          </w:p>
          <w:p w14:paraId="18136823" w14:textId="77777777" w:rsidR="00993AC2" w:rsidRPr="00410FBA" w:rsidRDefault="00993AC2" w:rsidP="00993AC2">
            <w:pPr>
              <w:spacing w:before="120" w:after="120"/>
              <w:rPr>
                <w:sz w:val="26"/>
                <w:szCs w:val="26"/>
              </w:rPr>
            </w:pPr>
            <w:r w:rsidRPr="00410FBA">
              <w:rPr>
                <w:sz w:val="26"/>
                <w:szCs w:val="26"/>
              </w:rPr>
              <w:t xml:space="preserve">+ </w:t>
            </w:r>
            <w:r w:rsidR="00694472" w:rsidRPr="00410FBA">
              <w:rPr>
                <w:sz w:val="26"/>
                <w:szCs w:val="26"/>
              </w:rPr>
              <w:t xml:space="preserve">Đồng bộ: đồng bộ trạng thái hóa đơn </w:t>
            </w:r>
          </w:p>
          <w:p w14:paraId="3B8EBFA9" w14:textId="77777777" w:rsidR="00694472" w:rsidRPr="00410FBA" w:rsidRDefault="00694472" w:rsidP="00993AC2">
            <w:pPr>
              <w:spacing w:before="120" w:after="120"/>
              <w:rPr>
                <w:sz w:val="26"/>
                <w:szCs w:val="26"/>
              </w:rPr>
            </w:pPr>
            <w:r w:rsidRPr="00410FBA">
              <w:rPr>
                <w:sz w:val="26"/>
                <w:szCs w:val="26"/>
              </w:rPr>
              <w:t xml:space="preserve">+ Gửi: gửi dữ liệu hóa đơn cho CQT </w:t>
            </w:r>
          </w:p>
          <w:p w14:paraId="6E5B9208" w14:textId="77777777" w:rsidR="00993AC2" w:rsidRPr="00410FBA" w:rsidRDefault="00993AC2" w:rsidP="00993AC2">
            <w:pPr>
              <w:spacing w:before="120" w:after="120"/>
              <w:rPr>
                <w:sz w:val="26"/>
                <w:szCs w:val="26"/>
                <w:u w:val="single"/>
              </w:rPr>
            </w:pPr>
            <w:r w:rsidRPr="00410FBA">
              <w:rPr>
                <w:sz w:val="26"/>
                <w:szCs w:val="26"/>
                <w:u w:val="single"/>
              </w:rPr>
              <w:t>Chức năng tìm kiếm hóa đơn:</w:t>
            </w:r>
          </w:p>
          <w:p w14:paraId="49FE1C5D" w14:textId="77777777" w:rsidR="00993AC2" w:rsidRPr="00410FBA" w:rsidRDefault="00993AC2" w:rsidP="00993AC2">
            <w:pPr>
              <w:spacing w:before="120" w:after="120"/>
              <w:rPr>
                <w:sz w:val="26"/>
                <w:szCs w:val="26"/>
              </w:rPr>
            </w:pPr>
            <w:r w:rsidRPr="00410FBA">
              <w:rPr>
                <w:sz w:val="26"/>
                <w:szCs w:val="26"/>
              </w:rPr>
              <w:lastRenderedPageBreak/>
              <w:t>Người dùng nhập từ khóa hoặc lựa chọn tiêu chí với các trường thông tin sau:</w:t>
            </w:r>
          </w:p>
          <w:p w14:paraId="34930583" w14:textId="77777777" w:rsidR="00993AC2" w:rsidRPr="00410FBA" w:rsidRDefault="00993AC2" w:rsidP="00993AC2">
            <w:pPr>
              <w:spacing w:before="120" w:after="120"/>
              <w:rPr>
                <w:sz w:val="26"/>
                <w:szCs w:val="26"/>
              </w:rPr>
            </w:pPr>
            <w:r w:rsidRPr="00410FBA">
              <w:rPr>
                <w:sz w:val="26"/>
                <w:szCs w:val="26"/>
              </w:rPr>
              <w:t>+ Từ ngày…Đến ngày: chọn ngày trên lịch có sẵn</w:t>
            </w:r>
          </w:p>
          <w:p w14:paraId="07473162" w14:textId="77777777" w:rsidR="00993AC2" w:rsidRPr="00410FBA" w:rsidRDefault="00993AC2" w:rsidP="00993AC2">
            <w:pPr>
              <w:spacing w:before="120" w:after="120"/>
              <w:rPr>
                <w:sz w:val="26"/>
                <w:szCs w:val="26"/>
              </w:rPr>
            </w:pPr>
            <w:r w:rsidRPr="00410FBA">
              <w:rPr>
                <w:sz w:val="26"/>
                <w:szCs w:val="26"/>
              </w:rPr>
              <w:t>+ Mẫu số: chọn 1 mẫu số trên danh sách có sẵn</w:t>
            </w:r>
          </w:p>
          <w:p w14:paraId="513E3852" w14:textId="77777777" w:rsidR="00993AC2" w:rsidRPr="00410FBA" w:rsidRDefault="00993AC2" w:rsidP="00993AC2">
            <w:pPr>
              <w:spacing w:before="120" w:after="120"/>
              <w:rPr>
                <w:sz w:val="26"/>
                <w:szCs w:val="26"/>
              </w:rPr>
            </w:pPr>
            <w:r w:rsidRPr="00410FBA">
              <w:rPr>
                <w:sz w:val="26"/>
                <w:szCs w:val="26"/>
              </w:rPr>
              <w:t>+ Ký hiệu: chọn 1 dải ký hiệu trên danh sách có sẵn</w:t>
            </w:r>
          </w:p>
          <w:p w14:paraId="5B0372B6" w14:textId="77777777" w:rsidR="00993AC2" w:rsidRPr="00410FBA" w:rsidRDefault="00993AC2" w:rsidP="00694472">
            <w:pPr>
              <w:spacing w:before="120" w:after="120"/>
              <w:rPr>
                <w:sz w:val="26"/>
                <w:szCs w:val="26"/>
              </w:rPr>
            </w:pPr>
            <w:r w:rsidRPr="00410FBA">
              <w:rPr>
                <w:sz w:val="26"/>
                <w:szCs w:val="26"/>
              </w:rPr>
              <w:t xml:space="preserve">+ Trạng thái </w:t>
            </w:r>
            <w:r w:rsidR="00694472" w:rsidRPr="00410FBA">
              <w:rPr>
                <w:sz w:val="26"/>
                <w:szCs w:val="26"/>
              </w:rPr>
              <w:t>gửi CQT: chọn 1 trạng thái trên danh sách có sẵn</w:t>
            </w:r>
          </w:p>
          <w:p w14:paraId="2E54908D" w14:textId="77777777" w:rsidR="00993AC2" w:rsidRPr="00410FBA" w:rsidRDefault="00993AC2" w:rsidP="00993AC2">
            <w:pPr>
              <w:pStyle w:val="ListParagraph"/>
              <w:numPr>
                <w:ilvl w:val="0"/>
                <w:numId w:val="18"/>
              </w:numPr>
              <w:spacing w:before="120" w:after="120"/>
              <w:rPr>
                <w:b/>
                <w:sz w:val="26"/>
                <w:szCs w:val="26"/>
              </w:rPr>
            </w:pPr>
            <w:r w:rsidRPr="00410FBA">
              <w:rPr>
                <w:b/>
                <w:sz w:val="26"/>
                <w:szCs w:val="26"/>
              </w:rPr>
              <w:t>Chức năng xử lý:</w:t>
            </w:r>
          </w:p>
          <w:p w14:paraId="7D3A424B" w14:textId="77777777" w:rsidR="00993AC2" w:rsidRPr="00410FBA" w:rsidRDefault="00993AC2" w:rsidP="00993AC2">
            <w:pPr>
              <w:spacing w:before="120" w:after="120"/>
              <w:rPr>
                <w:sz w:val="26"/>
                <w:szCs w:val="26"/>
              </w:rPr>
            </w:pPr>
            <w:r w:rsidRPr="00410FBA">
              <w:rPr>
                <w:sz w:val="26"/>
                <w:szCs w:val="26"/>
              </w:rPr>
              <w:t>+ Hệ thống hiển thị danh sách hóa đơn mặc định/hiển thị theo tiêu chí tìm kiếm</w:t>
            </w:r>
          </w:p>
          <w:p w14:paraId="3F0E259E" w14:textId="77777777" w:rsidR="00993AC2" w:rsidRPr="00410FBA" w:rsidRDefault="00993AC2" w:rsidP="00993AC2">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1CC5E74E" w14:textId="77777777" w:rsidR="00993AC2" w:rsidRPr="00410FBA" w:rsidRDefault="00993AC2" w:rsidP="00993AC2">
            <w:pPr>
              <w:pStyle w:val="ListParagraph"/>
              <w:numPr>
                <w:ilvl w:val="0"/>
                <w:numId w:val="18"/>
              </w:numPr>
              <w:spacing w:before="120" w:after="120"/>
              <w:rPr>
                <w:b/>
                <w:sz w:val="26"/>
                <w:szCs w:val="26"/>
              </w:rPr>
            </w:pPr>
            <w:r w:rsidRPr="00410FBA">
              <w:rPr>
                <w:b/>
                <w:sz w:val="26"/>
                <w:szCs w:val="26"/>
              </w:rPr>
              <w:t xml:space="preserve">Các ngoại lệ: </w:t>
            </w:r>
          </w:p>
          <w:p w14:paraId="6F476B0F" w14:textId="77777777" w:rsidR="00993AC2" w:rsidRPr="00410FBA" w:rsidRDefault="00993AC2" w:rsidP="00993AC2">
            <w:pPr>
              <w:spacing w:before="120" w:after="120"/>
              <w:rPr>
                <w:b/>
                <w:sz w:val="26"/>
                <w:szCs w:val="26"/>
              </w:rPr>
            </w:pPr>
            <w:r w:rsidRPr="00410FBA">
              <w:rPr>
                <w:sz w:val="26"/>
                <w:szCs w:val="26"/>
              </w:rPr>
              <w:t>Không có</w:t>
            </w:r>
          </w:p>
        </w:tc>
        <w:tc>
          <w:tcPr>
            <w:tcW w:w="436" w:type="pct"/>
          </w:tcPr>
          <w:p w14:paraId="21E3027B" w14:textId="77777777" w:rsidR="00993AC2" w:rsidRPr="00410FBA" w:rsidRDefault="00993AC2" w:rsidP="00993AC2">
            <w:pPr>
              <w:spacing w:before="120" w:after="120"/>
              <w:rPr>
                <w:sz w:val="26"/>
                <w:szCs w:val="26"/>
              </w:rPr>
            </w:pPr>
            <w:r w:rsidRPr="00410FBA">
              <w:rPr>
                <w:sz w:val="26"/>
                <w:szCs w:val="26"/>
              </w:rPr>
              <w:lastRenderedPageBreak/>
              <w:t>Cao</w:t>
            </w:r>
          </w:p>
        </w:tc>
        <w:tc>
          <w:tcPr>
            <w:tcW w:w="597" w:type="pct"/>
          </w:tcPr>
          <w:p w14:paraId="1CE2EF0B" w14:textId="77777777" w:rsidR="00993AC2" w:rsidRPr="00410FBA" w:rsidRDefault="00993AC2" w:rsidP="00993AC2">
            <w:pPr>
              <w:spacing w:before="120" w:after="120"/>
              <w:rPr>
                <w:sz w:val="26"/>
                <w:szCs w:val="26"/>
              </w:rPr>
            </w:pPr>
            <w:r w:rsidRPr="00410FBA">
              <w:rPr>
                <w:sz w:val="26"/>
                <w:szCs w:val="26"/>
              </w:rPr>
              <w:t>Cao</w:t>
            </w:r>
          </w:p>
        </w:tc>
        <w:tc>
          <w:tcPr>
            <w:tcW w:w="526" w:type="pct"/>
          </w:tcPr>
          <w:p w14:paraId="48F941FA" w14:textId="77777777" w:rsidR="00993AC2" w:rsidRPr="00410FBA" w:rsidRDefault="00993AC2" w:rsidP="00993AC2">
            <w:pPr>
              <w:spacing w:before="120" w:after="120"/>
              <w:rPr>
                <w:sz w:val="26"/>
                <w:szCs w:val="26"/>
              </w:rPr>
            </w:pPr>
            <w:r w:rsidRPr="00410FBA">
              <w:rPr>
                <w:sz w:val="26"/>
                <w:szCs w:val="26"/>
              </w:rPr>
              <w:t>Nhân viên kế toán</w:t>
            </w:r>
          </w:p>
        </w:tc>
      </w:tr>
      <w:tr w:rsidR="00410FBA" w:rsidRPr="00410FBA" w14:paraId="6953FE4F" w14:textId="77777777" w:rsidTr="00993AC2">
        <w:tc>
          <w:tcPr>
            <w:tcW w:w="393" w:type="pct"/>
          </w:tcPr>
          <w:p w14:paraId="43858380" w14:textId="77777777" w:rsidR="00993AC2" w:rsidRPr="00410FBA" w:rsidRDefault="00993AC2" w:rsidP="00993AC2">
            <w:pPr>
              <w:pStyle w:val="ListParagraph"/>
              <w:spacing w:before="120" w:after="120"/>
              <w:ind w:left="0"/>
              <w:rPr>
                <w:sz w:val="26"/>
                <w:szCs w:val="26"/>
              </w:rPr>
            </w:pPr>
            <w:r w:rsidRPr="00410FBA">
              <w:rPr>
                <w:sz w:val="26"/>
                <w:szCs w:val="26"/>
              </w:rPr>
              <w:lastRenderedPageBreak/>
              <w:t>2</w:t>
            </w:r>
          </w:p>
        </w:tc>
        <w:tc>
          <w:tcPr>
            <w:tcW w:w="821" w:type="pct"/>
          </w:tcPr>
          <w:p w14:paraId="74128C28" w14:textId="031883E4" w:rsidR="00993AC2" w:rsidRPr="00410FBA" w:rsidRDefault="002953DC" w:rsidP="00993AC2">
            <w:pPr>
              <w:spacing w:before="120" w:after="120"/>
              <w:jc w:val="center"/>
              <w:rPr>
                <w:sz w:val="26"/>
                <w:szCs w:val="26"/>
              </w:rPr>
            </w:pPr>
            <w:r w:rsidRPr="00410FBA">
              <w:rPr>
                <w:sz w:val="26"/>
                <w:szCs w:val="26"/>
              </w:rPr>
              <w:t>UR_HDDT_042.09.02</w:t>
            </w:r>
          </w:p>
        </w:tc>
        <w:tc>
          <w:tcPr>
            <w:tcW w:w="717" w:type="pct"/>
          </w:tcPr>
          <w:p w14:paraId="0697BF63" w14:textId="77777777" w:rsidR="00993AC2" w:rsidRPr="00410FBA" w:rsidRDefault="00993AC2" w:rsidP="00993AC2">
            <w:pPr>
              <w:spacing w:before="120" w:after="120"/>
              <w:rPr>
                <w:sz w:val="26"/>
                <w:szCs w:val="26"/>
              </w:rPr>
            </w:pPr>
            <w:r w:rsidRPr="00410FBA">
              <w:rPr>
                <w:sz w:val="26"/>
                <w:szCs w:val="26"/>
              </w:rPr>
              <w:t xml:space="preserve">Gửi </w:t>
            </w:r>
            <w:r w:rsidR="00694472" w:rsidRPr="00410FBA">
              <w:rPr>
                <w:sz w:val="26"/>
                <w:szCs w:val="26"/>
              </w:rPr>
              <w:t xml:space="preserve">hóa đơn tới </w:t>
            </w:r>
            <w:r w:rsidRPr="00410FBA">
              <w:rPr>
                <w:sz w:val="26"/>
                <w:szCs w:val="26"/>
              </w:rPr>
              <w:t>CQT</w:t>
            </w:r>
          </w:p>
        </w:tc>
        <w:tc>
          <w:tcPr>
            <w:tcW w:w="1510" w:type="pct"/>
          </w:tcPr>
          <w:p w14:paraId="0695FF54" w14:textId="77777777" w:rsidR="00694472" w:rsidRPr="00410FBA" w:rsidRDefault="00694472" w:rsidP="00694472">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4370DC22" w14:textId="77777777" w:rsidR="00694472" w:rsidRPr="00410FBA" w:rsidRDefault="00694472" w:rsidP="00694472">
            <w:pPr>
              <w:pStyle w:val="ListParagraph"/>
              <w:spacing w:before="120" w:after="120"/>
              <w:ind w:left="0"/>
              <w:rPr>
                <w:sz w:val="26"/>
                <w:szCs w:val="26"/>
              </w:rPr>
            </w:pPr>
            <w:r w:rsidRPr="00410FBA">
              <w:rPr>
                <w:sz w:val="26"/>
                <w:szCs w:val="26"/>
              </w:rPr>
              <w:t>Cho phép người dùng gửi hóa đơn tới CQT</w:t>
            </w:r>
          </w:p>
          <w:p w14:paraId="5BB9DB0B" w14:textId="77777777" w:rsidR="00694472" w:rsidRPr="00410FBA" w:rsidRDefault="00694472" w:rsidP="00694472">
            <w:pPr>
              <w:pStyle w:val="ListParagraph"/>
              <w:numPr>
                <w:ilvl w:val="0"/>
                <w:numId w:val="18"/>
              </w:numPr>
              <w:spacing w:before="120" w:after="120"/>
              <w:rPr>
                <w:b/>
                <w:sz w:val="26"/>
                <w:szCs w:val="26"/>
              </w:rPr>
            </w:pPr>
            <w:r w:rsidRPr="00410FBA">
              <w:rPr>
                <w:b/>
                <w:sz w:val="26"/>
                <w:szCs w:val="26"/>
              </w:rPr>
              <w:t>Thông tin đầu vào:</w:t>
            </w:r>
          </w:p>
          <w:p w14:paraId="041514E9" w14:textId="77777777" w:rsidR="00694472" w:rsidRPr="00410FBA" w:rsidRDefault="00331088" w:rsidP="00694472">
            <w:pPr>
              <w:spacing w:before="120" w:after="120"/>
              <w:rPr>
                <w:sz w:val="26"/>
                <w:szCs w:val="26"/>
              </w:rPr>
            </w:pPr>
            <w:r w:rsidRPr="00410FBA">
              <w:rPr>
                <w:sz w:val="26"/>
                <w:szCs w:val="26"/>
              </w:rPr>
              <w:lastRenderedPageBreak/>
              <w:t>Người dùng nhấn nút “Gửi” trên màn hình. Người dùng chỉ được tích chọn các hóa đơn có trạng thái gửi CQT là “Chưa gửi”</w:t>
            </w:r>
          </w:p>
          <w:p w14:paraId="37CFCEF1" w14:textId="77777777" w:rsidR="00694472" w:rsidRPr="00410FBA" w:rsidRDefault="00694472" w:rsidP="00694472">
            <w:pPr>
              <w:pStyle w:val="ListParagraph"/>
              <w:numPr>
                <w:ilvl w:val="0"/>
                <w:numId w:val="18"/>
              </w:numPr>
              <w:spacing w:before="120" w:after="120"/>
              <w:rPr>
                <w:b/>
                <w:sz w:val="26"/>
                <w:szCs w:val="26"/>
              </w:rPr>
            </w:pPr>
            <w:r w:rsidRPr="00410FBA">
              <w:rPr>
                <w:b/>
                <w:sz w:val="26"/>
                <w:szCs w:val="26"/>
              </w:rPr>
              <w:t xml:space="preserve">Thông tin đầu ra: </w:t>
            </w:r>
          </w:p>
          <w:p w14:paraId="3A42B20B" w14:textId="77777777" w:rsidR="00224795" w:rsidRPr="00410FBA" w:rsidRDefault="00224795" w:rsidP="00224795">
            <w:pPr>
              <w:spacing w:before="120" w:after="120"/>
              <w:rPr>
                <w:sz w:val="26"/>
                <w:szCs w:val="26"/>
              </w:rPr>
            </w:pPr>
            <w:r w:rsidRPr="00410FBA">
              <w:rPr>
                <w:sz w:val="26"/>
                <w:szCs w:val="26"/>
              </w:rPr>
              <w:t>Các hóa đơn được gửi tới CQT</w:t>
            </w:r>
          </w:p>
          <w:p w14:paraId="2BB51635" w14:textId="77777777" w:rsidR="00694472" w:rsidRPr="00410FBA" w:rsidRDefault="00694472" w:rsidP="00694472">
            <w:pPr>
              <w:pStyle w:val="ListParagraph"/>
              <w:numPr>
                <w:ilvl w:val="0"/>
                <w:numId w:val="18"/>
              </w:numPr>
              <w:spacing w:before="120" w:after="120"/>
              <w:rPr>
                <w:b/>
                <w:sz w:val="26"/>
                <w:szCs w:val="26"/>
              </w:rPr>
            </w:pPr>
            <w:r w:rsidRPr="00410FBA">
              <w:rPr>
                <w:b/>
                <w:sz w:val="26"/>
                <w:szCs w:val="26"/>
              </w:rPr>
              <w:t>Chức năng xử lý:</w:t>
            </w:r>
          </w:p>
          <w:p w14:paraId="5D21AA4C" w14:textId="77777777" w:rsidR="00224795" w:rsidRPr="00410FBA" w:rsidRDefault="00224795" w:rsidP="00224795">
            <w:pPr>
              <w:spacing w:before="120" w:after="120"/>
              <w:rPr>
                <w:sz w:val="26"/>
                <w:szCs w:val="26"/>
              </w:rPr>
            </w:pPr>
            <w:r w:rsidRPr="00410FBA">
              <w:rPr>
                <w:sz w:val="26"/>
                <w:szCs w:val="26"/>
              </w:rPr>
              <w:t>+ Hệ thống hiển thị danh sách chữ ký số có sẵn để người dùng chọn</w:t>
            </w:r>
          </w:p>
          <w:p w14:paraId="6F8F048A" w14:textId="77777777" w:rsidR="00224795" w:rsidRPr="00410FBA" w:rsidRDefault="00224795" w:rsidP="00224795">
            <w:pPr>
              <w:spacing w:before="120" w:after="120"/>
              <w:rPr>
                <w:sz w:val="26"/>
                <w:szCs w:val="26"/>
              </w:rPr>
            </w:pPr>
            <w:r w:rsidRPr="00410FBA">
              <w:rPr>
                <w:sz w:val="26"/>
                <w:szCs w:val="26"/>
              </w:rPr>
              <w:t>+ Hệ thống thực hiện gửi dữ liệu các hóa đơn đã được người dùng tích chọn</w:t>
            </w:r>
          </w:p>
          <w:p w14:paraId="5CAE27A7" w14:textId="77777777" w:rsidR="00694472" w:rsidRPr="00410FBA" w:rsidRDefault="00694472" w:rsidP="00694472">
            <w:pPr>
              <w:pStyle w:val="ListParagraph"/>
              <w:numPr>
                <w:ilvl w:val="0"/>
                <w:numId w:val="18"/>
              </w:numPr>
              <w:spacing w:before="120" w:after="120"/>
              <w:rPr>
                <w:b/>
                <w:sz w:val="26"/>
                <w:szCs w:val="26"/>
              </w:rPr>
            </w:pPr>
            <w:r w:rsidRPr="00410FBA">
              <w:rPr>
                <w:b/>
                <w:sz w:val="26"/>
                <w:szCs w:val="26"/>
              </w:rPr>
              <w:t xml:space="preserve">Các ngoại lệ: </w:t>
            </w:r>
          </w:p>
          <w:p w14:paraId="203425E2" w14:textId="77777777" w:rsidR="00993AC2" w:rsidRPr="00410FBA" w:rsidRDefault="00224795" w:rsidP="00224795">
            <w:pPr>
              <w:pStyle w:val="ListParagraph"/>
              <w:spacing w:before="120" w:after="120"/>
              <w:ind w:left="0"/>
              <w:rPr>
                <w:sz w:val="26"/>
                <w:szCs w:val="26"/>
              </w:rPr>
            </w:pPr>
            <w:r w:rsidRPr="00410FBA">
              <w:rPr>
                <w:sz w:val="26"/>
                <w:szCs w:val="26"/>
              </w:rPr>
              <w:t>Hệ thống hiển thị cảnh báo trong các trường hợp sau đây:</w:t>
            </w:r>
          </w:p>
          <w:p w14:paraId="0B9E1E61" w14:textId="77777777" w:rsidR="00224795" w:rsidRPr="00410FBA" w:rsidRDefault="00224795" w:rsidP="00224795">
            <w:pPr>
              <w:pStyle w:val="ListParagraph"/>
              <w:ind w:left="0"/>
              <w:rPr>
                <w:sz w:val="26"/>
                <w:szCs w:val="26"/>
                <w:lang w:val="vi-VN"/>
              </w:rPr>
            </w:pPr>
            <w:r w:rsidRPr="00410FBA">
              <w:rPr>
                <w:sz w:val="26"/>
                <w:szCs w:val="26"/>
              </w:rPr>
              <w:t xml:space="preserve">+ Người dùng </w:t>
            </w:r>
            <w:r w:rsidRPr="00410FBA">
              <w:rPr>
                <w:sz w:val="26"/>
                <w:szCs w:val="26"/>
                <w:lang w:val="vi-VN"/>
              </w:rPr>
              <w:t xml:space="preserve">chưa chọn hóa đơn nào để gửi </w:t>
            </w:r>
          </w:p>
          <w:p w14:paraId="4C002975" w14:textId="77777777" w:rsidR="00224795" w:rsidRPr="00410FBA" w:rsidRDefault="00224795" w:rsidP="00224795">
            <w:pPr>
              <w:pStyle w:val="ListParagraph"/>
              <w:spacing w:before="120" w:after="120"/>
              <w:ind w:left="0"/>
              <w:rPr>
                <w:b/>
                <w:sz w:val="26"/>
                <w:szCs w:val="26"/>
              </w:rPr>
            </w:pPr>
            <w:r w:rsidRPr="00410FBA">
              <w:rPr>
                <w:sz w:val="26"/>
                <w:szCs w:val="26"/>
              </w:rPr>
              <w:t xml:space="preserve">+ </w:t>
            </w:r>
            <w:r w:rsidRPr="00410FBA">
              <w:rPr>
                <w:sz w:val="26"/>
                <w:szCs w:val="26"/>
                <w:lang w:val="vi-VN"/>
              </w:rPr>
              <w:t xml:space="preserve">Các hóa đơn </w:t>
            </w:r>
            <w:r w:rsidRPr="00410FBA">
              <w:rPr>
                <w:sz w:val="26"/>
                <w:szCs w:val="26"/>
              </w:rPr>
              <w:t xml:space="preserve">người dùng </w:t>
            </w:r>
            <w:r w:rsidRPr="00410FBA">
              <w:rPr>
                <w:sz w:val="26"/>
                <w:szCs w:val="26"/>
                <w:lang w:val="vi-VN"/>
              </w:rPr>
              <w:t xml:space="preserve">chọn gửi ở trạng thái </w:t>
            </w:r>
            <w:r w:rsidRPr="00410FBA">
              <w:rPr>
                <w:sz w:val="26"/>
                <w:szCs w:val="26"/>
              </w:rPr>
              <w:t>“</w:t>
            </w:r>
            <w:r w:rsidRPr="00410FBA">
              <w:rPr>
                <w:sz w:val="26"/>
                <w:szCs w:val="26"/>
                <w:lang w:val="vi-VN"/>
              </w:rPr>
              <w:t>Đã gử</w:t>
            </w:r>
            <w:r w:rsidRPr="00410FBA">
              <w:rPr>
                <w:sz w:val="26"/>
                <w:szCs w:val="26"/>
              </w:rPr>
              <w:t>i”</w:t>
            </w:r>
          </w:p>
        </w:tc>
        <w:tc>
          <w:tcPr>
            <w:tcW w:w="436" w:type="pct"/>
          </w:tcPr>
          <w:p w14:paraId="3D434C83" w14:textId="77777777" w:rsidR="00993AC2" w:rsidRPr="00410FBA" w:rsidRDefault="00993AC2" w:rsidP="00993AC2">
            <w:pPr>
              <w:spacing w:before="120" w:after="120"/>
              <w:rPr>
                <w:sz w:val="26"/>
                <w:szCs w:val="26"/>
              </w:rPr>
            </w:pPr>
            <w:r w:rsidRPr="00410FBA">
              <w:rPr>
                <w:sz w:val="26"/>
                <w:szCs w:val="26"/>
              </w:rPr>
              <w:lastRenderedPageBreak/>
              <w:t>Cao</w:t>
            </w:r>
          </w:p>
        </w:tc>
        <w:tc>
          <w:tcPr>
            <w:tcW w:w="597" w:type="pct"/>
          </w:tcPr>
          <w:p w14:paraId="59DB23B7" w14:textId="77777777" w:rsidR="00993AC2" w:rsidRPr="00410FBA" w:rsidRDefault="00993AC2" w:rsidP="00993AC2">
            <w:pPr>
              <w:spacing w:before="120" w:after="120"/>
              <w:rPr>
                <w:sz w:val="26"/>
                <w:szCs w:val="26"/>
              </w:rPr>
            </w:pPr>
            <w:r w:rsidRPr="00410FBA">
              <w:rPr>
                <w:sz w:val="26"/>
                <w:szCs w:val="26"/>
              </w:rPr>
              <w:t>Cao</w:t>
            </w:r>
          </w:p>
        </w:tc>
        <w:tc>
          <w:tcPr>
            <w:tcW w:w="526" w:type="pct"/>
          </w:tcPr>
          <w:p w14:paraId="46F6136C" w14:textId="77777777" w:rsidR="00993AC2" w:rsidRPr="00410FBA" w:rsidRDefault="00993AC2" w:rsidP="00993AC2">
            <w:pPr>
              <w:spacing w:before="120" w:after="120"/>
              <w:rPr>
                <w:sz w:val="26"/>
                <w:szCs w:val="26"/>
              </w:rPr>
            </w:pPr>
            <w:r w:rsidRPr="00410FBA">
              <w:rPr>
                <w:sz w:val="26"/>
                <w:szCs w:val="26"/>
              </w:rPr>
              <w:t>Nhân viên kế toán</w:t>
            </w:r>
          </w:p>
        </w:tc>
      </w:tr>
      <w:tr w:rsidR="00410FBA" w:rsidRPr="00410FBA" w14:paraId="72F3BECD" w14:textId="77777777" w:rsidTr="00993AC2">
        <w:tc>
          <w:tcPr>
            <w:tcW w:w="393" w:type="pct"/>
          </w:tcPr>
          <w:p w14:paraId="56500200" w14:textId="77777777" w:rsidR="00993AC2" w:rsidRPr="00410FBA" w:rsidRDefault="00993AC2" w:rsidP="00993AC2">
            <w:pPr>
              <w:pStyle w:val="ListParagraph"/>
              <w:spacing w:before="120" w:after="120"/>
              <w:ind w:left="0"/>
              <w:rPr>
                <w:sz w:val="26"/>
                <w:szCs w:val="26"/>
              </w:rPr>
            </w:pPr>
            <w:r w:rsidRPr="00410FBA">
              <w:rPr>
                <w:sz w:val="26"/>
                <w:szCs w:val="26"/>
              </w:rPr>
              <w:t>3</w:t>
            </w:r>
          </w:p>
        </w:tc>
        <w:tc>
          <w:tcPr>
            <w:tcW w:w="821" w:type="pct"/>
          </w:tcPr>
          <w:p w14:paraId="5669AA04" w14:textId="3888429D" w:rsidR="00993AC2" w:rsidRPr="00410FBA" w:rsidRDefault="002953DC" w:rsidP="00993AC2">
            <w:pPr>
              <w:spacing w:before="120" w:after="120"/>
              <w:jc w:val="center"/>
              <w:rPr>
                <w:sz w:val="26"/>
                <w:szCs w:val="26"/>
              </w:rPr>
            </w:pPr>
            <w:r w:rsidRPr="00410FBA">
              <w:rPr>
                <w:sz w:val="26"/>
                <w:szCs w:val="26"/>
              </w:rPr>
              <w:t>UR_HDDT_042.09.03</w:t>
            </w:r>
          </w:p>
        </w:tc>
        <w:tc>
          <w:tcPr>
            <w:tcW w:w="717" w:type="pct"/>
          </w:tcPr>
          <w:p w14:paraId="2EAC4A80" w14:textId="77777777" w:rsidR="00993AC2" w:rsidRPr="00410FBA" w:rsidRDefault="00993AC2" w:rsidP="00993AC2">
            <w:pPr>
              <w:spacing w:before="120" w:after="120"/>
              <w:rPr>
                <w:sz w:val="26"/>
                <w:szCs w:val="26"/>
              </w:rPr>
            </w:pPr>
            <w:r w:rsidRPr="00410FBA">
              <w:rPr>
                <w:sz w:val="26"/>
                <w:szCs w:val="26"/>
              </w:rPr>
              <w:t>Xem chi tiết hóa đơn</w:t>
            </w:r>
          </w:p>
        </w:tc>
        <w:tc>
          <w:tcPr>
            <w:tcW w:w="1510" w:type="pct"/>
          </w:tcPr>
          <w:p w14:paraId="22B2CB52" w14:textId="77777777" w:rsidR="00224795" w:rsidRPr="00410FBA" w:rsidRDefault="00224795" w:rsidP="00224795">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402ED2D2" w14:textId="77777777" w:rsidR="00224795" w:rsidRPr="00410FBA" w:rsidRDefault="00224795" w:rsidP="00224795">
            <w:pPr>
              <w:pStyle w:val="ListParagraph"/>
              <w:spacing w:before="120" w:after="120"/>
              <w:ind w:left="0"/>
              <w:rPr>
                <w:sz w:val="26"/>
                <w:szCs w:val="26"/>
              </w:rPr>
            </w:pPr>
            <w:r w:rsidRPr="00410FBA">
              <w:rPr>
                <w:sz w:val="26"/>
                <w:szCs w:val="26"/>
              </w:rPr>
              <w:t>Cho phép người dùng xem chi tiết hóa đơn</w:t>
            </w:r>
          </w:p>
          <w:p w14:paraId="5F5A8772" w14:textId="77777777" w:rsidR="00224795" w:rsidRPr="00410FBA" w:rsidRDefault="00224795" w:rsidP="00224795">
            <w:pPr>
              <w:pStyle w:val="ListParagraph"/>
              <w:numPr>
                <w:ilvl w:val="0"/>
                <w:numId w:val="18"/>
              </w:numPr>
              <w:spacing w:before="120" w:after="120"/>
              <w:rPr>
                <w:b/>
                <w:sz w:val="26"/>
                <w:szCs w:val="26"/>
              </w:rPr>
            </w:pPr>
            <w:r w:rsidRPr="00410FBA">
              <w:rPr>
                <w:b/>
                <w:sz w:val="26"/>
                <w:szCs w:val="26"/>
              </w:rPr>
              <w:t>Thông tin đầu vào:</w:t>
            </w:r>
          </w:p>
          <w:p w14:paraId="2F0B135B" w14:textId="77777777" w:rsidR="00224795" w:rsidRPr="00410FBA" w:rsidRDefault="00224795" w:rsidP="00224795">
            <w:pPr>
              <w:spacing w:before="120" w:after="120"/>
              <w:rPr>
                <w:sz w:val="26"/>
                <w:szCs w:val="26"/>
              </w:rPr>
            </w:pPr>
            <w:r w:rsidRPr="00410FBA">
              <w:rPr>
                <w:sz w:val="26"/>
                <w:szCs w:val="26"/>
              </w:rPr>
              <w:t xml:space="preserve">Người dùng nhấn nút “Xem” tại hóa đơn muốn xem chi tiết. </w:t>
            </w:r>
          </w:p>
          <w:p w14:paraId="56F255F6" w14:textId="77777777" w:rsidR="00224795" w:rsidRPr="00410FBA" w:rsidRDefault="00224795" w:rsidP="00224795">
            <w:pPr>
              <w:pStyle w:val="ListParagraph"/>
              <w:numPr>
                <w:ilvl w:val="0"/>
                <w:numId w:val="18"/>
              </w:numPr>
              <w:spacing w:before="120" w:after="120"/>
              <w:rPr>
                <w:b/>
                <w:sz w:val="26"/>
                <w:szCs w:val="26"/>
              </w:rPr>
            </w:pPr>
            <w:r w:rsidRPr="00410FBA">
              <w:rPr>
                <w:b/>
                <w:sz w:val="26"/>
                <w:szCs w:val="26"/>
              </w:rPr>
              <w:lastRenderedPageBreak/>
              <w:t xml:space="preserve">Thông tin đầu ra: </w:t>
            </w:r>
          </w:p>
          <w:p w14:paraId="29D89848" w14:textId="77777777" w:rsidR="00224795" w:rsidRPr="00410FBA" w:rsidRDefault="00224795" w:rsidP="00224795">
            <w:pPr>
              <w:spacing w:before="120" w:after="120"/>
              <w:rPr>
                <w:sz w:val="26"/>
                <w:szCs w:val="26"/>
              </w:rPr>
            </w:pPr>
            <w:r w:rsidRPr="00410FBA">
              <w:rPr>
                <w:sz w:val="26"/>
                <w:szCs w:val="26"/>
              </w:rPr>
              <w:t xml:space="preserve">Link html hiển thị mẫu hóa đơn </w:t>
            </w:r>
          </w:p>
          <w:p w14:paraId="7556DACB" w14:textId="77777777" w:rsidR="00224795" w:rsidRPr="00410FBA" w:rsidRDefault="00224795" w:rsidP="00224795">
            <w:pPr>
              <w:pStyle w:val="ListParagraph"/>
              <w:numPr>
                <w:ilvl w:val="0"/>
                <w:numId w:val="18"/>
              </w:numPr>
              <w:spacing w:before="120" w:after="120"/>
              <w:rPr>
                <w:b/>
                <w:sz w:val="26"/>
                <w:szCs w:val="26"/>
              </w:rPr>
            </w:pPr>
            <w:r w:rsidRPr="00410FBA">
              <w:rPr>
                <w:b/>
                <w:sz w:val="26"/>
                <w:szCs w:val="26"/>
              </w:rPr>
              <w:t>Chức năng xử lý:</w:t>
            </w:r>
          </w:p>
          <w:p w14:paraId="20149961" w14:textId="77777777" w:rsidR="00224795" w:rsidRPr="00410FBA" w:rsidRDefault="00224795" w:rsidP="00224795">
            <w:pPr>
              <w:spacing w:before="120" w:after="120"/>
              <w:rPr>
                <w:sz w:val="26"/>
                <w:szCs w:val="26"/>
                <w:lang w:val="vi-VN"/>
              </w:rPr>
            </w:pPr>
            <w:r w:rsidRPr="00410FBA">
              <w:rPr>
                <w:sz w:val="26"/>
                <w:szCs w:val="26"/>
              </w:rPr>
              <w:t xml:space="preserve">+ Xem chi tiết hóa đơn: hệ thống </w:t>
            </w:r>
            <w:r w:rsidRPr="00410FBA">
              <w:rPr>
                <w:sz w:val="26"/>
                <w:szCs w:val="26"/>
                <w:lang w:val="vi-VN"/>
              </w:rPr>
              <w:t xml:space="preserve">gọi API sang bên HDDT để </w:t>
            </w:r>
            <w:r w:rsidRPr="00410FBA">
              <w:rPr>
                <w:sz w:val="26"/>
                <w:szCs w:val="26"/>
              </w:rPr>
              <w:t>lấy</w:t>
            </w:r>
            <w:r w:rsidRPr="00410FBA">
              <w:rPr>
                <w:sz w:val="26"/>
                <w:szCs w:val="26"/>
                <w:lang w:val="vi-VN"/>
              </w:rPr>
              <w:t xml:space="preserve"> link html view nội dung hóa đơn</w:t>
            </w:r>
          </w:p>
          <w:p w14:paraId="514CECFD" w14:textId="77777777" w:rsidR="00224795" w:rsidRPr="00410FBA" w:rsidRDefault="00224795" w:rsidP="00224795">
            <w:pPr>
              <w:spacing w:before="120" w:after="120"/>
              <w:rPr>
                <w:sz w:val="26"/>
                <w:szCs w:val="26"/>
              </w:rPr>
            </w:pPr>
            <w:r w:rsidRPr="00410FBA">
              <w:rPr>
                <w:sz w:val="26"/>
                <w:szCs w:val="26"/>
              </w:rPr>
              <w:t>+ Tải file pdf hóa đơn: hệ thống cho phép người dùng tải</w:t>
            </w:r>
            <w:r w:rsidRPr="00410FBA">
              <w:rPr>
                <w:sz w:val="26"/>
                <w:szCs w:val="26"/>
                <w:lang w:val="vi-VN"/>
              </w:rPr>
              <w:t xml:space="preserve"> file hóa đơn về</w:t>
            </w:r>
            <w:r w:rsidRPr="00410FBA">
              <w:rPr>
                <w:sz w:val="26"/>
                <w:szCs w:val="26"/>
              </w:rPr>
              <w:t xml:space="preserve"> thiết bị</w:t>
            </w:r>
          </w:p>
          <w:p w14:paraId="0F2C7C15" w14:textId="77777777" w:rsidR="00224795" w:rsidRPr="00410FBA" w:rsidRDefault="00224795" w:rsidP="00224795">
            <w:pPr>
              <w:spacing w:before="120" w:after="120"/>
              <w:rPr>
                <w:sz w:val="26"/>
                <w:szCs w:val="26"/>
              </w:rPr>
            </w:pPr>
            <w:r w:rsidRPr="00410FBA">
              <w:rPr>
                <w:sz w:val="26"/>
                <w:szCs w:val="26"/>
              </w:rPr>
              <w:t>+ Thay thế hóa đơn: chức năng này hoạt động khi hóa đơn đang xem là hóa đơn gốc. Người dùng bấm vào nút “Thay thế” =&gt; hệ thống chuyển sang màn hình chức năng lập hóa đơn thay thế</w:t>
            </w:r>
          </w:p>
          <w:p w14:paraId="38A0E0C2" w14:textId="77777777" w:rsidR="00224795" w:rsidRPr="00410FBA" w:rsidRDefault="00224795" w:rsidP="00224795">
            <w:pPr>
              <w:spacing w:before="120" w:after="120"/>
              <w:rPr>
                <w:sz w:val="26"/>
                <w:szCs w:val="26"/>
              </w:rPr>
            </w:pPr>
            <w:r w:rsidRPr="00410FBA">
              <w:rPr>
                <w:sz w:val="26"/>
                <w:szCs w:val="26"/>
              </w:rPr>
              <w:t>+ Điều chỉnh: chức năng này hoạt động khi hóa đơn đang xem là hóa đơn gốc. Điều chỉnh gồm có: Điều chỉnh tăng; Điều chỉnh giảm; Điều chỉnh thông tin</w:t>
            </w:r>
          </w:p>
          <w:p w14:paraId="0EDB55FC" w14:textId="77777777" w:rsidR="00224795" w:rsidRPr="00410FBA" w:rsidRDefault="00224795" w:rsidP="00224795">
            <w:pPr>
              <w:spacing w:before="120" w:after="120"/>
              <w:rPr>
                <w:sz w:val="26"/>
                <w:szCs w:val="26"/>
              </w:rPr>
            </w:pPr>
            <w:r w:rsidRPr="00410FBA">
              <w:rPr>
                <w:sz w:val="26"/>
                <w:szCs w:val="26"/>
              </w:rPr>
              <w:t>+ Hủy hóa đơn: chức năng này hoạt động khi hóa đơn đang xem là hóa đơn gốc. Khi bấm vào nút Hủy bỏ thì chuyển sang màn hình chức năng hủy bỏ</w:t>
            </w:r>
          </w:p>
          <w:p w14:paraId="0F7E606B" w14:textId="77777777" w:rsidR="00224795" w:rsidRPr="00410FBA" w:rsidRDefault="00224795" w:rsidP="00224795">
            <w:pPr>
              <w:pStyle w:val="NormalWeb"/>
              <w:spacing w:before="0" w:beforeAutospacing="0" w:after="0" w:afterAutospacing="0"/>
              <w:textAlignment w:val="baseline"/>
              <w:rPr>
                <w:sz w:val="26"/>
                <w:szCs w:val="26"/>
              </w:rPr>
            </w:pPr>
            <w:r w:rsidRPr="00410FBA">
              <w:rPr>
                <w:sz w:val="26"/>
                <w:szCs w:val="26"/>
              </w:rPr>
              <w:t>+ In hóa đơn: Khi người dùng nhấn vào icon nút In =&gt; hệ thống hiển thị cửa sổ in để người dùng tiếp tục thao tác</w:t>
            </w:r>
          </w:p>
          <w:p w14:paraId="7E45A15D" w14:textId="77777777" w:rsidR="00224795" w:rsidRPr="00410FBA" w:rsidRDefault="00224795" w:rsidP="00224795">
            <w:pPr>
              <w:pStyle w:val="NormalWeb"/>
              <w:spacing w:before="0" w:beforeAutospacing="0" w:after="0" w:afterAutospacing="0"/>
              <w:textAlignment w:val="baseline"/>
              <w:rPr>
                <w:rFonts w:ascii="Arial" w:hAnsi="Arial" w:cs="Arial"/>
                <w:sz w:val="22"/>
                <w:szCs w:val="22"/>
                <w:rPrChange w:id="717" w:author="Dang Oanh" w:date="2024-05-31T15:47:00Z" w16du:dateUtc="2024-05-31T08:47:00Z">
                  <w:rPr>
                    <w:rFonts w:ascii="Arial" w:hAnsi="Arial" w:cs="Arial"/>
                    <w:color w:val="000000"/>
                    <w:sz w:val="22"/>
                    <w:szCs w:val="22"/>
                  </w:rPr>
                </w:rPrChange>
              </w:rPr>
            </w:pPr>
            <w:r w:rsidRPr="00410FBA">
              <w:rPr>
                <w:sz w:val="26"/>
                <w:szCs w:val="26"/>
              </w:rPr>
              <w:t>+ Tải hóa đơn: Khi người dùng nhấn vào nút Tải hóa đơn thì cho phép tải file .zip (gồm file html và xml) đặt tên theo mẫu số_ký hiệu_số hóa đơn.</w:t>
            </w:r>
          </w:p>
          <w:p w14:paraId="504C6B57" w14:textId="77777777" w:rsidR="00224795" w:rsidRPr="00410FBA" w:rsidRDefault="00224795" w:rsidP="00224795">
            <w:pPr>
              <w:pStyle w:val="ListParagraph"/>
              <w:numPr>
                <w:ilvl w:val="0"/>
                <w:numId w:val="18"/>
              </w:numPr>
              <w:spacing w:before="120" w:after="120"/>
              <w:rPr>
                <w:b/>
                <w:sz w:val="26"/>
                <w:szCs w:val="26"/>
              </w:rPr>
            </w:pPr>
            <w:r w:rsidRPr="00410FBA">
              <w:rPr>
                <w:b/>
                <w:sz w:val="26"/>
                <w:szCs w:val="26"/>
              </w:rPr>
              <w:t xml:space="preserve">Các ngoại lệ: </w:t>
            </w:r>
          </w:p>
          <w:p w14:paraId="1EBEBA81" w14:textId="77777777" w:rsidR="00993AC2" w:rsidRPr="00410FBA" w:rsidRDefault="00224795" w:rsidP="00224795">
            <w:pPr>
              <w:pStyle w:val="ListParagraph"/>
              <w:ind w:left="0"/>
              <w:rPr>
                <w:sz w:val="26"/>
                <w:szCs w:val="26"/>
                <w:lang w:val="vi-VN"/>
              </w:rPr>
            </w:pPr>
            <w:r w:rsidRPr="00410FBA">
              <w:rPr>
                <w:sz w:val="26"/>
                <w:szCs w:val="26"/>
              </w:rPr>
              <w:t>Không có</w:t>
            </w:r>
          </w:p>
        </w:tc>
        <w:tc>
          <w:tcPr>
            <w:tcW w:w="436" w:type="pct"/>
          </w:tcPr>
          <w:p w14:paraId="1605AECC" w14:textId="77777777" w:rsidR="00993AC2" w:rsidRPr="00410FBA" w:rsidRDefault="00993AC2" w:rsidP="00993AC2">
            <w:pPr>
              <w:spacing w:before="120" w:after="120"/>
              <w:rPr>
                <w:sz w:val="26"/>
                <w:szCs w:val="26"/>
              </w:rPr>
            </w:pPr>
            <w:r w:rsidRPr="00410FBA">
              <w:rPr>
                <w:sz w:val="26"/>
                <w:szCs w:val="26"/>
              </w:rPr>
              <w:lastRenderedPageBreak/>
              <w:t>Cao</w:t>
            </w:r>
          </w:p>
        </w:tc>
        <w:tc>
          <w:tcPr>
            <w:tcW w:w="597" w:type="pct"/>
          </w:tcPr>
          <w:p w14:paraId="730F89F8" w14:textId="77777777" w:rsidR="00993AC2" w:rsidRPr="00410FBA" w:rsidRDefault="00993AC2" w:rsidP="00993AC2">
            <w:pPr>
              <w:spacing w:before="120" w:after="120"/>
              <w:rPr>
                <w:sz w:val="26"/>
                <w:szCs w:val="26"/>
              </w:rPr>
            </w:pPr>
            <w:r w:rsidRPr="00410FBA">
              <w:rPr>
                <w:sz w:val="26"/>
                <w:szCs w:val="26"/>
              </w:rPr>
              <w:t>Cao</w:t>
            </w:r>
          </w:p>
        </w:tc>
        <w:tc>
          <w:tcPr>
            <w:tcW w:w="526" w:type="pct"/>
          </w:tcPr>
          <w:p w14:paraId="362CE256" w14:textId="77777777" w:rsidR="00993AC2" w:rsidRPr="00410FBA" w:rsidRDefault="00993AC2" w:rsidP="00993AC2">
            <w:pPr>
              <w:spacing w:before="120" w:after="120"/>
              <w:rPr>
                <w:sz w:val="26"/>
                <w:szCs w:val="26"/>
              </w:rPr>
            </w:pPr>
            <w:r w:rsidRPr="00410FBA">
              <w:rPr>
                <w:sz w:val="26"/>
                <w:szCs w:val="26"/>
              </w:rPr>
              <w:t>Nhân viên kế toán</w:t>
            </w:r>
          </w:p>
        </w:tc>
      </w:tr>
      <w:tr w:rsidR="00993AC2" w:rsidRPr="00410FBA" w14:paraId="74B896C1" w14:textId="77777777" w:rsidTr="00993AC2">
        <w:tc>
          <w:tcPr>
            <w:tcW w:w="393" w:type="pct"/>
          </w:tcPr>
          <w:p w14:paraId="0BEBBC35" w14:textId="77777777" w:rsidR="00993AC2" w:rsidRPr="00410FBA" w:rsidRDefault="00993AC2" w:rsidP="00993AC2">
            <w:pPr>
              <w:pStyle w:val="ListParagraph"/>
              <w:spacing w:before="120" w:after="120"/>
              <w:ind w:left="0"/>
              <w:rPr>
                <w:sz w:val="26"/>
                <w:szCs w:val="26"/>
              </w:rPr>
            </w:pPr>
            <w:r w:rsidRPr="00410FBA">
              <w:rPr>
                <w:sz w:val="26"/>
                <w:szCs w:val="26"/>
              </w:rPr>
              <w:t>4</w:t>
            </w:r>
          </w:p>
        </w:tc>
        <w:tc>
          <w:tcPr>
            <w:tcW w:w="821" w:type="pct"/>
          </w:tcPr>
          <w:p w14:paraId="6D9FE8EF" w14:textId="790BA793" w:rsidR="00993AC2" w:rsidRPr="00410FBA" w:rsidRDefault="002953DC" w:rsidP="00993AC2">
            <w:pPr>
              <w:spacing w:before="120" w:after="120"/>
              <w:jc w:val="center"/>
              <w:rPr>
                <w:sz w:val="26"/>
                <w:szCs w:val="26"/>
              </w:rPr>
            </w:pPr>
            <w:r w:rsidRPr="00410FBA">
              <w:rPr>
                <w:sz w:val="26"/>
                <w:szCs w:val="26"/>
              </w:rPr>
              <w:t>UR_HDDT_042.09.04</w:t>
            </w:r>
          </w:p>
        </w:tc>
        <w:tc>
          <w:tcPr>
            <w:tcW w:w="717" w:type="pct"/>
          </w:tcPr>
          <w:p w14:paraId="2AB8150F" w14:textId="77777777" w:rsidR="00993AC2" w:rsidRPr="00410FBA" w:rsidRDefault="00993AC2" w:rsidP="00993AC2">
            <w:pPr>
              <w:spacing w:before="120" w:after="120"/>
              <w:rPr>
                <w:sz w:val="26"/>
                <w:szCs w:val="26"/>
              </w:rPr>
            </w:pPr>
            <w:r w:rsidRPr="00410FBA">
              <w:rPr>
                <w:sz w:val="26"/>
                <w:szCs w:val="26"/>
              </w:rPr>
              <w:t>Đồng bộ trạng thái hóa đơn</w:t>
            </w:r>
          </w:p>
        </w:tc>
        <w:tc>
          <w:tcPr>
            <w:tcW w:w="1510" w:type="pct"/>
          </w:tcPr>
          <w:p w14:paraId="730C9A37" w14:textId="77777777" w:rsidR="00595472" w:rsidRPr="00410FBA" w:rsidRDefault="00595472" w:rsidP="00595472">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458531E8" w14:textId="77777777" w:rsidR="00595472" w:rsidRPr="00410FBA" w:rsidRDefault="00595472" w:rsidP="00595472">
            <w:pPr>
              <w:pStyle w:val="ListParagraph"/>
              <w:spacing w:before="120" w:after="120"/>
              <w:ind w:left="0"/>
              <w:rPr>
                <w:sz w:val="26"/>
                <w:szCs w:val="26"/>
              </w:rPr>
            </w:pPr>
            <w:r w:rsidRPr="00410FBA">
              <w:rPr>
                <w:sz w:val="26"/>
                <w:szCs w:val="26"/>
              </w:rPr>
              <w:t>Cho phép người dùng đồng bộ trạng thái gửi CQT của hóa đơn</w:t>
            </w:r>
          </w:p>
          <w:p w14:paraId="21D869EC" w14:textId="77777777" w:rsidR="00595472" w:rsidRPr="00410FBA" w:rsidRDefault="00595472" w:rsidP="00595472">
            <w:pPr>
              <w:pStyle w:val="ListParagraph"/>
              <w:numPr>
                <w:ilvl w:val="0"/>
                <w:numId w:val="18"/>
              </w:numPr>
              <w:spacing w:before="120" w:after="120"/>
              <w:rPr>
                <w:b/>
                <w:sz w:val="26"/>
                <w:szCs w:val="26"/>
              </w:rPr>
            </w:pPr>
            <w:r w:rsidRPr="00410FBA">
              <w:rPr>
                <w:b/>
                <w:sz w:val="26"/>
                <w:szCs w:val="26"/>
              </w:rPr>
              <w:t>Thông tin đầu vào:</w:t>
            </w:r>
          </w:p>
          <w:p w14:paraId="06645802" w14:textId="77777777" w:rsidR="00595472" w:rsidRPr="00410FBA" w:rsidRDefault="00595472" w:rsidP="00595472">
            <w:pPr>
              <w:spacing w:before="120" w:after="120"/>
              <w:rPr>
                <w:sz w:val="26"/>
                <w:szCs w:val="26"/>
              </w:rPr>
            </w:pPr>
            <w:r w:rsidRPr="00410FBA">
              <w:rPr>
                <w:sz w:val="26"/>
                <w:szCs w:val="26"/>
              </w:rPr>
              <w:t>+ Người dùng nhấn icon nút “Đồng bộ” tại hóa đơn muốn đồng bộ</w:t>
            </w:r>
          </w:p>
          <w:p w14:paraId="5290ECF6" w14:textId="77777777" w:rsidR="00595472" w:rsidRPr="00410FBA" w:rsidRDefault="00595472" w:rsidP="00595472">
            <w:pPr>
              <w:pStyle w:val="ListParagraph"/>
              <w:numPr>
                <w:ilvl w:val="0"/>
                <w:numId w:val="18"/>
              </w:numPr>
              <w:spacing w:before="120" w:after="120"/>
              <w:rPr>
                <w:b/>
                <w:sz w:val="26"/>
                <w:szCs w:val="26"/>
              </w:rPr>
            </w:pPr>
            <w:r w:rsidRPr="00410FBA">
              <w:rPr>
                <w:b/>
                <w:sz w:val="26"/>
                <w:szCs w:val="26"/>
              </w:rPr>
              <w:t xml:space="preserve">Thông tin đầu ra: </w:t>
            </w:r>
          </w:p>
          <w:p w14:paraId="1CDF87F7" w14:textId="77777777" w:rsidR="00595472" w:rsidRPr="00410FBA" w:rsidRDefault="00595472" w:rsidP="00595472">
            <w:pPr>
              <w:pStyle w:val="ListParagraph"/>
              <w:spacing w:before="120" w:after="120"/>
              <w:ind w:left="0"/>
              <w:rPr>
                <w:sz w:val="26"/>
                <w:szCs w:val="26"/>
              </w:rPr>
            </w:pPr>
            <w:r w:rsidRPr="00410FBA">
              <w:rPr>
                <w:sz w:val="26"/>
                <w:szCs w:val="26"/>
              </w:rPr>
              <w:t>Trạng thái gửi CQT và mã CQT (nếu có mã) được đồng bộ về hệ thống</w:t>
            </w:r>
          </w:p>
          <w:p w14:paraId="466FC61A" w14:textId="77777777" w:rsidR="00595472" w:rsidRPr="00410FBA" w:rsidRDefault="00595472" w:rsidP="00595472">
            <w:pPr>
              <w:pStyle w:val="ListParagraph"/>
              <w:numPr>
                <w:ilvl w:val="0"/>
                <w:numId w:val="18"/>
              </w:numPr>
              <w:spacing w:before="120" w:after="120"/>
              <w:rPr>
                <w:b/>
                <w:sz w:val="26"/>
                <w:szCs w:val="26"/>
              </w:rPr>
            </w:pPr>
            <w:r w:rsidRPr="00410FBA">
              <w:rPr>
                <w:b/>
                <w:sz w:val="26"/>
                <w:szCs w:val="26"/>
              </w:rPr>
              <w:t>Chức năng xử lý:</w:t>
            </w:r>
          </w:p>
          <w:p w14:paraId="490FB633" w14:textId="77777777" w:rsidR="00595472" w:rsidRPr="00410FBA" w:rsidRDefault="00595472" w:rsidP="00595472">
            <w:pPr>
              <w:spacing w:before="120" w:after="120"/>
              <w:rPr>
                <w:i/>
                <w:sz w:val="26"/>
                <w:szCs w:val="26"/>
              </w:rPr>
            </w:pPr>
            <w:r w:rsidRPr="00410FBA">
              <w:rPr>
                <w:sz w:val="26"/>
                <w:szCs w:val="26"/>
              </w:rPr>
              <w:t>Hệ thống chỉ đồng bộ khi hóa đơn có tình trạng chưa đồng bộ và ở các trạng thái đã phát hành thành công</w:t>
            </w:r>
          </w:p>
          <w:p w14:paraId="7ACDABCC" w14:textId="77777777" w:rsidR="00595472" w:rsidRPr="00410FBA" w:rsidRDefault="00595472" w:rsidP="00595472">
            <w:pPr>
              <w:pStyle w:val="ListParagraph"/>
              <w:numPr>
                <w:ilvl w:val="0"/>
                <w:numId w:val="18"/>
              </w:numPr>
              <w:spacing w:before="120" w:after="120"/>
              <w:rPr>
                <w:b/>
                <w:sz w:val="26"/>
                <w:szCs w:val="26"/>
              </w:rPr>
            </w:pPr>
            <w:r w:rsidRPr="00410FBA">
              <w:rPr>
                <w:b/>
                <w:sz w:val="26"/>
                <w:szCs w:val="26"/>
              </w:rPr>
              <w:t xml:space="preserve">Các ngoại lệ: </w:t>
            </w:r>
          </w:p>
          <w:p w14:paraId="3F44B92E" w14:textId="77777777" w:rsidR="00993AC2" w:rsidRPr="00410FBA" w:rsidRDefault="00595472" w:rsidP="00595472">
            <w:pPr>
              <w:pStyle w:val="ListParagraph"/>
              <w:spacing w:before="120" w:after="120"/>
              <w:ind w:left="0"/>
              <w:rPr>
                <w:b/>
                <w:sz w:val="26"/>
                <w:szCs w:val="26"/>
              </w:rPr>
            </w:pPr>
            <w:r w:rsidRPr="00410FBA">
              <w:rPr>
                <w:sz w:val="26"/>
                <w:szCs w:val="26"/>
              </w:rPr>
              <w:t>Không có</w:t>
            </w:r>
          </w:p>
        </w:tc>
        <w:tc>
          <w:tcPr>
            <w:tcW w:w="436" w:type="pct"/>
          </w:tcPr>
          <w:p w14:paraId="4A80EE28" w14:textId="77777777" w:rsidR="00993AC2" w:rsidRPr="00410FBA" w:rsidRDefault="00993AC2" w:rsidP="00993AC2">
            <w:pPr>
              <w:spacing w:before="120" w:after="120"/>
              <w:rPr>
                <w:sz w:val="26"/>
                <w:szCs w:val="26"/>
              </w:rPr>
            </w:pPr>
            <w:r w:rsidRPr="00410FBA">
              <w:rPr>
                <w:sz w:val="26"/>
                <w:szCs w:val="26"/>
              </w:rPr>
              <w:t>Cao</w:t>
            </w:r>
          </w:p>
        </w:tc>
        <w:tc>
          <w:tcPr>
            <w:tcW w:w="597" w:type="pct"/>
          </w:tcPr>
          <w:p w14:paraId="4F3D4335" w14:textId="77777777" w:rsidR="00993AC2" w:rsidRPr="00410FBA" w:rsidRDefault="00993AC2" w:rsidP="00993AC2">
            <w:pPr>
              <w:spacing w:before="120" w:after="120"/>
              <w:rPr>
                <w:sz w:val="26"/>
                <w:szCs w:val="26"/>
              </w:rPr>
            </w:pPr>
            <w:r w:rsidRPr="00410FBA">
              <w:rPr>
                <w:sz w:val="26"/>
                <w:szCs w:val="26"/>
              </w:rPr>
              <w:t>Cao</w:t>
            </w:r>
          </w:p>
        </w:tc>
        <w:tc>
          <w:tcPr>
            <w:tcW w:w="526" w:type="pct"/>
          </w:tcPr>
          <w:p w14:paraId="7C481773" w14:textId="77777777" w:rsidR="00993AC2" w:rsidRPr="00410FBA" w:rsidRDefault="00993AC2" w:rsidP="00993AC2">
            <w:pPr>
              <w:spacing w:before="120" w:after="120"/>
              <w:rPr>
                <w:sz w:val="26"/>
                <w:szCs w:val="26"/>
              </w:rPr>
            </w:pPr>
            <w:r w:rsidRPr="00410FBA">
              <w:rPr>
                <w:sz w:val="26"/>
                <w:szCs w:val="26"/>
              </w:rPr>
              <w:t>Nhân viên kế toán</w:t>
            </w:r>
          </w:p>
        </w:tc>
      </w:tr>
    </w:tbl>
    <w:p w14:paraId="687C4D3E" w14:textId="77777777" w:rsidR="00993AC2" w:rsidRPr="00410FBA" w:rsidRDefault="00993AC2" w:rsidP="00993AC2"/>
    <w:p w14:paraId="03AC295B" w14:textId="77777777" w:rsidR="00634C5E" w:rsidRPr="00410FBA" w:rsidRDefault="00CE593F" w:rsidP="00634C5E">
      <w:pPr>
        <w:pStyle w:val="Heading3"/>
        <w:numPr>
          <w:ilvl w:val="0"/>
          <w:numId w:val="0"/>
        </w:numPr>
      </w:pPr>
      <w:bookmarkStart w:id="718" w:name="_Toc167894541"/>
      <w:r w:rsidRPr="00410FBA">
        <w:t>IV.3</w:t>
      </w:r>
      <w:r w:rsidR="00634C5E" w:rsidRPr="00410FBA">
        <w:t>.3 Danh sách hóa đơn điều chỉnh</w:t>
      </w:r>
      <w:bookmarkEnd w:id="718"/>
    </w:p>
    <w:tbl>
      <w:tblPr>
        <w:tblStyle w:val="TableGrid"/>
        <w:tblW w:w="5000" w:type="pct"/>
        <w:tblLook w:val="04A0" w:firstRow="1" w:lastRow="0" w:firstColumn="1" w:lastColumn="0" w:noHBand="0" w:noVBand="1"/>
      </w:tblPr>
      <w:tblGrid>
        <w:gridCol w:w="689"/>
        <w:gridCol w:w="2508"/>
        <w:gridCol w:w="1716"/>
        <w:gridCol w:w="1786"/>
        <w:gridCol w:w="713"/>
        <w:gridCol w:w="800"/>
        <w:gridCol w:w="852"/>
      </w:tblGrid>
      <w:tr w:rsidR="00410FBA" w:rsidRPr="00410FBA" w14:paraId="7AC7BE0A" w14:textId="77777777" w:rsidTr="00595472">
        <w:tc>
          <w:tcPr>
            <w:tcW w:w="391" w:type="pct"/>
          </w:tcPr>
          <w:p w14:paraId="7EBB35C3" w14:textId="77777777" w:rsidR="00595472" w:rsidRPr="00410FBA" w:rsidRDefault="00595472" w:rsidP="00D40C91">
            <w:pPr>
              <w:spacing w:before="120" w:after="120"/>
              <w:jc w:val="center"/>
              <w:rPr>
                <w:b/>
                <w:sz w:val="26"/>
                <w:szCs w:val="26"/>
              </w:rPr>
            </w:pPr>
            <w:r w:rsidRPr="00410FBA">
              <w:rPr>
                <w:b/>
                <w:sz w:val="26"/>
                <w:szCs w:val="26"/>
              </w:rPr>
              <w:t>STT</w:t>
            </w:r>
          </w:p>
        </w:tc>
        <w:tc>
          <w:tcPr>
            <w:tcW w:w="821" w:type="pct"/>
          </w:tcPr>
          <w:p w14:paraId="6F0A7266" w14:textId="77777777" w:rsidR="00595472" w:rsidRPr="00410FBA" w:rsidRDefault="00595472" w:rsidP="00D40C91">
            <w:pPr>
              <w:spacing w:before="120" w:after="120"/>
              <w:jc w:val="center"/>
              <w:rPr>
                <w:b/>
                <w:sz w:val="26"/>
                <w:szCs w:val="26"/>
              </w:rPr>
            </w:pPr>
            <w:r w:rsidRPr="00410FBA">
              <w:rPr>
                <w:b/>
                <w:sz w:val="26"/>
                <w:szCs w:val="26"/>
              </w:rPr>
              <w:t>Mã yêu cầu</w:t>
            </w:r>
          </w:p>
        </w:tc>
        <w:tc>
          <w:tcPr>
            <w:tcW w:w="980" w:type="pct"/>
          </w:tcPr>
          <w:p w14:paraId="7ED396EE" w14:textId="77777777" w:rsidR="00595472" w:rsidRPr="00410FBA" w:rsidRDefault="00595472" w:rsidP="00D40C91">
            <w:pPr>
              <w:spacing w:before="120" w:after="120"/>
              <w:jc w:val="center"/>
              <w:rPr>
                <w:b/>
                <w:sz w:val="26"/>
                <w:szCs w:val="26"/>
              </w:rPr>
            </w:pPr>
            <w:r w:rsidRPr="00410FBA">
              <w:rPr>
                <w:b/>
                <w:sz w:val="26"/>
                <w:szCs w:val="26"/>
              </w:rPr>
              <w:t>Tên yêu cầu</w:t>
            </w:r>
          </w:p>
        </w:tc>
        <w:tc>
          <w:tcPr>
            <w:tcW w:w="1402" w:type="pct"/>
          </w:tcPr>
          <w:p w14:paraId="16522D9D" w14:textId="77777777" w:rsidR="00595472" w:rsidRPr="00410FBA" w:rsidRDefault="00595472" w:rsidP="00D40C91">
            <w:pPr>
              <w:spacing w:before="120" w:after="120"/>
              <w:jc w:val="center"/>
              <w:rPr>
                <w:b/>
                <w:sz w:val="26"/>
                <w:szCs w:val="26"/>
              </w:rPr>
            </w:pPr>
            <w:r w:rsidRPr="00410FBA">
              <w:rPr>
                <w:b/>
                <w:sz w:val="26"/>
                <w:szCs w:val="26"/>
              </w:rPr>
              <w:t xml:space="preserve">Mô tả </w:t>
            </w:r>
          </w:p>
        </w:tc>
        <w:tc>
          <w:tcPr>
            <w:tcW w:w="404" w:type="pct"/>
          </w:tcPr>
          <w:p w14:paraId="69AC8AF8" w14:textId="77777777" w:rsidR="00595472" w:rsidRPr="00410FBA" w:rsidRDefault="00595472" w:rsidP="00D40C91">
            <w:pPr>
              <w:spacing w:before="120" w:after="120"/>
              <w:jc w:val="center"/>
              <w:rPr>
                <w:b/>
                <w:sz w:val="26"/>
                <w:szCs w:val="26"/>
              </w:rPr>
            </w:pPr>
            <w:r w:rsidRPr="00410FBA">
              <w:rPr>
                <w:b/>
                <w:sz w:val="26"/>
                <w:szCs w:val="26"/>
              </w:rPr>
              <w:t>Mức độ ưu tiên</w:t>
            </w:r>
          </w:p>
        </w:tc>
        <w:tc>
          <w:tcPr>
            <w:tcW w:w="519" w:type="pct"/>
          </w:tcPr>
          <w:p w14:paraId="1B5C2902" w14:textId="77777777" w:rsidR="00595472" w:rsidRPr="00410FBA" w:rsidRDefault="00595472" w:rsidP="00D40C91">
            <w:pPr>
              <w:spacing w:before="120" w:after="120"/>
              <w:jc w:val="center"/>
              <w:rPr>
                <w:b/>
                <w:sz w:val="26"/>
                <w:szCs w:val="26"/>
              </w:rPr>
            </w:pPr>
            <w:r w:rsidRPr="00410FBA">
              <w:rPr>
                <w:b/>
                <w:sz w:val="26"/>
                <w:szCs w:val="26"/>
              </w:rPr>
              <w:t>Mức độ quan trọng</w:t>
            </w:r>
          </w:p>
        </w:tc>
        <w:tc>
          <w:tcPr>
            <w:tcW w:w="484" w:type="pct"/>
          </w:tcPr>
          <w:p w14:paraId="399DEE32" w14:textId="77777777" w:rsidR="00595472" w:rsidRPr="00410FBA" w:rsidRDefault="00595472" w:rsidP="00D40C91">
            <w:pPr>
              <w:spacing w:before="120" w:after="120"/>
              <w:jc w:val="center"/>
              <w:rPr>
                <w:b/>
                <w:sz w:val="26"/>
                <w:szCs w:val="26"/>
              </w:rPr>
            </w:pPr>
            <w:r w:rsidRPr="00410FBA">
              <w:rPr>
                <w:b/>
                <w:sz w:val="26"/>
                <w:szCs w:val="26"/>
              </w:rPr>
              <w:t>Đối tượng liên quan</w:t>
            </w:r>
          </w:p>
        </w:tc>
      </w:tr>
      <w:tr w:rsidR="00410FBA" w:rsidRPr="00410FBA" w14:paraId="7123276D" w14:textId="77777777" w:rsidTr="00595472">
        <w:tc>
          <w:tcPr>
            <w:tcW w:w="391" w:type="pct"/>
          </w:tcPr>
          <w:p w14:paraId="5BD28995" w14:textId="77777777" w:rsidR="00595472" w:rsidRPr="00410FBA" w:rsidRDefault="00595472" w:rsidP="00D40C91">
            <w:pPr>
              <w:pStyle w:val="ListParagraph"/>
              <w:spacing w:before="120" w:after="120"/>
              <w:ind w:left="0"/>
              <w:rPr>
                <w:sz w:val="26"/>
                <w:szCs w:val="26"/>
              </w:rPr>
            </w:pPr>
            <w:r w:rsidRPr="00410FBA">
              <w:rPr>
                <w:sz w:val="26"/>
                <w:szCs w:val="26"/>
              </w:rPr>
              <w:t>1</w:t>
            </w:r>
          </w:p>
        </w:tc>
        <w:tc>
          <w:tcPr>
            <w:tcW w:w="821" w:type="pct"/>
          </w:tcPr>
          <w:p w14:paraId="36F4EE06" w14:textId="5D8BB4E2" w:rsidR="00595472" w:rsidRPr="00410FBA" w:rsidRDefault="002953DC" w:rsidP="002953DC">
            <w:pPr>
              <w:spacing w:before="120" w:after="120"/>
              <w:rPr>
                <w:sz w:val="26"/>
                <w:szCs w:val="26"/>
              </w:rPr>
            </w:pPr>
            <w:r w:rsidRPr="00410FBA">
              <w:rPr>
                <w:sz w:val="26"/>
                <w:szCs w:val="26"/>
              </w:rPr>
              <w:t>UR_HDDT_042.04.01</w:t>
            </w:r>
          </w:p>
        </w:tc>
        <w:tc>
          <w:tcPr>
            <w:tcW w:w="980" w:type="pct"/>
          </w:tcPr>
          <w:p w14:paraId="6D5C2E4C" w14:textId="77777777" w:rsidR="00595472" w:rsidRPr="00410FBA" w:rsidRDefault="00595472" w:rsidP="00D40C91">
            <w:pPr>
              <w:spacing w:before="120" w:after="120"/>
              <w:rPr>
                <w:sz w:val="26"/>
                <w:szCs w:val="26"/>
              </w:rPr>
            </w:pPr>
            <w:r w:rsidRPr="00410FBA">
              <w:rPr>
                <w:sz w:val="26"/>
                <w:szCs w:val="26"/>
              </w:rPr>
              <w:t>Xem danh sách hóa đơn</w:t>
            </w:r>
          </w:p>
        </w:tc>
        <w:tc>
          <w:tcPr>
            <w:tcW w:w="1402" w:type="pct"/>
          </w:tcPr>
          <w:p w14:paraId="04691CD0" w14:textId="77777777" w:rsidR="00595472" w:rsidRPr="00410FBA" w:rsidRDefault="00595472" w:rsidP="00D40C91">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4F830D23" w14:textId="77777777" w:rsidR="00595472" w:rsidRPr="00410FBA" w:rsidRDefault="00595472" w:rsidP="00D40C91">
            <w:pPr>
              <w:pStyle w:val="ListParagraph"/>
              <w:spacing w:before="120" w:after="120"/>
              <w:ind w:left="0"/>
              <w:rPr>
                <w:sz w:val="26"/>
                <w:szCs w:val="26"/>
              </w:rPr>
            </w:pPr>
            <w:r w:rsidRPr="00410FBA">
              <w:rPr>
                <w:sz w:val="26"/>
                <w:szCs w:val="26"/>
              </w:rPr>
              <w:t>Cho phép người dùng xem danh sách hóa đơn và tìm kiếm hóa đơn</w:t>
            </w:r>
          </w:p>
          <w:p w14:paraId="719BCCAE" w14:textId="77777777" w:rsidR="00595472" w:rsidRPr="00410FBA" w:rsidRDefault="00595472" w:rsidP="00D40C91">
            <w:pPr>
              <w:pStyle w:val="ListParagraph"/>
              <w:numPr>
                <w:ilvl w:val="0"/>
                <w:numId w:val="18"/>
              </w:numPr>
              <w:spacing w:before="120" w:after="120"/>
              <w:rPr>
                <w:b/>
                <w:sz w:val="26"/>
                <w:szCs w:val="26"/>
              </w:rPr>
            </w:pPr>
            <w:r w:rsidRPr="00410FBA">
              <w:rPr>
                <w:b/>
                <w:sz w:val="26"/>
                <w:szCs w:val="26"/>
              </w:rPr>
              <w:t>Thông tin đầu vào:</w:t>
            </w:r>
          </w:p>
          <w:p w14:paraId="01082EAB" w14:textId="77777777" w:rsidR="00595472" w:rsidRPr="00410FBA" w:rsidRDefault="00595472" w:rsidP="00D40C91">
            <w:pPr>
              <w:spacing w:before="120" w:after="120"/>
              <w:rPr>
                <w:sz w:val="26"/>
                <w:szCs w:val="26"/>
              </w:rPr>
            </w:pPr>
            <w:r w:rsidRPr="00410FBA">
              <w:rPr>
                <w:sz w:val="26"/>
                <w:szCs w:val="26"/>
              </w:rPr>
              <w:t>Dữ liệu hóa đơn có trên hệ thống</w:t>
            </w:r>
          </w:p>
          <w:p w14:paraId="31F3088D" w14:textId="77777777" w:rsidR="00595472" w:rsidRPr="00410FBA" w:rsidRDefault="00595472" w:rsidP="00D40C91">
            <w:pPr>
              <w:pStyle w:val="ListParagraph"/>
              <w:numPr>
                <w:ilvl w:val="0"/>
                <w:numId w:val="18"/>
              </w:numPr>
              <w:spacing w:before="120" w:after="120"/>
              <w:rPr>
                <w:b/>
                <w:sz w:val="26"/>
                <w:szCs w:val="26"/>
              </w:rPr>
            </w:pPr>
            <w:r w:rsidRPr="00410FBA">
              <w:rPr>
                <w:b/>
                <w:sz w:val="26"/>
                <w:szCs w:val="26"/>
              </w:rPr>
              <w:t xml:space="preserve">Thông tin đầu ra: </w:t>
            </w:r>
          </w:p>
          <w:p w14:paraId="539BC611" w14:textId="77777777" w:rsidR="00595472" w:rsidRPr="00410FBA" w:rsidRDefault="00595472" w:rsidP="00D40C91">
            <w:pPr>
              <w:spacing w:before="120" w:after="120"/>
              <w:rPr>
                <w:sz w:val="26"/>
                <w:szCs w:val="26"/>
                <w:u w:val="single"/>
              </w:rPr>
            </w:pPr>
            <w:r w:rsidRPr="00410FBA">
              <w:rPr>
                <w:sz w:val="26"/>
                <w:szCs w:val="26"/>
                <w:u w:val="single"/>
              </w:rPr>
              <w:t>Danh sách gồm các trường thông tin sau:</w:t>
            </w:r>
          </w:p>
          <w:p w14:paraId="1A0A4C0A" w14:textId="77777777" w:rsidR="00595472" w:rsidRPr="00410FBA" w:rsidRDefault="00595472" w:rsidP="00D40C91">
            <w:pPr>
              <w:spacing w:before="120" w:after="120"/>
              <w:rPr>
                <w:sz w:val="26"/>
                <w:szCs w:val="26"/>
              </w:rPr>
            </w:pPr>
            <w:r w:rsidRPr="00410FBA">
              <w:rPr>
                <w:sz w:val="26"/>
                <w:szCs w:val="26"/>
              </w:rPr>
              <w:t>+ STT</w:t>
            </w:r>
          </w:p>
          <w:p w14:paraId="1813CCF0" w14:textId="77777777" w:rsidR="00595472" w:rsidRPr="00410FBA" w:rsidRDefault="00595472" w:rsidP="00D40C91">
            <w:pPr>
              <w:spacing w:before="120" w:after="120"/>
              <w:rPr>
                <w:sz w:val="26"/>
                <w:szCs w:val="26"/>
              </w:rPr>
            </w:pPr>
            <w:r w:rsidRPr="00410FBA">
              <w:rPr>
                <w:sz w:val="26"/>
                <w:szCs w:val="26"/>
              </w:rPr>
              <w:t>+ Mẫu số</w:t>
            </w:r>
          </w:p>
          <w:p w14:paraId="4AA9DA98" w14:textId="77777777" w:rsidR="00595472" w:rsidRPr="00410FBA" w:rsidRDefault="00595472" w:rsidP="00D40C91">
            <w:pPr>
              <w:spacing w:before="120" w:after="120"/>
              <w:rPr>
                <w:sz w:val="26"/>
                <w:szCs w:val="26"/>
              </w:rPr>
            </w:pPr>
            <w:r w:rsidRPr="00410FBA">
              <w:rPr>
                <w:sz w:val="26"/>
                <w:szCs w:val="26"/>
              </w:rPr>
              <w:t>+ Ký hiệu</w:t>
            </w:r>
          </w:p>
          <w:p w14:paraId="7133D707" w14:textId="77777777" w:rsidR="00595472" w:rsidRPr="00410FBA" w:rsidRDefault="00595472" w:rsidP="00D40C91">
            <w:pPr>
              <w:spacing w:before="120" w:after="120"/>
              <w:rPr>
                <w:sz w:val="26"/>
                <w:szCs w:val="26"/>
              </w:rPr>
            </w:pPr>
            <w:r w:rsidRPr="00410FBA">
              <w:rPr>
                <w:sz w:val="26"/>
                <w:szCs w:val="26"/>
              </w:rPr>
              <w:t>+ Số hóa đơn</w:t>
            </w:r>
          </w:p>
          <w:p w14:paraId="6CCD1144" w14:textId="77777777" w:rsidR="00595472" w:rsidRPr="00410FBA" w:rsidRDefault="00D40C91" w:rsidP="00D40C91">
            <w:pPr>
              <w:spacing w:before="120" w:after="120"/>
              <w:rPr>
                <w:sz w:val="26"/>
                <w:szCs w:val="26"/>
              </w:rPr>
            </w:pPr>
            <w:r w:rsidRPr="00410FBA">
              <w:rPr>
                <w:sz w:val="26"/>
                <w:szCs w:val="26"/>
              </w:rPr>
              <w:t>+ Ghi chú</w:t>
            </w:r>
          </w:p>
          <w:p w14:paraId="121C42EF" w14:textId="77777777" w:rsidR="00595472" w:rsidRPr="00410FBA" w:rsidRDefault="00595472" w:rsidP="00D40C91">
            <w:pPr>
              <w:spacing w:before="120" w:after="120"/>
              <w:rPr>
                <w:sz w:val="26"/>
                <w:szCs w:val="26"/>
                <w:u w:val="single"/>
              </w:rPr>
            </w:pPr>
            <w:r w:rsidRPr="00410FBA">
              <w:rPr>
                <w:sz w:val="26"/>
                <w:szCs w:val="26"/>
                <w:u w:val="single"/>
              </w:rPr>
              <w:t>Các nút thao tác chức năng gồm:</w:t>
            </w:r>
          </w:p>
          <w:p w14:paraId="61408D95" w14:textId="77777777" w:rsidR="00595472" w:rsidRPr="00410FBA" w:rsidRDefault="00595472" w:rsidP="00D40C91">
            <w:pPr>
              <w:spacing w:before="120" w:after="120"/>
              <w:rPr>
                <w:sz w:val="26"/>
                <w:szCs w:val="26"/>
              </w:rPr>
            </w:pPr>
            <w:r w:rsidRPr="00410FBA">
              <w:rPr>
                <w:sz w:val="26"/>
                <w:szCs w:val="26"/>
              </w:rPr>
              <w:t>+ Xem: xem chi tiết hóa đơn</w:t>
            </w:r>
          </w:p>
          <w:p w14:paraId="04848744" w14:textId="77777777" w:rsidR="00595472" w:rsidRPr="00410FBA" w:rsidRDefault="00595472" w:rsidP="0037286D">
            <w:pPr>
              <w:spacing w:before="120" w:after="120"/>
              <w:rPr>
                <w:sz w:val="26"/>
                <w:szCs w:val="26"/>
              </w:rPr>
            </w:pPr>
            <w:r w:rsidRPr="00410FBA">
              <w:rPr>
                <w:sz w:val="26"/>
                <w:szCs w:val="26"/>
              </w:rPr>
              <w:t xml:space="preserve">+ </w:t>
            </w:r>
            <w:r w:rsidR="0037286D" w:rsidRPr="00410FBA">
              <w:rPr>
                <w:sz w:val="26"/>
                <w:szCs w:val="26"/>
              </w:rPr>
              <w:t xml:space="preserve">Tạo biên bản: tạo và gửi biên bản cho người mua hàng </w:t>
            </w:r>
          </w:p>
          <w:p w14:paraId="6B45F206" w14:textId="77777777" w:rsidR="0037286D" w:rsidRPr="00410FBA" w:rsidRDefault="0037286D" w:rsidP="0037286D">
            <w:pPr>
              <w:spacing w:before="120" w:after="120"/>
              <w:rPr>
                <w:sz w:val="26"/>
                <w:szCs w:val="26"/>
              </w:rPr>
            </w:pPr>
            <w:r w:rsidRPr="00410FBA">
              <w:rPr>
                <w:sz w:val="26"/>
                <w:szCs w:val="26"/>
              </w:rPr>
              <w:t>+ Upload biên bản: upload biên bản file doc, docx, pdf</w:t>
            </w:r>
          </w:p>
          <w:p w14:paraId="7562C477" w14:textId="77777777" w:rsidR="0037286D" w:rsidRPr="00410FBA" w:rsidRDefault="0037286D" w:rsidP="0037286D">
            <w:pPr>
              <w:spacing w:before="120" w:after="120"/>
              <w:rPr>
                <w:sz w:val="26"/>
                <w:szCs w:val="26"/>
              </w:rPr>
            </w:pPr>
            <w:r w:rsidRPr="00410FBA">
              <w:rPr>
                <w:sz w:val="26"/>
                <w:szCs w:val="26"/>
              </w:rPr>
              <w:t xml:space="preserve">+ Download biên bản: </w:t>
            </w:r>
          </w:p>
          <w:p w14:paraId="691805D6" w14:textId="77777777" w:rsidR="00595472" w:rsidRPr="00410FBA" w:rsidRDefault="00595472" w:rsidP="00D40C91">
            <w:pPr>
              <w:spacing w:before="120" w:after="120"/>
              <w:rPr>
                <w:sz w:val="26"/>
                <w:szCs w:val="26"/>
                <w:u w:val="single"/>
              </w:rPr>
            </w:pPr>
            <w:r w:rsidRPr="00410FBA">
              <w:rPr>
                <w:sz w:val="26"/>
                <w:szCs w:val="26"/>
                <w:u w:val="single"/>
              </w:rPr>
              <w:t>Chức năng tìm kiếm hóa đơn:</w:t>
            </w:r>
          </w:p>
          <w:p w14:paraId="59A4BF47" w14:textId="77777777" w:rsidR="00595472" w:rsidRPr="00410FBA" w:rsidRDefault="00595472" w:rsidP="00D40C91">
            <w:pPr>
              <w:spacing w:before="120" w:after="120"/>
              <w:rPr>
                <w:sz w:val="26"/>
                <w:szCs w:val="26"/>
              </w:rPr>
            </w:pPr>
            <w:r w:rsidRPr="00410FBA">
              <w:rPr>
                <w:sz w:val="26"/>
                <w:szCs w:val="26"/>
              </w:rPr>
              <w:t>Người dùng nhập từ khóa hoặc lựa chọn tiêu chí với các trường thông tin sau:</w:t>
            </w:r>
          </w:p>
          <w:p w14:paraId="204AED26" w14:textId="77777777" w:rsidR="00595472" w:rsidRPr="00410FBA" w:rsidRDefault="00595472" w:rsidP="00D40C91">
            <w:pPr>
              <w:spacing w:before="120" w:after="120"/>
              <w:rPr>
                <w:sz w:val="26"/>
                <w:szCs w:val="26"/>
              </w:rPr>
            </w:pPr>
            <w:r w:rsidRPr="00410FBA">
              <w:rPr>
                <w:sz w:val="26"/>
                <w:szCs w:val="26"/>
              </w:rPr>
              <w:t>+ Từ ngày…Đến ngày: chọn ngày trên lịch có sẵn</w:t>
            </w:r>
          </w:p>
          <w:p w14:paraId="757882EC" w14:textId="77777777" w:rsidR="00595472" w:rsidRPr="00410FBA" w:rsidRDefault="00595472" w:rsidP="00D40C91">
            <w:pPr>
              <w:spacing w:before="120" w:after="120"/>
              <w:rPr>
                <w:sz w:val="26"/>
                <w:szCs w:val="26"/>
              </w:rPr>
            </w:pPr>
            <w:r w:rsidRPr="00410FBA">
              <w:rPr>
                <w:sz w:val="26"/>
                <w:szCs w:val="26"/>
              </w:rPr>
              <w:t>+ Mẫu số: chọn 1 mẫu số trên danh sách có sẵn</w:t>
            </w:r>
          </w:p>
          <w:p w14:paraId="2B4399D0" w14:textId="77777777" w:rsidR="00595472" w:rsidRPr="00410FBA" w:rsidRDefault="00595472" w:rsidP="00D40C91">
            <w:pPr>
              <w:spacing w:before="120" w:after="120"/>
              <w:rPr>
                <w:sz w:val="26"/>
                <w:szCs w:val="26"/>
              </w:rPr>
            </w:pPr>
            <w:r w:rsidRPr="00410FBA">
              <w:rPr>
                <w:sz w:val="26"/>
                <w:szCs w:val="26"/>
              </w:rPr>
              <w:t>+ Ký hiệu: chọn 1 dải ký hiệu trên danh sách có sẵn</w:t>
            </w:r>
          </w:p>
          <w:p w14:paraId="5B7080A0" w14:textId="77777777" w:rsidR="00595472" w:rsidRPr="00410FBA" w:rsidRDefault="00595472" w:rsidP="00D40C91">
            <w:pPr>
              <w:spacing w:before="120" w:after="120"/>
              <w:rPr>
                <w:sz w:val="26"/>
                <w:szCs w:val="26"/>
              </w:rPr>
            </w:pPr>
            <w:r w:rsidRPr="00410FBA">
              <w:rPr>
                <w:sz w:val="26"/>
                <w:szCs w:val="26"/>
              </w:rPr>
              <w:t xml:space="preserve">+ </w:t>
            </w:r>
            <w:r w:rsidR="0037286D" w:rsidRPr="00410FBA">
              <w:rPr>
                <w:sz w:val="26"/>
                <w:szCs w:val="26"/>
              </w:rPr>
              <w:t>Số hóa đơn bị điều chỉnh: tự nhập</w:t>
            </w:r>
          </w:p>
          <w:p w14:paraId="06035F95" w14:textId="77777777" w:rsidR="0037286D" w:rsidRPr="00410FBA" w:rsidRDefault="0037286D" w:rsidP="00D40C91">
            <w:pPr>
              <w:spacing w:before="120" w:after="120"/>
              <w:rPr>
                <w:sz w:val="26"/>
                <w:szCs w:val="26"/>
              </w:rPr>
            </w:pPr>
            <w:r w:rsidRPr="00410FBA">
              <w:rPr>
                <w:sz w:val="26"/>
                <w:szCs w:val="26"/>
              </w:rPr>
              <w:t>+ MST khách hàng: tự nhập</w:t>
            </w:r>
          </w:p>
          <w:p w14:paraId="4A76885B" w14:textId="77777777" w:rsidR="0037286D" w:rsidRPr="00410FBA" w:rsidRDefault="0037286D" w:rsidP="00D40C91">
            <w:pPr>
              <w:spacing w:before="120" w:after="120"/>
              <w:rPr>
                <w:sz w:val="26"/>
                <w:szCs w:val="26"/>
              </w:rPr>
            </w:pPr>
            <w:r w:rsidRPr="00410FBA">
              <w:rPr>
                <w:sz w:val="26"/>
                <w:szCs w:val="26"/>
              </w:rPr>
              <w:t>+ Mã khách hàng: tự nhập</w:t>
            </w:r>
          </w:p>
          <w:p w14:paraId="4059F1DC" w14:textId="77777777" w:rsidR="0037286D" w:rsidRPr="00410FBA" w:rsidRDefault="0037286D" w:rsidP="00D40C91">
            <w:pPr>
              <w:spacing w:before="120" w:after="120"/>
              <w:rPr>
                <w:sz w:val="26"/>
                <w:szCs w:val="26"/>
              </w:rPr>
            </w:pPr>
            <w:r w:rsidRPr="00410FBA">
              <w:rPr>
                <w:sz w:val="26"/>
                <w:szCs w:val="26"/>
              </w:rPr>
              <w:t>+ Tên khách hàng: tự nhập</w:t>
            </w:r>
          </w:p>
          <w:p w14:paraId="55A066DA" w14:textId="77777777" w:rsidR="00595472" w:rsidRPr="00410FBA" w:rsidRDefault="00595472" w:rsidP="00D40C91">
            <w:pPr>
              <w:pStyle w:val="ListParagraph"/>
              <w:numPr>
                <w:ilvl w:val="0"/>
                <w:numId w:val="18"/>
              </w:numPr>
              <w:spacing w:before="120" w:after="120"/>
              <w:rPr>
                <w:b/>
                <w:sz w:val="26"/>
                <w:szCs w:val="26"/>
              </w:rPr>
            </w:pPr>
            <w:r w:rsidRPr="00410FBA">
              <w:rPr>
                <w:b/>
                <w:sz w:val="26"/>
                <w:szCs w:val="26"/>
              </w:rPr>
              <w:t>Chức năng xử lý:</w:t>
            </w:r>
          </w:p>
          <w:p w14:paraId="0596A28C" w14:textId="77777777" w:rsidR="00595472" w:rsidRPr="00410FBA" w:rsidRDefault="00595472" w:rsidP="00D40C91">
            <w:pPr>
              <w:spacing w:before="120" w:after="120"/>
              <w:rPr>
                <w:sz w:val="26"/>
                <w:szCs w:val="26"/>
              </w:rPr>
            </w:pPr>
            <w:r w:rsidRPr="00410FBA">
              <w:rPr>
                <w:sz w:val="26"/>
                <w:szCs w:val="26"/>
              </w:rPr>
              <w:t>+ Hệ thống hiển thị danh sách hóa đơn mặc định/hiển thị theo tiêu chí tìm kiếm</w:t>
            </w:r>
          </w:p>
          <w:p w14:paraId="7EE6972B" w14:textId="77777777" w:rsidR="00595472" w:rsidRPr="00410FBA" w:rsidRDefault="00595472" w:rsidP="00D40C91">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6F42434E" w14:textId="77777777" w:rsidR="00595472" w:rsidRPr="00410FBA" w:rsidRDefault="00595472" w:rsidP="00D40C91">
            <w:pPr>
              <w:pStyle w:val="ListParagraph"/>
              <w:numPr>
                <w:ilvl w:val="0"/>
                <w:numId w:val="18"/>
              </w:numPr>
              <w:spacing w:before="120" w:after="120"/>
              <w:rPr>
                <w:b/>
                <w:sz w:val="26"/>
                <w:szCs w:val="26"/>
              </w:rPr>
            </w:pPr>
            <w:r w:rsidRPr="00410FBA">
              <w:rPr>
                <w:b/>
                <w:sz w:val="26"/>
                <w:szCs w:val="26"/>
              </w:rPr>
              <w:t xml:space="preserve">Các ngoại lệ: </w:t>
            </w:r>
          </w:p>
          <w:p w14:paraId="5C1CFCBF" w14:textId="77777777" w:rsidR="00595472" w:rsidRPr="00410FBA" w:rsidRDefault="00595472" w:rsidP="00D40C91">
            <w:pPr>
              <w:spacing w:before="120" w:after="120"/>
              <w:rPr>
                <w:b/>
                <w:sz w:val="26"/>
                <w:szCs w:val="26"/>
              </w:rPr>
            </w:pPr>
            <w:r w:rsidRPr="00410FBA">
              <w:rPr>
                <w:sz w:val="26"/>
                <w:szCs w:val="26"/>
              </w:rPr>
              <w:t>Không có</w:t>
            </w:r>
          </w:p>
        </w:tc>
        <w:tc>
          <w:tcPr>
            <w:tcW w:w="404" w:type="pct"/>
          </w:tcPr>
          <w:p w14:paraId="5F191D80" w14:textId="77777777" w:rsidR="00595472" w:rsidRPr="00410FBA" w:rsidRDefault="00595472" w:rsidP="00D40C91">
            <w:pPr>
              <w:spacing w:before="120" w:after="120"/>
              <w:rPr>
                <w:sz w:val="26"/>
                <w:szCs w:val="26"/>
              </w:rPr>
            </w:pPr>
            <w:r w:rsidRPr="00410FBA">
              <w:rPr>
                <w:sz w:val="26"/>
                <w:szCs w:val="26"/>
              </w:rPr>
              <w:t>Cao</w:t>
            </w:r>
          </w:p>
        </w:tc>
        <w:tc>
          <w:tcPr>
            <w:tcW w:w="519" w:type="pct"/>
          </w:tcPr>
          <w:p w14:paraId="618DA9D7" w14:textId="77777777" w:rsidR="00595472" w:rsidRPr="00410FBA" w:rsidRDefault="00595472" w:rsidP="00D40C91">
            <w:pPr>
              <w:spacing w:before="120" w:after="120"/>
              <w:rPr>
                <w:sz w:val="26"/>
                <w:szCs w:val="26"/>
              </w:rPr>
            </w:pPr>
            <w:r w:rsidRPr="00410FBA">
              <w:rPr>
                <w:sz w:val="26"/>
                <w:szCs w:val="26"/>
              </w:rPr>
              <w:t>Cao</w:t>
            </w:r>
          </w:p>
        </w:tc>
        <w:tc>
          <w:tcPr>
            <w:tcW w:w="484" w:type="pct"/>
          </w:tcPr>
          <w:p w14:paraId="12B97DFE" w14:textId="77777777" w:rsidR="00595472" w:rsidRPr="00410FBA" w:rsidRDefault="00595472" w:rsidP="00D40C91">
            <w:pPr>
              <w:spacing w:before="120" w:after="120"/>
              <w:rPr>
                <w:sz w:val="26"/>
                <w:szCs w:val="26"/>
              </w:rPr>
            </w:pPr>
            <w:r w:rsidRPr="00410FBA">
              <w:rPr>
                <w:sz w:val="26"/>
                <w:szCs w:val="26"/>
              </w:rPr>
              <w:t>Nhân viên kế toán</w:t>
            </w:r>
          </w:p>
        </w:tc>
      </w:tr>
      <w:tr w:rsidR="00410FBA" w:rsidRPr="00410FBA" w14:paraId="7A375906" w14:textId="77777777" w:rsidTr="00595472">
        <w:tc>
          <w:tcPr>
            <w:tcW w:w="391" w:type="pct"/>
          </w:tcPr>
          <w:p w14:paraId="6CAC7C9A" w14:textId="77777777" w:rsidR="006C7DBE" w:rsidRPr="00410FBA" w:rsidRDefault="006C7DBE" w:rsidP="006C7DBE">
            <w:pPr>
              <w:pStyle w:val="ListParagraph"/>
              <w:spacing w:before="120" w:after="120"/>
              <w:ind w:left="0"/>
              <w:rPr>
                <w:sz w:val="26"/>
                <w:szCs w:val="26"/>
              </w:rPr>
            </w:pPr>
            <w:r w:rsidRPr="00410FBA">
              <w:rPr>
                <w:sz w:val="26"/>
                <w:szCs w:val="26"/>
              </w:rPr>
              <w:t>2</w:t>
            </w:r>
          </w:p>
        </w:tc>
        <w:tc>
          <w:tcPr>
            <w:tcW w:w="821" w:type="pct"/>
          </w:tcPr>
          <w:p w14:paraId="30351177" w14:textId="051C7960" w:rsidR="006C7DBE" w:rsidRPr="00410FBA" w:rsidRDefault="002953DC" w:rsidP="002953DC">
            <w:pPr>
              <w:spacing w:before="120" w:after="120"/>
              <w:rPr>
                <w:sz w:val="26"/>
                <w:szCs w:val="26"/>
              </w:rPr>
            </w:pPr>
            <w:r w:rsidRPr="00410FBA">
              <w:rPr>
                <w:sz w:val="26"/>
                <w:szCs w:val="26"/>
              </w:rPr>
              <w:t>UR_HDDT_042.04.02</w:t>
            </w:r>
          </w:p>
        </w:tc>
        <w:tc>
          <w:tcPr>
            <w:tcW w:w="980" w:type="pct"/>
          </w:tcPr>
          <w:p w14:paraId="7EEBBCE5" w14:textId="77777777" w:rsidR="006C7DBE" w:rsidRPr="00410FBA" w:rsidRDefault="006C7DBE" w:rsidP="006C7DBE">
            <w:pPr>
              <w:spacing w:before="120" w:after="120"/>
              <w:rPr>
                <w:sz w:val="26"/>
                <w:szCs w:val="26"/>
              </w:rPr>
            </w:pPr>
            <w:r w:rsidRPr="00410FBA">
              <w:rPr>
                <w:sz w:val="26"/>
                <w:szCs w:val="26"/>
              </w:rPr>
              <w:t xml:space="preserve">Thêm mới hóa đơn điều chỉnh tăng/giảm/thay đổi thông tin </w:t>
            </w:r>
          </w:p>
        </w:tc>
        <w:tc>
          <w:tcPr>
            <w:tcW w:w="1402" w:type="pct"/>
          </w:tcPr>
          <w:p w14:paraId="34BAA603" w14:textId="77777777" w:rsidR="006C7DBE" w:rsidRPr="00410FBA" w:rsidRDefault="006C7DBE" w:rsidP="006C7DB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77F8EA3" w14:textId="77777777" w:rsidR="006C7DBE" w:rsidRPr="00410FBA" w:rsidRDefault="006C7DBE" w:rsidP="006C7DBE">
            <w:pPr>
              <w:pStyle w:val="ListParagraph"/>
              <w:spacing w:before="120" w:after="120"/>
              <w:ind w:left="0"/>
              <w:rPr>
                <w:sz w:val="26"/>
                <w:szCs w:val="26"/>
              </w:rPr>
            </w:pPr>
            <w:r w:rsidRPr="00410FBA">
              <w:rPr>
                <w:sz w:val="26"/>
                <w:szCs w:val="26"/>
              </w:rPr>
              <w:t>Cho phép người dùng thêm mới hóa đơn điều chỉnh</w:t>
            </w:r>
          </w:p>
          <w:p w14:paraId="73900357"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Thông tin đầu vào:</w:t>
            </w:r>
          </w:p>
          <w:p w14:paraId="76DD11D2" w14:textId="77777777" w:rsidR="006C7DBE" w:rsidRPr="00410FBA" w:rsidRDefault="006C7DBE" w:rsidP="006C7DBE">
            <w:pPr>
              <w:spacing w:before="120" w:after="120"/>
              <w:rPr>
                <w:sz w:val="26"/>
                <w:szCs w:val="26"/>
              </w:rPr>
            </w:pPr>
            <w:r w:rsidRPr="00410FBA">
              <w:rPr>
                <w:sz w:val="26"/>
                <w:szCs w:val="26"/>
                <w:u w:val="single"/>
              </w:rPr>
              <w:t>Thông tin chung</w:t>
            </w:r>
            <w:r w:rsidRPr="00410FBA">
              <w:rPr>
                <w:sz w:val="26"/>
                <w:szCs w:val="26"/>
              </w:rPr>
              <w:t xml:space="preserve"> </w:t>
            </w:r>
          </w:p>
          <w:p w14:paraId="1A0190D0" w14:textId="77777777" w:rsidR="006C7DBE" w:rsidRPr="00410FBA" w:rsidRDefault="006C7DBE" w:rsidP="006C7DBE">
            <w:pPr>
              <w:spacing w:before="120" w:after="120"/>
              <w:rPr>
                <w:sz w:val="26"/>
                <w:szCs w:val="26"/>
              </w:rPr>
            </w:pPr>
            <w:r w:rsidRPr="00410FBA">
              <w:rPr>
                <w:sz w:val="26"/>
                <w:szCs w:val="26"/>
              </w:rPr>
              <w:t>hệ thống mặc định hiển thị các thông tin của hóa đơn gốc. Người dùng có thể chỉnh sửa lại 1 số trường thông tin được ghi chú dưới đây:</w:t>
            </w:r>
          </w:p>
          <w:p w14:paraId="491D4837" w14:textId="77777777" w:rsidR="006C7DBE" w:rsidRPr="00410FBA" w:rsidRDefault="006C7DBE" w:rsidP="006C7DBE">
            <w:pPr>
              <w:spacing w:before="120" w:after="120"/>
              <w:rPr>
                <w:sz w:val="26"/>
                <w:szCs w:val="26"/>
              </w:rPr>
            </w:pPr>
            <w:r w:rsidRPr="00410FBA">
              <w:rPr>
                <w:sz w:val="26"/>
                <w:szCs w:val="26"/>
              </w:rPr>
              <w:t>+ Mẫu số hóa đơn *: cho phép sửa</w:t>
            </w:r>
          </w:p>
          <w:p w14:paraId="036838DB" w14:textId="77777777" w:rsidR="006C7DBE" w:rsidRPr="00410FBA" w:rsidRDefault="006C7DBE" w:rsidP="006C7DBE">
            <w:pPr>
              <w:spacing w:before="120" w:after="120"/>
              <w:rPr>
                <w:sz w:val="26"/>
                <w:szCs w:val="26"/>
              </w:rPr>
            </w:pPr>
            <w:r w:rsidRPr="00410FBA">
              <w:rPr>
                <w:sz w:val="26"/>
                <w:szCs w:val="26"/>
              </w:rPr>
              <w:t>+ Ký hiệu hóa đơn *: cho phép sửa</w:t>
            </w:r>
          </w:p>
          <w:p w14:paraId="5059D8FD" w14:textId="77777777" w:rsidR="006C7DBE" w:rsidRPr="00410FBA" w:rsidRDefault="006C7DBE" w:rsidP="006C7DBE">
            <w:pPr>
              <w:spacing w:before="120" w:after="120"/>
              <w:rPr>
                <w:sz w:val="26"/>
                <w:szCs w:val="26"/>
              </w:rPr>
            </w:pPr>
            <w:r w:rsidRPr="00410FBA">
              <w:rPr>
                <w:sz w:val="26"/>
                <w:szCs w:val="26"/>
              </w:rPr>
              <w:t>+ Tên hóa đơn *: cho phép sửa</w:t>
            </w:r>
          </w:p>
          <w:p w14:paraId="21E63AED" w14:textId="77777777" w:rsidR="006C7DBE" w:rsidRPr="00410FBA" w:rsidRDefault="006C7DBE" w:rsidP="006C7DBE">
            <w:pPr>
              <w:spacing w:before="120" w:after="120"/>
              <w:rPr>
                <w:sz w:val="26"/>
                <w:szCs w:val="26"/>
              </w:rPr>
            </w:pPr>
            <w:r w:rsidRPr="00410FBA">
              <w:rPr>
                <w:sz w:val="26"/>
                <w:szCs w:val="26"/>
              </w:rPr>
              <w:t>+ Mã số thuế *: không cho sửa</w:t>
            </w:r>
          </w:p>
          <w:p w14:paraId="186F67D9" w14:textId="77777777" w:rsidR="006C7DBE" w:rsidRPr="00410FBA" w:rsidRDefault="006C7DBE" w:rsidP="006C7DBE">
            <w:pPr>
              <w:spacing w:before="120" w:after="120"/>
              <w:rPr>
                <w:sz w:val="26"/>
                <w:szCs w:val="26"/>
              </w:rPr>
            </w:pPr>
            <w:r w:rsidRPr="00410FBA">
              <w:rPr>
                <w:sz w:val="26"/>
                <w:szCs w:val="26"/>
              </w:rPr>
              <w:t>+ Tên đơn vị *: không cho sửa</w:t>
            </w:r>
          </w:p>
          <w:p w14:paraId="04EFA9D5" w14:textId="77777777" w:rsidR="006C7DBE" w:rsidRPr="00410FBA" w:rsidRDefault="006C7DBE" w:rsidP="006C7DBE">
            <w:pPr>
              <w:spacing w:before="120" w:after="120"/>
              <w:rPr>
                <w:sz w:val="26"/>
                <w:szCs w:val="26"/>
              </w:rPr>
            </w:pPr>
            <w:r w:rsidRPr="00410FBA">
              <w:rPr>
                <w:sz w:val="26"/>
                <w:szCs w:val="26"/>
              </w:rPr>
              <w:t>+ Địa chỉ *: không cho sửa</w:t>
            </w:r>
          </w:p>
          <w:p w14:paraId="7952F41E" w14:textId="77777777" w:rsidR="006C7DBE" w:rsidRPr="00410FBA" w:rsidRDefault="006C7DBE" w:rsidP="006C7DBE">
            <w:pPr>
              <w:spacing w:before="120" w:after="120"/>
              <w:rPr>
                <w:sz w:val="26"/>
                <w:szCs w:val="26"/>
              </w:rPr>
            </w:pPr>
            <w:r w:rsidRPr="00410FBA">
              <w:rPr>
                <w:sz w:val="26"/>
                <w:szCs w:val="26"/>
              </w:rPr>
              <w:t>+ Ngày hóa đơn: cho phép sửa</w:t>
            </w:r>
          </w:p>
          <w:p w14:paraId="7E6C1563" w14:textId="77777777" w:rsidR="006C7DBE" w:rsidRPr="00410FBA" w:rsidRDefault="006C7DBE" w:rsidP="006C7DBE">
            <w:pPr>
              <w:spacing w:before="120" w:after="120"/>
              <w:rPr>
                <w:sz w:val="26"/>
                <w:szCs w:val="26"/>
              </w:rPr>
            </w:pPr>
            <w:r w:rsidRPr="00410FBA">
              <w:rPr>
                <w:sz w:val="26"/>
                <w:szCs w:val="26"/>
              </w:rPr>
              <w:t>+ Mã khách hàng: cho phép sửa</w:t>
            </w:r>
          </w:p>
          <w:p w14:paraId="137D65C9" w14:textId="77777777" w:rsidR="006C7DBE" w:rsidRPr="00410FBA" w:rsidRDefault="006C7DBE" w:rsidP="006C7DBE">
            <w:pPr>
              <w:spacing w:before="120" w:after="120"/>
              <w:rPr>
                <w:sz w:val="26"/>
                <w:szCs w:val="26"/>
              </w:rPr>
            </w:pPr>
            <w:r w:rsidRPr="00410FBA">
              <w:rPr>
                <w:sz w:val="26"/>
                <w:szCs w:val="26"/>
              </w:rPr>
              <w:t>+ Mã số thuế người mua hàng: tự động hiển thị khi người dùng điền trường Mã khách hàng, cho phép sửa</w:t>
            </w:r>
          </w:p>
          <w:p w14:paraId="4CB69C5F" w14:textId="77777777" w:rsidR="006C7DBE" w:rsidRPr="00410FBA" w:rsidRDefault="006C7DBE" w:rsidP="006C7DBE">
            <w:pPr>
              <w:spacing w:before="120" w:after="120"/>
              <w:rPr>
                <w:sz w:val="26"/>
                <w:szCs w:val="26"/>
              </w:rPr>
            </w:pPr>
            <w:r w:rsidRPr="00410FBA">
              <w:rPr>
                <w:sz w:val="26"/>
                <w:szCs w:val="26"/>
              </w:rPr>
              <w:t>+ Tên đơn vị mua hàng: tự động hiển thị khi người dùng điền trường Mã khách hàng, cho phép sửa</w:t>
            </w:r>
          </w:p>
          <w:p w14:paraId="1499C5E0" w14:textId="77777777" w:rsidR="006C7DBE" w:rsidRPr="00410FBA" w:rsidRDefault="006C7DBE" w:rsidP="006C7DBE">
            <w:pPr>
              <w:spacing w:before="120" w:after="120"/>
              <w:rPr>
                <w:sz w:val="26"/>
                <w:szCs w:val="26"/>
              </w:rPr>
            </w:pPr>
            <w:r w:rsidRPr="00410FBA">
              <w:rPr>
                <w:sz w:val="26"/>
                <w:szCs w:val="26"/>
              </w:rPr>
              <w:t>+ Địa chỉ người mua hàng: tự động hiển thị khi người dùng điền trường Mã khách hàng, cho phép sửa</w:t>
            </w:r>
          </w:p>
          <w:p w14:paraId="6A48E249" w14:textId="77777777" w:rsidR="006C7DBE" w:rsidRPr="00410FBA" w:rsidRDefault="006C7DBE" w:rsidP="006C7DBE">
            <w:pPr>
              <w:spacing w:before="120" w:after="120"/>
              <w:rPr>
                <w:sz w:val="26"/>
                <w:szCs w:val="26"/>
              </w:rPr>
            </w:pPr>
            <w:r w:rsidRPr="00410FBA">
              <w:rPr>
                <w:sz w:val="26"/>
                <w:szCs w:val="26"/>
              </w:rPr>
              <w:t>+ Tên người mua hàng: tự động hiển thị khi người dùng điền trường Mã khách hàng, cho phép sửa</w:t>
            </w:r>
          </w:p>
          <w:p w14:paraId="091E0867" w14:textId="77777777" w:rsidR="006C7DBE" w:rsidRPr="00410FBA" w:rsidRDefault="006C7DBE" w:rsidP="006C7DBE">
            <w:pPr>
              <w:spacing w:before="120" w:after="120"/>
              <w:rPr>
                <w:sz w:val="26"/>
                <w:szCs w:val="26"/>
              </w:rPr>
            </w:pPr>
            <w:r w:rsidRPr="00410FBA">
              <w:rPr>
                <w:sz w:val="26"/>
                <w:szCs w:val="26"/>
              </w:rPr>
              <w:t>+ Số điện thoại: tự động hiển thị khi người dùng điền trường Mã khách hàng, cho phép sửa</w:t>
            </w:r>
          </w:p>
          <w:p w14:paraId="603510E3" w14:textId="77777777" w:rsidR="006C7DBE" w:rsidRPr="00410FBA" w:rsidRDefault="006C7DBE" w:rsidP="006C7DBE">
            <w:pPr>
              <w:spacing w:before="120" w:after="120"/>
              <w:rPr>
                <w:sz w:val="26"/>
                <w:szCs w:val="26"/>
              </w:rPr>
            </w:pPr>
            <w:r w:rsidRPr="00410FBA">
              <w:rPr>
                <w:sz w:val="26"/>
                <w:szCs w:val="26"/>
              </w:rPr>
              <w:t>+ Email người mua hàng: tự động hiển thị khi người dùng điền trường Mã khách hàng, cho phép sửa</w:t>
            </w:r>
          </w:p>
          <w:p w14:paraId="6ED5BA84" w14:textId="77777777" w:rsidR="006C7DBE" w:rsidRPr="00410FBA" w:rsidRDefault="006C7DBE" w:rsidP="006C7DBE">
            <w:pPr>
              <w:spacing w:before="120" w:after="120"/>
              <w:rPr>
                <w:sz w:val="26"/>
                <w:szCs w:val="26"/>
              </w:rPr>
            </w:pPr>
            <w:r w:rsidRPr="00410FBA">
              <w:rPr>
                <w:sz w:val="26"/>
                <w:szCs w:val="26"/>
              </w:rPr>
              <w:t>+ CMND/CCCD: tự động hiển thị khi người dùng điền trường Mã khách hàng, cho phép sửa</w:t>
            </w:r>
          </w:p>
          <w:p w14:paraId="186142EE" w14:textId="77777777" w:rsidR="006C7DBE" w:rsidRPr="00410FBA" w:rsidRDefault="006C7DBE" w:rsidP="006C7DBE">
            <w:pPr>
              <w:spacing w:before="120" w:after="120"/>
              <w:rPr>
                <w:sz w:val="26"/>
                <w:szCs w:val="26"/>
              </w:rPr>
            </w:pPr>
            <w:r w:rsidRPr="00410FBA">
              <w:rPr>
                <w:sz w:val="26"/>
                <w:szCs w:val="26"/>
              </w:rPr>
              <w:t>+ Số tài khoản: tự động hiển thị khi người dùng điền trường Mã khách hàng, cho phép sửa</w:t>
            </w:r>
          </w:p>
          <w:p w14:paraId="66516A5E" w14:textId="77777777" w:rsidR="006C7DBE" w:rsidRPr="00410FBA" w:rsidRDefault="006C7DBE" w:rsidP="006C7DBE">
            <w:pPr>
              <w:spacing w:before="120" w:after="120"/>
              <w:rPr>
                <w:sz w:val="26"/>
                <w:szCs w:val="26"/>
              </w:rPr>
            </w:pPr>
            <w:r w:rsidRPr="00410FBA">
              <w:rPr>
                <w:sz w:val="26"/>
                <w:szCs w:val="26"/>
              </w:rPr>
              <w:t>+ Tên ngân hàng: tự động hiển thị khi người dùng điền trường Mã khách hàng, cho phép sửa</w:t>
            </w:r>
          </w:p>
          <w:p w14:paraId="5C6A840B" w14:textId="77777777" w:rsidR="006C7DBE" w:rsidRPr="00410FBA" w:rsidRDefault="006C7DBE" w:rsidP="006C7DBE">
            <w:pPr>
              <w:spacing w:before="120" w:after="120"/>
              <w:rPr>
                <w:sz w:val="26"/>
                <w:szCs w:val="26"/>
              </w:rPr>
            </w:pPr>
            <w:r w:rsidRPr="00410FBA">
              <w:rPr>
                <w:sz w:val="26"/>
                <w:szCs w:val="26"/>
              </w:rPr>
              <w:t xml:space="preserve">+ Hình thức thanh toán: </w:t>
            </w:r>
          </w:p>
          <w:p w14:paraId="7D588969" w14:textId="77777777" w:rsidR="006C7DBE" w:rsidRPr="00410FBA" w:rsidRDefault="006C7DBE" w:rsidP="006C7DBE">
            <w:pPr>
              <w:spacing w:before="120" w:after="120"/>
              <w:rPr>
                <w:sz w:val="26"/>
                <w:szCs w:val="26"/>
              </w:rPr>
            </w:pPr>
            <w:r w:rsidRPr="00410FBA">
              <w:rPr>
                <w:sz w:val="26"/>
                <w:szCs w:val="26"/>
              </w:rPr>
              <w:t>+ Loại tiền tệ *: người dùng chọn Việt Nam đồng/Đô la Mỹ</w:t>
            </w:r>
          </w:p>
          <w:p w14:paraId="489C852B" w14:textId="77777777" w:rsidR="006C7DBE" w:rsidRPr="00410FBA" w:rsidRDefault="006C7DBE" w:rsidP="006C7DBE">
            <w:pPr>
              <w:spacing w:before="120" w:after="120"/>
              <w:rPr>
                <w:sz w:val="26"/>
                <w:szCs w:val="26"/>
              </w:rPr>
            </w:pPr>
            <w:r w:rsidRPr="00410FBA">
              <w:rPr>
                <w:sz w:val="26"/>
                <w:szCs w:val="26"/>
              </w:rPr>
              <w:t>+ Tỷ giá</w:t>
            </w:r>
          </w:p>
          <w:p w14:paraId="37AD9E8F" w14:textId="77777777" w:rsidR="006C7DBE" w:rsidRPr="00410FBA" w:rsidRDefault="006C7DBE" w:rsidP="006C7DBE">
            <w:pPr>
              <w:spacing w:before="120" w:after="120"/>
              <w:rPr>
                <w:sz w:val="26"/>
                <w:szCs w:val="26"/>
              </w:rPr>
            </w:pPr>
            <w:r w:rsidRPr="00410FBA">
              <w:rPr>
                <w:sz w:val="26"/>
                <w:szCs w:val="26"/>
              </w:rPr>
              <w:t>+ Giảm 20% GTGT</w:t>
            </w:r>
          </w:p>
          <w:p w14:paraId="1AA8A8EC" w14:textId="77777777" w:rsidR="006C7DBE" w:rsidRPr="00410FBA" w:rsidRDefault="006C7DBE" w:rsidP="006C7DBE">
            <w:pPr>
              <w:spacing w:before="120" w:after="120"/>
              <w:rPr>
                <w:sz w:val="26"/>
                <w:szCs w:val="26"/>
              </w:rPr>
            </w:pPr>
            <w:r w:rsidRPr="00410FBA">
              <w:rPr>
                <w:sz w:val="26"/>
                <w:szCs w:val="26"/>
                <w:u w:val="single"/>
              </w:rPr>
              <w:t xml:space="preserve">Thông tin chi tiết                                               </w:t>
            </w:r>
            <w:r w:rsidRPr="00410FBA">
              <w:rPr>
                <w:sz w:val="26"/>
                <w:szCs w:val="26"/>
              </w:rPr>
              <w:t xml:space="preserve"> người dùng cần nhập vào gồm:</w:t>
            </w:r>
          </w:p>
          <w:p w14:paraId="53651876" w14:textId="77777777" w:rsidR="006C7DBE" w:rsidRPr="00410FBA" w:rsidRDefault="006C7DBE" w:rsidP="006C7DBE">
            <w:pPr>
              <w:spacing w:before="120" w:after="120"/>
              <w:rPr>
                <w:sz w:val="26"/>
                <w:szCs w:val="26"/>
              </w:rPr>
            </w:pPr>
            <w:r w:rsidRPr="00410FBA">
              <w:rPr>
                <w:sz w:val="26"/>
                <w:szCs w:val="26"/>
              </w:rPr>
              <w:t>+ STT</w:t>
            </w:r>
          </w:p>
          <w:p w14:paraId="68683F95" w14:textId="77777777" w:rsidR="006C7DBE" w:rsidRPr="00410FBA" w:rsidRDefault="006C7DBE" w:rsidP="006C7DBE">
            <w:pPr>
              <w:spacing w:before="120" w:after="120"/>
              <w:rPr>
                <w:sz w:val="26"/>
                <w:szCs w:val="26"/>
              </w:rPr>
            </w:pPr>
            <w:r w:rsidRPr="00410FBA">
              <w:rPr>
                <w:sz w:val="26"/>
                <w:szCs w:val="26"/>
              </w:rPr>
              <w:t>+ Tính chất</w:t>
            </w:r>
          </w:p>
          <w:p w14:paraId="025C135F" w14:textId="77777777" w:rsidR="006C7DBE" w:rsidRPr="00410FBA" w:rsidRDefault="006C7DBE" w:rsidP="006C7DBE">
            <w:pPr>
              <w:spacing w:before="120" w:after="120"/>
              <w:rPr>
                <w:sz w:val="26"/>
                <w:szCs w:val="26"/>
              </w:rPr>
            </w:pPr>
            <w:r w:rsidRPr="00410FBA">
              <w:rPr>
                <w:sz w:val="26"/>
                <w:szCs w:val="26"/>
              </w:rPr>
              <w:t>+ Vật tư hàng hóa</w:t>
            </w:r>
          </w:p>
          <w:p w14:paraId="215FC7A1" w14:textId="77777777" w:rsidR="006C7DBE" w:rsidRPr="00410FBA" w:rsidRDefault="006C7DBE" w:rsidP="006C7DBE">
            <w:pPr>
              <w:spacing w:before="120" w:after="120"/>
              <w:rPr>
                <w:sz w:val="26"/>
                <w:szCs w:val="26"/>
              </w:rPr>
            </w:pPr>
            <w:r w:rsidRPr="00410FBA">
              <w:rPr>
                <w:sz w:val="26"/>
                <w:szCs w:val="26"/>
              </w:rPr>
              <w:t>+ Tên hàng hóa, dịch vụ</w:t>
            </w:r>
          </w:p>
          <w:p w14:paraId="727A3418" w14:textId="77777777" w:rsidR="006C7DBE" w:rsidRPr="00410FBA" w:rsidRDefault="006C7DBE" w:rsidP="006C7DBE">
            <w:pPr>
              <w:spacing w:before="120" w:after="120"/>
              <w:rPr>
                <w:sz w:val="26"/>
                <w:szCs w:val="26"/>
              </w:rPr>
            </w:pPr>
            <w:r w:rsidRPr="00410FBA">
              <w:rPr>
                <w:sz w:val="26"/>
                <w:szCs w:val="26"/>
              </w:rPr>
              <w:t>+ Đơn vị tính</w:t>
            </w:r>
          </w:p>
          <w:p w14:paraId="552D6DEF" w14:textId="77777777" w:rsidR="006C7DBE" w:rsidRPr="00410FBA" w:rsidRDefault="006C7DBE" w:rsidP="006C7DBE">
            <w:pPr>
              <w:spacing w:before="120" w:after="120"/>
              <w:rPr>
                <w:sz w:val="26"/>
                <w:szCs w:val="26"/>
              </w:rPr>
            </w:pPr>
            <w:r w:rsidRPr="00410FBA">
              <w:rPr>
                <w:sz w:val="26"/>
                <w:szCs w:val="26"/>
              </w:rPr>
              <w:t>+ Số lượng</w:t>
            </w:r>
          </w:p>
          <w:p w14:paraId="4ADF5559" w14:textId="77777777" w:rsidR="006C7DBE" w:rsidRPr="00410FBA" w:rsidRDefault="006C7DBE" w:rsidP="006C7DBE">
            <w:pPr>
              <w:spacing w:before="120" w:after="120"/>
              <w:rPr>
                <w:sz w:val="26"/>
                <w:szCs w:val="26"/>
              </w:rPr>
            </w:pPr>
            <w:r w:rsidRPr="00410FBA">
              <w:rPr>
                <w:sz w:val="26"/>
                <w:szCs w:val="26"/>
              </w:rPr>
              <w:t>+ Đơn giá</w:t>
            </w:r>
          </w:p>
          <w:p w14:paraId="74DA03E8" w14:textId="77777777" w:rsidR="006C7DBE" w:rsidRPr="00410FBA" w:rsidRDefault="006C7DBE" w:rsidP="006C7DBE">
            <w:pPr>
              <w:spacing w:before="120" w:after="120"/>
              <w:rPr>
                <w:sz w:val="26"/>
                <w:szCs w:val="26"/>
              </w:rPr>
            </w:pPr>
            <w:r w:rsidRPr="00410FBA">
              <w:rPr>
                <w:sz w:val="26"/>
                <w:szCs w:val="26"/>
              </w:rPr>
              <w:t>+ Số tiền</w:t>
            </w:r>
          </w:p>
          <w:p w14:paraId="6AD4CD8B" w14:textId="77777777" w:rsidR="006C7DBE" w:rsidRPr="00410FBA" w:rsidRDefault="006C7DBE" w:rsidP="006C7DBE">
            <w:pPr>
              <w:spacing w:before="120" w:after="120"/>
              <w:rPr>
                <w:sz w:val="26"/>
                <w:szCs w:val="26"/>
              </w:rPr>
            </w:pPr>
            <w:r w:rsidRPr="00410FBA">
              <w:rPr>
                <w:sz w:val="26"/>
                <w:szCs w:val="26"/>
              </w:rPr>
              <w:t>+ Chiết khấu (%)</w:t>
            </w:r>
          </w:p>
          <w:p w14:paraId="00DE4DDA" w14:textId="77777777" w:rsidR="006C7DBE" w:rsidRPr="00410FBA" w:rsidRDefault="006C7DBE" w:rsidP="006C7DBE">
            <w:pPr>
              <w:spacing w:before="120" w:after="120"/>
              <w:rPr>
                <w:sz w:val="26"/>
                <w:szCs w:val="26"/>
              </w:rPr>
            </w:pPr>
            <w:r w:rsidRPr="00410FBA">
              <w:rPr>
                <w:sz w:val="26"/>
                <w:szCs w:val="26"/>
              </w:rPr>
              <w:t>+ Tiền chiết khấu</w:t>
            </w:r>
          </w:p>
          <w:p w14:paraId="6B5D5D83" w14:textId="77777777" w:rsidR="006C7DBE" w:rsidRPr="00410FBA" w:rsidRDefault="006C7DBE" w:rsidP="006C7DBE">
            <w:pPr>
              <w:spacing w:before="120" w:after="120"/>
              <w:rPr>
                <w:sz w:val="26"/>
                <w:szCs w:val="26"/>
              </w:rPr>
            </w:pPr>
            <w:r w:rsidRPr="00410FBA">
              <w:rPr>
                <w:sz w:val="26"/>
                <w:szCs w:val="26"/>
              </w:rPr>
              <w:t>+ Giảm thuế GTGT</w:t>
            </w:r>
          </w:p>
          <w:p w14:paraId="77D96911" w14:textId="77777777" w:rsidR="006C7DBE" w:rsidRPr="00410FBA" w:rsidRDefault="006C7DBE" w:rsidP="006C7DBE">
            <w:pPr>
              <w:spacing w:before="120" w:after="120"/>
              <w:rPr>
                <w:sz w:val="26"/>
                <w:szCs w:val="26"/>
              </w:rPr>
            </w:pPr>
            <w:r w:rsidRPr="00410FBA">
              <w:rPr>
                <w:sz w:val="26"/>
                <w:szCs w:val="26"/>
              </w:rPr>
              <w:t>+ Danh mục thuế suất</w:t>
            </w:r>
          </w:p>
          <w:p w14:paraId="6AA0ADEE" w14:textId="77777777" w:rsidR="006C7DBE" w:rsidRPr="00410FBA" w:rsidRDefault="006C7DBE" w:rsidP="006C7DBE">
            <w:pPr>
              <w:spacing w:before="120" w:after="120"/>
              <w:rPr>
                <w:sz w:val="26"/>
                <w:szCs w:val="26"/>
              </w:rPr>
            </w:pPr>
            <w:r w:rsidRPr="00410FBA">
              <w:rPr>
                <w:sz w:val="26"/>
                <w:szCs w:val="26"/>
              </w:rPr>
              <w:t>+ Thuế GTGT (%)</w:t>
            </w:r>
          </w:p>
          <w:p w14:paraId="313D6DEF" w14:textId="77777777" w:rsidR="006C7DBE" w:rsidRPr="00410FBA" w:rsidRDefault="006C7DBE" w:rsidP="006C7DBE">
            <w:pPr>
              <w:spacing w:before="120" w:after="120"/>
              <w:rPr>
                <w:sz w:val="26"/>
                <w:szCs w:val="26"/>
              </w:rPr>
            </w:pPr>
            <w:r w:rsidRPr="00410FBA">
              <w:rPr>
                <w:sz w:val="26"/>
                <w:szCs w:val="26"/>
              </w:rPr>
              <w:t>+ Tiền thuế</w:t>
            </w:r>
          </w:p>
          <w:p w14:paraId="1CAF47F0" w14:textId="77777777" w:rsidR="006C7DBE" w:rsidRPr="00410FBA" w:rsidRDefault="006C7DBE" w:rsidP="006C7DBE">
            <w:pPr>
              <w:spacing w:before="120" w:after="120"/>
              <w:rPr>
                <w:sz w:val="26"/>
                <w:szCs w:val="26"/>
              </w:rPr>
            </w:pPr>
            <w:r w:rsidRPr="00410FBA">
              <w:rPr>
                <w:sz w:val="26"/>
                <w:szCs w:val="26"/>
              </w:rPr>
              <w:t>+ Giảm trừ khác</w:t>
            </w:r>
          </w:p>
          <w:p w14:paraId="0B677B10" w14:textId="77777777" w:rsidR="006C7DBE" w:rsidRPr="00410FBA" w:rsidRDefault="006C7DBE" w:rsidP="006C7DBE">
            <w:pPr>
              <w:spacing w:before="120" w:after="120"/>
              <w:rPr>
                <w:sz w:val="26"/>
                <w:szCs w:val="26"/>
              </w:rPr>
            </w:pPr>
            <w:r w:rsidRPr="00410FBA">
              <w:rPr>
                <w:sz w:val="26"/>
                <w:szCs w:val="26"/>
              </w:rPr>
              <w:t>+ Tổng tiền</w:t>
            </w:r>
          </w:p>
          <w:p w14:paraId="1BE8C31F"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 xml:space="preserve">Thông tin đầu ra: </w:t>
            </w:r>
          </w:p>
          <w:p w14:paraId="4B92397A" w14:textId="77777777" w:rsidR="006C7DBE" w:rsidRPr="00410FBA" w:rsidRDefault="006C7DBE" w:rsidP="006C7DBE">
            <w:pPr>
              <w:spacing w:before="120" w:after="120"/>
              <w:rPr>
                <w:sz w:val="26"/>
                <w:szCs w:val="26"/>
              </w:rPr>
            </w:pPr>
            <w:r w:rsidRPr="00410FBA">
              <w:rPr>
                <w:sz w:val="26"/>
                <w:szCs w:val="26"/>
              </w:rPr>
              <w:t xml:space="preserve">Hóa đơn được tạo có trạng thái hóa đơn điều chỉnh </w:t>
            </w:r>
          </w:p>
          <w:p w14:paraId="43B3E685"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Chức năng xử lý:</w:t>
            </w:r>
          </w:p>
          <w:p w14:paraId="679F570D" w14:textId="77777777" w:rsidR="006C7DBE" w:rsidRPr="00410FBA" w:rsidRDefault="006C7DBE" w:rsidP="006C7DBE">
            <w:pPr>
              <w:spacing w:before="120" w:after="120"/>
              <w:rPr>
                <w:sz w:val="26"/>
                <w:szCs w:val="26"/>
              </w:rPr>
            </w:pPr>
            <w:r w:rsidRPr="00410FBA">
              <w:rPr>
                <w:sz w:val="26"/>
                <w:szCs w:val="26"/>
              </w:rPr>
              <w:t>+ Lưu: Tạo các chứng từ hóa đơn điều chỉnh. Đồng thời hệ thống hiển thị popup để ký số phát hành hóa đơn</w:t>
            </w:r>
          </w:p>
          <w:p w14:paraId="66DB8CA6" w14:textId="77777777" w:rsidR="006C7DBE" w:rsidRPr="00410FBA" w:rsidRDefault="006C7DBE" w:rsidP="006C7DBE">
            <w:pPr>
              <w:spacing w:before="120" w:after="120"/>
              <w:rPr>
                <w:sz w:val="26"/>
                <w:szCs w:val="26"/>
              </w:rPr>
            </w:pPr>
            <w:r w:rsidRPr="00410FBA">
              <w:rPr>
                <w:sz w:val="26"/>
                <w:szCs w:val="26"/>
              </w:rPr>
              <w:t>+ Hủy: Hủy bỏ tạo hóa đơn điều chỉnh</w:t>
            </w:r>
          </w:p>
          <w:p w14:paraId="0FAFB0F9" w14:textId="77777777" w:rsidR="006C7DBE" w:rsidRPr="00410FBA" w:rsidRDefault="006C7DBE" w:rsidP="006C7DBE">
            <w:pPr>
              <w:spacing w:before="120" w:after="120"/>
              <w:rPr>
                <w:sz w:val="26"/>
                <w:szCs w:val="26"/>
              </w:rPr>
            </w:pPr>
            <w:r w:rsidRPr="00410FBA">
              <w:rPr>
                <w:sz w:val="26"/>
                <w:szCs w:val="26"/>
              </w:rPr>
              <w:t>+ Sau khi lưu và phát hành: Hệ thống gửi thông tin sang HDDT để đồng bộ dữ liệu và gửi CQT, đồng thời lưu thông tin hóa đơn vào cơ sở dữ liệu và nhật ký truy cập</w:t>
            </w:r>
          </w:p>
          <w:p w14:paraId="6224ECD0"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 xml:space="preserve">Các ngoại lệ: </w:t>
            </w:r>
          </w:p>
          <w:p w14:paraId="3D9DD5C8" w14:textId="77777777" w:rsidR="006C7DBE" w:rsidRPr="00410FBA" w:rsidRDefault="006C7DBE" w:rsidP="006C7DBE">
            <w:pPr>
              <w:pStyle w:val="ListParagraph"/>
              <w:spacing w:before="120" w:after="120"/>
              <w:ind w:left="0"/>
              <w:rPr>
                <w:b/>
                <w:sz w:val="26"/>
                <w:szCs w:val="26"/>
              </w:rPr>
            </w:pPr>
            <w:r w:rsidRPr="00410FBA">
              <w:rPr>
                <w:sz w:val="26"/>
                <w:szCs w:val="26"/>
              </w:rPr>
              <w:t>Hệ thống hiển thị thông báo lỗi nếu người dùng nhập thông tin không đúng/không hợp lệ</w:t>
            </w:r>
          </w:p>
        </w:tc>
        <w:tc>
          <w:tcPr>
            <w:tcW w:w="404" w:type="pct"/>
          </w:tcPr>
          <w:p w14:paraId="6B1F3AE9" w14:textId="77777777" w:rsidR="006C7DBE" w:rsidRPr="00410FBA" w:rsidRDefault="006C7DBE" w:rsidP="006C7DBE">
            <w:pPr>
              <w:spacing w:before="120" w:after="120"/>
              <w:rPr>
                <w:sz w:val="26"/>
                <w:szCs w:val="26"/>
              </w:rPr>
            </w:pPr>
            <w:r w:rsidRPr="00410FBA">
              <w:rPr>
                <w:sz w:val="26"/>
                <w:szCs w:val="26"/>
              </w:rPr>
              <w:t>Cao</w:t>
            </w:r>
          </w:p>
        </w:tc>
        <w:tc>
          <w:tcPr>
            <w:tcW w:w="519" w:type="pct"/>
          </w:tcPr>
          <w:p w14:paraId="2823F402" w14:textId="77777777" w:rsidR="006C7DBE" w:rsidRPr="00410FBA" w:rsidRDefault="006C7DBE" w:rsidP="006C7DBE">
            <w:pPr>
              <w:spacing w:before="120" w:after="120"/>
              <w:rPr>
                <w:sz w:val="26"/>
                <w:szCs w:val="26"/>
              </w:rPr>
            </w:pPr>
            <w:r w:rsidRPr="00410FBA">
              <w:rPr>
                <w:sz w:val="26"/>
                <w:szCs w:val="26"/>
              </w:rPr>
              <w:t>Cao</w:t>
            </w:r>
          </w:p>
        </w:tc>
        <w:tc>
          <w:tcPr>
            <w:tcW w:w="484" w:type="pct"/>
          </w:tcPr>
          <w:p w14:paraId="0654B1D8" w14:textId="77777777" w:rsidR="006C7DBE" w:rsidRPr="00410FBA" w:rsidRDefault="006C7DBE" w:rsidP="006C7DBE">
            <w:pPr>
              <w:spacing w:before="120" w:after="120"/>
              <w:rPr>
                <w:sz w:val="26"/>
                <w:szCs w:val="26"/>
              </w:rPr>
            </w:pPr>
            <w:r w:rsidRPr="00410FBA">
              <w:rPr>
                <w:sz w:val="26"/>
                <w:szCs w:val="26"/>
              </w:rPr>
              <w:t>Nhân viên kế toán</w:t>
            </w:r>
          </w:p>
        </w:tc>
      </w:tr>
      <w:tr w:rsidR="00410FBA" w:rsidRPr="00410FBA" w14:paraId="5329983C" w14:textId="77777777" w:rsidTr="00595472">
        <w:tc>
          <w:tcPr>
            <w:tcW w:w="391" w:type="pct"/>
          </w:tcPr>
          <w:p w14:paraId="385F25CE" w14:textId="77777777" w:rsidR="006C7DBE" w:rsidRPr="00410FBA" w:rsidRDefault="006C7DBE" w:rsidP="006C7DBE">
            <w:pPr>
              <w:pStyle w:val="ListParagraph"/>
              <w:spacing w:before="120" w:after="120"/>
              <w:ind w:left="0"/>
              <w:rPr>
                <w:sz w:val="26"/>
                <w:szCs w:val="26"/>
              </w:rPr>
            </w:pPr>
            <w:r w:rsidRPr="00410FBA">
              <w:rPr>
                <w:sz w:val="26"/>
                <w:szCs w:val="26"/>
              </w:rPr>
              <w:t>3</w:t>
            </w:r>
          </w:p>
        </w:tc>
        <w:tc>
          <w:tcPr>
            <w:tcW w:w="821" w:type="pct"/>
          </w:tcPr>
          <w:p w14:paraId="353A1598" w14:textId="1B8709DA" w:rsidR="006C7DBE" w:rsidRPr="00410FBA" w:rsidRDefault="002953DC" w:rsidP="006C7DBE">
            <w:pPr>
              <w:spacing w:before="120" w:after="120"/>
              <w:jc w:val="center"/>
              <w:rPr>
                <w:sz w:val="26"/>
                <w:szCs w:val="26"/>
              </w:rPr>
            </w:pPr>
            <w:r w:rsidRPr="00410FBA">
              <w:rPr>
                <w:sz w:val="26"/>
                <w:szCs w:val="26"/>
              </w:rPr>
              <w:t>UR_HDDT_042.04.03</w:t>
            </w:r>
          </w:p>
        </w:tc>
        <w:tc>
          <w:tcPr>
            <w:tcW w:w="980" w:type="pct"/>
          </w:tcPr>
          <w:p w14:paraId="105B462F" w14:textId="77777777" w:rsidR="006C7DBE" w:rsidRPr="00410FBA" w:rsidRDefault="006C7DBE" w:rsidP="006C7DBE">
            <w:pPr>
              <w:spacing w:before="120" w:after="120"/>
              <w:rPr>
                <w:sz w:val="26"/>
                <w:szCs w:val="26"/>
              </w:rPr>
            </w:pPr>
            <w:r w:rsidRPr="00410FBA">
              <w:rPr>
                <w:sz w:val="26"/>
                <w:szCs w:val="26"/>
              </w:rPr>
              <w:t>Thêm mới hóa đơn điều chỉnh không phát sinh hóa đơn mới</w:t>
            </w:r>
          </w:p>
        </w:tc>
        <w:tc>
          <w:tcPr>
            <w:tcW w:w="1402" w:type="pct"/>
          </w:tcPr>
          <w:p w14:paraId="18A02403" w14:textId="77777777" w:rsidR="006C7DBE" w:rsidRPr="00410FBA" w:rsidRDefault="006C7DBE" w:rsidP="006C7DBE">
            <w:pPr>
              <w:pStyle w:val="ListParagraph"/>
              <w:numPr>
                <w:ilvl w:val="0"/>
                <w:numId w:val="19"/>
              </w:numPr>
              <w:spacing w:before="120" w:after="120"/>
              <w:rPr>
                <w:sz w:val="26"/>
                <w:szCs w:val="26"/>
              </w:rPr>
            </w:pPr>
            <w:r w:rsidRPr="00410FBA">
              <w:rPr>
                <w:b/>
                <w:sz w:val="26"/>
                <w:szCs w:val="26"/>
              </w:rPr>
              <w:t xml:space="preserve">Phát biểu yêu cầu: </w:t>
            </w:r>
          </w:p>
          <w:p w14:paraId="52923DA3" w14:textId="77777777" w:rsidR="006C7DBE" w:rsidRPr="00410FBA" w:rsidRDefault="006C7DBE" w:rsidP="006C7DBE">
            <w:pPr>
              <w:spacing w:before="120" w:after="120"/>
              <w:rPr>
                <w:sz w:val="26"/>
                <w:szCs w:val="26"/>
              </w:rPr>
            </w:pPr>
            <w:r w:rsidRPr="00410FBA">
              <w:rPr>
                <w:sz w:val="26"/>
                <w:szCs w:val="26"/>
              </w:rPr>
              <w:t xml:space="preserve">Cho phép người dùng lập hóa đơn điều chỉnh không phát sinh hóa đơn mới </w:t>
            </w:r>
            <w:r w:rsidR="00FC3E23" w:rsidRPr="00410FBA">
              <w:rPr>
                <w:sz w:val="26"/>
                <w:szCs w:val="26"/>
              </w:rPr>
              <w:t xml:space="preserve">(thường dùng </w:t>
            </w:r>
            <w:r w:rsidRPr="00410FBA">
              <w:rPr>
                <w:sz w:val="26"/>
                <w:szCs w:val="26"/>
              </w:rPr>
              <w:t xml:space="preserve">trong trường hợp người dùng điều chỉnh </w:t>
            </w:r>
            <w:r w:rsidR="00FC3E23" w:rsidRPr="00410FBA">
              <w:rPr>
                <w:sz w:val="26"/>
                <w:szCs w:val="26"/>
              </w:rPr>
              <w:t xml:space="preserve">1 số </w:t>
            </w:r>
            <w:r w:rsidRPr="00410FBA">
              <w:rPr>
                <w:sz w:val="26"/>
                <w:szCs w:val="26"/>
              </w:rPr>
              <w:t xml:space="preserve">thông tin </w:t>
            </w:r>
            <w:r w:rsidR="00FC3E23" w:rsidRPr="00410FBA">
              <w:rPr>
                <w:sz w:val="26"/>
                <w:szCs w:val="26"/>
              </w:rPr>
              <w:t xml:space="preserve">ít quan trọng </w:t>
            </w:r>
            <w:r w:rsidRPr="00410FBA">
              <w:rPr>
                <w:sz w:val="26"/>
                <w:szCs w:val="26"/>
              </w:rPr>
              <w:t>trên hóa đơn</w:t>
            </w:r>
            <w:r w:rsidR="00FC3E23" w:rsidRPr="00410FBA">
              <w:rPr>
                <w:sz w:val="26"/>
                <w:szCs w:val="26"/>
              </w:rPr>
              <w:t>)</w:t>
            </w:r>
          </w:p>
          <w:p w14:paraId="4F53790B" w14:textId="77777777" w:rsidR="006C7DBE" w:rsidRPr="00410FBA" w:rsidRDefault="006C7DBE" w:rsidP="006C7DBE">
            <w:pPr>
              <w:pStyle w:val="ListParagraph"/>
              <w:numPr>
                <w:ilvl w:val="0"/>
                <w:numId w:val="19"/>
              </w:numPr>
              <w:spacing w:before="120" w:after="120"/>
              <w:rPr>
                <w:b/>
                <w:sz w:val="26"/>
                <w:szCs w:val="26"/>
              </w:rPr>
            </w:pPr>
            <w:r w:rsidRPr="00410FBA">
              <w:rPr>
                <w:b/>
                <w:sz w:val="26"/>
                <w:szCs w:val="26"/>
              </w:rPr>
              <w:t>Thông tin đầu vào:</w:t>
            </w:r>
          </w:p>
          <w:p w14:paraId="50578B3D" w14:textId="77777777" w:rsidR="006C7DBE" w:rsidRPr="00410FBA" w:rsidRDefault="006C7DBE" w:rsidP="006C7DBE">
            <w:pPr>
              <w:spacing w:before="120" w:after="120"/>
              <w:rPr>
                <w:sz w:val="26"/>
                <w:szCs w:val="26"/>
              </w:rPr>
            </w:pPr>
            <w:r w:rsidRPr="00410FBA">
              <w:rPr>
                <w:sz w:val="26"/>
                <w:szCs w:val="26"/>
              </w:rPr>
              <w:t>Giao diện điều chỉnh gồm các trường thông tin sau:</w:t>
            </w:r>
          </w:p>
          <w:p w14:paraId="498580BF" w14:textId="77777777" w:rsidR="006C7DBE" w:rsidRPr="00410FBA" w:rsidRDefault="006C7DBE" w:rsidP="006C7DBE">
            <w:pPr>
              <w:spacing w:before="120" w:after="120"/>
              <w:rPr>
                <w:sz w:val="26"/>
                <w:szCs w:val="26"/>
              </w:rPr>
            </w:pPr>
            <w:r w:rsidRPr="00410FBA">
              <w:rPr>
                <w:sz w:val="26"/>
                <w:szCs w:val="26"/>
              </w:rPr>
              <w:t>+ Mẫu số</w:t>
            </w:r>
          </w:p>
          <w:p w14:paraId="21A8F435" w14:textId="77777777" w:rsidR="006C7DBE" w:rsidRPr="00410FBA" w:rsidRDefault="006C7DBE" w:rsidP="006C7DBE">
            <w:pPr>
              <w:spacing w:before="120" w:after="120"/>
              <w:rPr>
                <w:sz w:val="26"/>
                <w:szCs w:val="26"/>
              </w:rPr>
            </w:pPr>
            <w:r w:rsidRPr="00410FBA">
              <w:rPr>
                <w:sz w:val="26"/>
                <w:szCs w:val="26"/>
              </w:rPr>
              <w:t>+ Ký hiệu</w:t>
            </w:r>
          </w:p>
          <w:p w14:paraId="69AD6068" w14:textId="77777777" w:rsidR="006C7DBE" w:rsidRPr="00410FBA" w:rsidRDefault="006C7DBE" w:rsidP="006C7DBE">
            <w:pPr>
              <w:spacing w:before="120" w:after="120"/>
              <w:rPr>
                <w:sz w:val="26"/>
                <w:szCs w:val="26"/>
              </w:rPr>
            </w:pPr>
            <w:r w:rsidRPr="00410FBA">
              <w:rPr>
                <w:sz w:val="26"/>
                <w:szCs w:val="26"/>
              </w:rPr>
              <w:t>+ Số hóa đơn</w:t>
            </w:r>
          </w:p>
          <w:p w14:paraId="3B5856BD" w14:textId="77777777" w:rsidR="006C7DBE" w:rsidRPr="00410FBA" w:rsidRDefault="006C7DBE" w:rsidP="006C7DBE">
            <w:pPr>
              <w:spacing w:before="120" w:after="120"/>
              <w:rPr>
                <w:sz w:val="26"/>
                <w:szCs w:val="26"/>
              </w:rPr>
            </w:pPr>
            <w:r w:rsidRPr="00410FBA">
              <w:rPr>
                <w:sz w:val="26"/>
                <w:szCs w:val="26"/>
              </w:rPr>
              <w:t>+ Nội dung xử lý</w:t>
            </w:r>
            <w:r w:rsidR="00FC3E23" w:rsidRPr="00410FBA">
              <w:rPr>
                <w:sz w:val="26"/>
                <w:szCs w:val="26"/>
              </w:rPr>
              <w:t>: tự nhập</w:t>
            </w:r>
          </w:p>
          <w:p w14:paraId="47046C26" w14:textId="77777777" w:rsidR="006C7DBE" w:rsidRPr="00410FBA" w:rsidRDefault="00FC3E23" w:rsidP="006C7DBE">
            <w:pPr>
              <w:spacing w:before="120" w:after="120"/>
              <w:rPr>
                <w:sz w:val="26"/>
                <w:szCs w:val="26"/>
              </w:rPr>
            </w:pPr>
            <w:r w:rsidRPr="00410FBA">
              <w:rPr>
                <w:sz w:val="26"/>
                <w:szCs w:val="26"/>
              </w:rPr>
              <w:t xml:space="preserve">Người dùng tiến hành lập thông báo sai sót tại chức năng lập thông báo sai sót. </w:t>
            </w:r>
            <w:r w:rsidR="006C7DBE" w:rsidRPr="00410FBA">
              <w:rPr>
                <w:sz w:val="26"/>
                <w:szCs w:val="26"/>
              </w:rPr>
              <w:t>Giao diện thêm mới Thông báo sai sót gồm các trường thông tin sau:</w:t>
            </w:r>
          </w:p>
          <w:p w14:paraId="0FB5BF54" w14:textId="77777777" w:rsidR="006C7DBE" w:rsidRPr="00410FBA" w:rsidRDefault="006C7DBE" w:rsidP="006C7DBE">
            <w:pPr>
              <w:spacing w:before="120" w:after="120"/>
              <w:rPr>
                <w:sz w:val="26"/>
                <w:szCs w:val="26"/>
              </w:rPr>
            </w:pPr>
            <w:r w:rsidRPr="00410FBA">
              <w:rPr>
                <w:sz w:val="26"/>
                <w:szCs w:val="26"/>
              </w:rPr>
              <w:t>+ Tên CQT</w:t>
            </w:r>
          </w:p>
          <w:p w14:paraId="4A79C4F8" w14:textId="77777777" w:rsidR="006C7DBE" w:rsidRPr="00410FBA" w:rsidRDefault="006C7DBE" w:rsidP="006C7DBE">
            <w:pPr>
              <w:spacing w:before="120" w:after="120"/>
              <w:rPr>
                <w:sz w:val="26"/>
                <w:szCs w:val="26"/>
              </w:rPr>
            </w:pPr>
            <w:r w:rsidRPr="00410FBA">
              <w:rPr>
                <w:sz w:val="26"/>
                <w:szCs w:val="26"/>
              </w:rPr>
              <w:t>+ Ngày thông báo</w:t>
            </w:r>
          </w:p>
          <w:p w14:paraId="3C863490" w14:textId="77777777" w:rsidR="006C7DBE" w:rsidRPr="00410FBA" w:rsidRDefault="006C7DBE" w:rsidP="006C7DBE">
            <w:pPr>
              <w:spacing w:before="120" w:after="120"/>
              <w:rPr>
                <w:sz w:val="26"/>
                <w:szCs w:val="26"/>
              </w:rPr>
            </w:pPr>
            <w:r w:rsidRPr="00410FBA">
              <w:rPr>
                <w:sz w:val="26"/>
                <w:szCs w:val="26"/>
              </w:rPr>
              <w:t>+ Tên người nộp thuế</w:t>
            </w:r>
          </w:p>
          <w:p w14:paraId="039B4352" w14:textId="77777777" w:rsidR="006C7DBE" w:rsidRPr="00410FBA" w:rsidRDefault="006C7DBE" w:rsidP="006C7DBE">
            <w:pPr>
              <w:spacing w:before="120" w:after="120"/>
              <w:rPr>
                <w:sz w:val="26"/>
                <w:szCs w:val="26"/>
              </w:rPr>
            </w:pPr>
            <w:r w:rsidRPr="00410FBA">
              <w:rPr>
                <w:sz w:val="26"/>
                <w:szCs w:val="26"/>
              </w:rPr>
              <w:t>+ Mã số thuế</w:t>
            </w:r>
          </w:p>
          <w:p w14:paraId="76724D71" w14:textId="77777777" w:rsidR="006C7DBE" w:rsidRPr="00410FBA" w:rsidRDefault="006C7DBE" w:rsidP="006C7DBE">
            <w:pPr>
              <w:spacing w:before="120" w:after="120"/>
              <w:rPr>
                <w:sz w:val="26"/>
                <w:szCs w:val="26"/>
              </w:rPr>
            </w:pPr>
            <w:r w:rsidRPr="00410FBA">
              <w:rPr>
                <w:sz w:val="26"/>
                <w:szCs w:val="26"/>
              </w:rPr>
              <w:t>+ Địa danh</w:t>
            </w:r>
          </w:p>
          <w:p w14:paraId="1A11F225" w14:textId="77777777" w:rsidR="006C7DBE" w:rsidRPr="00410FBA" w:rsidRDefault="006C7DBE" w:rsidP="006C7DBE">
            <w:pPr>
              <w:spacing w:before="120" w:after="120"/>
              <w:rPr>
                <w:sz w:val="26"/>
                <w:szCs w:val="26"/>
              </w:rPr>
            </w:pPr>
            <w:r w:rsidRPr="00410FBA">
              <w:rPr>
                <w:sz w:val="26"/>
                <w:szCs w:val="26"/>
              </w:rPr>
              <w:t>+ Loại thông báo</w:t>
            </w:r>
          </w:p>
          <w:p w14:paraId="3D83464A" w14:textId="77777777" w:rsidR="006C7DBE" w:rsidRPr="00410FBA" w:rsidRDefault="006C7DBE" w:rsidP="006C7DBE">
            <w:pPr>
              <w:spacing w:before="120" w:after="120"/>
              <w:rPr>
                <w:sz w:val="26"/>
                <w:szCs w:val="26"/>
              </w:rPr>
            </w:pPr>
            <w:r w:rsidRPr="00410FBA">
              <w:rPr>
                <w:sz w:val="26"/>
                <w:szCs w:val="26"/>
              </w:rPr>
              <w:t>+ Thông tin hóa đơn: là thông tin của hóa đơn vừa xử lý hủy</w:t>
            </w:r>
          </w:p>
          <w:p w14:paraId="702C5E58" w14:textId="77777777" w:rsidR="006C7DBE" w:rsidRPr="00410FBA" w:rsidRDefault="006C7DBE" w:rsidP="006C7DBE">
            <w:pPr>
              <w:spacing w:before="120" w:after="120"/>
              <w:rPr>
                <w:sz w:val="26"/>
                <w:szCs w:val="26"/>
              </w:rPr>
            </w:pPr>
            <w:r w:rsidRPr="00410FBA">
              <w:rPr>
                <w:sz w:val="26"/>
                <w:szCs w:val="26"/>
              </w:rPr>
              <w:t>+ Mã CQT cấp</w:t>
            </w:r>
          </w:p>
          <w:p w14:paraId="712C5186" w14:textId="77777777" w:rsidR="006C7DBE" w:rsidRPr="00410FBA" w:rsidRDefault="006C7DBE" w:rsidP="006C7DBE">
            <w:pPr>
              <w:spacing w:before="120" w:after="120"/>
              <w:rPr>
                <w:sz w:val="26"/>
                <w:szCs w:val="26"/>
              </w:rPr>
            </w:pPr>
            <w:r w:rsidRPr="00410FBA">
              <w:rPr>
                <w:sz w:val="26"/>
                <w:szCs w:val="26"/>
              </w:rPr>
              <w:t>+ Mẫu số</w:t>
            </w:r>
          </w:p>
          <w:p w14:paraId="4C406FC0" w14:textId="77777777" w:rsidR="006C7DBE" w:rsidRPr="00410FBA" w:rsidRDefault="006C7DBE" w:rsidP="006C7DBE">
            <w:pPr>
              <w:spacing w:before="120" w:after="120"/>
              <w:rPr>
                <w:sz w:val="26"/>
                <w:szCs w:val="26"/>
              </w:rPr>
            </w:pPr>
            <w:r w:rsidRPr="00410FBA">
              <w:rPr>
                <w:sz w:val="26"/>
                <w:szCs w:val="26"/>
              </w:rPr>
              <w:t>+ Ký hiệu</w:t>
            </w:r>
          </w:p>
          <w:p w14:paraId="5F0BEC25" w14:textId="77777777" w:rsidR="006C7DBE" w:rsidRPr="00410FBA" w:rsidRDefault="006C7DBE" w:rsidP="006C7DBE">
            <w:pPr>
              <w:spacing w:before="120" w:after="120"/>
              <w:rPr>
                <w:sz w:val="26"/>
                <w:szCs w:val="26"/>
              </w:rPr>
            </w:pPr>
            <w:r w:rsidRPr="00410FBA">
              <w:rPr>
                <w:sz w:val="26"/>
                <w:szCs w:val="26"/>
              </w:rPr>
              <w:t>+ Số hóa đơn</w:t>
            </w:r>
          </w:p>
          <w:p w14:paraId="676F27A6" w14:textId="77777777" w:rsidR="006C7DBE" w:rsidRPr="00410FBA" w:rsidRDefault="006C7DBE" w:rsidP="006C7DBE">
            <w:pPr>
              <w:spacing w:before="120" w:after="120"/>
              <w:rPr>
                <w:sz w:val="26"/>
                <w:szCs w:val="26"/>
              </w:rPr>
            </w:pPr>
            <w:r w:rsidRPr="00410FBA">
              <w:rPr>
                <w:sz w:val="26"/>
                <w:szCs w:val="26"/>
              </w:rPr>
              <w:t>+ Ngày hóa đơn</w:t>
            </w:r>
          </w:p>
          <w:p w14:paraId="2E50EDD6" w14:textId="77777777" w:rsidR="006C7DBE" w:rsidRPr="00410FBA" w:rsidRDefault="006C7DBE" w:rsidP="006C7DBE">
            <w:pPr>
              <w:spacing w:before="120" w:after="120"/>
              <w:rPr>
                <w:sz w:val="26"/>
                <w:szCs w:val="26"/>
              </w:rPr>
            </w:pPr>
            <w:r w:rsidRPr="00410FBA">
              <w:rPr>
                <w:sz w:val="26"/>
                <w:szCs w:val="26"/>
              </w:rPr>
              <w:t>+ Loại áp dụng</w:t>
            </w:r>
          </w:p>
          <w:p w14:paraId="71C0FF1C" w14:textId="77777777" w:rsidR="006C7DBE" w:rsidRPr="00410FBA" w:rsidRDefault="006C7DBE" w:rsidP="006C7DBE">
            <w:pPr>
              <w:spacing w:before="120" w:after="120"/>
              <w:rPr>
                <w:sz w:val="26"/>
                <w:szCs w:val="26"/>
              </w:rPr>
            </w:pPr>
            <w:r w:rsidRPr="00410FBA">
              <w:rPr>
                <w:sz w:val="26"/>
                <w:szCs w:val="26"/>
              </w:rPr>
              <w:t>+ Tính</w:t>
            </w:r>
            <w:r w:rsidR="00FC3E23" w:rsidRPr="00410FBA">
              <w:rPr>
                <w:sz w:val="26"/>
                <w:szCs w:val="26"/>
              </w:rPr>
              <w:t xml:space="preserve"> chất: Hủy/Giải trình/…</w:t>
            </w:r>
          </w:p>
          <w:p w14:paraId="1407C33F" w14:textId="77777777" w:rsidR="006C7DBE" w:rsidRPr="00410FBA" w:rsidRDefault="006C7DBE" w:rsidP="006C7DBE">
            <w:pPr>
              <w:spacing w:before="120" w:after="120"/>
              <w:rPr>
                <w:sz w:val="26"/>
                <w:szCs w:val="26"/>
              </w:rPr>
            </w:pPr>
            <w:r w:rsidRPr="00410FBA">
              <w:rPr>
                <w:sz w:val="26"/>
                <w:szCs w:val="26"/>
              </w:rPr>
              <w:t>+ Lý do</w:t>
            </w:r>
          </w:p>
          <w:p w14:paraId="08D9F4EC" w14:textId="77777777" w:rsidR="006C7DBE" w:rsidRPr="00410FBA" w:rsidRDefault="006C7DBE" w:rsidP="006C7DBE">
            <w:pPr>
              <w:pStyle w:val="ListParagraph"/>
              <w:numPr>
                <w:ilvl w:val="0"/>
                <w:numId w:val="19"/>
              </w:numPr>
              <w:spacing w:before="120" w:after="120"/>
              <w:rPr>
                <w:b/>
                <w:sz w:val="26"/>
                <w:szCs w:val="26"/>
              </w:rPr>
            </w:pPr>
            <w:r w:rsidRPr="00410FBA">
              <w:rPr>
                <w:b/>
                <w:sz w:val="26"/>
                <w:szCs w:val="26"/>
              </w:rPr>
              <w:t>Thông tin đầu ra:</w:t>
            </w:r>
          </w:p>
          <w:p w14:paraId="2C95BB95" w14:textId="77777777" w:rsidR="006C7DBE" w:rsidRPr="00410FBA" w:rsidRDefault="006C7DBE" w:rsidP="006C7DBE">
            <w:pPr>
              <w:spacing w:before="120" w:after="120"/>
              <w:rPr>
                <w:sz w:val="26"/>
                <w:szCs w:val="26"/>
              </w:rPr>
            </w:pPr>
            <w:r w:rsidRPr="00410FBA">
              <w:rPr>
                <w:sz w:val="26"/>
                <w:szCs w:val="26"/>
              </w:rPr>
              <w:t xml:space="preserve">Hóa đơn được tạo có trạng thái hóa đơn điều chỉnh </w:t>
            </w:r>
          </w:p>
          <w:p w14:paraId="0749FF4D"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Chức năng xử lý:</w:t>
            </w:r>
          </w:p>
          <w:p w14:paraId="3CD3DAFB" w14:textId="77777777" w:rsidR="006C7DBE" w:rsidRPr="00410FBA" w:rsidRDefault="006C7DBE" w:rsidP="006C7DBE">
            <w:pPr>
              <w:spacing w:before="120" w:after="120"/>
              <w:rPr>
                <w:sz w:val="26"/>
                <w:szCs w:val="26"/>
              </w:rPr>
            </w:pPr>
            <w:r w:rsidRPr="00410FBA">
              <w:rPr>
                <w:sz w:val="26"/>
                <w:szCs w:val="26"/>
              </w:rPr>
              <w:t>+ Lưu: Hóa đơn điều chỉnh được lưu lại hệ thống. Hệ thống tạo mới thông báo sai sót</w:t>
            </w:r>
          </w:p>
          <w:p w14:paraId="268496E4" w14:textId="77777777" w:rsidR="006C7DBE" w:rsidRPr="00410FBA" w:rsidRDefault="006C7DBE" w:rsidP="006C7DBE">
            <w:pPr>
              <w:spacing w:before="120" w:after="120"/>
              <w:rPr>
                <w:sz w:val="26"/>
                <w:szCs w:val="26"/>
              </w:rPr>
            </w:pPr>
            <w:r w:rsidRPr="00410FBA">
              <w:rPr>
                <w:sz w:val="26"/>
                <w:szCs w:val="26"/>
              </w:rPr>
              <w:t>+ Hủy: Hủy bỏ tạo hóa đơn điều chỉnh</w:t>
            </w:r>
          </w:p>
          <w:p w14:paraId="479D7C26"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 xml:space="preserve">Các ngoại lệ: </w:t>
            </w:r>
          </w:p>
          <w:p w14:paraId="7FB0970A" w14:textId="77777777" w:rsidR="006C7DBE" w:rsidRPr="00410FBA" w:rsidRDefault="006C7DBE" w:rsidP="006C7DBE">
            <w:pPr>
              <w:spacing w:before="120" w:after="120"/>
              <w:rPr>
                <w:sz w:val="26"/>
                <w:szCs w:val="26"/>
              </w:rPr>
            </w:pPr>
            <w:r w:rsidRPr="00410FBA">
              <w:rPr>
                <w:sz w:val="26"/>
                <w:szCs w:val="26"/>
              </w:rPr>
              <w:t>Hệ thống hiển thị thông báo lỗi nếu người dùng nhập thông tin không đúng/không hợp lệ</w:t>
            </w:r>
          </w:p>
        </w:tc>
        <w:tc>
          <w:tcPr>
            <w:tcW w:w="404" w:type="pct"/>
          </w:tcPr>
          <w:p w14:paraId="349F67A6" w14:textId="77777777" w:rsidR="006C7DBE" w:rsidRPr="00410FBA" w:rsidRDefault="006C7DBE" w:rsidP="006C7DBE">
            <w:pPr>
              <w:spacing w:before="120" w:after="120"/>
              <w:rPr>
                <w:sz w:val="26"/>
                <w:szCs w:val="26"/>
              </w:rPr>
            </w:pPr>
            <w:r w:rsidRPr="00410FBA">
              <w:rPr>
                <w:sz w:val="26"/>
                <w:szCs w:val="26"/>
              </w:rPr>
              <w:t>Cao</w:t>
            </w:r>
          </w:p>
        </w:tc>
        <w:tc>
          <w:tcPr>
            <w:tcW w:w="519" w:type="pct"/>
          </w:tcPr>
          <w:p w14:paraId="62581F73" w14:textId="77777777" w:rsidR="006C7DBE" w:rsidRPr="00410FBA" w:rsidRDefault="006C7DBE" w:rsidP="006C7DBE">
            <w:pPr>
              <w:spacing w:before="120" w:after="120"/>
              <w:rPr>
                <w:sz w:val="26"/>
                <w:szCs w:val="26"/>
              </w:rPr>
            </w:pPr>
            <w:r w:rsidRPr="00410FBA">
              <w:rPr>
                <w:sz w:val="26"/>
                <w:szCs w:val="26"/>
              </w:rPr>
              <w:t>Cao</w:t>
            </w:r>
          </w:p>
        </w:tc>
        <w:tc>
          <w:tcPr>
            <w:tcW w:w="484" w:type="pct"/>
          </w:tcPr>
          <w:p w14:paraId="69BB57F1" w14:textId="77777777" w:rsidR="006C7DBE" w:rsidRPr="00410FBA" w:rsidRDefault="006C7DBE" w:rsidP="006C7DBE">
            <w:pPr>
              <w:spacing w:before="120" w:after="120"/>
              <w:rPr>
                <w:sz w:val="26"/>
                <w:szCs w:val="26"/>
              </w:rPr>
            </w:pPr>
            <w:r w:rsidRPr="00410FBA">
              <w:rPr>
                <w:sz w:val="26"/>
                <w:szCs w:val="26"/>
              </w:rPr>
              <w:t>Nhân viên kế toán</w:t>
            </w:r>
          </w:p>
        </w:tc>
      </w:tr>
      <w:tr w:rsidR="00410FBA" w:rsidRPr="00410FBA" w14:paraId="08DD49AA" w14:textId="77777777" w:rsidTr="00595472">
        <w:tc>
          <w:tcPr>
            <w:tcW w:w="391" w:type="pct"/>
          </w:tcPr>
          <w:p w14:paraId="7DC20DE9" w14:textId="77777777" w:rsidR="006C7DBE" w:rsidRPr="00410FBA" w:rsidRDefault="006C7DBE" w:rsidP="006C7DBE">
            <w:pPr>
              <w:pStyle w:val="ListParagraph"/>
              <w:spacing w:before="120" w:after="120"/>
              <w:ind w:left="0"/>
              <w:rPr>
                <w:sz w:val="26"/>
                <w:szCs w:val="26"/>
              </w:rPr>
            </w:pPr>
            <w:r w:rsidRPr="00410FBA">
              <w:rPr>
                <w:sz w:val="26"/>
                <w:szCs w:val="26"/>
              </w:rPr>
              <w:t>4</w:t>
            </w:r>
          </w:p>
        </w:tc>
        <w:tc>
          <w:tcPr>
            <w:tcW w:w="821" w:type="pct"/>
          </w:tcPr>
          <w:p w14:paraId="189C94DD" w14:textId="1596E09F" w:rsidR="006C7DBE" w:rsidRPr="00410FBA" w:rsidRDefault="002953DC" w:rsidP="006C7DBE">
            <w:pPr>
              <w:spacing w:before="120" w:after="120"/>
              <w:jc w:val="center"/>
              <w:rPr>
                <w:sz w:val="26"/>
                <w:szCs w:val="26"/>
              </w:rPr>
            </w:pPr>
            <w:r w:rsidRPr="00410FBA">
              <w:rPr>
                <w:sz w:val="26"/>
                <w:szCs w:val="26"/>
              </w:rPr>
              <w:t>UR_HDDT_042.04.04</w:t>
            </w:r>
          </w:p>
        </w:tc>
        <w:tc>
          <w:tcPr>
            <w:tcW w:w="980" w:type="pct"/>
          </w:tcPr>
          <w:p w14:paraId="4A07A772" w14:textId="77777777" w:rsidR="006C7DBE" w:rsidRPr="00410FBA" w:rsidRDefault="006C7DBE" w:rsidP="006C7DBE">
            <w:pPr>
              <w:spacing w:before="120" w:after="120"/>
              <w:rPr>
                <w:sz w:val="26"/>
                <w:szCs w:val="26"/>
              </w:rPr>
            </w:pPr>
            <w:r w:rsidRPr="00410FBA">
              <w:rPr>
                <w:sz w:val="26"/>
                <w:szCs w:val="26"/>
              </w:rPr>
              <w:t>Thêm mới hóa đơn điều chỉnh tăng/giảm/thay đổi thông tin không xác định hóa đơn gốc</w:t>
            </w:r>
          </w:p>
        </w:tc>
        <w:tc>
          <w:tcPr>
            <w:tcW w:w="1402" w:type="pct"/>
          </w:tcPr>
          <w:p w14:paraId="22AF8CFE" w14:textId="77777777" w:rsidR="006C7DBE" w:rsidRPr="00410FBA" w:rsidRDefault="006C7DBE" w:rsidP="006C7DBE">
            <w:pPr>
              <w:pStyle w:val="ListParagraph"/>
              <w:numPr>
                <w:ilvl w:val="0"/>
                <w:numId w:val="18"/>
              </w:numPr>
              <w:spacing w:before="120" w:after="120"/>
              <w:rPr>
                <w:sz w:val="26"/>
                <w:szCs w:val="26"/>
              </w:rPr>
            </w:pPr>
            <w:r w:rsidRPr="00410FBA">
              <w:rPr>
                <w:b/>
                <w:sz w:val="26"/>
                <w:szCs w:val="26"/>
              </w:rPr>
              <w:t xml:space="preserve">Phát biểu yêu cầu: </w:t>
            </w:r>
          </w:p>
          <w:p w14:paraId="43C0B82D" w14:textId="77777777" w:rsidR="006C7DBE" w:rsidRPr="00410FBA" w:rsidRDefault="006C7DBE" w:rsidP="006C7DBE">
            <w:pPr>
              <w:spacing w:before="120" w:after="120"/>
              <w:rPr>
                <w:sz w:val="26"/>
                <w:szCs w:val="26"/>
              </w:rPr>
            </w:pPr>
            <w:r w:rsidRPr="00410FBA">
              <w:rPr>
                <w:sz w:val="26"/>
                <w:szCs w:val="26"/>
              </w:rPr>
              <w:t>Cho phép người dùng lập hóa đơn điều chỉnh không xác định hóa đơn gốc trong các trường hợp:</w:t>
            </w:r>
          </w:p>
          <w:p w14:paraId="53667043" w14:textId="77777777" w:rsidR="006C7DBE" w:rsidRPr="00410FBA" w:rsidRDefault="006C7DBE" w:rsidP="006C7DBE">
            <w:pPr>
              <w:pBdr>
                <w:top w:val="nil"/>
                <w:left w:val="nil"/>
                <w:bottom w:val="nil"/>
                <w:right w:val="nil"/>
                <w:between w:val="nil"/>
              </w:pBdr>
              <w:spacing w:before="120"/>
              <w:rPr>
                <w:sz w:val="26"/>
                <w:szCs w:val="26"/>
              </w:rPr>
            </w:pPr>
            <w:r w:rsidRPr="00410FBA">
              <w:rPr>
                <w:sz w:val="26"/>
                <w:szCs w:val="26"/>
              </w:rPr>
              <w:t>+ Hóa đơn gốc đã phát hành trên hệ thống khác VNPT HKD</w:t>
            </w:r>
          </w:p>
          <w:p w14:paraId="1BED92FC" w14:textId="77777777" w:rsidR="006C7DBE" w:rsidRPr="00410FBA" w:rsidRDefault="006C7DBE" w:rsidP="006C7DBE">
            <w:pPr>
              <w:pBdr>
                <w:top w:val="nil"/>
                <w:left w:val="nil"/>
                <w:bottom w:val="nil"/>
                <w:right w:val="nil"/>
                <w:between w:val="nil"/>
              </w:pBdr>
              <w:spacing w:after="120"/>
              <w:rPr>
                <w:sz w:val="26"/>
                <w:szCs w:val="26"/>
              </w:rPr>
            </w:pPr>
            <w:r w:rsidRPr="00410FBA">
              <w:rPr>
                <w:sz w:val="26"/>
                <w:szCs w:val="26"/>
              </w:rPr>
              <w:t>+ Hóa đơn gốc là loại hóa đơn giấy theo TT32, NĐ51…</w:t>
            </w:r>
          </w:p>
          <w:p w14:paraId="042C7C75"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Thông tin đầu vào:</w:t>
            </w:r>
          </w:p>
          <w:p w14:paraId="39AF3CBE" w14:textId="77777777" w:rsidR="006C7DBE" w:rsidRPr="00410FBA" w:rsidRDefault="006C7DBE" w:rsidP="006C7DBE">
            <w:pPr>
              <w:spacing w:before="120" w:after="120"/>
              <w:rPr>
                <w:sz w:val="26"/>
                <w:szCs w:val="26"/>
              </w:rPr>
            </w:pPr>
            <w:r w:rsidRPr="00410FBA">
              <w:rPr>
                <w:sz w:val="26"/>
                <w:szCs w:val="26"/>
              </w:rPr>
              <w:t>+ Mẫu số (*): tự nhập</w:t>
            </w:r>
          </w:p>
          <w:p w14:paraId="12BA0D42" w14:textId="77777777" w:rsidR="006C7DBE" w:rsidRPr="00410FBA" w:rsidRDefault="006C7DBE" w:rsidP="006C7DBE">
            <w:pPr>
              <w:spacing w:before="120" w:after="120"/>
              <w:rPr>
                <w:sz w:val="26"/>
                <w:szCs w:val="26"/>
              </w:rPr>
            </w:pPr>
            <w:r w:rsidRPr="00410FBA">
              <w:rPr>
                <w:sz w:val="26"/>
                <w:szCs w:val="26"/>
              </w:rPr>
              <w:t>+ Ký hiệu (*): tự nhập</w:t>
            </w:r>
          </w:p>
          <w:p w14:paraId="069B545A" w14:textId="77777777" w:rsidR="006C7DBE" w:rsidRPr="00410FBA" w:rsidRDefault="006C7DBE" w:rsidP="006C7DBE">
            <w:pPr>
              <w:spacing w:before="120" w:after="120"/>
              <w:rPr>
                <w:sz w:val="26"/>
                <w:szCs w:val="26"/>
              </w:rPr>
            </w:pPr>
            <w:r w:rsidRPr="00410FBA">
              <w:rPr>
                <w:sz w:val="26"/>
                <w:szCs w:val="26"/>
              </w:rPr>
              <w:t>+ Số hóa đơn (*):</w:t>
            </w:r>
            <w:r w:rsidR="00081EFA" w:rsidRPr="00410FBA">
              <w:rPr>
                <w:sz w:val="26"/>
                <w:szCs w:val="26"/>
              </w:rPr>
              <w:t xml:space="preserve"> </w:t>
            </w:r>
            <w:r w:rsidRPr="00410FBA">
              <w:rPr>
                <w:sz w:val="26"/>
                <w:szCs w:val="26"/>
              </w:rPr>
              <w:t>nhập text</w:t>
            </w:r>
          </w:p>
          <w:p w14:paraId="0FFFBD17" w14:textId="77777777" w:rsidR="006C7DBE" w:rsidRPr="00410FBA" w:rsidRDefault="006C7DBE" w:rsidP="006C7DBE">
            <w:pPr>
              <w:spacing w:before="120" w:after="120"/>
              <w:rPr>
                <w:sz w:val="26"/>
                <w:szCs w:val="26"/>
              </w:rPr>
            </w:pPr>
            <w:r w:rsidRPr="00410FBA">
              <w:rPr>
                <w:sz w:val="26"/>
                <w:szCs w:val="26"/>
              </w:rPr>
              <w:t>+ Ngày hóa đơn (*): nhập dạng ngày tháng năm</w:t>
            </w:r>
          </w:p>
          <w:p w14:paraId="6105DE44" w14:textId="77777777" w:rsidR="006C7DBE" w:rsidRPr="00410FBA" w:rsidRDefault="006C7DBE" w:rsidP="006C7DBE">
            <w:pPr>
              <w:spacing w:before="120" w:after="120"/>
              <w:rPr>
                <w:sz w:val="26"/>
                <w:szCs w:val="26"/>
              </w:rPr>
            </w:pPr>
            <w:r w:rsidRPr="00410FBA">
              <w:rPr>
                <w:sz w:val="26"/>
                <w:szCs w:val="26"/>
              </w:rPr>
              <w:t>+ Loại hóa đơn có liên quan (*)</w:t>
            </w:r>
          </w:p>
          <w:p w14:paraId="392CB869" w14:textId="77777777" w:rsidR="006C7DBE" w:rsidRPr="00410FBA" w:rsidRDefault="006C7DBE" w:rsidP="006C7DBE">
            <w:pPr>
              <w:spacing w:before="120" w:after="120"/>
              <w:rPr>
                <w:sz w:val="26"/>
                <w:szCs w:val="26"/>
              </w:rPr>
            </w:pPr>
            <w:r w:rsidRPr="00410FBA">
              <w:rPr>
                <w:sz w:val="26"/>
                <w:szCs w:val="26"/>
              </w:rPr>
              <w:t>+ Kiểu điều chỉnh (*)</w:t>
            </w:r>
          </w:p>
          <w:p w14:paraId="03AB6898" w14:textId="77777777" w:rsidR="006C7DBE" w:rsidRPr="00410FBA" w:rsidRDefault="006C7DBE" w:rsidP="006C7DBE">
            <w:pPr>
              <w:spacing w:before="120" w:after="120"/>
              <w:rPr>
                <w:sz w:val="26"/>
                <w:szCs w:val="26"/>
                <w:u w:val="single"/>
              </w:rPr>
            </w:pPr>
            <w:r w:rsidRPr="00410FBA">
              <w:rPr>
                <w:sz w:val="26"/>
                <w:szCs w:val="26"/>
                <w:u w:val="single"/>
              </w:rPr>
              <w:t>Thông tin chung:</w:t>
            </w:r>
          </w:p>
          <w:p w14:paraId="61D83787" w14:textId="77777777" w:rsidR="006C7DBE" w:rsidRPr="00410FBA" w:rsidRDefault="006C7DBE" w:rsidP="006C7DBE">
            <w:pPr>
              <w:spacing w:before="120" w:after="120"/>
              <w:rPr>
                <w:sz w:val="26"/>
                <w:szCs w:val="26"/>
              </w:rPr>
            </w:pPr>
            <w:r w:rsidRPr="00410FBA">
              <w:rPr>
                <w:sz w:val="26"/>
                <w:szCs w:val="26"/>
              </w:rPr>
              <w:t>+ Mẫu số hóa đơn (*)</w:t>
            </w:r>
          </w:p>
          <w:p w14:paraId="3ED72B9B" w14:textId="77777777" w:rsidR="006C7DBE" w:rsidRPr="00410FBA" w:rsidRDefault="006C7DBE" w:rsidP="006C7DBE">
            <w:pPr>
              <w:spacing w:before="120" w:after="120"/>
              <w:rPr>
                <w:sz w:val="26"/>
                <w:szCs w:val="26"/>
              </w:rPr>
            </w:pPr>
            <w:r w:rsidRPr="00410FBA">
              <w:rPr>
                <w:sz w:val="26"/>
                <w:szCs w:val="26"/>
              </w:rPr>
              <w:t>+ Ký hiệu hóa đơn (*)</w:t>
            </w:r>
          </w:p>
          <w:p w14:paraId="5FB0B2EC" w14:textId="77777777" w:rsidR="006C7DBE" w:rsidRPr="00410FBA" w:rsidRDefault="006C7DBE" w:rsidP="006C7DBE">
            <w:pPr>
              <w:spacing w:before="120" w:after="120"/>
              <w:rPr>
                <w:sz w:val="26"/>
                <w:szCs w:val="26"/>
              </w:rPr>
            </w:pPr>
            <w:r w:rsidRPr="00410FBA">
              <w:rPr>
                <w:sz w:val="26"/>
                <w:szCs w:val="26"/>
              </w:rPr>
              <w:t>+ Tên hóa đơn (*)</w:t>
            </w:r>
          </w:p>
          <w:p w14:paraId="18CCEADE" w14:textId="77777777" w:rsidR="006C7DBE" w:rsidRPr="00410FBA" w:rsidRDefault="006C7DBE" w:rsidP="006C7DBE">
            <w:pPr>
              <w:spacing w:before="120" w:after="120"/>
              <w:rPr>
                <w:sz w:val="26"/>
                <w:szCs w:val="26"/>
              </w:rPr>
            </w:pPr>
            <w:r w:rsidRPr="00410FBA">
              <w:rPr>
                <w:sz w:val="26"/>
                <w:szCs w:val="26"/>
              </w:rPr>
              <w:t>+ Mã số thuế (*)</w:t>
            </w:r>
          </w:p>
          <w:p w14:paraId="085B060B" w14:textId="77777777" w:rsidR="006C7DBE" w:rsidRPr="00410FBA" w:rsidRDefault="006C7DBE" w:rsidP="006C7DBE">
            <w:pPr>
              <w:spacing w:before="120" w:after="120"/>
              <w:rPr>
                <w:sz w:val="26"/>
                <w:szCs w:val="26"/>
              </w:rPr>
            </w:pPr>
            <w:r w:rsidRPr="00410FBA">
              <w:rPr>
                <w:sz w:val="26"/>
                <w:szCs w:val="26"/>
              </w:rPr>
              <w:t>+ Tên đơn vị (*)</w:t>
            </w:r>
          </w:p>
          <w:p w14:paraId="27037ABC" w14:textId="77777777" w:rsidR="006C7DBE" w:rsidRPr="00410FBA" w:rsidRDefault="006C7DBE" w:rsidP="006C7DBE">
            <w:pPr>
              <w:spacing w:before="120" w:after="120"/>
              <w:rPr>
                <w:sz w:val="26"/>
                <w:szCs w:val="26"/>
              </w:rPr>
            </w:pPr>
            <w:r w:rsidRPr="00410FBA">
              <w:rPr>
                <w:sz w:val="26"/>
                <w:szCs w:val="26"/>
              </w:rPr>
              <w:t>+ Địa chỉ (*)</w:t>
            </w:r>
          </w:p>
          <w:p w14:paraId="4B88549D" w14:textId="77777777" w:rsidR="006C7DBE" w:rsidRPr="00410FBA" w:rsidRDefault="006C7DBE" w:rsidP="006C7DBE">
            <w:pPr>
              <w:spacing w:before="120" w:after="120"/>
              <w:rPr>
                <w:sz w:val="26"/>
                <w:szCs w:val="26"/>
              </w:rPr>
            </w:pPr>
            <w:r w:rsidRPr="00410FBA">
              <w:rPr>
                <w:sz w:val="26"/>
                <w:szCs w:val="26"/>
              </w:rPr>
              <w:t>+ Ngày hóa đơn</w:t>
            </w:r>
          </w:p>
          <w:p w14:paraId="4822EE77" w14:textId="77777777" w:rsidR="006C7DBE" w:rsidRPr="00410FBA" w:rsidRDefault="006C7DBE" w:rsidP="006C7DBE">
            <w:pPr>
              <w:spacing w:before="120" w:after="120"/>
              <w:rPr>
                <w:sz w:val="26"/>
                <w:szCs w:val="26"/>
              </w:rPr>
            </w:pPr>
            <w:r w:rsidRPr="00410FBA">
              <w:rPr>
                <w:sz w:val="26"/>
                <w:szCs w:val="26"/>
              </w:rPr>
              <w:t>+ Mã khách hàng</w:t>
            </w:r>
          </w:p>
          <w:p w14:paraId="7F23267D" w14:textId="77777777" w:rsidR="006C7DBE" w:rsidRPr="00410FBA" w:rsidRDefault="006C7DBE" w:rsidP="006C7DBE">
            <w:pPr>
              <w:spacing w:before="120" w:after="120"/>
              <w:rPr>
                <w:sz w:val="26"/>
                <w:szCs w:val="26"/>
              </w:rPr>
            </w:pPr>
            <w:r w:rsidRPr="00410FBA">
              <w:rPr>
                <w:sz w:val="26"/>
                <w:szCs w:val="26"/>
              </w:rPr>
              <w:t>+ Mã số thuế người mua hàng</w:t>
            </w:r>
          </w:p>
          <w:p w14:paraId="028892C2" w14:textId="77777777" w:rsidR="006C7DBE" w:rsidRPr="00410FBA" w:rsidRDefault="006C7DBE" w:rsidP="006C7DBE">
            <w:pPr>
              <w:spacing w:before="120" w:after="120"/>
              <w:rPr>
                <w:sz w:val="26"/>
                <w:szCs w:val="26"/>
              </w:rPr>
            </w:pPr>
            <w:r w:rsidRPr="00410FBA">
              <w:rPr>
                <w:sz w:val="26"/>
                <w:szCs w:val="26"/>
              </w:rPr>
              <w:t>+ Tên đơn vị mua hàng</w:t>
            </w:r>
          </w:p>
          <w:p w14:paraId="4C72CE01" w14:textId="77777777" w:rsidR="006C7DBE" w:rsidRPr="00410FBA" w:rsidRDefault="006C7DBE" w:rsidP="006C7DBE">
            <w:pPr>
              <w:spacing w:before="120" w:after="120"/>
              <w:rPr>
                <w:sz w:val="26"/>
                <w:szCs w:val="26"/>
              </w:rPr>
            </w:pPr>
            <w:r w:rsidRPr="00410FBA">
              <w:rPr>
                <w:sz w:val="26"/>
                <w:szCs w:val="26"/>
              </w:rPr>
              <w:t>+ Tên người mua hàng</w:t>
            </w:r>
          </w:p>
          <w:p w14:paraId="6B55D8AD" w14:textId="77777777" w:rsidR="006C7DBE" w:rsidRPr="00410FBA" w:rsidRDefault="006C7DBE" w:rsidP="006C7DBE">
            <w:pPr>
              <w:spacing w:before="120" w:after="120"/>
              <w:rPr>
                <w:sz w:val="26"/>
                <w:szCs w:val="26"/>
              </w:rPr>
            </w:pPr>
            <w:r w:rsidRPr="00410FBA">
              <w:rPr>
                <w:sz w:val="26"/>
                <w:szCs w:val="26"/>
              </w:rPr>
              <w:t>+ Địa chỉ người mua hàng</w:t>
            </w:r>
          </w:p>
          <w:p w14:paraId="57664D4C" w14:textId="77777777" w:rsidR="006C7DBE" w:rsidRPr="00410FBA" w:rsidRDefault="006C7DBE" w:rsidP="006C7DBE">
            <w:pPr>
              <w:spacing w:before="120" w:after="120"/>
              <w:rPr>
                <w:sz w:val="26"/>
                <w:szCs w:val="26"/>
              </w:rPr>
            </w:pPr>
            <w:r w:rsidRPr="00410FBA">
              <w:rPr>
                <w:sz w:val="26"/>
                <w:szCs w:val="26"/>
              </w:rPr>
              <w:t>+ Số điện thoại người mua hàng</w:t>
            </w:r>
          </w:p>
          <w:p w14:paraId="0AB03E8B" w14:textId="77777777" w:rsidR="006C7DBE" w:rsidRPr="00410FBA" w:rsidRDefault="006C7DBE" w:rsidP="006C7DBE">
            <w:pPr>
              <w:spacing w:before="120" w:after="120"/>
              <w:rPr>
                <w:sz w:val="26"/>
                <w:szCs w:val="26"/>
              </w:rPr>
            </w:pPr>
            <w:r w:rsidRPr="00410FBA">
              <w:rPr>
                <w:sz w:val="26"/>
                <w:szCs w:val="26"/>
              </w:rPr>
              <w:t>+ Email người mua hàng</w:t>
            </w:r>
          </w:p>
          <w:p w14:paraId="265C1D7C" w14:textId="77777777" w:rsidR="006C7DBE" w:rsidRPr="00410FBA" w:rsidRDefault="006C7DBE" w:rsidP="006C7DBE">
            <w:pPr>
              <w:spacing w:before="120" w:after="120"/>
              <w:rPr>
                <w:sz w:val="26"/>
                <w:szCs w:val="26"/>
              </w:rPr>
            </w:pPr>
            <w:r w:rsidRPr="00410FBA">
              <w:rPr>
                <w:sz w:val="26"/>
                <w:szCs w:val="26"/>
              </w:rPr>
              <w:t>+ CMND/CCCD</w:t>
            </w:r>
          </w:p>
          <w:p w14:paraId="36E3E05C" w14:textId="77777777" w:rsidR="006C7DBE" w:rsidRPr="00410FBA" w:rsidRDefault="006C7DBE" w:rsidP="006C7DBE">
            <w:pPr>
              <w:spacing w:before="120" w:after="120"/>
              <w:rPr>
                <w:sz w:val="26"/>
                <w:szCs w:val="26"/>
              </w:rPr>
            </w:pPr>
            <w:r w:rsidRPr="00410FBA">
              <w:rPr>
                <w:sz w:val="26"/>
                <w:szCs w:val="26"/>
              </w:rPr>
              <w:t>+ Số tài khoản</w:t>
            </w:r>
          </w:p>
          <w:p w14:paraId="5F22F9BE" w14:textId="77777777" w:rsidR="006C7DBE" w:rsidRPr="00410FBA" w:rsidRDefault="006C7DBE" w:rsidP="006C7DBE">
            <w:pPr>
              <w:spacing w:before="120" w:after="120"/>
              <w:rPr>
                <w:sz w:val="26"/>
                <w:szCs w:val="26"/>
              </w:rPr>
            </w:pPr>
            <w:r w:rsidRPr="00410FBA">
              <w:rPr>
                <w:sz w:val="26"/>
                <w:szCs w:val="26"/>
              </w:rPr>
              <w:t>+ Tên ngân hàng</w:t>
            </w:r>
          </w:p>
          <w:p w14:paraId="5BD3E36F" w14:textId="77777777" w:rsidR="006C7DBE" w:rsidRPr="00410FBA" w:rsidRDefault="006C7DBE" w:rsidP="006C7DBE">
            <w:pPr>
              <w:spacing w:before="120" w:after="120"/>
              <w:rPr>
                <w:sz w:val="26"/>
                <w:szCs w:val="26"/>
              </w:rPr>
            </w:pPr>
            <w:r w:rsidRPr="00410FBA">
              <w:rPr>
                <w:sz w:val="26"/>
                <w:szCs w:val="26"/>
              </w:rPr>
              <w:t>+ Hình thức thanh toán</w:t>
            </w:r>
          </w:p>
          <w:p w14:paraId="6AC90B5D" w14:textId="77777777" w:rsidR="006C7DBE" w:rsidRPr="00410FBA" w:rsidRDefault="006C7DBE" w:rsidP="006C7DBE">
            <w:pPr>
              <w:spacing w:before="120" w:after="120"/>
              <w:rPr>
                <w:sz w:val="26"/>
                <w:szCs w:val="26"/>
              </w:rPr>
            </w:pPr>
            <w:r w:rsidRPr="00410FBA">
              <w:rPr>
                <w:sz w:val="26"/>
                <w:szCs w:val="26"/>
              </w:rPr>
              <w:t>+ Loại tiền tệ *: người dùng chọn Việt Nam đồng/Đô la Mỹ</w:t>
            </w:r>
          </w:p>
          <w:p w14:paraId="3DC5DA28" w14:textId="77777777" w:rsidR="006C7DBE" w:rsidRPr="00410FBA" w:rsidRDefault="006C7DBE" w:rsidP="006C7DBE">
            <w:pPr>
              <w:spacing w:before="120" w:after="120"/>
              <w:rPr>
                <w:sz w:val="26"/>
                <w:szCs w:val="26"/>
              </w:rPr>
            </w:pPr>
            <w:r w:rsidRPr="00410FBA">
              <w:rPr>
                <w:sz w:val="26"/>
                <w:szCs w:val="26"/>
              </w:rPr>
              <w:t>+ Tỷ giá</w:t>
            </w:r>
          </w:p>
          <w:p w14:paraId="6A4F159B" w14:textId="77777777" w:rsidR="006C7DBE" w:rsidRPr="00410FBA" w:rsidRDefault="006C7DBE" w:rsidP="006C7DBE">
            <w:pPr>
              <w:spacing w:before="120" w:after="120"/>
              <w:rPr>
                <w:sz w:val="26"/>
                <w:szCs w:val="26"/>
              </w:rPr>
            </w:pPr>
            <w:r w:rsidRPr="00410FBA">
              <w:rPr>
                <w:sz w:val="26"/>
                <w:szCs w:val="26"/>
              </w:rPr>
              <w:t>+ Giảm 20% GTGT</w:t>
            </w:r>
          </w:p>
          <w:p w14:paraId="76FCDCC8" w14:textId="77777777" w:rsidR="006C7DBE" w:rsidRPr="00410FBA" w:rsidRDefault="006C7DBE" w:rsidP="006C7DBE">
            <w:pPr>
              <w:spacing w:before="120" w:after="120"/>
              <w:rPr>
                <w:sz w:val="26"/>
                <w:szCs w:val="26"/>
              </w:rPr>
            </w:pPr>
            <w:r w:rsidRPr="00410FBA">
              <w:rPr>
                <w:sz w:val="26"/>
                <w:szCs w:val="26"/>
                <w:u w:val="single"/>
              </w:rPr>
              <w:t>Thông tin chi tiết</w:t>
            </w:r>
            <w:r w:rsidR="00081EFA" w:rsidRPr="00410FBA">
              <w:rPr>
                <w:sz w:val="26"/>
                <w:szCs w:val="26"/>
                <w:u w:val="single"/>
              </w:rPr>
              <w:t>:</w:t>
            </w:r>
            <w:r w:rsidRPr="00410FBA">
              <w:rPr>
                <w:sz w:val="26"/>
                <w:szCs w:val="26"/>
                <w:u w:val="single"/>
              </w:rPr>
              <w:t xml:space="preserve">                                               </w:t>
            </w:r>
            <w:r w:rsidRPr="00410FBA">
              <w:rPr>
                <w:sz w:val="26"/>
                <w:szCs w:val="26"/>
              </w:rPr>
              <w:t xml:space="preserve"> người dùng cần nhập vào gồm:</w:t>
            </w:r>
          </w:p>
          <w:p w14:paraId="5DAEE010" w14:textId="77777777" w:rsidR="006C7DBE" w:rsidRPr="00410FBA" w:rsidRDefault="006C7DBE" w:rsidP="006C7DBE">
            <w:pPr>
              <w:spacing w:before="120" w:after="120"/>
              <w:rPr>
                <w:sz w:val="26"/>
                <w:szCs w:val="26"/>
              </w:rPr>
            </w:pPr>
            <w:r w:rsidRPr="00410FBA">
              <w:rPr>
                <w:sz w:val="26"/>
                <w:szCs w:val="26"/>
              </w:rPr>
              <w:t>+ STT</w:t>
            </w:r>
          </w:p>
          <w:p w14:paraId="18D6A5F3" w14:textId="77777777" w:rsidR="006C7DBE" w:rsidRPr="00410FBA" w:rsidRDefault="006C7DBE" w:rsidP="006C7DBE">
            <w:pPr>
              <w:spacing w:before="120" w:after="120"/>
              <w:rPr>
                <w:sz w:val="26"/>
                <w:szCs w:val="26"/>
              </w:rPr>
            </w:pPr>
            <w:r w:rsidRPr="00410FBA">
              <w:rPr>
                <w:sz w:val="26"/>
                <w:szCs w:val="26"/>
              </w:rPr>
              <w:t>+ Tính chất</w:t>
            </w:r>
          </w:p>
          <w:p w14:paraId="7DA91079" w14:textId="77777777" w:rsidR="006C7DBE" w:rsidRPr="00410FBA" w:rsidRDefault="006C7DBE" w:rsidP="006C7DBE">
            <w:pPr>
              <w:spacing w:before="120" w:after="120"/>
              <w:rPr>
                <w:sz w:val="26"/>
                <w:szCs w:val="26"/>
              </w:rPr>
            </w:pPr>
            <w:r w:rsidRPr="00410FBA">
              <w:rPr>
                <w:sz w:val="26"/>
                <w:szCs w:val="26"/>
              </w:rPr>
              <w:t>+ Vật tư hàng hóa</w:t>
            </w:r>
          </w:p>
          <w:p w14:paraId="59E9F0CF" w14:textId="77777777" w:rsidR="006C7DBE" w:rsidRPr="00410FBA" w:rsidRDefault="006C7DBE" w:rsidP="006C7DBE">
            <w:pPr>
              <w:spacing w:before="120" w:after="120"/>
              <w:rPr>
                <w:sz w:val="26"/>
                <w:szCs w:val="26"/>
              </w:rPr>
            </w:pPr>
            <w:r w:rsidRPr="00410FBA">
              <w:rPr>
                <w:sz w:val="26"/>
                <w:szCs w:val="26"/>
              </w:rPr>
              <w:t>+ Tên hàng hóa, dịch vụ</w:t>
            </w:r>
          </w:p>
          <w:p w14:paraId="7EC822F7" w14:textId="77777777" w:rsidR="006C7DBE" w:rsidRPr="00410FBA" w:rsidRDefault="006C7DBE" w:rsidP="006C7DBE">
            <w:pPr>
              <w:spacing w:before="120" w:after="120"/>
              <w:rPr>
                <w:sz w:val="26"/>
                <w:szCs w:val="26"/>
              </w:rPr>
            </w:pPr>
            <w:r w:rsidRPr="00410FBA">
              <w:rPr>
                <w:sz w:val="26"/>
                <w:szCs w:val="26"/>
              </w:rPr>
              <w:t>+ Đơn vị tính</w:t>
            </w:r>
          </w:p>
          <w:p w14:paraId="5EF261E7" w14:textId="77777777" w:rsidR="006C7DBE" w:rsidRPr="00410FBA" w:rsidRDefault="006C7DBE" w:rsidP="006C7DBE">
            <w:pPr>
              <w:spacing w:before="120" w:after="120"/>
              <w:rPr>
                <w:sz w:val="26"/>
                <w:szCs w:val="26"/>
              </w:rPr>
            </w:pPr>
            <w:r w:rsidRPr="00410FBA">
              <w:rPr>
                <w:sz w:val="26"/>
                <w:szCs w:val="26"/>
              </w:rPr>
              <w:t>+ Số lượng</w:t>
            </w:r>
          </w:p>
          <w:p w14:paraId="13A2C4A5" w14:textId="77777777" w:rsidR="006C7DBE" w:rsidRPr="00410FBA" w:rsidRDefault="006C7DBE" w:rsidP="006C7DBE">
            <w:pPr>
              <w:spacing w:before="120" w:after="120"/>
              <w:rPr>
                <w:sz w:val="26"/>
                <w:szCs w:val="26"/>
              </w:rPr>
            </w:pPr>
            <w:r w:rsidRPr="00410FBA">
              <w:rPr>
                <w:sz w:val="26"/>
                <w:szCs w:val="26"/>
              </w:rPr>
              <w:t>+ Đơn giá</w:t>
            </w:r>
          </w:p>
          <w:p w14:paraId="665EACBB" w14:textId="77777777" w:rsidR="006C7DBE" w:rsidRPr="00410FBA" w:rsidRDefault="006C7DBE" w:rsidP="006C7DBE">
            <w:pPr>
              <w:spacing w:before="120" w:after="120"/>
              <w:rPr>
                <w:sz w:val="26"/>
                <w:szCs w:val="26"/>
              </w:rPr>
            </w:pPr>
            <w:r w:rsidRPr="00410FBA">
              <w:rPr>
                <w:sz w:val="26"/>
                <w:szCs w:val="26"/>
              </w:rPr>
              <w:t>+ Số tiền</w:t>
            </w:r>
          </w:p>
          <w:p w14:paraId="59156403" w14:textId="77777777" w:rsidR="006C7DBE" w:rsidRPr="00410FBA" w:rsidRDefault="006C7DBE" w:rsidP="006C7DBE">
            <w:pPr>
              <w:spacing w:before="120" w:after="120"/>
              <w:rPr>
                <w:sz w:val="26"/>
                <w:szCs w:val="26"/>
              </w:rPr>
            </w:pPr>
            <w:r w:rsidRPr="00410FBA">
              <w:rPr>
                <w:sz w:val="26"/>
                <w:szCs w:val="26"/>
              </w:rPr>
              <w:t>+ Chiết khấu (%)</w:t>
            </w:r>
          </w:p>
          <w:p w14:paraId="24AABE61" w14:textId="77777777" w:rsidR="006C7DBE" w:rsidRPr="00410FBA" w:rsidRDefault="006C7DBE" w:rsidP="006C7DBE">
            <w:pPr>
              <w:spacing w:before="120" w:after="120"/>
              <w:rPr>
                <w:sz w:val="26"/>
                <w:szCs w:val="26"/>
              </w:rPr>
            </w:pPr>
            <w:r w:rsidRPr="00410FBA">
              <w:rPr>
                <w:sz w:val="26"/>
                <w:szCs w:val="26"/>
              </w:rPr>
              <w:t>+ Tiền chiết khấu</w:t>
            </w:r>
          </w:p>
          <w:p w14:paraId="4556494F" w14:textId="77777777" w:rsidR="006C7DBE" w:rsidRPr="00410FBA" w:rsidRDefault="006C7DBE" w:rsidP="006C7DBE">
            <w:pPr>
              <w:spacing w:before="120" w:after="120"/>
              <w:rPr>
                <w:sz w:val="26"/>
                <w:szCs w:val="26"/>
              </w:rPr>
            </w:pPr>
            <w:r w:rsidRPr="00410FBA">
              <w:rPr>
                <w:sz w:val="26"/>
                <w:szCs w:val="26"/>
              </w:rPr>
              <w:t>+ Giảm thuế GTGT</w:t>
            </w:r>
          </w:p>
          <w:p w14:paraId="1A472CC6" w14:textId="77777777" w:rsidR="006C7DBE" w:rsidRPr="00410FBA" w:rsidRDefault="006C7DBE" w:rsidP="006C7DBE">
            <w:pPr>
              <w:spacing w:before="120" w:after="120"/>
              <w:rPr>
                <w:sz w:val="26"/>
                <w:szCs w:val="26"/>
              </w:rPr>
            </w:pPr>
            <w:r w:rsidRPr="00410FBA">
              <w:rPr>
                <w:sz w:val="26"/>
                <w:szCs w:val="26"/>
              </w:rPr>
              <w:t>+ Danh mục thuế suất</w:t>
            </w:r>
          </w:p>
          <w:p w14:paraId="378D6FF0" w14:textId="77777777" w:rsidR="006C7DBE" w:rsidRPr="00410FBA" w:rsidRDefault="006C7DBE" w:rsidP="006C7DBE">
            <w:pPr>
              <w:spacing w:before="120" w:after="120"/>
              <w:rPr>
                <w:sz w:val="26"/>
                <w:szCs w:val="26"/>
              </w:rPr>
            </w:pPr>
            <w:r w:rsidRPr="00410FBA">
              <w:rPr>
                <w:sz w:val="26"/>
                <w:szCs w:val="26"/>
              </w:rPr>
              <w:t>+ Thuế GTGT (%)</w:t>
            </w:r>
          </w:p>
          <w:p w14:paraId="480C1305" w14:textId="77777777" w:rsidR="006C7DBE" w:rsidRPr="00410FBA" w:rsidRDefault="006C7DBE" w:rsidP="006C7DBE">
            <w:pPr>
              <w:spacing w:before="120" w:after="120"/>
              <w:rPr>
                <w:sz w:val="26"/>
                <w:szCs w:val="26"/>
              </w:rPr>
            </w:pPr>
            <w:r w:rsidRPr="00410FBA">
              <w:rPr>
                <w:sz w:val="26"/>
                <w:szCs w:val="26"/>
              </w:rPr>
              <w:t>+ Tiền thuế</w:t>
            </w:r>
          </w:p>
          <w:p w14:paraId="12426F93" w14:textId="77777777" w:rsidR="006C7DBE" w:rsidRPr="00410FBA" w:rsidRDefault="006C7DBE" w:rsidP="006C7DBE">
            <w:pPr>
              <w:spacing w:before="120" w:after="120"/>
              <w:rPr>
                <w:sz w:val="26"/>
                <w:szCs w:val="26"/>
              </w:rPr>
            </w:pPr>
            <w:r w:rsidRPr="00410FBA">
              <w:rPr>
                <w:sz w:val="26"/>
                <w:szCs w:val="26"/>
              </w:rPr>
              <w:t>+ Giảm trừ khác</w:t>
            </w:r>
          </w:p>
          <w:p w14:paraId="19BF1C31" w14:textId="77777777" w:rsidR="006C7DBE" w:rsidRPr="00410FBA" w:rsidRDefault="006C7DBE" w:rsidP="006C7DBE">
            <w:pPr>
              <w:spacing w:before="120" w:after="120"/>
              <w:rPr>
                <w:sz w:val="26"/>
                <w:szCs w:val="26"/>
              </w:rPr>
            </w:pPr>
            <w:r w:rsidRPr="00410FBA">
              <w:rPr>
                <w:sz w:val="26"/>
                <w:szCs w:val="26"/>
              </w:rPr>
              <w:t>+ Tổng tiền</w:t>
            </w:r>
          </w:p>
          <w:p w14:paraId="53A949B5"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 xml:space="preserve">Thông tin đầu ra: </w:t>
            </w:r>
          </w:p>
          <w:p w14:paraId="207D90A7" w14:textId="77777777" w:rsidR="006C7DBE" w:rsidRPr="00410FBA" w:rsidRDefault="006C7DBE" w:rsidP="006C7DBE">
            <w:pPr>
              <w:spacing w:before="120" w:after="120"/>
              <w:rPr>
                <w:sz w:val="26"/>
                <w:szCs w:val="26"/>
              </w:rPr>
            </w:pPr>
            <w:r w:rsidRPr="00410FBA">
              <w:rPr>
                <w:sz w:val="26"/>
                <w:szCs w:val="26"/>
              </w:rPr>
              <w:t xml:space="preserve">Hóa đơn được tạo có trạng thái hóa đơn điều chỉnh </w:t>
            </w:r>
          </w:p>
          <w:p w14:paraId="0C231FBA"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Chức năng xử lý:</w:t>
            </w:r>
          </w:p>
          <w:p w14:paraId="3A84D9DE" w14:textId="77777777" w:rsidR="006C7DBE" w:rsidRPr="00410FBA" w:rsidRDefault="006C7DBE" w:rsidP="006C7DBE">
            <w:pPr>
              <w:spacing w:before="120" w:after="120"/>
              <w:rPr>
                <w:sz w:val="26"/>
                <w:szCs w:val="26"/>
              </w:rPr>
            </w:pPr>
            <w:r w:rsidRPr="00410FBA">
              <w:rPr>
                <w:sz w:val="26"/>
                <w:szCs w:val="26"/>
              </w:rPr>
              <w:t>+ Lưu: Tạo các chứng từ hóa đơn điều chỉnh. Đồng thời hệ thống hiển thị popup để ký số phát hành hóa đơn</w:t>
            </w:r>
          </w:p>
          <w:p w14:paraId="15A6F570" w14:textId="77777777" w:rsidR="006C7DBE" w:rsidRPr="00410FBA" w:rsidRDefault="006C7DBE" w:rsidP="006C7DBE">
            <w:pPr>
              <w:spacing w:before="120" w:after="120"/>
              <w:rPr>
                <w:sz w:val="26"/>
                <w:szCs w:val="26"/>
              </w:rPr>
            </w:pPr>
            <w:r w:rsidRPr="00410FBA">
              <w:rPr>
                <w:sz w:val="26"/>
                <w:szCs w:val="26"/>
              </w:rPr>
              <w:t>+ Hủy: Hủy bỏ tạo hóa đơn điều chỉnh</w:t>
            </w:r>
          </w:p>
          <w:p w14:paraId="412290B8" w14:textId="77777777" w:rsidR="006C7DBE" w:rsidRPr="00410FBA" w:rsidRDefault="006C7DBE" w:rsidP="006C7DBE">
            <w:pPr>
              <w:spacing w:before="120" w:after="120"/>
              <w:rPr>
                <w:sz w:val="26"/>
                <w:szCs w:val="26"/>
              </w:rPr>
            </w:pPr>
            <w:r w:rsidRPr="00410FBA">
              <w:rPr>
                <w:sz w:val="26"/>
                <w:szCs w:val="26"/>
              </w:rPr>
              <w:t>+ Sau khi lưu và phát hành: Hệ thống gửi thông tin sang HDDT để đồng bộ dữ liệu và gửi CQT, đồng thời lưu thông tin hóa đơn vào cơ sở dữ liệu và nhật ký truy cập</w:t>
            </w:r>
          </w:p>
          <w:p w14:paraId="6616C42C"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 xml:space="preserve">Các ngoại lệ: </w:t>
            </w:r>
          </w:p>
          <w:p w14:paraId="1270CA51" w14:textId="77777777" w:rsidR="006C7DBE" w:rsidRPr="00410FBA" w:rsidRDefault="006C7DBE" w:rsidP="006C7DBE">
            <w:pPr>
              <w:spacing w:before="120" w:after="120"/>
              <w:rPr>
                <w:rPrChange w:id="719" w:author="Dang Oanh" w:date="2024-05-31T15:47:00Z" w16du:dateUtc="2024-05-31T08:47:00Z">
                  <w:rPr>
                    <w:color w:val="000000"/>
                  </w:rPr>
                </w:rPrChange>
              </w:rPr>
            </w:pPr>
            <w:r w:rsidRPr="00410FBA">
              <w:rPr>
                <w:sz w:val="26"/>
                <w:szCs w:val="26"/>
              </w:rPr>
              <w:t>Hệ thống hiển thị thông báo lỗi nếu người dùng nhập thông tin không đúng/không hợp lệ</w:t>
            </w:r>
          </w:p>
        </w:tc>
        <w:tc>
          <w:tcPr>
            <w:tcW w:w="404" w:type="pct"/>
          </w:tcPr>
          <w:p w14:paraId="0C0E4259" w14:textId="77777777" w:rsidR="006C7DBE" w:rsidRPr="00410FBA" w:rsidRDefault="006C7DBE" w:rsidP="006C7DBE">
            <w:pPr>
              <w:spacing w:before="120" w:after="120"/>
              <w:rPr>
                <w:sz w:val="26"/>
                <w:szCs w:val="26"/>
              </w:rPr>
            </w:pPr>
            <w:r w:rsidRPr="00410FBA">
              <w:rPr>
                <w:sz w:val="26"/>
                <w:szCs w:val="26"/>
              </w:rPr>
              <w:t>Cao</w:t>
            </w:r>
          </w:p>
        </w:tc>
        <w:tc>
          <w:tcPr>
            <w:tcW w:w="519" w:type="pct"/>
          </w:tcPr>
          <w:p w14:paraId="1A13F74C" w14:textId="77777777" w:rsidR="006C7DBE" w:rsidRPr="00410FBA" w:rsidRDefault="006C7DBE" w:rsidP="006C7DBE">
            <w:pPr>
              <w:spacing w:before="120" w:after="120"/>
              <w:rPr>
                <w:sz w:val="26"/>
                <w:szCs w:val="26"/>
              </w:rPr>
            </w:pPr>
            <w:r w:rsidRPr="00410FBA">
              <w:rPr>
                <w:sz w:val="26"/>
                <w:szCs w:val="26"/>
              </w:rPr>
              <w:t>Cao</w:t>
            </w:r>
          </w:p>
        </w:tc>
        <w:tc>
          <w:tcPr>
            <w:tcW w:w="484" w:type="pct"/>
          </w:tcPr>
          <w:p w14:paraId="0B02E379" w14:textId="77777777" w:rsidR="006C7DBE" w:rsidRPr="00410FBA" w:rsidRDefault="006C7DBE" w:rsidP="006C7DBE">
            <w:pPr>
              <w:spacing w:before="120" w:after="120"/>
              <w:rPr>
                <w:sz w:val="26"/>
                <w:szCs w:val="26"/>
              </w:rPr>
            </w:pPr>
            <w:r w:rsidRPr="00410FBA">
              <w:rPr>
                <w:sz w:val="26"/>
                <w:szCs w:val="26"/>
              </w:rPr>
              <w:t>Nhân viên kế toán</w:t>
            </w:r>
          </w:p>
        </w:tc>
      </w:tr>
      <w:tr w:rsidR="00410FBA" w:rsidRPr="00410FBA" w14:paraId="48B4CFB0" w14:textId="77777777" w:rsidTr="00595472">
        <w:tc>
          <w:tcPr>
            <w:tcW w:w="391" w:type="pct"/>
          </w:tcPr>
          <w:p w14:paraId="2C5FB4C8" w14:textId="77777777" w:rsidR="006C7DBE" w:rsidRPr="00410FBA" w:rsidRDefault="006C7DBE" w:rsidP="006C7DBE">
            <w:pPr>
              <w:pStyle w:val="ListParagraph"/>
              <w:spacing w:before="120" w:after="120"/>
              <w:ind w:left="0"/>
              <w:rPr>
                <w:sz w:val="26"/>
                <w:szCs w:val="26"/>
              </w:rPr>
            </w:pPr>
            <w:r w:rsidRPr="00410FBA">
              <w:rPr>
                <w:sz w:val="26"/>
                <w:szCs w:val="26"/>
              </w:rPr>
              <w:t>5</w:t>
            </w:r>
          </w:p>
        </w:tc>
        <w:tc>
          <w:tcPr>
            <w:tcW w:w="821" w:type="pct"/>
          </w:tcPr>
          <w:p w14:paraId="6EA73512" w14:textId="3E1511A9" w:rsidR="006C7DBE" w:rsidRPr="00410FBA" w:rsidRDefault="002953DC" w:rsidP="006C7DBE">
            <w:pPr>
              <w:spacing w:before="120" w:after="120"/>
              <w:jc w:val="center"/>
              <w:rPr>
                <w:sz w:val="26"/>
                <w:szCs w:val="26"/>
              </w:rPr>
            </w:pPr>
            <w:r w:rsidRPr="00410FBA">
              <w:rPr>
                <w:sz w:val="26"/>
                <w:szCs w:val="26"/>
              </w:rPr>
              <w:t>UR_HDDT_042.04.05</w:t>
            </w:r>
          </w:p>
        </w:tc>
        <w:tc>
          <w:tcPr>
            <w:tcW w:w="980" w:type="pct"/>
          </w:tcPr>
          <w:p w14:paraId="1FABDA45" w14:textId="77777777" w:rsidR="006C7DBE" w:rsidRPr="00410FBA" w:rsidRDefault="006C7DBE" w:rsidP="006C7DBE">
            <w:pPr>
              <w:spacing w:before="120" w:after="120"/>
              <w:rPr>
                <w:sz w:val="26"/>
                <w:szCs w:val="26"/>
              </w:rPr>
            </w:pPr>
            <w:r w:rsidRPr="00410FBA">
              <w:rPr>
                <w:sz w:val="26"/>
                <w:szCs w:val="26"/>
              </w:rPr>
              <w:t>Thêm mới hóa đơn điều chỉnh không phát sinh hóa đơn mới và không xác định hóa đơn gốc</w:t>
            </w:r>
          </w:p>
        </w:tc>
        <w:tc>
          <w:tcPr>
            <w:tcW w:w="1402" w:type="pct"/>
          </w:tcPr>
          <w:p w14:paraId="1EE13DBE" w14:textId="77777777" w:rsidR="00081EFA" w:rsidRPr="00410FBA" w:rsidRDefault="00081EFA" w:rsidP="00081EFA">
            <w:pPr>
              <w:pStyle w:val="ListParagraph"/>
              <w:numPr>
                <w:ilvl w:val="0"/>
                <w:numId w:val="18"/>
              </w:numPr>
              <w:spacing w:before="120" w:after="120"/>
              <w:rPr>
                <w:sz w:val="26"/>
                <w:szCs w:val="26"/>
              </w:rPr>
            </w:pPr>
            <w:r w:rsidRPr="00410FBA">
              <w:rPr>
                <w:b/>
                <w:sz w:val="26"/>
                <w:szCs w:val="26"/>
              </w:rPr>
              <w:t xml:space="preserve">Phát biểu yêu cầu: </w:t>
            </w:r>
          </w:p>
          <w:p w14:paraId="420A7019" w14:textId="77777777" w:rsidR="00081EFA" w:rsidRPr="00410FBA" w:rsidRDefault="00081EFA" w:rsidP="00081EFA">
            <w:pPr>
              <w:pStyle w:val="ListParagraph"/>
              <w:spacing w:before="120" w:after="120"/>
              <w:ind w:left="0"/>
              <w:rPr>
                <w:sz w:val="26"/>
                <w:szCs w:val="26"/>
              </w:rPr>
            </w:pPr>
            <w:r w:rsidRPr="00410FBA">
              <w:rPr>
                <w:sz w:val="26"/>
                <w:szCs w:val="26"/>
              </w:rPr>
              <w:t>Người dùng lập hóa đơn điều chỉnh không phát sinh hóa đơn mới trong 1 số trường hợp như người dùng chỉ điều chỉnh 1 số thông tin ít quan trọng trên hóa đơn gốc</w:t>
            </w:r>
          </w:p>
          <w:p w14:paraId="257B5343" w14:textId="77777777" w:rsidR="00081EFA" w:rsidRPr="00410FBA" w:rsidRDefault="00081EFA" w:rsidP="00081EFA">
            <w:pPr>
              <w:spacing w:before="120" w:after="120"/>
              <w:rPr>
                <w:sz w:val="26"/>
                <w:szCs w:val="26"/>
              </w:rPr>
            </w:pPr>
            <w:r w:rsidRPr="00410FBA">
              <w:rPr>
                <w:sz w:val="26"/>
                <w:szCs w:val="26"/>
              </w:rPr>
              <w:t>Cho phép người dùng lập hóa đơn điều chỉnh không xác định hóa đơn gốc trong các trường hợp:</w:t>
            </w:r>
          </w:p>
          <w:p w14:paraId="07360590" w14:textId="77777777" w:rsidR="00081EFA" w:rsidRPr="00410FBA" w:rsidRDefault="00081EFA" w:rsidP="00081EFA">
            <w:pPr>
              <w:pBdr>
                <w:top w:val="nil"/>
                <w:left w:val="nil"/>
                <w:bottom w:val="nil"/>
                <w:right w:val="nil"/>
                <w:between w:val="nil"/>
              </w:pBdr>
              <w:spacing w:before="120"/>
              <w:rPr>
                <w:sz w:val="26"/>
                <w:szCs w:val="26"/>
              </w:rPr>
            </w:pPr>
            <w:r w:rsidRPr="00410FBA">
              <w:rPr>
                <w:sz w:val="26"/>
                <w:szCs w:val="26"/>
              </w:rPr>
              <w:t>+ Hóa đơn gốc đã phát hành trên hệ thống khác VNPT HKD</w:t>
            </w:r>
          </w:p>
          <w:p w14:paraId="3E801F15" w14:textId="77777777" w:rsidR="00081EFA" w:rsidRPr="00410FBA" w:rsidRDefault="00081EFA" w:rsidP="00081EFA">
            <w:pPr>
              <w:pBdr>
                <w:top w:val="nil"/>
                <w:left w:val="nil"/>
                <w:bottom w:val="nil"/>
                <w:right w:val="nil"/>
                <w:between w:val="nil"/>
              </w:pBdr>
              <w:spacing w:after="120"/>
              <w:rPr>
                <w:sz w:val="26"/>
                <w:szCs w:val="26"/>
              </w:rPr>
            </w:pPr>
            <w:r w:rsidRPr="00410FBA">
              <w:rPr>
                <w:sz w:val="26"/>
                <w:szCs w:val="26"/>
              </w:rPr>
              <w:t>+ Hóa đơn gốc là loại hóa đơn giấy theo TT32, NĐ51…</w:t>
            </w:r>
          </w:p>
          <w:p w14:paraId="54354431" w14:textId="77777777" w:rsidR="00081EFA" w:rsidRPr="00410FBA" w:rsidRDefault="00081EFA" w:rsidP="00081EFA">
            <w:pPr>
              <w:pStyle w:val="ListParagraph"/>
              <w:numPr>
                <w:ilvl w:val="0"/>
                <w:numId w:val="18"/>
              </w:numPr>
              <w:spacing w:before="120" w:after="120"/>
              <w:rPr>
                <w:b/>
                <w:sz w:val="26"/>
                <w:szCs w:val="26"/>
              </w:rPr>
            </w:pPr>
            <w:r w:rsidRPr="00410FBA">
              <w:rPr>
                <w:b/>
                <w:sz w:val="26"/>
                <w:szCs w:val="26"/>
              </w:rPr>
              <w:t>Thông tin đầu vào:</w:t>
            </w:r>
          </w:p>
          <w:p w14:paraId="1A85E44B" w14:textId="77777777" w:rsidR="00081EFA" w:rsidRPr="00410FBA" w:rsidRDefault="00081EFA" w:rsidP="00081EFA">
            <w:pPr>
              <w:spacing w:before="120" w:after="120"/>
              <w:rPr>
                <w:sz w:val="26"/>
                <w:szCs w:val="26"/>
              </w:rPr>
            </w:pPr>
            <w:r w:rsidRPr="00410FBA">
              <w:rPr>
                <w:sz w:val="26"/>
                <w:szCs w:val="26"/>
              </w:rPr>
              <w:t>Giao diện điều chỉnh gồm các trường thông tin sau:</w:t>
            </w:r>
          </w:p>
          <w:p w14:paraId="1D93D895" w14:textId="77777777" w:rsidR="00081EFA" w:rsidRPr="00410FBA" w:rsidRDefault="00081EFA" w:rsidP="00081EFA">
            <w:pPr>
              <w:spacing w:before="120" w:after="120"/>
              <w:rPr>
                <w:sz w:val="26"/>
                <w:szCs w:val="26"/>
              </w:rPr>
            </w:pPr>
            <w:r w:rsidRPr="00410FBA">
              <w:rPr>
                <w:sz w:val="26"/>
                <w:szCs w:val="26"/>
              </w:rPr>
              <w:t>+ Mẫu số</w:t>
            </w:r>
          </w:p>
          <w:p w14:paraId="4BE87C9B" w14:textId="77777777" w:rsidR="00081EFA" w:rsidRPr="00410FBA" w:rsidRDefault="00081EFA" w:rsidP="00081EFA">
            <w:pPr>
              <w:spacing w:before="120" w:after="120"/>
              <w:rPr>
                <w:sz w:val="26"/>
                <w:szCs w:val="26"/>
              </w:rPr>
            </w:pPr>
            <w:r w:rsidRPr="00410FBA">
              <w:rPr>
                <w:sz w:val="26"/>
                <w:szCs w:val="26"/>
              </w:rPr>
              <w:t>+ Ký hiệu</w:t>
            </w:r>
          </w:p>
          <w:p w14:paraId="31013428" w14:textId="77777777" w:rsidR="00081EFA" w:rsidRPr="00410FBA" w:rsidRDefault="00081EFA" w:rsidP="00081EFA">
            <w:pPr>
              <w:spacing w:before="120" w:after="120"/>
              <w:rPr>
                <w:sz w:val="26"/>
                <w:szCs w:val="26"/>
              </w:rPr>
            </w:pPr>
            <w:r w:rsidRPr="00410FBA">
              <w:rPr>
                <w:sz w:val="26"/>
                <w:szCs w:val="26"/>
              </w:rPr>
              <w:t>+ Số hóa đơn</w:t>
            </w:r>
          </w:p>
          <w:p w14:paraId="163AA0F3" w14:textId="77777777" w:rsidR="00081EFA" w:rsidRPr="00410FBA" w:rsidRDefault="00081EFA" w:rsidP="00081EFA">
            <w:pPr>
              <w:spacing w:before="120" w:after="120"/>
              <w:rPr>
                <w:sz w:val="26"/>
                <w:szCs w:val="26"/>
              </w:rPr>
            </w:pPr>
            <w:r w:rsidRPr="00410FBA">
              <w:rPr>
                <w:sz w:val="26"/>
                <w:szCs w:val="26"/>
              </w:rPr>
              <w:t>+ Nội dung xử lý: tự nhập</w:t>
            </w:r>
          </w:p>
          <w:p w14:paraId="623D4984" w14:textId="77777777" w:rsidR="00081EFA" w:rsidRPr="00410FBA" w:rsidRDefault="00081EFA" w:rsidP="00081EFA">
            <w:pPr>
              <w:spacing w:before="120" w:after="120"/>
              <w:rPr>
                <w:sz w:val="26"/>
                <w:szCs w:val="26"/>
              </w:rPr>
            </w:pPr>
            <w:r w:rsidRPr="00410FBA">
              <w:rPr>
                <w:sz w:val="26"/>
                <w:szCs w:val="26"/>
              </w:rPr>
              <w:t>Người dùng tiến hành lập thông báo sai sót tại chức năng lập thông báo sai sót. Giao diện thêm mới Thông báo sai sót gồm các trường thông tin sau:</w:t>
            </w:r>
          </w:p>
          <w:p w14:paraId="643A327B" w14:textId="77777777" w:rsidR="00081EFA" w:rsidRPr="00410FBA" w:rsidRDefault="00081EFA" w:rsidP="00081EFA">
            <w:pPr>
              <w:spacing w:before="120" w:after="120"/>
              <w:rPr>
                <w:sz w:val="26"/>
                <w:szCs w:val="26"/>
              </w:rPr>
            </w:pPr>
            <w:r w:rsidRPr="00410FBA">
              <w:rPr>
                <w:sz w:val="26"/>
                <w:szCs w:val="26"/>
              </w:rPr>
              <w:t>+ Tên CQT</w:t>
            </w:r>
          </w:p>
          <w:p w14:paraId="27AF773F" w14:textId="77777777" w:rsidR="00081EFA" w:rsidRPr="00410FBA" w:rsidRDefault="00081EFA" w:rsidP="00081EFA">
            <w:pPr>
              <w:spacing w:before="120" w:after="120"/>
              <w:rPr>
                <w:sz w:val="26"/>
                <w:szCs w:val="26"/>
              </w:rPr>
            </w:pPr>
            <w:r w:rsidRPr="00410FBA">
              <w:rPr>
                <w:sz w:val="26"/>
                <w:szCs w:val="26"/>
              </w:rPr>
              <w:t>+ Ngày thông báo</w:t>
            </w:r>
          </w:p>
          <w:p w14:paraId="117E6835" w14:textId="77777777" w:rsidR="00081EFA" w:rsidRPr="00410FBA" w:rsidRDefault="00081EFA" w:rsidP="00081EFA">
            <w:pPr>
              <w:spacing w:before="120" w:after="120"/>
              <w:rPr>
                <w:sz w:val="26"/>
                <w:szCs w:val="26"/>
              </w:rPr>
            </w:pPr>
            <w:r w:rsidRPr="00410FBA">
              <w:rPr>
                <w:sz w:val="26"/>
                <w:szCs w:val="26"/>
              </w:rPr>
              <w:t>+ Tên người nộp thuế</w:t>
            </w:r>
          </w:p>
          <w:p w14:paraId="39707533" w14:textId="77777777" w:rsidR="00081EFA" w:rsidRPr="00410FBA" w:rsidRDefault="00081EFA" w:rsidP="00081EFA">
            <w:pPr>
              <w:spacing w:before="120" w:after="120"/>
              <w:rPr>
                <w:sz w:val="26"/>
                <w:szCs w:val="26"/>
              </w:rPr>
            </w:pPr>
            <w:r w:rsidRPr="00410FBA">
              <w:rPr>
                <w:sz w:val="26"/>
                <w:szCs w:val="26"/>
              </w:rPr>
              <w:t>+ Mã số thuế</w:t>
            </w:r>
          </w:p>
          <w:p w14:paraId="2A4CE4FE" w14:textId="77777777" w:rsidR="00081EFA" w:rsidRPr="00410FBA" w:rsidRDefault="00081EFA" w:rsidP="00081EFA">
            <w:pPr>
              <w:spacing w:before="120" w:after="120"/>
              <w:rPr>
                <w:sz w:val="26"/>
                <w:szCs w:val="26"/>
              </w:rPr>
            </w:pPr>
            <w:r w:rsidRPr="00410FBA">
              <w:rPr>
                <w:sz w:val="26"/>
                <w:szCs w:val="26"/>
              </w:rPr>
              <w:t>+ Địa danh</w:t>
            </w:r>
          </w:p>
          <w:p w14:paraId="62F9B857" w14:textId="77777777" w:rsidR="00081EFA" w:rsidRPr="00410FBA" w:rsidRDefault="00081EFA" w:rsidP="00081EFA">
            <w:pPr>
              <w:spacing w:before="120" w:after="120"/>
              <w:rPr>
                <w:sz w:val="26"/>
                <w:szCs w:val="26"/>
              </w:rPr>
            </w:pPr>
            <w:r w:rsidRPr="00410FBA">
              <w:rPr>
                <w:sz w:val="26"/>
                <w:szCs w:val="26"/>
              </w:rPr>
              <w:t>+ Loại thông báo</w:t>
            </w:r>
          </w:p>
          <w:p w14:paraId="2121DA2B" w14:textId="77777777" w:rsidR="00081EFA" w:rsidRPr="00410FBA" w:rsidRDefault="00081EFA" w:rsidP="00081EFA">
            <w:pPr>
              <w:spacing w:before="120" w:after="120"/>
              <w:rPr>
                <w:sz w:val="26"/>
                <w:szCs w:val="26"/>
              </w:rPr>
            </w:pPr>
            <w:r w:rsidRPr="00410FBA">
              <w:rPr>
                <w:sz w:val="26"/>
                <w:szCs w:val="26"/>
              </w:rPr>
              <w:t>+ Mã CQT cấp</w:t>
            </w:r>
          </w:p>
          <w:p w14:paraId="2ABB6110" w14:textId="77777777" w:rsidR="00081EFA" w:rsidRPr="00410FBA" w:rsidRDefault="00081EFA" w:rsidP="00081EFA">
            <w:pPr>
              <w:spacing w:before="120" w:after="120"/>
              <w:rPr>
                <w:sz w:val="26"/>
                <w:szCs w:val="26"/>
              </w:rPr>
            </w:pPr>
            <w:r w:rsidRPr="00410FBA">
              <w:rPr>
                <w:sz w:val="26"/>
                <w:szCs w:val="26"/>
              </w:rPr>
              <w:t>+ Mẫu số</w:t>
            </w:r>
          </w:p>
          <w:p w14:paraId="71877A8D" w14:textId="77777777" w:rsidR="00081EFA" w:rsidRPr="00410FBA" w:rsidRDefault="00081EFA" w:rsidP="00081EFA">
            <w:pPr>
              <w:spacing w:before="120" w:after="120"/>
              <w:rPr>
                <w:sz w:val="26"/>
                <w:szCs w:val="26"/>
              </w:rPr>
            </w:pPr>
            <w:r w:rsidRPr="00410FBA">
              <w:rPr>
                <w:sz w:val="26"/>
                <w:szCs w:val="26"/>
              </w:rPr>
              <w:t>+ Ký hiệu</w:t>
            </w:r>
          </w:p>
          <w:p w14:paraId="757567F5" w14:textId="77777777" w:rsidR="00081EFA" w:rsidRPr="00410FBA" w:rsidRDefault="00081EFA" w:rsidP="00081EFA">
            <w:pPr>
              <w:spacing w:before="120" w:after="120"/>
              <w:rPr>
                <w:sz w:val="26"/>
                <w:szCs w:val="26"/>
              </w:rPr>
            </w:pPr>
            <w:r w:rsidRPr="00410FBA">
              <w:rPr>
                <w:sz w:val="26"/>
                <w:szCs w:val="26"/>
              </w:rPr>
              <w:t>+ Số hóa đơn</w:t>
            </w:r>
          </w:p>
          <w:p w14:paraId="34222235" w14:textId="77777777" w:rsidR="00081EFA" w:rsidRPr="00410FBA" w:rsidRDefault="00081EFA" w:rsidP="00081EFA">
            <w:pPr>
              <w:spacing w:before="120" w:after="120"/>
              <w:rPr>
                <w:sz w:val="26"/>
                <w:szCs w:val="26"/>
              </w:rPr>
            </w:pPr>
            <w:r w:rsidRPr="00410FBA">
              <w:rPr>
                <w:sz w:val="26"/>
                <w:szCs w:val="26"/>
              </w:rPr>
              <w:t>+ Ngày hóa đơn</w:t>
            </w:r>
          </w:p>
          <w:p w14:paraId="1C871D01" w14:textId="77777777" w:rsidR="00081EFA" w:rsidRPr="00410FBA" w:rsidRDefault="00081EFA" w:rsidP="00081EFA">
            <w:pPr>
              <w:spacing w:before="120" w:after="120"/>
              <w:rPr>
                <w:sz w:val="26"/>
                <w:szCs w:val="26"/>
              </w:rPr>
            </w:pPr>
            <w:r w:rsidRPr="00410FBA">
              <w:rPr>
                <w:sz w:val="26"/>
                <w:szCs w:val="26"/>
              </w:rPr>
              <w:t>+ Loại áp dụng</w:t>
            </w:r>
          </w:p>
          <w:p w14:paraId="0670695D" w14:textId="77777777" w:rsidR="00081EFA" w:rsidRPr="00410FBA" w:rsidRDefault="00081EFA" w:rsidP="00081EFA">
            <w:pPr>
              <w:spacing w:before="120" w:after="120"/>
              <w:rPr>
                <w:sz w:val="26"/>
                <w:szCs w:val="26"/>
              </w:rPr>
            </w:pPr>
            <w:r w:rsidRPr="00410FBA">
              <w:rPr>
                <w:sz w:val="26"/>
                <w:szCs w:val="26"/>
              </w:rPr>
              <w:t>+ Tính chất: Giải trình/…</w:t>
            </w:r>
          </w:p>
          <w:p w14:paraId="2186B887" w14:textId="77777777" w:rsidR="00081EFA" w:rsidRPr="00410FBA" w:rsidRDefault="00081EFA" w:rsidP="00081EFA">
            <w:pPr>
              <w:spacing w:before="120" w:after="120"/>
              <w:rPr>
                <w:sz w:val="26"/>
                <w:szCs w:val="26"/>
              </w:rPr>
            </w:pPr>
            <w:r w:rsidRPr="00410FBA">
              <w:rPr>
                <w:sz w:val="26"/>
                <w:szCs w:val="26"/>
              </w:rPr>
              <w:t>+ Lý do</w:t>
            </w:r>
          </w:p>
          <w:p w14:paraId="4861DF2C" w14:textId="77777777" w:rsidR="00081EFA" w:rsidRPr="00410FBA" w:rsidRDefault="00081EFA" w:rsidP="00081EFA">
            <w:pPr>
              <w:pStyle w:val="ListParagraph"/>
              <w:numPr>
                <w:ilvl w:val="0"/>
                <w:numId w:val="19"/>
              </w:numPr>
              <w:spacing w:before="120" w:after="120"/>
              <w:rPr>
                <w:b/>
                <w:sz w:val="26"/>
                <w:szCs w:val="26"/>
              </w:rPr>
            </w:pPr>
            <w:r w:rsidRPr="00410FBA">
              <w:rPr>
                <w:b/>
                <w:sz w:val="26"/>
                <w:szCs w:val="26"/>
              </w:rPr>
              <w:t>Thông tin đầu ra:</w:t>
            </w:r>
          </w:p>
          <w:p w14:paraId="6DBB6370" w14:textId="77777777" w:rsidR="00081EFA" w:rsidRPr="00410FBA" w:rsidRDefault="00081EFA" w:rsidP="00081EFA">
            <w:pPr>
              <w:spacing w:before="120" w:after="120"/>
              <w:rPr>
                <w:sz w:val="26"/>
                <w:szCs w:val="26"/>
              </w:rPr>
            </w:pPr>
            <w:r w:rsidRPr="00410FBA">
              <w:rPr>
                <w:sz w:val="26"/>
                <w:szCs w:val="26"/>
              </w:rPr>
              <w:t xml:space="preserve">Hóa đơn được tạo có trạng thái hóa đơn điều chỉnh </w:t>
            </w:r>
          </w:p>
          <w:p w14:paraId="48E2B254" w14:textId="77777777" w:rsidR="00081EFA" w:rsidRPr="00410FBA" w:rsidRDefault="00081EFA" w:rsidP="00081EFA">
            <w:pPr>
              <w:pStyle w:val="ListParagraph"/>
              <w:numPr>
                <w:ilvl w:val="0"/>
                <w:numId w:val="18"/>
              </w:numPr>
              <w:spacing w:before="120" w:after="120"/>
              <w:rPr>
                <w:b/>
                <w:sz w:val="26"/>
                <w:szCs w:val="26"/>
              </w:rPr>
            </w:pPr>
            <w:r w:rsidRPr="00410FBA">
              <w:rPr>
                <w:b/>
                <w:sz w:val="26"/>
                <w:szCs w:val="26"/>
              </w:rPr>
              <w:t>Chức năng xử lý:</w:t>
            </w:r>
          </w:p>
          <w:p w14:paraId="3BE0170F" w14:textId="77777777" w:rsidR="00081EFA" w:rsidRPr="00410FBA" w:rsidRDefault="00081EFA" w:rsidP="00081EFA">
            <w:pPr>
              <w:spacing w:before="120" w:after="120"/>
              <w:rPr>
                <w:sz w:val="26"/>
                <w:szCs w:val="26"/>
              </w:rPr>
            </w:pPr>
            <w:r w:rsidRPr="00410FBA">
              <w:rPr>
                <w:sz w:val="26"/>
                <w:szCs w:val="26"/>
              </w:rPr>
              <w:t>+ Lưu: Hóa đơn điều chỉnh được lưu lại hệ thống. Hệ thống tạo mới thông báo sai sót</w:t>
            </w:r>
          </w:p>
          <w:p w14:paraId="1EE16C6C" w14:textId="77777777" w:rsidR="00081EFA" w:rsidRPr="00410FBA" w:rsidRDefault="00081EFA" w:rsidP="00081EFA">
            <w:pPr>
              <w:spacing w:before="120" w:after="120"/>
              <w:rPr>
                <w:sz w:val="26"/>
                <w:szCs w:val="26"/>
              </w:rPr>
            </w:pPr>
            <w:r w:rsidRPr="00410FBA">
              <w:rPr>
                <w:sz w:val="26"/>
                <w:szCs w:val="26"/>
              </w:rPr>
              <w:t>+ Hủy: Hủy bỏ tạo hóa đơn điều chỉnh</w:t>
            </w:r>
          </w:p>
          <w:p w14:paraId="49093A22" w14:textId="77777777" w:rsidR="00081EFA" w:rsidRPr="00410FBA" w:rsidRDefault="00081EFA" w:rsidP="00081EFA">
            <w:pPr>
              <w:pStyle w:val="ListParagraph"/>
              <w:numPr>
                <w:ilvl w:val="0"/>
                <w:numId w:val="18"/>
              </w:numPr>
              <w:spacing w:before="120" w:after="120"/>
              <w:rPr>
                <w:b/>
                <w:sz w:val="26"/>
                <w:szCs w:val="26"/>
              </w:rPr>
            </w:pPr>
            <w:r w:rsidRPr="00410FBA">
              <w:rPr>
                <w:b/>
                <w:sz w:val="26"/>
                <w:szCs w:val="26"/>
              </w:rPr>
              <w:t xml:space="preserve">Các ngoại lệ: </w:t>
            </w:r>
          </w:p>
          <w:p w14:paraId="02080E76" w14:textId="77777777" w:rsidR="00081EFA" w:rsidRPr="00410FBA" w:rsidRDefault="00081EFA" w:rsidP="00081EFA">
            <w:pPr>
              <w:pStyle w:val="ListParagraph"/>
              <w:spacing w:before="120" w:after="120"/>
              <w:ind w:left="0"/>
              <w:rPr>
                <w:sz w:val="26"/>
                <w:szCs w:val="26"/>
              </w:rPr>
            </w:pPr>
            <w:r w:rsidRPr="00410FBA">
              <w:rPr>
                <w:sz w:val="26"/>
                <w:szCs w:val="26"/>
              </w:rPr>
              <w:t>Hệ thống hiển thị thông báo lỗi nếu người dùng nhập thông tin không đúng/không hợp lệ</w:t>
            </w:r>
          </w:p>
        </w:tc>
        <w:tc>
          <w:tcPr>
            <w:tcW w:w="404" w:type="pct"/>
          </w:tcPr>
          <w:p w14:paraId="0A1F6BC2" w14:textId="77777777" w:rsidR="006C7DBE" w:rsidRPr="00410FBA" w:rsidRDefault="006C7DBE" w:rsidP="006C7DBE">
            <w:pPr>
              <w:spacing w:before="120" w:after="120"/>
              <w:rPr>
                <w:sz w:val="26"/>
                <w:szCs w:val="26"/>
              </w:rPr>
            </w:pPr>
            <w:r w:rsidRPr="00410FBA">
              <w:rPr>
                <w:sz w:val="26"/>
                <w:szCs w:val="26"/>
              </w:rPr>
              <w:t>Cao</w:t>
            </w:r>
          </w:p>
        </w:tc>
        <w:tc>
          <w:tcPr>
            <w:tcW w:w="519" w:type="pct"/>
          </w:tcPr>
          <w:p w14:paraId="7275AF5E" w14:textId="77777777" w:rsidR="006C7DBE" w:rsidRPr="00410FBA" w:rsidRDefault="006C7DBE" w:rsidP="006C7DBE">
            <w:pPr>
              <w:spacing w:before="120" w:after="120"/>
              <w:rPr>
                <w:sz w:val="26"/>
                <w:szCs w:val="26"/>
              </w:rPr>
            </w:pPr>
            <w:r w:rsidRPr="00410FBA">
              <w:rPr>
                <w:sz w:val="26"/>
                <w:szCs w:val="26"/>
              </w:rPr>
              <w:t>Cao</w:t>
            </w:r>
          </w:p>
        </w:tc>
        <w:tc>
          <w:tcPr>
            <w:tcW w:w="484" w:type="pct"/>
          </w:tcPr>
          <w:p w14:paraId="27D59B55" w14:textId="77777777" w:rsidR="006C7DBE" w:rsidRPr="00410FBA" w:rsidRDefault="006C7DBE" w:rsidP="006C7DBE">
            <w:pPr>
              <w:spacing w:before="120" w:after="120"/>
              <w:rPr>
                <w:sz w:val="26"/>
                <w:szCs w:val="26"/>
              </w:rPr>
            </w:pPr>
            <w:r w:rsidRPr="00410FBA">
              <w:rPr>
                <w:sz w:val="26"/>
                <w:szCs w:val="26"/>
              </w:rPr>
              <w:t>Nhân viên kế toán</w:t>
            </w:r>
          </w:p>
        </w:tc>
      </w:tr>
      <w:tr w:rsidR="00410FBA" w:rsidRPr="00410FBA" w14:paraId="76BE1A10" w14:textId="77777777" w:rsidTr="00595472">
        <w:tc>
          <w:tcPr>
            <w:tcW w:w="391" w:type="pct"/>
          </w:tcPr>
          <w:p w14:paraId="5B907B89" w14:textId="77777777" w:rsidR="006C7DBE" w:rsidRPr="00410FBA" w:rsidRDefault="006C7DBE" w:rsidP="006C7DBE">
            <w:pPr>
              <w:pStyle w:val="ListParagraph"/>
              <w:spacing w:before="120" w:after="120"/>
              <w:ind w:left="0"/>
              <w:rPr>
                <w:sz w:val="26"/>
                <w:szCs w:val="26"/>
              </w:rPr>
            </w:pPr>
            <w:r w:rsidRPr="00410FBA">
              <w:rPr>
                <w:sz w:val="26"/>
                <w:szCs w:val="26"/>
              </w:rPr>
              <w:t>6</w:t>
            </w:r>
          </w:p>
        </w:tc>
        <w:tc>
          <w:tcPr>
            <w:tcW w:w="821" w:type="pct"/>
          </w:tcPr>
          <w:p w14:paraId="50E0267D" w14:textId="62A3C6F4" w:rsidR="006C7DBE" w:rsidRPr="00410FBA" w:rsidRDefault="002953DC" w:rsidP="006C7DBE">
            <w:pPr>
              <w:spacing w:before="120" w:after="120"/>
              <w:jc w:val="center"/>
              <w:rPr>
                <w:sz w:val="26"/>
                <w:szCs w:val="26"/>
              </w:rPr>
            </w:pPr>
            <w:r w:rsidRPr="00410FBA">
              <w:rPr>
                <w:sz w:val="26"/>
                <w:szCs w:val="26"/>
              </w:rPr>
              <w:t>UR_HDDT_042.04.06</w:t>
            </w:r>
          </w:p>
        </w:tc>
        <w:tc>
          <w:tcPr>
            <w:tcW w:w="980" w:type="pct"/>
          </w:tcPr>
          <w:p w14:paraId="42315C95" w14:textId="77777777" w:rsidR="006C7DBE" w:rsidRPr="00410FBA" w:rsidRDefault="006C7DBE" w:rsidP="006C7DBE">
            <w:pPr>
              <w:spacing w:before="120" w:after="120"/>
              <w:rPr>
                <w:sz w:val="26"/>
                <w:szCs w:val="26"/>
              </w:rPr>
            </w:pPr>
            <w:r w:rsidRPr="00410FBA">
              <w:rPr>
                <w:sz w:val="26"/>
                <w:szCs w:val="26"/>
              </w:rPr>
              <w:t>Xem hóa đơn điều chỉnh</w:t>
            </w:r>
          </w:p>
        </w:tc>
        <w:tc>
          <w:tcPr>
            <w:tcW w:w="1402" w:type="pct"/>
          </w:tcPr>
          <w:p w14:paraId="7AB98B6E" w14:textId="77777777" w:rsidR="006C7DBE" w:rsidRPr="00410FBA" w:rsidRDefault="006C7DBE" w:rsidP="006C7DB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3B26E9DB" w14:textId="77777777" w:rsidR="006C7DBE" w:rsidRPr="00410FBA" w:rsidRDefault="006C7DBE" w:rsidP="006C7DBE">
            <w:pPr>
              <w:pStyle w:val="ListParagraph"/>
              <w:spacing w:before="120" w:after="120"/>
              <w:ind w:left="0"/>
              <w:rPr>
                <w:sz w:val="26"/>
                <w:szCs w:val="26"/>
              </w:rPr>
            </w:pPr>
            <w:r w:rsidRPr="00410FBA">
              <w:rPr>
                <w:sz w:val="26"/>
                <w:szCs w:val="26"/>
              </w:rPr>
              <w:t>Cho phép người dùng xem chi tiết hóa đơn</w:t>
            </w:r>
          </w:p>
          <w:p w14:paraId="5EE649CD"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Thông tin đầu vào:</w:t>
            </w:r>
          </w:p>
          <w:p w14:paraId="43AA361B" w14:textId="77777777" w:rsidR="006C7DBE" w:rsidRPr="00410FBA" w:rsidRDefault="006C7DBE" w:rsidP="006C7DBE">
            <w:pPr>
              <w:spacing w:before="120" w:after="120"/>
              <w:rPr>
                <w:sz w:val="26"/>
                <w:szCs w:val="26"/>
              </w:rPr>
            </w:pPr>
            <w:r w:rsidRPr="00410FBA">
              <w:rPr>
                <w:sz w:val="26"/>
                <w:szCs w:val="26"/>
              </w:rPr>
              <w:t>Người dùng nhấn nút “Xem” tại hóa đơn muốn xem chi tiết</w:t>
            </w:r>
          </w:p>
          <w:p w14:paraId="73EA9494"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 xml:space="preserve">Thông tin đầu ra: </w:t>
            </w:r>
          </w:p>
          <w:p w14:paraId="0952EBC1" w14:textId="77777777" w:rsidR="006C7DBE" w:rsidRPr="00410FBA" w:rsidRDefault="006C7DBE" w:rsidP="006C7DBE">
            <w:pPr>
              <w:spacing w:before="120" w:after="120"/>
              <w:rPr>
                <w:sz w:val="26"/>
                <w:szCs w:val="26"/>
              </w:rPr>
            </w:pPr>
            <w:r w:rsidRPr="00410FBA">
              <w:rPr>
                <w:sz w:val="26"/>
                <w:szCs w:val="26"/>
              </w:rPr>
              <w:t xml:space="preserve">Link html hiển thị mẫu hóa đơn </w:t>
            </w:r>
          </w:p>
          <w:p w14:paraId="4D2AF380"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Chức năng xử lý:</w:t>
            </w:r>
          </w:p>
          <w:p w14:paraId="03CC4BAC" w14:textId="77777777" w:rsidR="006C7DBE" w:rsidRPr="00410FBA" w:rsidRDefault="006C7DBE" w:rsidP="006C7DBE">
            <w:pPr>
              <w:spacing w:before="120" w:after="120"/>
              <w:rPr>
                <w:sz w:val="26"/>
                <w:szCs w:val="26"/>
                <w:lang w:val="vi-VN"/>
              </w:rPr>
            </w:pPr>
            <w:r w:rsidRPr="00410FBA">
              <w:rPr>
                <w:sz w:val="26"/>
                <w:szCs w:val="26"/>
              </w:rPr>
              <w:t xml:space="preserve">+ Xem chi tiết hóa đơn: hệ thống </w:t>
            </w:r>
            <w:r w:rsidRPr="00410FBA">
              <w:rPr>
                <w:sz w:val="26"/>
                <w:szCs w:val="26"/>
                <w:lang w:val="vi-VN"/>
              </w:rPr>
              <w:t xml:space="preserve">gọi API sang bên HDDT để </w:t>
            </w:r>
            <w:r w:rsidRPr="00410FBA">
              <w:rPr>
                <w:sz w:val="26"/>
                <w:szCs w:val="26"/>
              </w:rPr>
              <w:t>lấy</w:t>
            </w:r>
            <w:r w:rsidRPr="00410FBA">
              <w:rPr>
                <w:sz w:val="26"/>
                <w:szCs w:val="26"/>
                <w:lang w:val="vi-VN"/>
              </w:rPr>
              <w:t xml:space="preserve"> link html view nội dung hóa đơn</w:t>
            </w:r>
          </w:p>
          <w:p w14:paraId="4F7FB49D" w14:textId="77777777" w:rsidR="006C7DBE" w:rsidRPr="00410FBA" w:rsidRDefault="006C7DBE" w:rsidP="006C7DBE">
            <w:pPr>
              <w:pStyle w:val="NormalWeb"/>
              <w:spacing w:before="0" w:beforeAutospacing="0" w:after="0" w:afterAutospacing="0"/>
              <w:textAlignment w:val="baseline"/>
              <w:rPr>
                <w:sz w:val="26"/>
                <w:szCs w:val="26"/>
              </w:rPr>
            </w:pPr>
            <w:r w:rsidRPr="00410FBA">
              <w:rPr>
                <w:sz w:val="26"/>
                <w:szCs w:val="26"/>
              </w:rPr>
              <w:t>+ In hóa đơn: Khi người dùng nhấn vào icon nút In =&gt; hệ thống hiển thị cửa sổ in để người dùng tiếp tục thao tác</w:t>
            </w:r>
          </w:p>
          <w:p w14:paraId="7140CE8A" w14:textId="77777777" w:rsidR="006C7DBE" w:rsidRPr="00410FBA" w:rsidRDefault="006C7DBE" w:rsidP="006C7DBE">
            <w:pPr>
              <w:pStyle w:val="NormalWeb"/>
              <w:spacing w:before="0" w:beforeAutospacing="0" w:after="0" w:afterAutospacing="0"/>
              <w:textAlignment w:val="baseline"/>
              <w:rPr>
                <w:rFonts w:ascii="Arial" w:hAnsi="Arial" w:cs="Arial"/>
                <w:sz w:val="22"/>
                <w:szCs w:val="22"/>
                <w:rPrChange w:id="720" w:author="Dang Oanh" w:date="2024-05-31T15:47:00Z" w16du:dateUtc="2024-05-31T08:47:00Z">
                  <w:rPr>
                    <w:rFonts w:ascii="Arial" w:hAnsi="Arial" w:cs="Arial"/>
                    <w:color w:val="000000"/>
                    <w:sz w:val="22"/>
                    <w:szCs w:val="22"/>
                  </w:rPr>
                </w:rPrChange>
              </w:rPr>
            </w:pPr>
            <w:r w:rsidRPr="00410FBA">
              <w:rPr>
                <w:sz w:val="26"/>
                <w:szCs w:val="26"/>
              </w:rPr>
              <w:t>+ Tải hóa đơn: Khi người dùng nhấn vào nút Tải hóa đơn thì cho phép tải file .zip (gồm file html và xml) đặt tên theo mẫu số_ký hiệu_số hóa đơn</w:t>
            </w:r>
          </w:p>
        </w:tc>
        <w:tc>
          <w:tcPr>
            <w:tcW w:w="404" w:type="pct"/>
          </w:tcPr>
          <w:p w14:paraId="5E40665D" w14:textId="77777777" w:rsidR="006C7DBE" w:rsidRPr="00410FBA" w:rsidRDefault="006C7DBE" w:rsidP="006C7DBE">
            <w:pPr>
              <w:spacing w:before="120" w:after="120"/>
              <w:rPr>
                <w:sz w:val="26"/>
                <w:szCs w:val="26"/>
              </w:rPr>
            </w:pPr>
            <w:r w:rsidRPr="00410FBA">
              <w:rPr>
                <w:sz w:val="26"/>
                <w:szCs w:val="26"/>
              </w:rPr>
              <w:t>Cao</w:t>
            </w:r>
          </w:p>
        </w:tc>
        <w:tc>
          <w:tcPr>
            <w:tcW w:w="519" w:type="pct"/>
          </w:tcPr>
          <w:p w14:paraId="67A3DCB8" w14:textId="77777777" w:rsidR="006C7DBE" w:rsidRPr="00410FBA" w:rsidRDefault="006C7DBE" w:rsidP="006C7DBE">
            <w:pPr>
              <w:spacing w:before="120" w:after="120"/>
              <w:rPr>
                <w:sz w:val="26"/>
                <w:szCs w:val="26"/>
              </w:rPr>
            </w:pPr>
            <w:r w:rsidRPr="00410FBA">
              <w:rPr>
                <w:sz w:val="26"/>
                <w:szCs w:val="26"/>
              </w:rPr>
              <w:t>Cao</w:t>
            </w:r>
          </w:p>
        </w:tc>
        <w:tc>
          <w:tcPr>
            <w:tcW w:w="484" w:type="pct"/>
          </w:tcPr>
          <w:p w14:paraId="14575E01" w14:textId="77777777" w:rsidR="006C7DBE" w:rsidRPr="00410FBA" w:rsidRDefault="006C7DBE" w:rsidP="006C7DBE">
            <w:pPr>
              <w:spacing w:before="120" w:after="120"/>
              <w:rPr>
                <w:sz w:val="26"/>
                <w:szCs w:val="26"/>
              </w:rPr>
            </w:pPr>
            <w:r w:rsidRPr="00410FBA">
              <w:rPr>
                <w:sz w:val="26"/>
                <w:szCs w:val="26"/>
              </w:rPr>
              <w:t>Nhân viên kế toán</w:t>
            </w:r>
          </w:p>
        </w:tc>
      </w:tr>
      <w:tr w:rsidR="00410FBA" w:rsidRPr="00410FBA" w14:paraId="2E8BF55A" w14:textId="77777777" w:rsidTr="00595472">
        <w:tc>
          <w:tcPr>
            <w:tcW w:w="391" w:type="pct"/>
          </w:tcPr>
          <w:p w14:paraId="75FABF83" w14:textId="77777777" w:rsidR="006C7DBE" w:rsidRPr="00410FBA" w:rsidRDefault="006C7DBE" w:rsidP="006C7DBE">
            <w:pPr>
              <w:pStyle w:val="ListParagraph"/>
              <w:spacing w:before="120" w:after="120"/>
              <w:ind w:left="0"/>
              <w:rPr>
                <w:sz w:val="26"/>
                <w:szCs w:val="26"/>
              </w:rPr>
            </w:pPr>
            <w:r w:rsidRPr="00410FBA">
              <w:rPr>
                <w:sz w:val="26"/>
                <w:szCs w:val="26"/>
              </w:rPr>
              <w:t>7</w:t>
            </w:r>
          </w:p>
        </w:tc>
        <w:tc>
          <w:tcPr>
            <w:tcW w:w="821" w:type="pct"/>
          </w:tcPr>
          <w:p w14:paraId="2F91ED6A" w14:textId="665D50D7" w:rsidR="006C7DBE" w:rsidRPr="00410FBA" w:rsidRDefault="002953DC" w:rsidP="006C7DBE">
            <w:pPr>
              <w:spacing w:before="120" w:after="120"/>
              <w:jc w:val="center"/>
              <w:rPr>
                <w:sz w:val="26"/>
                <w:szCs w:val="26"/>
              </w:rPr>
            </w:pPr>
            <w:r w:rsidRPr="00410FBA">
              <w:rPr>
                <w:sz w:val="26"/>
                <w:szCs w:val="26"/>
              </w:rPr>
              <w:t>UR_HDDT_042.04.07</w:t>
            </w:r>
          </w:p>
        </w:tc>
        <w:tc>
          <w:tcPr>
            <w:tcW w:w="980" w:type="pct"/>
          </w:tcPr>
          <w:p w14:paraId="0C4DD9D9" w14:textId="77777777" w:rsidR="006C7DBE" w:rsidRPr="00410FBA" w:rsidRDefault="006C7DBE" w:rsidP="006C7DBE">
            <w:pPr>
              <w:spacing w:before="120" w:after="120"/>
              <w:rPr>
                <w:sz w:val="26"/>
                <w:szCs w:val="26"/>
              </w:rPr>
            </w:pPr>
            <w:r w:rsidRPr="00410FBA">
              <w:rPr>
                <w:sz w:val="26"/>
                <w:szCs w:val="26"/>
              </w:rPr>
              <w:t>Upload biên bản</w:t>
            </w:r>
          </w:p>
        </w:tc>
        <w:tc>
          <w:tcPr>
            <w:tcW w:w="1402" w:type="pct"/>
          </w:tcPr>
          <w:p w14:paraId="21AB013F" w14:textId="77777777" w:rsidR="006C7DBE" w:rsidRPr="00410FBA" w:rsidRDefault="006C7DBE" w:rsidP="006C7DB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385B9631" w14:textId="77777777" w:rsidR="006C7DBE" w:rsidRPr="00410FBA" w:rsidRDefault="006C7DBE" w:rsidP="006C7DBE">
            <w:pPr>
              <w:pStyle w:val="ListParagraph"/>
              <w:spacing w:before="120" w:after="120"/>
              <w:ind w:left="0"/>
              <w:rPr>
                <w:sz w:val="26"/>
                <w:szCs w:val="26"/>
              </w:rPr>
            </w:pPr>
            <w:r w:rsidRPr="00410FBA">
              <w:rPr>
                <w:sz w:val="26"/>
                <w:szCs w:val="26"/>
              </w:rPr>
              <w:t>Cho phép người dùng upload biên bản cho hóa đơn</w:t>
            </w:r>
          </w:p>
          <w:p w14:paraId="2C9DBA82"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Thông tin đầu vào:</w:t>
            </w:r>
          </w:p>
          <w:p w14:paraId="3A08C580" w14:textId="77777777" w:rsidR="006C7DBE" w:rsidRPr="00410FBA" w:rsidRDefault="006C7DBE" w:rsidP="006C7DBE">
            <w:pPr>
              <w:spacing w:before="120" w:after="120"/>
              <w:rPr>
                <w:sz w:val="26"/>
                <w:szCs w:val="26"/>
              </w:rPr>
            </w:pPr>
            <w:r w:rsidRPr="00410FBA">
              <w:rPr>
                <w:sz w:val="26"/>
                <w:szCs w:val="26"/>
              </w:rPr>
              <w:t>Người dùng nhấn nút “Upload” tại hóa đơn muốn đính kèm biên bản</w:t>
            </w:r>
          </w:p>
          <w:p w14:paraId="7D8D82C8"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 xml:space="preserve">Thông tin đầu ra: </w:t>
            </w:r>
          </w:p>
          <w:p w14:paraId="38DF3735" w14:textId="77777777" w:rsidR="006C7DBE" w:rsidRPr="00410FBA" w:rsidRDefault="006C7DBE" w:rsidP="006C7DBE">
            <w:pPr>
              <w:spacing w:before="120" w:after="120"/>
              <w:rPr>
                <w:sz w:val="26"/>
                <w:szCs w:val="26"/>
              </w:rPr>
            </w:pPr>
            <w:r w:rsidRPr="00410FBA">
              <w:rPr>
                <w:sz w:val="26"/>
                <w:szCs w:val="26"/>
              </w:rPr>
              <w:t>Hệ thống hiển thị giao diện upload, cho phép người dùng upload file định dạng pdf, doc, docx, xls, xlsx, dung lượng file không vượt quá 10 MB</w:t>
            </w:r>
          </w:p>
          <w:p w14:paraId="6655AC2A"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Chức năng xử lý:</w:t>
            </w:r>
          </w:p>
          <w:p w14:paraId="7FBAC522" w14:textId="77777777" w:rsidR="006C7DBE" w:rsidRPr="00410FBA" w:rsidRDefault="006C7DBE" w:rsidP="006C7DBE">
            <w:pPr>
              <w:pStyle w:val="ListParagraph"/>
              <w:spacing w:before="120" w:after="120"/>
              <w:ind w:left="0"/>
              <w:rPr>
                <w:sz w:val="26"/>
                <w:szCs w:val="26"/>
              </w:rPr>
            </w:pPr>
            <w:r w:rsidRPr="00410FBA">
              <w:rPr>
                <w:sz w:val="26"/>
                <w:szCs w:val="26"/>
              </w:rPr>
              <w:t>Hệ thống lưu file upload vào cơ sở dữ liệu</w:t>
            </w:r>
          </w:p>
          <w:p w14:paraId="3B29AF8C" w14:textId="77777777" w:rsidR="006C7DBE" w:rsidRPr="00410FBA" w:rsidRDefault="006C7DBE" w:rsidP="006C7DBE">
            <w:pPr>
              <w:pStyle w:val="ListParagraph"/>
              <w:spacing w:before="120" w:after="120"/>
              <w:ind w:left="0"/>
              <w:rPr>
                <w:sz w:val="26"/>
                <w:szCs w:val="26"/>
              </w:rPr>
            </w:pPr>
            <w:r w:rsidRPr="00410FBA">
              <w:rPr>
                <w:sz w:val="26"/>
                <w:szCs w:val="26"/>
              </w:rPr>
              <w:t>+ Nếu thành công thì thông báo “Upload biên bản thành công”</w:t>
            </w:r>
          </w:p>
          <w:p w14:paraId="494073FD" w14:textId="77777777" w:rsidR="006C7DBE" w:rsidRPr="00410FBA" w:rsidRDefault="006C7DBE" w:rsidP="006C7DBE">
            <w:pPr>
              <w:pStyle w:val="ListParagraph"/>
              <w:spacing w:before="120" w:after="120"/>
              <w:ind w:left="0"/>
              <w:rPr>
                <w:b/>
                <w:sz w:val="26"/>
                <w:szCs w:val="26"/>
              </w:rPr>
            </w:pPr>
            <w:r w:rsidRPr="00410FBA">
              <w:rPr>
                <w:sz w:val="26"/>
                <w:szCs w:val="26"/>
              </w:rPr>
              <w:t>+ Nếu không thành công thì thông báo “Upload biên bản không thành công” (kèm lý do)</w:t>
            </w:r>
          </w:p>
        </w:tc>
        <w:tc>
          <w:tcPr>
            <w:tcW w:w="404" w:type="pct"/>
          </w:tcPr>
          <w:p w14:paraId="48AE7A7D" w14:textId="77777777" w:rsidR="006C7DBE" w:rsidRPr="00410FBA" w:rsidRDefault="006C7DBE" w:rsidP="006C7DBE">
            <w:pPr>
              <w:spacing w:before="120" w:after="120"/>
              <w:rPr>
                <w:sz w:val="26"/>
                <w:szCs w:val="26"/>
              </w:rPr>
            </w:pPr>
            <w:r w:rsidRPr="00410FBA">
              <w:rPr>
                <w:sz w:val="26"/>
                <w:szCs w:val="26"/>
              </w:rPr>
              <w:t>Cao</w:t>
            </w:r>
          </w:p>
        </w:tc>
        <w:tc>
          <w:tcPr>
            <w:tcW w:w="519" w:type="pct"/>
          </w:tcPr>
          <w:p w14:paraId="689DF57C" w14:textId="77777777" w:rsidR="006C7DBE" w:rsidRPr="00410FBA" w:rsidRDefault="006C7DBE" w:rsidP="006C7DBE">
            <w:pPr>
              <w:spacing w:before="120" w:after="120"/>
              <w:rPr>
                <w:sz w:val="26"/>
                <w:szCs w:val="26"/>
              </w:rPr>
            </w:pPr>
            <w:r w:rsidRPr="00410FBA">
              <w:rPr>
                <w:sz w:val="26"/>
                <w:szCs w:val="26"/>
              </w:rPr>
              <w:t>Cao</w:t>
            </w:r>
          </w:p>
        </w:tc>
        <w:tc>
          <w:tcPr>
            <w:tcW w:w="484" w:type="pct"/>
          </w:tcPr>
          <w:p w14:paraId="0EDF7B5A" w14:textId="77777777" w:rsidR="006C7DBE" w:rsidRPr="00410FBA" w:rsidRDefault="006C7DBE" w:rsidP="006C7DBE">
            <w:pPr>
              <w:spacing w:before="120" w:after="120"/>
              <w:rPr>
                <w:sz w:val="26"/>
                <w:szCs w:val="26"/>
              </w:rPr>
            </w:pPr>
            <w:r w:rsidRPr="00410FBA">
              <w:rPr>
                <w:sz w:val="26"/>
                <w:szCs w:val="26"/>
              </w:rPr>
              <w:t>Nhân viên kế toán</w:t>
            </w:r>
          </w:p>
        </w:tc>
      </w:tr>
      <w:tr w:rsidR="00410FBA" w:rsidRPr="00410FBA" w14:paraId="01ACBEA9" w14:textId="77777777" w:rsidTr="00595472">
        <w:tc>
          <w:tcPr>
            <w:tcW w:w="391" w:type="pct"/>
          </w:tcPr>
          <w:p w14:paraId="4A504660" w14:textId="77777777" w:rsidR="006C7DBE" w:rsidRPr="00410FBA" w:rsidRDefault="006C7DBE" w:rsidP="006C7DBE">
            <w:pPr>
              <w:pStyle w:val="ListParagraph"/>
              <w:spacing w:before="120" w:after="120"/>
              <w:ind w:left="0"/>
              <w:rPr>
                <w:sz w:val="26"/>
                <w:szCs w:val="26"/>
              </w:rPr>
            </w:pPr>
            <w:r w:rsidRPr="00410FBA">
              <w:rPr>
                <w:sz w:val="26"/>
                <w:szCs w:val="26"/>
              </w:rPr>
              <w:t>8</w:t>
            </w:r>
          </w:p>
        </w:tc>
        <w:tc>
          <w:tcPr>
            <w:tcW w:w="821" w:type="pct"/>
          </w:tcPr>
          <w:p w14:paraId="04A8B210" w14:textId="57073BA4" w:rsidR="006C7DBE" w:rsidRPr="00410FBA" w:rsidRDefault="002953DC" w:rsidP="006C7DBE">
            <w:pPr>
              <w:spacing w:before="120" w:after="120"/>
              <w:jc w:val="center"/>
              <w:rPr>
                <w:sz w:val="26"/>
                <w:szCs w:val="26"/>
              </w:rPr>
            </w:pPr>
            <w:r w:rsidRPr="00410FBA">
              <w:rPr>
                <w:sz w:val="26"/>
                <w:szCs w:val="26"/>
              </w:rPr>
              <w:t>UR_HDDT_042.04.08</w:t>
            </w:r>
          </w:p>
        </w:tc>
        <w:tc>
          <w:tcPr>
            <w:tcW w:w="980" w:type="pct"/>
          </w:tcPr>
          <w:p w14:paraId="56C3B37A" w14:textId="77777777" w:rsidR="006C7DBE" w:rsidRPr="00410FBA" w:rsidRDefault="006C7DBE" w:rsidP="006C7DBE">
            <w:pPr>
              <w:spacing w:before="120" w:after="120"/>
              <w:rPr>
                <w:sz w:val="26"/>
                <w:szCs w:val="26"/>
              </w:rPr>
            </w:pPr>
            <w:r w:rsidRPr="00410FBA">
              <w:rPr>
                <w:sz w:val="26"/>
                <w:szCs w:val="26"/>
              </w:rPr>
              <w:t>Tạo biên bản</w:t>
            </w:r>
          </w:p>
        </w:tc>
        <w:tc>
          <w:tcPr>
            <w:tcW w:w="1402" w:type="pct"/>
          </w:tcPr>
          <w:p w14:paraId="2CC93AD8" w14:textId="77777777" w:rsidR="006C7DBE" w:rsidRPr="00410FBA" w:rsidRDefault="006C7DBE" w:rsidP="006C7DB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3EE33D0C" w14:textId="77777777" w:rsidR="006C7DBE" w:rsidRPr="00410FBA" w:rsidRDefault="006C7DBE" w:rsidP="006C7DBE">
            <w:pPr>
              <w:pStyle w:val="ListParagraph"/>
              <w:spacing w:before="120" w:after="120"/>
              <w:ind w:left="0"/>
              <w:rPr>
                <w:sz w:val="26"/>
                <w:szCs w:val="26"/>
              </w:rPr>
            </w:pPr>
            <w:r w:rsidRPr="00410FBA">
              <w:rPr>
                <w:sz w:val="26"/>
                <w:szCs w:val="26"/>
              </w:rPr>
              <w:t>Cho phép người dùng tạo biên bản cho hóa đơn</w:t>
            </w:r>
          </w:p>
          <w:p w14:paraId="2EA9C143"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Thông tin đầu vào:</w:t>
            </w:r>
          </w:p>
          <w:p w14:paraId="41680141" w14:textId="77777777" w:rsidR="006C7DBE" w:rsidRPr="00410FBA" w:rsidRDefault="006C7DBE" w:rsidP="006C7DBE">
            <w:pPr>
              <w:spacing w:before="120" w:after="120"/>
              <w:rPr>
                <w:sz w:val="26"/>
                <w:szCs w:val="26"/>
              </w:rPr>
            </w:pPr>
            <w:r w:rsidRPr="00410FBA">
              <w:rPr>
                <w:sz w:val="26"/>
                <w:szCs w:val="26"/>
              </w:rPr>
              <w:t>Người dùng nhấn nút “Tạo biên bản” tại hóa đơn muốn tạo biên bản</w:t>
            </w:r>
          </w:p>
          <w:p w14:paraId="4E04F341" w14:textId="77777777" w:rsidR="006C7DBE" w:rsidRPr="00410FBA" w:rsidRDefault="006C7DBE" w:rsidP="006C7DBE">
            <w:pPr>
              <w:spacing w:before="120" w:after="120"/>
              <w:rPr>
                <w:sz w:val="26"/>
                <w:szCs w:val="26"/>
              </w:rPr>
            </w:pPr>
            <w:r w:rsidRPr="00410FBA">
              <w:rPr>
                <w:sz w:val="26"/>
                <w:szCs w:val="26"/>
              </w:rPr>
              <w:t>Hệ thống hiển thị form nhập biên bản điều chỉnh hiện ra với các trường thông tin sau:</w:t>
            </w:r>
          </w:p>
          <w:p w14:paraId="2EF4D9E2" w14:textId="77777777" w:rsidR="006C7DBE" w:rsidRPr="00410FBA" w:rsidRDefault="006C7DBE" w:rsidP="006C7DBE">
            <w:pPr>
              <w:spacing w:before="120" w:after="120"/>
              <w:rPr>
                <w:sz w:val="26"/>
                <w:szCs w:val="26"/>
              </w:rPr>
            </w:pPr>
            <w:r w:rsidRPr="00410FBA">
              <w:rPr>
                <w:sz w:val="26"/>
                <w:szCs w:val="26"/>
              </w:rPr>
              <w:t>+ Số biên bản</w:t>
            </w:r>
          </w:p>
          <w:p w14:paraId="025781B5" w14:textId="77777777" w:rsidR="006C7DBE" w:rsidRPr="00410FBA" w:rsidRDefault="006C7DBE" w:rsidP="006C7DBE">
            <w:pPr>
              <w:spacing w:before="120" w:after="120"/>
              <w:rPr>
                <w:sz w:val="26"/>
                <w:szCs w:val="26"/>
              </w:rPr>
            </w:pPr>
            <w:r w:rsidRPr="00410FBA">
              <w:rPr>
                <w:sz w:val="26"/>
                <w:szCs w:val="26"/>
              </w:rPr>
              <w:t>+ Ngày.. Tháng… năm</w:t>
            </w:r>
          </w:p>
          <w:p w14:paraId="72179E9E" w14:textId="77777777" w:rsidR="006C7DBE" w:rsidRPr="00410FBA" w:rsidRDefault="006C7DBE" w:rsidP="006C7DBE">
            <w:pPr>
              <w:spacing w:before="120" w:after="120"/>
              <w:rPr>
                <w:sz w:val="26"/>
                <w:szCs w:val="26"/>
              </w:rPr>
            </w:pPr>
            <w:r w:rsidRPr="00410FBA">
              <w:rPr>
                <w:sz w:val="26"/>
                <w:szCs w:val="26"/>
              </w:rPr>
              <w:t>+ Bên A</w:t>
            </w:r>
          </w:p>
          <w:p w14:paraId="0F2D1781" w14:textId="77777777" w:rsidR="006C7DBE" w:rsidRPr="00410FBA" w:rsidRDefault="006C7DBE" w:rsidP="006C7DBE">
            <w:pPr>
              <w:spacing w:before="120" w:after="120"/>
              <w:rPr>
                <w:sz w:val="26"/>
                <w:szCs w:val="26"/>
              </w:rPr>
            </w:pPr>
            <w:r w:rsidRPr="00410FBA">
              <w:rPr>
                <w:sz w:val="26"/>
                <w:szCs w:val="26"/>
              </w:rPr>
              <w:t>+ Địa chỉ</w:t>
            </w:r>
          </w:p>
          <w:p w14:paraId="4FEB5CE5" w14:textId="77777777" w:rsidR="006C7DBE" w:rsidRPr="00410FBA" w:rsidRDefault="006C7DBE" w:rsidP="006C7DBE">
            <w:pPr>
              <w:spacing w:before="120" w:after="120"/>
              <w:rPr>
                <w:sz w:val="26"/>
                <w:szCs w:val="26"/>
              </w:rPr>
            </w:pPr>
            <w:r w:rsidRPr="00410FBA">
              <w:rPr>
                <w:sz w:val="26"/>
                <w:szCs w:val="26"/>
              </w:rPr>
              <w:t>+ Mã số thuế</w:t>
            </w:r>
          </w:p>
          <w:p w14:paraId="13579D67" w14:textId="77777777" w:rsidR="006C7DBE" w:rsidRPr="00410FBA" w:rsidRDefault="006C7DBE" w:rsidP="006C7DBE">
            <w:pPr>
              <w:spacing w:before="120" w:after="120"/>
              <w:rPr>
                <w:sz w:val="26"/>
                <w:szCs w:val="26"/>
              </w:rPr>
            </w:pPr>
            <w:r w:rsidRPr="00410FBA">
              <w:rPr>
                <w:sz w:val="26"/>
                <w:szCs w:val="26"/>
              </w:rPr>
              <w:t>+ Số điện thoại</w:t>
            </w:r>
          </w:p>
          <w:p w14:paraId="233E3496" w14:textId="77777777" w:rsidR="006C7DBE" w:rsidRPr="00410FBA" w:rsidRDefault="006C7DBE" w:rsidP="006C7DBE">
            <w:pPr>
              <w:spacing w:before="120" w:after="120"/>
              <w:rPr>
                <w:sz w:val="26"/>
                <w:szCs w:val="26"/>
              </w:rPr>
            </w:pPr>
            <w:r w:rsidRPr="00410FBA">
              <w:rPr>
                <w:sz w:val="26"/>
                <w:szCs w:val="26"/>
              </w:rPr>
              <w:t>+ Đại diện</w:t>
            </w:r>
          </w:p>
          <w:p w14:paraId="247432DD" w14:textId="77777777" w:rsidR="006C7DBE" w:rsidRPr="00410FBA" w:rsidRDefault="006C7DBE" w:rsidP="006C7DBE">
            <w:pPr>
              <w:spacing w:before="120" w:after="120"/>
              <w:rPr>
                <w:sz w:val="26"/>
                <w:szCs w:val="26"/>
              </w:rPr>
            </w:pPr>
            <w:r w:rsidRPr="00410FBA">
              <w:rPr>
                <w:sz w:val="26"/>
                <w:szCs w:val="26"/>
              </w:rPr>
              <w:t>+ Chức vụ</w:t>
            </w:r>
          </w:p>
          <w:p w14:paraId="18D00FFF" w14:textId="77777777" w:rsidR="006C7DBE" w:rsidRPr="00410FBA" w:rsidRDefault="006C7DBE" w:rsidP="006C7DBE">
            <w:pPr>
              <w:spacing w:before="120" w:after="120"/>
              <w:rPr>
                <w:sz w:val="26"/>
                <w:szCs w:val="26"/>
              </w:rPr>
            </w:pPr>
            <w:r w:rsidRPr="00410FBA">
              <w:rPr>
                <w:sz w:val="26"/>
                <w:szCs w:val="26"/>
              </w:rPr>
              <w:t>+ Bên B</w:t>
            </w:r>
          </w:p>
          <w:p w14:paraId="01025699" w14:textId="77777777" w:rsidR="006C7DBE" w:rsidRPr="00410FBA" w:rsidRDefault="006C7DBE" w:rsidP="006C7DBE">
            <w:pPr>
              <w:spacing w:before="120" w:after="120"/>
              <w:rPr>
                <w:sz w:val="26"/>
                <w:szCs w:val="26"/>
              </w:rPr>
            </w:pPr>
            <w:r w:rsidRPr="00410FBA">
              <w:rPr>
                <w:sz w:val="26"/>
                <w:szCs w:val="26"/>
              </w:rPr>
              <w:t>+ Địa chỉ</w:t>
            </w:r>
          </w:p>
          <w:p w14:paraId="51C0DE75" w14:textId="77777777" w:rsidR="006C7DBE" w:rsidRPr="00410FBA" w:rsidRDefault="006C7DBE" w:rsidP="006C7DBE">
            <w:pPr>
              <w:spacing w:before="120" w:after="120"/>
              <w:rPr>
                <w:sz w:val="26"/>
                <w:szCs w:val="26"/>
              </w:rPr>
            </w:pPr>
            <w:r w:rsidRPr="00410FBA">
              <w:rPr>
                <w:sz w:val="26"/>
                <w:szCs w:val="26"/>
              </w:rPr>
              <w:t>+ Mã số thuế</w:t>
            </w:r>
          </w:p>
          <w:p w14:paraId="6F231527" w14:textId="77777777" w:rsidR="006C7DBE" w:rsidRPr="00410FBA" w:rsidRDefault="006C7DBE" w:rsidP="006C7DBE">
            <w:pPr>
              <w:spacing w:before="120" w:after="120"/>
              <w:rPr>
                <w:sz w:val="26"/>
                <w:szCs w:val="26"/>
              </w:rPr>
            </w:pPr>
            <w:r w:rsidRPr="00410FBA">
              <w:rPr>
                <w:sz w:val="26"/>
                <w:szCs w:val="26"/>
              </w:rPr>
              <w:t>+ Số điện thoại</w:t>
            </w:r>
          </w:p>
          <w:p w14:paraId="2FEF7EFE" w14:textId="77777777" w:rsidR="006C7DBE" w:rsidRPr="00410FBA" w:rsidRDefault="006C7DBE" w:rsidP="006C7DBE">
            <w:pPr>
              <w:spacing w:before="120" w:after="120"/>
              <w:rPr>
                <w:sz w:val="26"/>
                <w:szCs w:val="26"/>
              </w:rPr>
            </w:pPr>
            <w:r w:rsidRPr="00410FBA">
              <w:rPr>
                <w:sz w:val="26"/>
                <w:szCs w:val="26"/>
              </w:rPr>
              <w:t>+ Đại diện</w:t>
            </w:r>
          </w:p>
          <w:p w14:paraId="11E799A3" w14:textId="77777777" w:rsidR="006C7DBE" w:rsidRPr="00410FBA" w:rsidRDefault="006C7DBE" w:rsidP="006C7DBE">
            <w:pPr>
              <w:spacing w:before="120" w:after="120"/>
              <w:rPr>
                <w:sz w:val="26"/>
                <w:szCs w:val="26"/>
              </w:rPr>
            </w:pPr>
            <w:r w:rsidRPr="00410FBA">
              <w:rPr>
                <w:sz w:val="26"/>
                <w:szCs w:val="26"/>
              </w:rPr>
              <w:t>+ Chức vụ</w:t>
            </w:r>
          </w:p>
          <w:p w14:paraId="7CFDC100" w14:textId="77777777" w:rsidR="006C7DBE" w:rsidRPr="00410FBA" w:rsidRDefault="006C7DBE" w:rsidP="006C7DBE">
            <w:pPr>
              <w:spacing w:before="120" w:after="120"/>
              <w:rPr>
                <w:sz w:val="26"/>
                <w:szCs w:val="26"/>
              </w:rPr>
            </w:pPr>
            <w:r w:rsidRPr="00410FBA">
              <w:rPr>
                <w:sz w:val="26"/>
                <w:szCs w:val="26"/>
              </w:rPr>
              <w:t>+ Mẫu số</w:t>
            </w:r>
          </w:p>
          <w:p w14:paraId="2DE22572" w14:textId="77777777" w:rsidR="006C7DBE" w:rsidRPr="00410FBA" w:rsidRDefault="006C7DBE" w:rsidP="006C7DBE">
            <w:pPr>
              <w:spacing w:before="120" w:after="120"/>
              <w:rPr>
                <w:sz w:val="26"/>
                <w:szCs w:val="26"/>
              </w:rPr>
            </w:pPr>
            <w:r w:rsidRPr="00410FBA">
              <w:rPr>
                <w:sz w:val="26"/>
                <w:szCs w:val="26"/>
              </w:rPr>
              <w:t>+ Ký hiệu</w:t>
            </w:r>
          </w:p>
          <w:p w14:paraId="57C35769" w14:textId="77777777" w:rsidR="006C7DBE" w:rsidRPr="00410FBA" w:rsidRDefault="006C7DBE" w:rsidP="006C7DBE">
            <w:pPr>
              <w:spacing w:before="120" w:after="120"/>
              <w:rPr>
                <w:sz w:val="26"/>
                <w:szCs w:val="26"/>
              </w:rPr>
            </w:pPr>
            <w:r w:rsidRPr="00410FBA">
              <w:rPr>
                <w:sz w:val="26"/>
                <w:szCs w:val="26"/>
              </w:rPr>
              <w:t>+ Số hóa đơn</w:t>
            </w:r>
          </w:p>
          <w:p w14:paraId="7BFD3E8B" w14:textId="77777777" w:rsidR="006C7DBE" w:rsidRPr="00410FBA" w:rsidRDefault="006C7DBE" w:rsidP="006C7DBE">
            <w:pPr>
              <w:spacing w:before="120" w:after="120"/>
              <w:rPr>
                <w:sz w:val="26"/>
                <w:szCs w:val="26"/>
              </w:rPr>
            </w:pPr>
            <w:r w:rsidRPr="00410FBA">
              <w:rPr>
                <w:sz w:val="26"/>
                <w:szCs w:val="26"/>
              </w:rPr>
              <w:t>+ Ngày hóa đơn</w:t>
            </w:r>
          </w:p>
          <w:p w14:paraId="3D554DD0" w14:textId="77777777" w:rsidR="006C7DBE" w:rsidRPr="00410FBA" w:rsidRDefault="006C7DBE" w:rsidP="006C7DBE">
            <w:pPr>
              <w:spacing w:before="120" w:after="120"/>
              <w:rPr>
                <w:sz w:val="26"/>
                <w:szCs w:val="26"/>
              </w:rPr>
            </w:pPr>
            <w:r w:rsidRPr="00410FBA">
              <w:rPr>
                <w:sz w:val="26"/>
                <w:szCs w:val="26"/>
              </w:rPr>
              <w:t>+ Nội dung ghi sai trên hóa đơn</w:t>
            </w:r>
          </w:p>
          <w:p w14:paraId="0C96ED06" w14:textId="77777777" w:rsidR="006C7DBE" w:rsidRPr="00410FBA" w:rsidRDefault="006C7DBE" w:rsidP="006C7DBE">
            <w:pPr>
              <w:spacing w:before="120" w:after="120"/>
              <w:rPr>
                <w:sz w:val="26"/>
                <w:szCs w:val="26"/>
              </w:rPr>
            </w:pPr>
            <w:r w:rsidRPr="00410FBA">
              <w:rPr>
                <w:sz w:val="26"/>
                <w:szCs w:val="26"/>
              </w:rPr>
              <w:t>+ Nội dung ghi đúng trên hóa đơn</w:t>
            </w:r>
          </w:p>
          <w:p w14:paraId="150FA519"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 xml:space="preserve">Thông tin đầu ra: </w:t>
            </w:r>
          </w:p>
          <w:p w14:paraId="143D601D" w14:textId="77777777" w:rsidR="006C7DBE" w:rsidRPr="00410FBA" w:rsidRDefault="006C7DBE" w:rsidP="006C7DBE">
            <w:pPr>
              <w:spacing w:before="120" w:after="120"/>
              <w:rPr>
                <w:sz w:val="26"/>
                <w:szCs w:val="26"/>
              </w:rPr>
            </w:pPr>
            <w:r w:rsidRPr="00410FBA">
              <w:rPr>
                <w:sz w:val="26"/>
                <w:szCs w:val="26"/>
              </w:rPr>
              <w:t>File biên bản được lưu vào cơ sở dữ liệu dưới dạng file pdf</w:t>
            </w:r>
          </w:p>
          <w:p w14:paraId="119CFC93"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Chức năng xử lý:</w:t>
            </w:r>
          </w:p>
          <w:p w14:paraId="4E92442E" w14:textId="77777777" w:rsidR="006C7DBE" w:rsidRPr="00410FBA" w:rsidRDefault="006C7DBE" w:rsidP="006C7DBE">
            <w:pPr>
              <w:spacing w:before="120" w:after="120"/>
              <w:rPr>
                <w:sz w:val="26"/>
                <w:szCs w:val="26"/>
              </w:rPr>
            </w:pPr>
            <w:r w:rsidRPr="00410FBA">
              <w:rPr>
                <w:sz w:val="26"/>
                <w:szCs w:val="26"/>
              </w:rPr>
              <w:t>Hệ thống lưu biên bản vào cơ sở dữ liệu</w:t>
            </w:r>
          </w:p>
          <w:p w14:paraId="5C4E7C10" w14:textId="77777777" w:rsidR="006C7DBE" w:rsidRPr="00410FBA" w:rsidRDefault="006C7DBE" w:rsidP="006C7DBE">
            <w:pPr>
              <w:pStyle w:val="NormalWeb"/>
              <w:spacing w:before="0" w:beforeAutospacing="0" w:after="0" w:afterAutospacing="0"/>
              <w:rPr>
                <w:sz w:val="26"/>
                <w:szCs w:val="26"/>
              </w:rPr>
            </w:pPr>
            <w:r w:rsidRPr="00410FBA">
              <w:rPr>
                <w:sz w:val="26"/>
                <w:szCs w:val="26"/>
              </w:rPr>
              <w:t>+ Nếu thành công thì thông báo “Tạo biên bản thành công”</w:t>
            </w:r>
          </w:p>
          <w:p w14:paraId="49FA6C78" w14:textId="77777777" w:rsidR="006C7DBE" w:rsidRPr="00410FBA" w:rsidRDefault="006C7DBE" w:rsidP="006C7DBE">
            <w:pPr>
              <w:pStyle w:val="NormalWeb"/>
              <w:spacing w:before="0" w:beforeAutospacing="0" w:after="0" w:afterAutospacing="0"/>
            </w:pPr>
            <w:r w:rsidRPr="00410FBA">
              <w:rPr>
                <w:sz w:val="26"/>
                <w:szCs w:val="26"/>
              </w:rPr>
              <w:t>+ Nếu không thành công thì thông báo “Tạo biên bản không thành công” (kèm lý do)</w:t>
            </w:r>
          </w:p>
        </w:tc>
        <w:tc>
          <w:tcPr>
            <w:tcW w:w="404" w:type="pct"/>
          </w:tcPr>
          <w:p w14:paraId="27201EB2" w14:textId="77777777" w:rsidR="006C7DBE" w:rsidRPr="00410FBA" w:rsidRDefault="006C7DBE" w:rsidP="006C7DBE">
            <w:pPr>
              <w:spacing w:before="120" w:after="120"/>
              <w:rPr>
                <w:sz w:val="26"/>
                <w:szCs w:val="26"/>
              </w:rPr>
            </w:pPr>
            <w:r w:rsidRPr="00410FBA">
              <w:rPr>
                <w:sz w:val="26"/>
                <w:szCs w:val="26"/>
              </w:rPr>
              <w:t>Cao</w:t>
            </w:r>
          </w:p>
        </w:tc>
        <w:tc>
          <w:tcPr>
            <w:tcW w:w="519" w:type="pct"/>
          </w:tcPr>
          <w:p w14:paraId="16466A1C" w14:textId="77777777" w:rsidR="006C7DBE" w:rsidRPr="00410FBA" w:rsidRDefault="006C7DBE" w:rsidP="006C7DBE">
            <w:pPr>
              <w:spacing w:before="120" w:after="120"/>
              <w:rPr>
                <w:sz w:val="26"/>
                <w:szCs w:val="26"/>
              </w:rPr>
            </w:pPr>
            <w:r w:rsidRPr="00410FBA">
              <w:rPr>
                <w:sz w:val="26"/>
                <w:szCs w:val="26"/>
              </w:rPr>
              <w:t>Cao</w:t>
            </w:r>
          </w:p>
        </w:tc>
        <w:tc>
          <w:tcPr>
            <w:tcW w:w="484" w:type="pct"/>
          </w:tcPr>
          <w:p w14:paraId="266166AD" w14:textId="77777777" w:rsidR="006C7DBE" w:rsidRPr="00410FBA" w:rsidRDefault="006C7DBE" w:rsidP="006C7DBE">
            <w:pPr>
              <w:spacing w:before="120" w:after="120"/>
              <w:rPr>
                <w:sz w:val="26"/>
                <w:szCs w:val="26"/>
              </w:rPr>
            </w:pPr>
            <w:r w:rsidRPr="00410FBA">
              <w:rPr>
                <w:sz w:val="26"/>
                <w:szCs w:val="26"/>
              </w:rPr>
              <w:t>Nhân viên kế toán</w:t>
            </w:r>
          </w:p>
        </w:tc>
      </w:tr>
      <w:tr w:rsidR="006C7DBE" w:rsidRPr="00410FBA" w14:paraId="567A67F2" w14:textId="77777777" w:rsidTr="00595472">
        <w:tc>
          <w:tcPr>
            <w:tcW w:w="391" w:type="pct"/>
          </w:tcPr>
          <w:p w14:paraId="5B1B1BA1" w14:textId="77777777" w:rsidR="006C7DBE" w:rsidRPr="00410FBA" w:rsidRDefault="006C7DBE" w:rsidP="006C7DBE">
            <w:pPr>
              <w:pStyle w:val="ListParagraph"/>
              <w:spacing w:before="120" w:after="120"/>
              <w:ind w:left="0"/>
              <w:rPr>
                <w:sz w:val="26"/>
                <w:szCs w:val="26"/>
              </w:rPr>
            </w:pPr>
            <w:r w:rsidRPr="00410FBA">
              <w:rPr>
                <w:sz w:val="26"/>
                <w:szCs w:val="26"/>
              </w:rPr>
              <w:t>9</w:t>
            </w:r>
          </w:p>
        </w:tc>
        <w:tc>
          <w:tcPr>
            <w:tcW w:w="821" w:type="pct"/>
          </w:tcPr>
          <w:p w14:paraId="39FFDF36" w14:textId="1BC0B7A7" w:rsidR="006C7DBE" w:rsidRPr="00410FBA" w:rsidRDefault="002953DC" w:rsidP="006C7DBE">
            <w:pPr>
              <w:spacing w:before="120" w:after="120"/>
              <w:jc w:val="center"/>
              <w:rPr>
                <w:sz w:val="26"/>
                <w:szCs w:val="26"/>
              </w:rPr>
            </w:pPr>
            <w:r w:rsidRPr="00410FBA">
              <w:rPr>
                <w:sz w:val="26"/>
                <w:szCs w:val="26"/>
              </w:rPr>
              <w:t>UR_HDDT_042.04.09</w:t>
            </w:r>
          </w:p>
        </w:tc>
        <w:tc>
          <w:tcPr>
            <w:tcW w:w="980" w:type="pct"/>
          </w:tcPr>
          <w:p w14:paraId="2822DE6E" w14:textId="77777777" w:rsidR="006C7DBE" w:rsidRPr="00410FBA" w:rsidRDefault="006C7DBE" w:rsidP="006C7DBE">
            <w:pPr>
              <w:spacing w:before="120" w:after="120"/>
              <w:rPr>
                <w:sz w:val="26"/>
                <w:szCs w:val="26"/>
              </w:rPr>
            </w:pPr>
            <w:r w:rsidRPr="00410FBA">
              <w:rPr>
                <w:sz w:val="26"/>
                <w:szCs w:val="26"/>
              </w:rPr>
              <w:t>Tải biên bản</w:t>
            </w:r>
          </w:p>
        </w:tc>
        <w:tc>
          <w:tcPr>
            <w:tcW w:w="1402" w:type="pct"/>
          </w:tcPr>
          <w:p w14:paraId="5CBBE432" w14:textId="77777777" w:rsidR="006C7DBE" w:rsidRPr="00410FBA" w:rsidRDefault="006C7DBE" w:rsidP="006C7DB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2F2E41E2" w14:textId="77777777" w:rsidR="006C7DBE" w:rsidRPr="00410FBA" w:rsidRDefault="006C7DBE" w:rsidP="006C7DBE">
            <w:pPr>
              <w:pStyle w:val="ListParagraph"/>
              <w:spacing w:before="120" w:after="120"/>
              <w:ind w:left="0"/>
              <w:rPr>
                <w:sz w:val="26"/>
                <w:szCs w:val="26"/>
              </w:rPr>
            </w:pPr>
            <w:r w:rsidRPr="00410FBA">
              <w:rPr>
                <w:sz w:val="26"/>
                <w:szCs w:val="26"/>
              </w:rPr>
              <w:t>Cho phép người dùng download biên bản cho hóa đơn</w:t>
            </w:r>
          </w:p>
          <w:p w14:paraId="1CA24E46"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Thông tin đầu vào:</w:t>
            </w:r>
          </w:p>
          <w:p w14:paraId="19A19EBC" w14:textId="77777777" w:rsidR="006C7DBE" w:rsidRPr="00410FBA" w:rsidRDefault="006C7DBE" w:rsidP="006C7DBE">
            <w:pPr>
              <w:spacing w:before="120" w:after="120"/>
              <w:rPr>
                <w:sz w:val="26"/>
                <w:szCs w:val="26"/>
              </w:rPr>
            </w:pPr>
            <w:r w:rsidRPr="00410FBA">
              <w:rPr>
                <w:sz w:val="26"/>
                <w:szCs w:val="26"/>
              </w:rPr>
              <w:t>Người dùng nhấn nút “Download” tại hóa đơn muốn tải xuống biên bản</w:t>
            </w:r>
          </w:p>
          <w:p w14:paraId="68535AD3"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 xml:space="preserve">Thông tin đầu ra: </w:t>
            </w:r>
          </w:p>
          <w:p w14:paraId="60D04A42" w14:textId="77777777" w:rsidR="006C7DBE" w:rsidRPr="00410FBA" w:rsidRDefault="006C7DBE" w:rsidP="006C7DBE">
            <w:pPr>
              <w:spacing w:before="120" w:after="120"/>
              <w:rPr>
                <w:sz w:val="26"/>
                <w:szCs w:val="26"/>
              </w:rPr>
            </w:pPr>
            <w:r w:rsidRPr="00410FBA">
              <w:rPr>
                <w:sz w:val="26"/>
                <w:szCs w:val="26"/>
              </w:rPr>
              <w:t>File biên bản được tải xuống thiết bị của người dùng</w:t>
            </w:r>
          </w:p>
          <w:p w14:paraId="31BDBE9D" w14:textId="77777777" w:rsidR="006C7DBE" w:rsidRPr="00410FBA" w:rsidRDefault="006C7DBE" w:rsidP="006C7DBE">
            <w:pPr>
              <w:pStyle w:val="ListParagraph"/>
              <w:numPr>
                <w:ilvl w:val="0"/>
                <w:numId w:val="18"/>
              </w:numPr>
              <w:spacing w:before="120" w:after="120"/>
              <w:rPr>
                <w:b/>
                <w:sz w:val="26"/>
                <w:szCs w:val="26"/>
              </w:rPr>
            </w:pPr>
            <w:r w:rsidRPr="00410FBA">
              <w:rPr>
                <w:b/>
                <w:sz w:val="26"/>
                <w:szCs w:val="26"/>
              </w:rPr>
              <w:t>Chức năng xử lý:</w:t>
            </w:r>
          </w:p>
          <w:p w14:paraId="57465172" w14:textId="77777777" w:rsidR="006C7DBE" w:rsidRPr="00410FBA" w:rsidRDefault="006C7DBE" w:rsidP="006C7DBE">
            <w:pPr>
              <w:spacing w:before="120" w:after="120"/>
              <w:rPr>
                <w:sz w:val="26"/>
                <w:szCs w:val="26"/>
              </w:rPr>
            </w:pPr>
            <w:r w:rsidRPr="00410FBA">
              <w:rPr>
                <w:sz w:val="26"/>
                <w:szCs w:val="26"/>
              </w:rPr>
              <w:t>Hệ thống hiển thị giao diện để người dùng tải file biên bản xuống thiết bị</w:t>
            </w:r>
          </w:p>
          <w:p w14:paraId="3FAF5609" w14:textId="77777777" w:rsidR="006C7DBE" w:rsidRPr="00410FBA" w:rsidRDefault="006C7DBE" w:rsidP="006C7DBE">
            <w:pPr>
              <w:pStyle w:val="ListParagraph"/>
              <w:spacing w:before="120" w:after="120"/>
              <w:ind w:left="0"/>
              <w:rPr>
                <w:sz w:val="26"/>
                <w:szCs w:val="26"/>
              </w:rPr>
            </w:pPr>
            <w:r w:rsidRPr="00410FBA">
              <w:rPr>
                <w:sz w:val="26"/>
                <w:szCs w:val="26"/>
              </w:rPr>
              <w:t>+ Nếu thành công thì thông báo “Download biên bản thành công”</w:t>
            </w:r>
          </w:p>
          <w:p w14:paraId="44846605" w14:textId="77777777" w:rsidR="006C7DBE" w:rsidRPr="00410FBA" w:rsidRDefault="006C7DBE" w:rsidP="006C7DBE">
            <w:pPr>
              <w:pStyle w:val="ListParagraph"/>
              <w:spacing w:before="120" w:after="120"/>
              <w:ind w:left="0"/>
              <w:rPr>
                <w:b/>
                <w:sz w:val="26"/>
                <w:szCs w:val="26"/>
              </w:rPr>
            </w:pPr>
            <w:r w:rsidRPr="00410FBA">
              <w:rPr>
                <w:sz w:val="26"/>
                <w:szCs w:val="26"/>
              </w:rPr>
              <w:t>+ Nếu không thành công thì thông báo “Download biên bản không thành công” (kèm lý do)</w:t>
            </w:r>
          </w:p>
        </w:tc>
        <w:tc>
          <w:tcPr>
            <w:tcW w:w="404" w:type="pct"/>
          </w:tcPr>
          <w:p w14:paraId="264AA3FC" w14:textId="77777777" w:rsidR="006C7DBE" w:rsidRPr="00410FBA" w:rsidRDefault="006C7DBE" w:rsidP="006C7DBE">
            <w:pPr>
              <w:spacing w:before="120" w:after="120"/>
              <w:rPr>
                <w:sz w:val="26"/>
                <w:szCs w:val="26"/>
              </w:rPr>
            </w:pPr>
            <w:r w:rsidRPr="00410FBA">
              <w:rPr>
                <w:sz w:val="26"/>
                <w:szCs w:val="26"/>
              </w:rPr>
              <w:t>Cao</w:t>
            </w:r>
          </w:p>
        </w:tc>
        <w:tc>
          <w:tcPr>
            <w:tcW w:w="519" w:type="pct"/>
          </w:tcPr>
          <w:p w14:paraId="1881D00B" w14:textId="77777777" w:rsidR="006C7DBE" w:rsidRPr="00410FBA" w:rsidRDefault="006C7DBE" w:rsidP="006C7DBE">
            <w:pPr>
              <w:spacing w:before="120" w:after="120"/>
              <w:rPr>
                <w:sz w:val="26"/>
                <w:szCs w:val="26"/>
              </w:rPr>
            </w:pPr>
            <w:r w:rsidRPr="00410FBA">
              <w:rPr>
                <w:sz w:val="26"/>
                <w:szCs w:val="26"/>
              </w:rPr>
              <w:t>Cao</w:t>
            </w:r>
          </w:p>
        </w:tc>
        <w:tc>
          <w:tcPr>
            <w:tcW w:w="484" w:type="pct"/>
          </w:tcPr>
          <w:p w14:paraId="4716F323" w14:textId="77777777" w:rsidR="006C7DBE" w:rsidRPr="00410FBA" w:rsidRDefault="006C7DBE" w:rsidP="006C7DBE">
            <w:pPr>
              <w:spacing w:before="120" w:after="120"/>
              <w:rPr>
                <w:sz w:val="26"/>
                <w:szCs w:val="26"/>
              </w:rPr>
            </w:pPr>
            <w:r w:rsidRPr="00410FBA">
              <w:rPr>
                <w:sz w:val="26"/>
                <w:szCs w:val="26"/>
              </w:rPr>
              <w:t>Nhân viên kế toán</w:t>
            </w:r>
          </w:p>
        </w:tc>
      </w:tr>
    </w:tbl>
    <w:p w14:paraId="30F28DC6" w14:textId="77777777" w:rsidR="00595472" w:rsidRPr="00410FBA" w:rsidRDefault="00595472" w:rsidP="00595472"/>
    <w:p w14:paraId="6435BD1E" w14:textId="77777777" w:rsidR="00634C5E" w:rsidRPr="00410FBA" w:rsidRDefault="00CE593F" w:rsidP="00634C5E">
      <w:pPr>
        <w:pStyle w:val="Heading3"/>
        <w:numPr>
          <w:ilvl w:val="0"/>
          <w:numId w:val="0"/>
        </w:numPr>
      </w:pPr>
      <w:bookmarkStart w:id="721" w:name="_Toc167894542"/>
      <w:r w:rsidRPr="00410FBA">
        <w:t>IV.3</w:t>
      </w:r>
      <w:r w:rsidR="00634C5E" w:rsidRPr="00410FBA">
        <w:t>.4 Danh sách hóa đơn thay thế</w:t>
      </w:r>
      <w:bookmarkEnd w:id="721"/>
    </w:p>
    <w:tbl>
      <w:tblPr>
        <w:tblStyle w:val="TableGrid"/>
        <w:tblW w:w="5000" w:type="pct"/>
        <w:tblLook w:val="04A0" w:firstRow="1" w:lastRow="0" w:firstColumn="1" w:lastColumn="0" w:noHBand="0" w:noVBand="1"/>
      </w:tblPr>
      <w:tblGrid>
        <w:gridCol w:w="708"/>
        <w:gridCol w:w="2600"/>
        <w:gridCol w:w="1139"/>
        <w:gridCol w:w="2183"/>
        <w:gridCol w:w="733"/>
        <w:gridCol w:w="823"/>
        <w:gridCol w:w="878"/>
      </w:tblGrid>
      <w:tr w:rsidR="00410FBA" w:rsidRPr="00410FBA" w14:paraId="3153D9D2" w14:textId="77777777" w:rsidTr="00254CF5">
        <w:tc>
          <w:tcPr>
            <w:tcW w:w="391" w:type="pct"/>
          </w:tcPr>
          <w:p w14:paraId="7CA52014" w14:textId="77777777" w:rsidR="00081EFA" w:rsidRPr="00410FBA" w:rsidRDefault="00081EFA" w:rsidP="00254CF5">
            <w:pPr>
              <w:spacing w:before="120" w:after="120"/>
              <w:jc w:val="center"/>
              <w:rPr>
                <w:b/>
                <w:sz w:val="26"/>
                <w:szCs w:val="26"/>
              </w:rPr>
            </w:pPr>
            <w:r w:rsidRPr="00410FBA">
              <w:rPr>
                <w:b/>
                <w:sz w:val="26"/>
                <w:szCs w:val="26"/>
              </w:rPr>
              <w:t>STT</w:t>
            </w:r>
          </w:p>
        </w:tc>
        <w:tc>
          <w:tcPr>
            <w:tcW w:w="821" w:type="pct"/>
          </w:tcPr>
          <w:p w14:paraId="65CCACF4" w14:textId="77777777" w:rsidR="00081EFA" w:rsidRPr="00410FBA" w:rsidRDefault="00081EFA" w:rsidP="00254CF5">
            <w:pPr>
              <w:spacing w:before="120" w:after="120"/>
              <w:jc w:val="center"/>
              <w:rPr>
                <w:b/>
                <w:sz w:val="26"/>
                <w:szCs w:val="26"/>
              </w:rPr>
            </w:pPr>
            <w:r w:rsidRPr="00410FBA">
              <w:rPr>
                <w:b/>
                <w:sz w:val="26"/>
                <w:szCs w:val="26"/>
              </w:rPr>
              <w:t>Mã yêu cầu</w:t>
            </w:r>
          </w:p>
        </w:tc>
        <w:tc>
          <w:tcPr>
            <w:tcW w:w="980" w:type="pct"/>
          </w:tcPr>
          <w:p w14:paraId="7813F90F" w14:textId="77777777" w:rsidR="00081EFA" w:rsidRPr="00410FBA" w:rsidRDefault="00081EFA" w:rsidP="00254CF5">
            <w:pPr>
              <w:spacing w:before="120" w:after="120"/>
              <w:jc w:val="center"/>
              <w:rPr>
                <w:b/>
                <w:sz w:val="26"/>
                <w:szCs w:val="26"/>
              </w:rPr>
            </w:pPr>
            <w:r w:rsidRPr="00410FBA">
              <w:rPr>
                <w:b/>
                <w:sz w:val="26"/>
                <w:szCs w:val="26"/>
              </w:rPr>
              <w:t>Tên yêu cầu</w:t>
            </w:r>
          </w:p>
        </w:tc>
        <w:tc>
          <w:tcPr>
            <w:tcW w:w="1402" w:type="pct"/>
          </w:tcPr>
          <w:p w14:paraId="3146AE49" w14:textId="77777777" w:rsidR="00081EFA" w:rsidRPr="00410FBA" w:rsidRDefault="00081EFA" w:rsidP="00254CF5">
            <w:pPr>
              <w:spacing w:before="120" w:after="120"/>
              <w:jc w:val="center"/>
              <w:rPr>
                <w:b/>
                <w:sz w:val="26"/>
                <w:szCs w:val="26"/>
              </w:rPr>
            </w:pPr>
            <w:r w:rsidRPr="00410FBA">
              <w:rPr>
                <w:b/>
                <w:sz w:val="26"/>
                <w:szCs w:val="26"/>
              </w:rPr>
              <w:t xml:space="preserve">Mô tả </w:t>
            </w:r>
          </w:p>
        </w:tc>
        <w:tc>
          <w:tcPr>
            <w:tcW w:w="404" w:type="pct"/>
          </w:tcPr>
          <w:p w14:paraId="7F98E77B" w14:textId="77777777" w:rsidR="00081EFA" w:rsidRPr="00410FBA" w:rsidRDefault="00081EFA" w:rsidP="00254CF5">
            <w:pPr>
              <w:spacing w:before="120" w:after="120"/>
              <w:jc w:val="center"/>
              <w:rPr>
                <w:b/>
                <w:sz w:val="26"/>
                <w:szCs w:val="26"/>
              </w:rPr>
            </w:pPr>
            <w:r w:rsidRPr="00410FBA">
              <w:rPr>
                <w:b/>
                <w:sz w:val="26"/>
                <w:szCs w:val="26"/>
              </w:rPr>
              <w:t>Mức độ ưu tiên</w:t>
            </w:r>
          </w:p>
        </w:tc>
        <w:tc>
          <w:tcPr>
            <w:tcW w:w="519" w:type="pct"/>
          </w:tcPr>
          <w:p w14:paraId="27F54608" w14:textId="77777777" w:rsidR="00081EFA" w:rsidRPr="00410FBA" w:rsidRDefault="00081EFA" w:rsidP="00254CF5">
            <w:pPr>
              <w:spacing w:before="120" w:after="120"/>
              <w:jc w:val="center"/>
              <w:rPr>
                <w:b/>
                <w:sz w:val="26"/>
                <w:szCs w:val="26"/>
              </w:rPr>
            </w:pPr>
            <w:r w:rsidRPr="00410FBA">
              <w:rPr>
                <w:b/>
                <w:sz w:val="26"/>
                <w:szCs w:val="26"/>
              </w:rPr>
              <w:t>Mức độ quan trọng</w:t>
            </w:r>
          </w:p>
        </w:tc>
        <w:tc>
          <w:tcPr>
            <w:tcW w:w="484" w:type="pct"/>
          </w:tcPr>
          <w:p w14:paraId="078C6D90" w14:textId="77777777" w:rsidR="00081EFA" w:rsidRPr="00410FBA" w:rsidRDefault="00081EFA" w:rsidP="00254CF5">
            <w:pPr>
              <w:spacing w:before="120" w:after="120"/>
              <w:jc w:val="center"/>
              <w:rPr>
                <w:b/>
                <w:sz w:val="26"/>
                <w:szCs w:val="26"/>
              </w:rPr>
            </w:pPr>
            <w:r w:rsidRPr="00410FBA">
              <w:rPr>
                <w:b/>
                <w:sz w:val="26"/>
                <w:szCs w:val="26"/>
              </w:rPr>
              <w:t>Đối tượng liên quan</w:t>
            </w:r>
          </w:p>
        </w:tc>
      </w:tr>
      <w:tr w:rsidR="00410FBA" w:rsidRPr="00410FBA" w14:paraId="270E86CE" w14:textId="77777777" w:rsidTr="00254CF5">
        <w:tc>
          <w:tcPr>
            <w:tcW w:w="391" w:type="pct"/>
          </w:tcPr>
          <w:p w14:paraId="78D82314" w14:textId="77777777" w:rsidR="00081EFA" w:rsidRPr="00410FBA" w:rsidRDefault="00081EFA" w:rsidP="00254CF5">
            <w:pPr>
              <w:pStyle w:val="ListParagraph"/>
              <w:spacing w:before="120" w:after="120"/>
              <w:ind w:left="0"/>
              <w:rPr>
                <w:sz w:val="26"/>
                <w:szCs w:val="26"/>
              </w:rPr>
            </w:pPr>
            <w:r w:rsidRPr="00410FBA">
              <w:rPr>
                <w:sz w:val="26"/>
                <w:szCs w:val="26"/>
              </w:rPr>
              <w:t>1</w:t>
            </w:r>
          </w:p>
        </w:tc>
        <w:tc>
          <w:tcPr>
            <w:tcW w:w="821" w:type="pct"/>
          </w:tcPr>
          <w:p w14:paraId="16C6B5A6" w14:textId="5573C615" w:rsidR="00081EFA" w:rsidRPr="00410FBA" w:rsidRDefault="002953DC" w:rsidP="00254CF5">
            <w:pPr>
              <w:spacing w:before="120" w:after="120"/>
              <w:jc w:val="center"/>
              <w:rPr>
                <w:sz w:val="26"/>
                <w:szCs w:val="26"/>
              </w:rPr>
            </w:pPr>
            <w:r w:rsidRPr="00410FBA">
              <w:rPr>
                <w:sz w:val="26"/>
                <w:szCs w:val="26"/>
              </w:rPr>
              <w:t>UR_HDDT_042.05.01</w:t>
            </w:r>
          </w:p>
        </w:tc>
        <w:tc>
          <w:tcPr>
            <w:tcW w:w="980" w:type="pct"/>
          </w:tcPr>
          <w:p w14:paraId="60334CB0" w14:textId="77777777" w:rsidR="00081EFA" w:rsidRPr="00410FBA" w:rsidRDefault="00081EFA" w:rsidP="00254CF5">
            <w:pPr>
              <w:spacing w:before="120" w:after="120"/>
              <w:rPr>
                <w:sz w:val="26"/>
                <w:szCs w:val="26"/>
              </w:rPr>
            </w:pPr>
            <w:r w:rsidRPr="00410FBA">
              <w:rPr>
                <w:sz w:val="26"/>
                <w:szCs w:val="26"/>
              </w:rPr>
              <w:t>Xem danh sách hóa đơn</w:t>
            </w:r>
          </w:p>
        </w:tc>
        <w:tc>
          <w:tcPr>
            <w:tcW w:w="1402" w:type="pct"/>
          </w:tcPr>
          <w:p w14:paraId="2B11DC4C" w14:textId="77777777" w:rsidR="00081EFA" w:rsidRPr="00410FBA" w:rsidRDefault="00081EFA" w:rsidP="00254CF5">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673D19B6" w14:textId="77777777" w:rsidR="00081EFA" w:rsidRPr="00410FBA" w:rsidRDefault="00081EFA" w:rsidP="00254CF5">
            <w:pPr>
              <w:pStyle w:val="ListParagraph"/>
              <w:spacing w:before="120" w:after="120"/>
              <w:ind w:left="0"/>
              <w:rPr>
                <w:sz w:val="26"/>
                <w:szCs w:val="26"/>
              </w:rPr>
            </w:pPr>
            <w:r w:rsidRPr="00410FBA">
              <w:rPr>
                <w:sz w:val="26"/>
                <w:szCs w:val="26"/>
              </w:rPr>
              <w:t>Cho phép người dùng xem danh sách hóa đơn và tìm kiếm hóa đơn</w:t>
            </w:r>
          </w:p>
          <w:p w14:paraId="2E104D9C" w14:textId="77777777" w:rsidR="00081EFA" w:rsidRPr="00410FBA" w:rsidRDefault="00081EFA" w:rsidP="00254CF5">
            <w:pPr>
              <w:pStyle w:val="ListParagraph"/>
              <w:numPr>
                <w:ilvl w:val="0"/>
                <w:numId w:val="18"/>
              </w:numPr>
              <w:spacing w:before="120" w:after="120"/>
              <w:rPr>
                <w:b/>
                <w:sz w:val="26"/>
                <w:szCs w:val="26"/>
              </w:rPr>
            </w:pPr>
            <w:r w:rsidRPr="00410FBA">
              <w:rPr>
                <w:b/>
                <w:sz w:val="26"/>
                <w:szCs w:val="26"/>
              </w:rPr>
              <w:t>Thông tin đầu vào:</w:t>
            </w:r>
          </w:p>
          <w:p w14:paraId="427E2221" w14:textId="77777777" w:rsidR="00081EFA" w:rsidRPr="00410FBA" w:rsidRDefault="00081EFA" w:rsidP="00254CF5">
            <w:pPr>
              <w:spacing w:before="120" w:after="120"/>
              <w:rPr>
                <w:sz w:val="26"/>
                <w:szCs w:val="26"/>
              </w:rPr>
            </w:pPr>
            <w:r w:rsidRPr="00410FBA">
              <w:rPr>
                <w:sz w:val="26"/>
                <w:szCs w:val="26"/>
              </w:rPr>
              <w:t>Dữ liệu hóa đơn có trên hệ thống</w:t>
            </w:r>
          </w:p>
          <w:p w14:paraId="7BF01843" w14:textId="77777777" w:rsidR="00081EFA" w:rsidRPr="00410FBA" w:rsidRDefault="00081EFA" w:rsidP="00254CF5">
            <w:pPr>
              <w:pStyle w:val="ListParagraph"/>
              <w:numPr>
                <w:ilvl w:val="0"/>
                <w:numId w:val="18"/>
              </w:numPr>
              <w:spacing w:before="120" w:after="120"/>
              <w:rPr>
                <w:b/>
                <w:sz w:val="26"/>
                <w:szCs w:val="26"/>
              </w:rPr>
            </w:pPr>
            <w:r w:rsidRPr="00410FBA">
              <w:rPr>
                <w:b/>
                <w:sz w:val="26"/>
                <w:szCs w:val="26"/>
              </w:rPr>
              <w:t xml:space="preserve">Thông tin đầu ra: </w:t>
            </w:r>
          </w:p>
          <w:p w14:paraId="44DFBF18" w14:textId="77777777" w:rsidR="00081EFA" w:rsidRPr="00410FBA" w:rsidRDefault="00081EFA" w:rsidP="00254CF5">
            <w:pPr>
              <w:spacing w:before="120" w:after="120"/>
              <w:rPr>
                <w:sz w:val="26"/>
                <w:szCs w:val="26"/>
                <w:u w:val="single"/>
              </w:rPr>
            </w:pPr>
            <w:r w:rsidRPr="00410FBA">
              <w:rPr>
                <w:sz w:val="26"/>
                <w:szCs w:val="26"/>
                <w:u w:val="single"/>
              </w:rPr>
              <w:t>Danh sách gồm các trường thông tin sau:</w:t>
            </w:r>
          </w:p>
          <w:p w14:paraId="56B2E631" w14:textId="77777777" w:rsidR="00081EFA" w:rsidRPr="00410FBA" w:rsidRDefault="00081EFA" w:rsidP="00254CF5">
            <w:pPr>
              <w:spacing w:before="120" w:after="120"/>
              <w:rPr>
                <w:sz w:val="26"/>
                <w:szCs w:val="26"/>
              </w:rPr>
            </w:pPr>
            <w:r w:rsidRPr="00410FBA">
              <w:rPr>
                <w:sz w:val="26"/>
                <w:szCs w:val="26"/>
              </w:rPr>
              <w:t>+ STT</w:t>
            </w:r>
          </w:p>
          <w:p w14:paraId="2835C3EA" w14:textId="77777777" w:rsidR="00551E84" w:rsidRPr="00410FBA" w:rsidRDefault="00551E84" w:rsidP="00254CF5">
            <w:pPr>
              <w:spacing w:before="120" w:after="120"/>
              <w:rPr>
                <w:sz w:val="26"/>
                <w:szCs w:val="26"/>
              </w:rPr>
            </w:pPr>
            <w:r w:rsidRPr="00410FBA">
              <w:rPr>
                <w:sz w:val="26"/>
                <w:szCs w:val="26"/>
              </w:rPr>
              <w:t>Các thông tin của hóa đơn bị thay thế gồm có:</w:t>
            </w:r>
          </w:p>
          <w:p w14:paraId="31A9A0E1" w14:textId="77777777" w:rsidR="00081EFA" w:rsidRPr="00410FBA" w:rsidRDefault="00081EFA" w:rsidP="00254CF5">
            <w:pPr>
              <w:spacing w:before="120" w:after="120"/>
              <w:rPr>
                <w:sz w:val="26"/>
                <w:szCs w:val="26"/>
              </w:rPr>
            </w:pPr>
            <w:r w:rsidRPr="00410FBA">
              <w:rPr>
                <w:sz w:val="26"/>
                <w:szCs w:val="26"/>
              </w:rPr>
              <w:t>+ Mẫu số</w:t>
            </w:r>
          </w:p>
          <w:p w14:paraId="538DAC68" w14:textId="77777777" w:rsidR="00081EFA" w:rsidRPr="00410FBA" w:rsidRDefault="00081EFA" w:rsidP="00254CF5">
            <w:pPr>
              <w:spacing w:before="120" w:after="120"/>
              <w:rPr>
                <w:sz w:val="26"/>
                <w:szCs w:val="26"/>
              </w:rPr>
            </w:pPr>
            <w:r w:rsidRPr="00410FBA">
              <w:rPr>
                <w:sz w:val="26"/>
                <w:szCs w:val="26"/>
              </w:rPr>
              <w:t>+ Ký hiệu</w:t>
            </w:r>
          </w:p>
          <w:p w14:paraId="7D1BF55C" w14:textId="77777777" w:rsidR="00081EFA" w:rsidRPr="00410FBA" w:rsidRDefault="00081EFA" w:rsidP="00254CF5">
            <w:pPr>
              <w:spacing w:before="120" w:after="120"/>
              <w:rPr>
                <w:sz w:val="26"/>
                <w:szCs w:val="26"/>
              </w:rPr>
            </w:pPr>
            <w:r w:rsidRPr="00410FBA">
              <w:rPr>
                <w:sz w:val="26"/>
                <w:szCs w:val="26"/>
              </w:rPr>
              <w:t>+ Số hóa đơn</w:t>
            </w:r>
          </w:p>
          <w:p w14:paraId="34A0B39F" w14:textId="77777777" w:rsidR="00551E84" w:rsidRPr="00410FBA" w:rsidRDefault="00551E84" w:rsidP="00551E84">
            <w:pPr>
              <w:spacing w:before="120" w:after="120"/>
              <w:rPr>
                <w:sz w:val="26"/>
                <w:szCs w:val="26"/>
              </w:rPr>
            </w:pPr>
            <w:r w:rsidRPr="00410FBA">
              <w:rPr>
                <w:sz w:val="26"/>
                <w:szCs w:val="26"/>
              </w:rPr>
              <w:t>Các thông tin của hóa đơn bị thay thế gồm có:</w:t>
            </w:r>
          </w:p>
          <w:p w14:paraId="1417B581" w14:textId="77777777" w:rsidR="00551E84" w:rsidRPr="00410FBA" w:rsidRDefault="00551E84" w:rsidP="00551E84">
            <w:pPr>
              <w:spacing w:before="120" w:after="120"/>
              <w:rPr>
                <w:sz w:val="26"/>
                <w:szCs w:val="26"/>
              </w:rPr>
            </w:pPr>
            <w:r w:rsidRPr="00410FBA">
              <w:rPr>
                <w:sz w:val="26"/>
                <w:szCs w:val="26"/>
              </w:rPr>
              <w:t>+ Mẫu số</w:t>
            </w:r>
          </w:p>
          <w:p w14:paraId="6C9AC810" w14:textId="77777777" w:rsidR="00551E84" w:rsidRPr="00410FBA" w:rsidRDefault="00551E84" w:rsidP="00551E84">
            <w:pPr>
              <w:spacing w:before="120" w:after="120"/>
              <w:rPr>
                <w:sz w:val="26"/>
                <w:szCs w:val="26"/>
              </w:rPr>
            </w:pPr>
            <w:r w:rsidRPr="00410FBA">
              <w:rPr>
                <w:sz w:val="26"/>
                <w:szCs w:val="26"/>
              </w:rPr>
              <w:t>+ Ký hiệu</w:t>
            </w:r>
          </w:p>
          <w:p w14:paraId="08FA027B" w14:textId="77777777" w:rsidR="00551E84" w:rsidRPr="00410FBA" w:rsidRDefault="00551E84" w:rsidP="00551E84">
            <w:pPr>
              <w:spacing w:before="120" w:after="120"/>
              <w:rPr>
                <w:sz w:val="26"/>
                <w:szCs w:val="26"/>
              </w:rPr>
            </w:pPr>
            <w:r w:rsidRPr="00410FBA">
              <w:rPr>
                <w:sz w:val="26"/>
                <w:szCs w:val="26"/>
              </w:rPr>
              <w:t>+ Số hóa đơn</w:t>
            </w:r>
          </w:p>
          <w:p w14:paraId="7A3DD51D" w14:textId="77777777" w:rsidR="00551E84" w:rsidRPr="00410FBA" w:rsidRDefault="00551E84" w:rsidP="00551E84">
            <w:pPr>
              <w:spacing w:before="120" w:after="120"/>
              <w:rPr>
                <w:sz w:val="26"/>
                <w:szCs w:val="26"/>
              </w:rPr>
            </w:pPr>
            <w:r w:rsidRPr="00410FBA">
              <w:rPr>
                <w:sz w:val="26"/>
                <w:szCs w:val="26"/>
              </w:rPr>
              <w:t>+ Ghi chú</w:t>
            </w:r>
          </w:p>
          <w:p w14:paraId="3125AEB9" w14:textId="77777777" w:rsidR="00081EFA" w:rsidRPr="00410FBA" w:rsidRDefault="00081EFA" w:rsidP="00254CF5">
            <w:pPr>
              <w:spacing w:before="120" w:after="120"/>
              <w:rPr>
                <w:sz w:val="26"/>
                <w:szCs w:val="26"/>
                <w:u w:val="single"/>
              </w:rPr>
            </w:pPr>
            <w:r w:rsidRPr="00410FBA">
              <w:rPr>
                <w:sz w:val="26"/>
                <w:szCs w:val="26"/>
                <w:u w:val="single"/>
              </w:rPr>
              <w:t>Các nút thao tác chức năng gồm:</w:t>
            </w:r>
          </w:p>
          <w:p w14:paraId="0DACCC59" w14:textId="77777777" w:rsidR="00081EFA" w:rsidRPr="00410FBA" w:rsidRDefault="00081EFA" w:rsidP="00254CF5">
            <w:pPr>
              <w:spacing w:before="120" w:after="120"/>
              <w:rPr>
                <w:sz w:val="26"/>
                <w:szCs w:val="26"/>
              </w:rPr>
            </w:pPr>
            <w:r w:rsidRPr="00410FBA">
              <w:rPr>
                <w:sz w:val="26"/>
                <w:szCs w:val="26"/>
              </w:rPr>
              <w:t>+ Xem: xem chi tiết hóa đơn</w:t>
            </w:r>
            <w:r w:rsidR="00551E84" w:rsidRPr="00410FBA">
              <w:rPr>
                <w:sz w:val="26"/>
                <w:szCs w:val="26"/>
              </w:rPr>
              <w:t xml:space="preserve"> bị thay thế/hóa đơn thay thế</w:t>
            </w:r>
          </w:p>
          <w:p w14:paraId="39281D57" w14:textId="77777777" w:rsidR="00081EFA" w:rsidRPr="00410FBA" w:rsidRDefault="00081EFA" w:rsidP="00254CF5">
            <w:pPr>
              <w:spacing w:before="120" w:after="120"/>
              <w:rPr>
                <w:sz w:val="26"/>
                <w:szCs w:val="26"/>
              </w:rPr>
            </w:pPr>
            <w:r w:rsidRPr="00410FBA">
              <w:rPr>
                <w:sz w:val="26"/>
                <w:szCs w:val="26"/>
              </w:rPr>
              <w:t xml:space="preserve">+ Tạo biên bản: tạo và gửi biên bản cho người mua hàng </w:t>
            </w:r>
          </w:p>
          <w:p w14:paraId="52FA767C" w14:textId="77777777" w:rsidR="00081EFA" w:rsidRPr="00410FBA" w:rsidRDefault="00081EFA" w:rsidP="00254CF5">
            <w:pPr>
              <w:spacing w:before="120" w:after="120"/>
              <w:rPr>
                <w:sz w:val="26"/>
                <w:szCs w:val="26"/>
              </w:rPr>
            </w:pPr>
            <w:r w:rsidRPr="00410FBA">
              <w:rPr>
                <w:sz w:val="26"/>
                <w:szCs w:val="26"/>
              </w:rPr>
              <w:t>+ Upload biên bản: upload biên bản file doc, docx, pdf</w:t>
            </w:r>
          </w:p>
          <w:p w14:paraId="6DA051C1" w14:textId="77777777" w:rsidR="00081EFA" w:rsidRPr="00410FBA" w:rsidRDefault="00081EFA" w:rsidP="00254CF5">
            <w:pPr>
              <w:spacing w:before="120" w:after="120"/>
              <w:rPr>
                <w:sz w:val="26"/>
                <w:szCs w:val="26"/>
              </w:rPr>
            </w:pPr>
            <w:r w:rsidRPr="00410FBA">
              <w:rPr>
                <w:sz w:val="26"/>
                <w:szCs w:val="26"/>
              </w:rPr>
              <w:t xml:space="preserve">+ Download biên bản: </w:t>
            </w:r>
          </w:p>
          <w:p w14:paraId="3A6D49BB" w14:textId="77777777" w:rsidR="00081EFA" w:rsidRPr="00410FBA" w:rsidRDefault="00081EFA" w:rsidP="00254CF5">
            <w:pPr>
              <w:spacing w:before="120" w:after="120"/>
              <w:rPr>
                <w:sz w:val="26"/>
                <w:szCs w:val="26"/>
                <w:u w:val="single"/>
              </w:rPr>
            </w:pPr>
            <w:r w:rsidRPr="00410FBA">
              <w:rPr>
                <w:sz w:val="26"/>
                <w:szCs w:val="26"/>
                <w:u w:val="single"/>
              </w:rPr>
              <w:t>Chức năng tìm kiếm hóa đơn:</w:t>
            </w:r>
          </w:p>
          <w:p w14:paraId="0DB26513" w14:textId="77777777" w:rsidR="00081EFA" w:rsidRPr="00410FBA" w:rsidRDefault="00081EFA" w:rsidP="00254CF5">
            <w:pPr>
              <w:spacing w:before="120" w:after="120"/>
              <w:rPr>
                <w:sz w:val="26"/>
                <w:szCs w:val="26"/>
              </w:rPr>
            </w:pPr>
            <w:r w:rsidRPr="00410FBA">
              <w:rPr>
                <w:sz w:val="26"/>
                <w:szCs w:val="26"/>
              </w:rPr>
              <w:t>Người dùng nhập từ khóa hoặc lựa chọn tiêu chí với các trường thông tin sau:</w:t>
            </w:r>
          </w:p>
          <w:p w14:paraId="0FDC5116" w14:textId="77777777" w:rsidR="00081EFA" w:rsidRPr="00410FBA" w:rsidRDefault="00081EFA" w:rsidP="00254CF5">
            <w:pPr>
              <w:spacing w:before="120" w:after="120"/>
              <w:rPr>
                <w:sz w:val="26"/>
                <w:szCs w:val="26"/>
              </w:rPr>
            </w:pPr>
            <w:r w:rsidRPr="00410FBA">
              <w:rPr>
                <w:sz w:val="26"/>
                <w:szCs w:val="26"/>
              </w:rPr>
              <w:t>+ Từ ngày…Đến ngày</w:t>
            </w:r>
            <w:r w:rsidR="00551E84" w:rsidRPr="00410FBA">
              <w:rPr>
                <w:sz w:val="26"/>
                <w:szCs w:val="26"/>
              </w:rPr>
              <w:t xml:space="preserve"> (*)</w:t>
            </w:r>
            <w:r w:rsidRPr="00410FBA">
              <w:rPr>
                <w:sz w:val="26"/>
                <w:szCs w:val="26"/>
              </w:rPr>
              <w:t>: chọn ngày trên lịch có sẵn</w:t>
            </w:r>
          </w:p>
          <w:p w14:paraId="121F81E7" w14:textId="77777777" w:rsidR="00081EFA" w:rsidRPr="00410FBA" w:rsidRDefault="00081EFA" w:rsidP="00254CF5">
            <w:pPr>
              <w:spacing w:before="120" w:after="120"/>
              <w:rPr>
                <w:sz w:val="26"/>
                <w:szCs w:val="26"/>
              </w:rPr>
            </w:pPr>
            <w:r w:rsidRPr="00410FBA">
              <w:rPr>
                <w:sz w:val="26"/>
                <w:szCs w:val="26"/>
              </w:rPr>
              <w:t>+ Mẫu số: chọn 1 mẫu số trên danh sách có sẵn</w:t>
            </w:r>
          </w:p>
          <w:p w14:paraId="5DC72447" w14:textId="77777777" w:rsidR="00081EFA" w:rsidRPr="00410FBA" w:rsidRDefault="00081EFA" w:rsidP="00254CF5">
            <w:pPr>
              <w:spacing w:before="120" w:after="120"/>
              <w:rPr>
                <w:sz w:val="26"/>
                <w:szCs w:val="26"/>
              </w:rPr>
            </w:pPr>
            <w:r w:rsidRPr="00410FBA">
              <w:rPr>
                <w:sz w:val="26"/>
                <w:szCs w:val="26"/>
              </w:rPr>
              <w:t>+ Ký hiệu: chọn 1 dải ký hiệu trên danh sách có sẵn</w:t>
            </w:r>
          </w:p>
          <w:p w14:paraId="3BC79BD3" w14:textId="77777777" w:rsidR="00081EFA" w:rsidRPr="00410FBA" w:rsidRDefault="00081EFA" w:rsidP="00254CF5">
            <w:pPr>
              <w:spacing w:before="120" w:after="120"/>
              <w:rPr>
                <w:sz w:val="26"/>
                <w:szCs w:val="26"/>
              </w:rPr>
            </w:pPr>
            <w:r w:rsidRPr="00410FBA">
              <w:rPr>
                <w:sz w:val="26"/>
                <w:szCs w:val="26"/>
              </w:rPr>
              <w:t xml:space="preserve">+ </w:t>
            </w:r>
            <w:r w:rsidR="00551E84" w:rsidRPr="00410FBA">
              <w:rPr>
                <w:sz w:val="26"/>
                <w:szCs w:val="26"/>
              </w:rPr>
              <w:t>Số hóa đơn bị thay thế</w:t>
            </w:r>
            <w:r w:rsidRPr="00410FBA">
              <w:rPr>
                <w:sz w:val="26"/>
                <w:szCs w:val="26"/>
              </w:rPr>
              <w:t>: tự nhập</w:t>
            </w:r>
          </w:p>
          <w:p w14:paraId="73B1B3EF" w14:textId="77777777" w:rsidR="00081EFA" w:rsidRPr="00410FBA" w:rsidRDefault="00081EFA" w:rsidP="00254CF5">
            <w:pPr>
              <w:spacing w:before="120" w:after="120"/>
              <w:rPr>
                <w:sz w:val="26"/>
                <w:szCs w:val="26"/>
              </w:rPr>
            </w:pPr>
            <w:r w:rsidRPr="00410FBA">
              <w:rPr>
                <w:sz w:val="26"/>
                <w:szCs w:val="26"/>
              </w:rPr>
              <w:t>+ MST khách hàng: tự nhập</w:t>
            </w:r>
          </w:p>
          <w:p w14:paraId="0350C034" w14:textId="77777777" w:rsidR="00081EFA" w:rsidRPr="00410FBA" w:rsidRDefault="00081EFA" w:rsidP="00254CF5">
            <w:pPr>
              <w:spacing w:before="120" w:after="120"/>
              <w:rPr>
                <w:sz w:val="26"/>
                <w:szCs w:val="26"/>
              </w:rPr>
            </w:pPr>
            <w:r w:rsidRPr="00410FBA">
              <w:rPr>
                <w:sz w:val="26"/>
                <w:szCs w:val="26"/>
              </w:rPr>
              <w:t>+ Mã khách hàng: tự nhập</w:t>
            </w:r>
          </w:p>
          <w:p w14:paraId="4BEA3F6A" w14:textId="77777777" w:rsidR="00081EFA" w:rsidRPr="00410FBA" w:rsidRDefault="00081EFA" w:rsidP="00254CF5">
            <w:pPr>
              <w:spacing w:before="120" w:after="120"/>
              <w:rPr>
                <w:sz w:val="26"/>
                <w:szCs w:val="26"/>
              </w:rPr>
            </w:pPr>
            <w:r w:rsidRPr="00410FBA">
              <w:rPr>
                <w:sz w:val="26"/>
                <w:szCs w:val="26"/>
              </w:rPr>
              <w:t>+ Tên khách hàng: tự nhập</w:t>
            </w:r>
          </w:p>
          <w:p w14:paraId="748FAC02" w14:textId="77777777" w:rsidR="00081EFA" w:rsidRPr="00410FBA" w:rsidRDefault="00081EFA" w:rsidP="00254CF5">
            <w:pPr>
              <w:pStyle w:val="ListParagraph"/>
              <w:numPr>
                <w:ilvl w:val="0"/>
                <w:numId w:val="18"/>
              </w:numPr>
              <w:spacing w:before="120" w:after="120"/>
              <w:rPr>
                <w:b/>
                <w:sz w:val="26"/>
                <w:szCs w:val="26"/>
              </w:rPr>
            </w:pPr>
            <w:r w:rsidRPr="00410FBA">
              <w:rPr>
                <w:b/>
                <w:sz w:val="26"/>
                <w:szCs w:val="26"/>
              </w:rPr>
              <w:t>Chức năng xử lý:</w:t>
            </w:r>
          </w:p>
          <w:p w14:paraId="46C6CC27" w14:textId="77777777" w:rsidR="00081EFA" w:rsidRPr="00410FBA" w:rsidRDefault="00081EFA" w:rsidP="00254CF5">
            <w:pPr>
              <w:spacing w:before="120" w:after="120"/>
              <w:rPr>
                <w:sz w:val="26"/>
                <w:szCs w:val="26"/>
              </w:rPr>
            </w:pPr>
            <w:r w:rsidRPr="00410FBA">
              <w:rPr>
                <w:sz w:val="26"/>
                <w:szCs w:val="26"/>
              </w:rPr>
              <w:t>+ Hệ thống hiển thị danh sách hóa đơn mặc định/hiển thị theo tiêu chí tìm kiếm</w:t>
            </w:r>
          </w:p>
          <w:p w14:paraId="5392BEB9" w14:textId="77777777" w:rsidR="00081EFA" w:rsidRPr="00410FBA" w:rsidRDefault="00081EFA" w:rsidP="00254CF5">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3FAB8EC8" w14:textId="77777777" w:rsidR="00081EFA" w:rsidRPr="00410FBA" w:rsidRDefault="00081EFA" w:rsidP="00254CF5">
            <w:pPr>
              <w:pStyle w:val="ListParagraph"/>
              <w:numPr>
                <w:ilvl w:val="0"/>
                <w:numId w:val="18"/>
              </w:numPr>
              <w:spacing w:before="120" w:after="120"/>
              <w:rPr>
                <w:b/>
                <w:sz w:val="26"/>
                <w:szCs w:val="26"/>
              </w:rPr>
            </w:pPr>
            <w:r w:rsidRPr="00410FBA">
              <w:rPr>
                <w:b/>
                <w:sz w:val="26"/>
                <w:szCs w:val="26"/>
              </w:rPr>
              <w:t xml:space="preserve">Các ngoại lệ: </w:t>
            </w:r>
          </w:p>
          <w:p w14:paraId="339164C0" w14:textId="77777777" w:rsidR="00081EFA" w:rsidRPr="00410FBA" w:rsidRDefault="00081EFA" w:rsidP="00254CF5">
            <w:pPr>
              <w:spacing w:before="120" w:after="120"/>
              <w:rPr>
                <w:b/>
                <w:sz w:val="26"/>
                <w:szCs w:val="26"/>
              </w:rPr>
            </w:pPr>
            <w:r w:rsidRPr="00410FBA">
              <w:rPr>
                <w:sz w:val="26"/>
                <w:szCs w:val="26"/>
              </w:rPr>
              <w:t>Không có</w:t>
            </w:r>
          </w:p>
        </w:tc>
        <w:tc>
          <w:tcPr>
            <w:tcW w:w="404" w:type="pct"/>
          </w:tcPr>
          <w:p w14:paraId="6BD2E846" w14:textId="77777777" w:rsidR="00081EFA" w:rsidRPr="00410FBA" w:rsidRDefault="00081EFA" w:rsidP="00254CF5">
            <w:pPr>
              <w:spacing w:before="120" w:after="120"/>
              <w:rPr>
                <w:sz w:val="26"/>
                <w:szCs w:val="26"/>
              </w:rPr>
            </w:pPr>
            <w:r w:rsidRPr="00410FBA">
              <w:rPr>
                <w:sz w:val="26"/>
                <w:szCs w:val="26"/>
              </w:rPr>
              <w:t>Cao</w:t>
            </w:r>
          </w:p>
        </w:tc>
        <w:tc>
          <w:tcPr>
            <w:tcW w:w="519" w:type="pct"/>
          </w:tcPr>
          <w:p w14:paraId="1525AD0F" w14:textId="77777777" w:rsidR="00081EFA" w:rsidRPr="00410FBA" w:rsidRDefault="00081EFA" w:rsidP="00254CF5">
            <w:pPr>
              <w:spacing w:before="120" w:after="120"/>
              <w:rPr>
                <w:sz w:val="26"/>
                <w:szCs w:val="26"/>
              </w:rPr>
            </w:pPr>
            <w:r w:rsidRPr="00410FBA">
              <w:rPr>
                <w:sz w:val="26"/>
                <w:szCs w:val="26"/>
              </w:rPr>
              <w:t>Cao</w:t>
            </w:r>
          </w:p>
        </w:tc>
        <w:tc>
          <w:tcPr>
            <w:tcW w:w="484" w:type="pct"/>
          </w:tcPr>
          <w:p w14:paraId="616CD404" w14:textId="77777777" w:rsidR="00081EFA" w:rsidRPr="00410FBA" w:rsidRDefault="00081EFA" w:rsidP="00254CF5">
            <w:pPr>
              <w:spacing w:before="120" w:after="120"/>
              <w:rPr>
                <w:sz w:val="26"/>
                <w:szCs w:val="26"/>
              </w:rPr>
            </w:pPr>
            <w:r w:rsidRPr="00410FBA">
              <w:rPr>
                <w:sz w:val="26"/>
                <w:szCs w:val="26"/>
              </w:rPr>
              <w:t>Nhân viên kế toán</w:t>
            </w:r>
          </w:p>
        </w:tc>
      </w:tr>
      <w:tr w:rsidR="00410FBA" w:rsidRPr="00410FBA" w14:paraId="7F72F0D4" w14:textId="77777777" w:rsidTr="00254CF5">
        <w:tc>
          <w:tcPr>
            <w:tcW w:w="391" w:type="pct"/>
          </w:tcPr>
          <w:p w14:paraId="73564F25" w14:textId="77777777" w:rsidR="005E2E53" w:rsidRPr="00410FBA" w:rsidRDefault="005E2E53" w:rsidP="005E2E53">
            <w:pPr>
              <w:pStyle w:val="ListParagraph"/>
              <w:spacing w:before="120" w:after="120"/>
              <w:ind w:left="0"/>
              <w:rPr>
                <w:sz w:val="26"/>
                <w:szCs w:val="26"/>
              </w:rPr>
            </w:pPr>
            <w:r w:rsidRPr="00410FBA">
              <w:rPr>
                <w:sz w:val="26"/>
                <w:szCs w:val="26"/>
              </w:rPr>
              <w:t>2</w:t>
            </w:r>
          </w:p>
        </w:tc>
        <w:tc>
          <w:tcPr>
            <w:tcW w:w="821" w:type="pct"/>
          </w:tcPr>
          <w:p w14:paraId="51273521" w14:textId="3F520B0C" w:rsidR="005E2E53" w:rsidRPr="00410FBA" w:rsidRDefault="002953DC" w:rsidP="005E2E53">
            <w:pPr>
              <w:spacing w:before="120" w:after="120"/>
              <w:jc w:val="center"/>
              <w:rPr>
                <w:sz w:val="26"/>
                <w:szCs w:val="26"/>
              </w:rPr>
            </w:pPr>
            <w:r w:rsidRPr="00410FBA">
              <w:rPr>
                <w:sz w:val="26"/>
                <w:szCs w:val="26"/>
              </w:rPr>
              <w:t>UR_HDDT_042.05.02</w:t>
            </w:r>
          </w:p>
        </w:tc>
        <w:tc>
          <w:tcPr>
            <w:tcW w:w="980" w:type="pct"/>
          </w:tcPr>
          <w:p w14:paraId="682E0209" w14:textId="77777777" w:rsidR="005E2E53" w:rsidRPr="00410FBA" w:rsidRDefault="005E2E53" w:rsidP="005E2E53">
            <w:pPr>
              <w:spacing w:before="120" w:after="120"/>
              <w:rPr>
                <w:sz w:val="26"/>
                <w:szCs w:val="26"/>
              </w:rPr>
            </w:pPr>
            <w:r w:rsidRPr="00410FBA">
              <w:rPr>
                <w:sz w:val="26"/>
                <w:szCs w:val="26"/>
              </w:rPr>
              <w:t>Lập hóa đơn thay thế</w:t>
            </w:r>
          </w:p>
        </w:tc>
        <w:tc>
          <w:tcPr>
            <w:tcW w:w="1402" w:type="pct"/>
          </w:tcPr>
          <w:p w14:paraId="4811054F" w14:textId="77777777" w:rsidR="005E2E53" w:rsidRPr="00410FBA" w:rsidRDefault="005E2E53" w:rsidP="005E2E5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50059312" w14:textId="77777777" w:rsidR="005E2E53" w:rsidRPr="00410FBA" w:rsidRDefault="005E2E53" w:rsidP="005E2E53">
            <w:pPr>
              <w:pStyle w:val="ListParagraph"/>
              <w:spacing w:before="120" w:after="120"/>
              <w:ind w:left="0"/>
              <w:rPr>
                <w:sz w:val="26"/>
                <w:szCs w:val="26"/>
              </w:rPr>
            </w:pPr>
            <w:r w:rsidRPr="00410FBA">
              <w:rPr>
                <w:sz w:val="26"/>
                <w:szCs w:val="26"/>
              </w:rPr>
              <w:t>Cho phép người dùng lập hóa đơn thay thế</w:t>
            </w:r>
          </w:p>
          <w:p w14:paraId="00E7FE8C"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Thông tin đầu vào:</w:t>
            </w:r>
          </w:p>
          <w:p w14:paraId="5F1CEEA4" w14:textId="77777777" w:rsidR="005E2E53" w:rsidRPr="00410FBA" w:rsidRDefault="005E2E53" w:rsidP="005E2E53">
            <w:pPr>
              <w:spacing w:before="120" w:after="120"/>
              <w:rPr>
                <w:sz w:val="26"/>
                <w:szCs w:val="26"/>
              </w:rPr>
            </w:pPr>
            <w:r w:rsidRPr="00410FBA">
              <w:rPr>
                <w:sz w:val="26"/>
                <w:szCs w:val="26"/>
                <w:u w:val="single"/>
              </w:rPr>
              <w:t>Giao diện tham số khi thêm mới hóa đơn thay thế</w:t>
            </w:r>
            <w:r w:rsidRPr="00410FBA">
              <w:rPr>
                <w:sz w:val="26"/>
                <w:szCs w:val="26"/>
              </w:rPr>
              <w:t>:</w:t>
            </w:r>
          </w:p>
          <w:p w14:paraId="73FBE2BE" w14:textId="77777777" w:rsidR="005E2E53" w:rsidRPr="00410FBA" w:rsidRDefault="005E2E53" w:rsidP="005E2E53">
            <w:pPr>
              <w:spacing w:before="120" w:after="120"/>
              <w:rPr>
                <w:sz w:val="26"/>
                <w:szCs w:val="26"/>
              </w:rPr>
            </w:pPr>
            <w:r w:rsidRPr="00410FBA">
              <w:rPr>
                <w:sz w:val="26"/>
                <w:szCs w:val="26"/>
              </w:rPr>
              <w:t>+ Mẫu số hóa đơn *: cho phép sửa</w:t>
            </w:r>
          </w:p>
          <w:p w14:paraId="21367E2C" w14:textId="77777777" w:rsidR="005E2E53" w:rsidRPr="00410FBA" w:rsidRDefault="005E2E53" w:rsidP="005E2E53">
            <w:pPr>
              <w:spacing w:before="120" w:after="120"/>
              <w:rPr>
                <w:sz w:val="26"/>
                <w:szCs w:val="26"/>
              </w:rPr>
            </w:pPr>
            <w:r w:rsidRPr="00410FBA">
              <w:rPr>
                <w:sz w:val="26"/>
                <w:szCs w:val="26"/>
              </w:rPr>
              <w:t>+ Ký hiệu hóa đơn *: cho phép sửa</w:t>
            </w:r>
          </w:p>
          <w:p w14:paraId="42932E3C" w14:textId="77777777" w:rsidR="005E2E53" w:rsidRPr="00410FBA" w:rsidRDefault="005E2E53" w:rsidP="005E2E53">
            <w:pPr>
              <w:spacing w:before="120" w:after="120"/>
              <w:rPr>
                <w:sz w:val="26"/>
                <w:szCs w:val="26"/>
              </w:rPr>
            </w:pPr>
            <w:r w:rsidRPr="00410FBA">
              <w:rPr>
                <w:sz w:val="26"/>
                <w:szCs w:val="26"/>
              </w:rPr>
              <w:t xml:space="preserve">+ Số hóa đơn *: </w:t>
            </w:r>
          </w:p>
          <w:p w14:paraId="23617BE1" w14:textId="77777777" w:rsidR="005E2E53" w:rsidRPr="00410FBA" w:rsidRDefault="005E2E53" w:rsidP="005E2E53">
            <w:pPr>
              <w:spacing w:before="120" w:after="120"/>
              <w:rPr>
                <w:sz w:val="26"/>
                <w:szCs w:val="26"/>
              </w:rPr>
            </w:pPr>
            <w:r w:rsidRPr="00410FBA">
              <w:rPr>
                <w:sz w:val="26"/>
                <w:szCs w:val="26"/>
              </w:rPr>
              <w:t>+ Checkbox Khác mẫu số*:</w:t>
            </w:r>
          </w:p>
          <w:p w14:paraId="6DDA3689" w14:textId="77777777" w:rsidR="005E2E53" w:rsidRPr="00410FBA" w:rsidRDefault="005E2E53" w:rsidP="005E2E53">
            <w:pPr>
              <w:spacing w:before="120" w:after="120"/>
              <w:rPr>
                <w:sz w:val="26"/>
                <w:szCs w:val="26"/>
              </w:rPr>
            </w:pPr>
            <w:r w:rsidRPr="00410FBA">
              <w:rPr>
                <w:sz w:val="26"/>
                <w:szCs w:val="26"/>
              </w:rPr>
              <w:t>+ Mẫu số mới</w:t>
            </w:r>
          </w:p>
          <w:p w14:paraId="676B10C4" w14:textId="77777777" w:rsidR="005E2E53" w:rsidRPr="00410FBA" w:rsidRDefault="005E2E53" w:rsidP="005E2E53">
            <w:pPr>
              <w:spacing w:before="120" w:after="120"/>
              <w:rPr>
                <w:sz w:val="26"/>
                <w:szCs w:val="26"/>
                <w:u w:val="single"/>
              </w:rPr>
            </w:pPr>
            <w:r w:rsidRPr="00410FBA">
              <w:rPr>
                <w:sz w:val="26"/>
                <w:szCs w:val="26"/>
                <w:u w:val="single"/>
              </w:rPr>
              <w:t>Giao diện thêm mới hóa đơn thay thế</w:t>
            </w:r>
          </w:p>
          <w:p w14:paraId="116F17BB" w14:textId="77777777" w:rsidR="005E2E53" w:rsidRPr="00410FBA" w:rsidRDefault="005E2E53" w:rsidP="005E2E53">
            <w:pPr>
              <w:spacing w:before="120" w:after="120"/>
              <w:rPr>
                <w:sz w:val="26"/>
                <w:szCs w:val="26"/>
              </w:rPr>
            </w:pPr>
            <w:r w:rsidRPr="00410FBA">
              <w:rPr>
                <w:sz w:val="26"/>
                <w:szCs w:val="26"/>
              </w:rPr>
              <w:t>Mặc định hiển thị tất cả thông tin của hóa đơn gốc</w:t>
            </w:r>
          </w:p>
          <w:p w14:paraId="6DEE2351" w14:textId="77777777" w:rsidR="005E2E53" w:rsidRPr="00410FBA" w:rsidRDefault="005E2E53" w:rsidP="005E2E53">
            <w:pPr>
              <w:spacing w:before="120" w:after="120"/>
              <w:rPr>
                <w:sz w:val="26"/>
                <w:szCs w:val="26"/>
              </w:rPr>
            </w:pPr>
            <w:r w:rsidRPr="00410FBA">
              <w:rPr>
                <w:sz w:val="26"/>
                <w:szCs w:val="26"/>
              </w:rPr>
              <w:t>+ Mẫu số hóa đơn *</w:t>
            </w:r>
          </w:p>
          <w:p w14:paraId="63CDD814" w14:textId="77777777" w:rsidR="005E2E53" w:rsidRPr="00410FBA" w:rsidRDefault="005E2E53" w:rsidP="005E2E53">
            <w:pPr>
              <w:spacing w:before="120" w:after="120"/>
              <w:rPr>
                <w:sz w:val="26"/>
                <w:szCs w:val="26"/>
              </w:rPr>
            </w:pPr>
            <w:r w:rsidRPr="00410FBA">
              <w:rPr>
                <w:sz w:val="26"/>
                <w:szCs w:val="26"/>
              </w:rPr>
              <w:t>+ Ký hiệu hóa đơn *</w:t>
            </w:r>
          </w:p>
          <w:p w14:paraId="6AE768A1" w14:textId="77777777" w:rsidR="005E2E53" w:rsidRPr="00410FBA" w:rsidRDefault="005E2E53" w:rsidP="005E2E53">
            <w:pPr>
              <w:spacing w:before="120" w:after="120"/>
              <w:rPr>
                <w:sz w:val="26"/>
                <w:szCs w:val="26"/>
              </w:rPr>
            </w:pPr>
            <w:r w:rsidRPr="00410FBA">
              <w:rPr>
                <w:sz w:val="26"/>
                <w:szCs w:val="26"/>
              </w:rPr>
              <w:t>+ Tên hóa đơn *</w:t>
            </w:r>
          </w:p>
          <w:p w14:paraId="4AA5E1DF" w14:textId="77777777" w:rsidR="005E2E53" w:rsidRPr="00410FBA" w:rsidRDefault="005E2E53" w:rsidP="005E2E53">
            <w:pPr>
              <w:spacing w:before="120" w:after="120"/>
              <w:rPr>
                <w:sz w:val="26"/>
                <w:szCs w:val="26"/>
              </w:rPr>
            </w:pPr>
            <w:r w:rsidRPr="00410FBA">
              <w:rPr>
                <w:sz w:val="26"/>
                <w:szCs w:val="26"/>
              </w:rPr>
              <w:t>+ Mã số thuế *</w:t>
            </w:r>
          </w:p>
          <w:p w14:paraId="58D70BBD" w14:textId="77777777" w:rsidR="005E2E53" w:rsidRPr="00410FBA" w:rsidRDefault="005E2E53" w:rsidP="005E2E53">
            <w:pPr>
              <w:spacing w:before="120" w:after="120"/>
              <w:rPr>
                <w:sz w:val="26"/>
                <w:szCs w:val="26"/>
              </w:rPr>
            </w:pPr>
            <w:r w:rsidRPr="00410FBA">
              <w:rPr>
                <w:sz w:val="26"/>
                <w:szCs w:val="26"/>
              </w:rPr>
              <w:t>+ Tên đơn vị *: không cho sửa</w:t>
            </w:r>
          </w:p>
          <w:p w14:paraId="4CEA48CC" w14:textId="77777777" w:rsidR="005E2E53" w:rsidRPr="00410FBA" w:rsidRDefault="005E2E53" w:rsidP="005E2E53">
            <w:pPr>
              <w:spacing w:before="120" w:after="120"/>
              <w:rPr>
                <w:sz w:val="26"/>
                <w:szCs w:val="26"/>
              </w:rPr>
            </w:pPr>
            <w:r w:rsidRPr="00410FBA">
              <w:rPr>
                <w:sz w:val="26"/>
                <w:szCs w:val="26"/>
              </w:rPr>
              <w:t>+ Địa chỉ *: không cho sửa</w:t>
            </w:r>
          </w:p>
          <w:p w14:paraId="52F78C9B" w14:textId="77777777" w:rsidR="005E2E53" w:rsidRPr="00410FBA" w:rsidRDefault="005E2E53" w:rsidP="005E2E53">
            <w:pPr>
              <w:spacing w:before="120" w:after="120"/>
              <w:rPr>
                <w:sz w:val="26"/>
                <w:szCs w:val="26"/>
              </w:rPr>
            </w:pPr>
            <w:r w:rsidRPr="00410FBA">
              <w:rPr>
                <w:sz w:val="26"/>
                <w:szCs w:val="26"/>
              </w:rPr>
              <w:t>+ Ngày hóa đơn: cho phép sửa</w:t>
            </w:r>
          </w:p>
          <w:p w14:paraId="7DD9EF9F" w14:textId="77777777" w:rsidR="005E2E53" w:rsidRPr="00410FBA" w:rsidRDefault="005E2E53" w:rsidP="005E2E53">
            <w:pPr>
              <w:spacing w:before="120" w:after="120"/>
              <w:rPr>
                <w:sz w:val="26"/>
                <w:szCs w:val="26"/>
              </w:rPr>
            </w:pPr>
            <w:r w:rsidRPr="00410FBA">
              <w:rPr>
                <w:sz w:val="26"/>
                <w:szCs w:val="26"/>
              </w:rPr>
              <w:t>+ Mã khách hàng: cho phép sửa</w:t>
            </w:r>
          </w:p>
          <w:p w14:paraId="2CCA9462" w14:textId="77777777" w:rsidR="005E2E53" w:rsidRPr="00410FBA" w:rsidRDefault="005E2E53" w:rsidP="005E2E53">
            <w:pPr>
              <w:spacing w:before="120" w:after="120"/>
              <w:rPr>
                <w:sz w:val="26"/>
                <w:szCs w:val="26"/>
              </w:rPr>
            </w:pPr>
            <w:r w:rsidRPr="00410FBA">
              <w:rPr>
                <w:sz w:val="26"/>
                <w:szCs w:val="26"/>
              </w:rPr>
              <w:t>+ Mã số thuế người mua hàng: tự động hiển thị khi người dùng điền trường Mã khách hàng, cho phép sửa</w:t>
            </w:r>
          </w:p>
          <w:p w14:paraId="72AB438C" w14:textId="77777777" w:rsidR="005E2E53" w:rsidRPr="00410FBA" w:rsidRDefault="005E2E53" w:rsidP="005E2E53">
            <w:pPr>
              <w:spacing w:before="120" w:after="120"/>
              <w:rPr>
                <w:sz w:val="26"/>
                <w:szCs w:val="26"/>
              </w:rPr>
            </w:pPr>
            <w:r w:rsidRPr="00410FBA">
              <w:rPr>
                <w:sz w:val="26"/>
                <w:szCs w:val="26"/>
              </w:rPr>
              <w:t>+ Tên đơn vị mua hàng: tự động hiển thị khi người dùng điền trường Mã khách hàng, cho phép sửa</w:t>
            </w:r>
          </w:p>
          <w:p w14:paraId="2F4B4ACC" w14:textId="77777777" w:rsidR="005E2E53" w:rsidRPr="00410FBA" w:rsidRDefault="005E2E53" w:rsidP="005E2E53">
            <w:pPr>
              <w:spacing w:before="120" w:after="120"/>
              <w:rPr>
                <w:sz w:val="26"/>
                <w:szCs w:val="26"/>
              </w:rPr>
            </w:pPr>
            <w:r w:rsidRPr="00410FBA">
              <w:rPr>
                <w:sz w:val="26"/>
                <w:szCs w:val="26"/>
              </w:rPr>
              <w:t>+ Địa chỉ người mua hàng: tự động hiển thị khi người dùng điền trường Mã khách hàng, cho phép sửa</w:t>
            </w:r>
          </w:p>
          <w:p w14:paraId="76812E2D" w14:textId="77777777" w:rsidR="005E2E53" w:rsidRPr="00410FBA" w:rsidRDefault="005E2E53" w:rsidP="005E2E53">
            <w:pPr>
              <w:spacing w:before="120" w:after="120"/>
              <w:rPr>
                <w:sz w:val="26"/>
                <w:szCs w:val="26"/>
              </w:rPr>
            </w:pPr>
            <w:r w:rsidRPr="00410FBA">
              <w:rPr>
                <w:sz w:val="26"/>
                <w:szCs w:val="26"/>
              </w:rPr>
              <w:t>+ Tên người mua hàng: tự động hiển thị khi người dùng điền trường Mã khách hàng, cho phép sửa</w:t>
            </w:r>
          </w:p>
          <w:p w14:paraId="54D56BC8" w14:textId="77777777" w:rsidR="005E2E53" w:rsidRPr="00410FBA" w:rsidRDefault="005E2E53" w:rsidP="005E2E53">
            <w:pPr>
              <w:spacing w:before="120" w:after="120"/>
              <w:rPr>
                <w:sz w:val="26"/>
                <w:szCs w:val="26"/>
              </w:rPr>
            </w:pPr>
            <w:r w:rsidRPr="00410FBA">
              <w:rPr>
                <w:sz w:val="26"/>
                <w:szCs w:val="26"/>
              </w:rPr>
              <w:t>+ Số điện thoại: tự động hiển thị khi người dùng điền trường Mã khách hàng, cho phép sửa</w:t>
            </w:r>
          </w:p>
          <w:p w14:paraId="1A94C62E" w14:textId="77777777" w:rsidR="005E2E53" w:rsidRPr="00410FBA" w:rsidRDefault="005E2E53" w:rsidP="005E2E53">
            <w:pPr>
              <w:spacing w:before="120" w:after="120"/>
              <w:rPr>
                <w:sz w:val="26"/>
                <w:szCs w:val="26"/>
              </w:rPr>
            </w:pPr>
            <w:r w:rsidRPr="00410FBA">
              <w:rPr>
                <w:sz w:val="26"/>
                <w:szCs w:val="26"/>
              </w:rPr>
              <w:t>+ Email người mua hàng: tự động hiển thị khi người dùng điền trường Mã khách hàng, cho phép sửa</w:t>
            </w:r>
          </w:p>
          <w:p w14:paraId="5883831D" w14:textId="77777777" w:rsidR="005E2E53" w:rsidRPr="00410FBA" w:rsidRDefault="005E2E53" w:rsidP="005E2E53">
            <w:pPr>
              <w:spacing w:before="120" w:after="120"/>
              <w:rPr>
                <w:sz w:val="26"/>
                <w:szCs w:val="26"/>
              </w:rPr>
            </w:pPr>
            <w:r w:rsidRPr="00410FBA">
              <w:rPr>
                <w:sz w:val="26"/>
                <w:szCs w:val="26"/>
              </w:rPr>
              <w:t>+ CMND/CCCD: tự động hiển thị khi người dùng điền trường Mã khách hàng, cho phép sửa</w:t>
            </w:r>
          </w:p>
          <w:p w14:paraId="4849D669" w14:textId="77777777" w:rsidR="005E2E53" w:rsidRPr="00410FBA" w:rsidRDefault="005E2E53" w:rsidP="005E2E53">
            <w:pPr>
              <w:spacing w:before="120" w:after="120"/>
              <w:rPr>
                <w:sz w:val="26"/>
                <w:szCs w:val="26"/>
              </w:rPr>
            </w:pPr>
            <w:r w:rsidRPr="00410FBA">
              <w:rPr>
                <w:sz w:val="26"/>
                <w:szCs w:val="26"/>
              </w:rPr>
              <w:t>+ Số tài khoản: tự động hiển thị khi người dùng điền trường Mã khách hàng, cho phép sửa</w:t>
            </w:r>
          </w:p>
          <w:p w14:paraId="53B3630B" w14:textId="77777777" w:rsidR="005E2E53" w:rsidRPr="00410FBA" w:rsidRDefault="005E2E53" w:rsidP="005E2E53">
            <w:pPr>
              <w:spacing w:before="120" w:after="120"/>
              <w:rPr>
                <w:sz w:val="26"/>
                <w:szCs w:val="26"/>
              </w:rPr>
            </w:pPr>
            <w:r w:rsidRPr="00410FBA">
              <w:rPr>
                <w:sz w:val="26"/>
                <w:szCs w:val="26"/>
              </w:rPr>
              <w:t>+ Tên ngân hàng: tự động hiển thị khi người dùng điền trường Mã khách hàng, cho phép sửa</w:t>
            </w:r>
          </w:p>
          <w:p w14:paraId="23EB823A" w14:textId="77777777" w:rsidR="005E2E53" w:rsidRPr="00410FBA" w:rsidRDefault="005E2E53" w:rsidP="005E2E53">
            <w:pPr>
              <w:spacing w:before="120" w:after="120"/>
              <w:rPr>
                <w:sz w:val="26"/>
                <w:szCs w:val="26"/>
              </w:rPr>
            </w:pPr>
            <w:r w:rsidRPr="00410FBA">
              <w:rPr>
                <w:sz w:val="26"/>
                <w:szCs w:val="26"/>
              </w:rPr>
              <w:t xml:space="preserve">+ Hình thức thanh toán: </w:t>
            </w:r>
          </w:p>
          <w:p w14:paraId="1CEFADC2" w14:textId="77777777" w:rsidR="005E2E53" w:rsidRPr="00410FBA" w:rsidRDefault="005E2E53" w:rsidP="005E2E53">
            <w:pPr>
              <w:spacing w:before="120" w:after="120"/>
              <w:rPr>
                <w:sz w:val="26"/>
                <w:szCs w:val="26"/>
              </w:rPr>
            </w:pPr>
            <w:r w:rsidRPr="00410FBA">
              <w:rPr>
                <w:sz w:val="26"/>
                <w:szCs w:val="26"/>
              </w:rPr>
              <w:t>+ Loại tiền tệ *: người dùng chọn Việt Nam đồng/Đô la Mỹ</w:t>
            </w:r>
          </w:p>
          <w:p w14:paraId="31E9B847" w14:textId="77777777" w:rsidR="005E2E53" w:rsidRPr="00410FBA" w:rsidRDefault="005E2E53" w:rsidP="005E2E53">
            <w:pPr>
              <w:spacing w:before="120" w:after="120"/>
              <w:rPr>
                <w:sz w:val="26"/>
                <w:szCs w:val="26"/>
              </w:rPr>
            </w:pPr>
            <w:r w:rsidRPr="00410FBA">
              <w:rPr>
                <w:sz w:val="26"/>
                <w:szCs w:val="26"/>
              </w:rPr>
              <w:t>+ Tỷ giá</w:t>
            </w:r>
          </w:p>
          <w:p w14:paraId="6E4F5C99" w14:textId="77777777" w:rsidR="005E2E53" w:rsidRPr="00410FBA" w:rsidRDefault="005E2E53" w:rsidP="005E2E53">
            <w:pPr>
              <w:spacing w:before="120" w:after="120"/>
              <w:rPr>
                <w:sz w:val="26"/>
                <w:szCs w:val="26"/>
              </w:rPr>
            </w:pPr>
            <w:r w:rsidRPr="00410FBA">
              <w:rPr>
                <w:sz w:val="26"/>
                <w:szCs w:val="26"/>
              </w:rPr>
              <w:t>+ Giảm 20% GTGT</w:t>
            </w:r>
          </w:p>
          <w:p w14:paraId="75A04D7E" w14:textId="77777777" w:rsidR="005E2E53" w:rsidRPr="00410FBA" w:rsidRDefault="005E2E53" w:rsidP="005E2E53">
            <w:pPr>
              <w:spacing w:before="120" w:after="120"/>
              <w:rPr>
                <w:sz w:val="26"/>
                <w:szCs w:val="26"/>
              </w:rPr>
            </w:pPr>
            <w:r w:rsidRPr="00410FBA">
              <w:rPr>
                <w:sz w:val="26"/>
                <w:szCs w:val="26"/>
                <w:u w:val="single"/>
              </w:rPr>
              <w:t xml:space="preserve">Thông tin chi tiết                                               </w:t>
            </w:r>
            <w:r w:rsidRPr="00410FBA">
              <w:rPr>
                <w:sz w:val="26"/>
                <w:szCs w:val="26"/>
              </w:rPr>
              <w:t xml:space="preserve"> người dùng cần nhập vào gồm:</w:t>
            </w:r>
          </w:p>
          <w:p w14:paraId="21C9DAFA" w14:textId="77777777" w:rsidR="005E2E53" w:rsidRPr="00410FBA" w:rsidRDefault="005E2E53" w:rsidP="005E2E53">
            <w:pPr>
              <w:spacing w:before="120" w:after="120"/>
              <w:rPr>
                <w:sz w:val="26"/>
                <w:szCs w:val="26"/>
              </w:rPr>
            </w:pPr>
            <w:r w:rsidRPr="00410FBA">
              <w:rPr>
                <w:sz w:val="26"/>
                <w:szCs w:val="26"/>
              </w:rPr>
              <w:t>+ STT</w:t>
            </w:r>
          </w:p>
          <w:p w14:paraId="57E27A91" w14:textId="77777777" w:rsidR="005E2E53" w:rsidRPr="00410FBA" w:rsidRDefault="005E2E53" w:rsidP="005E2E53">
            <w:pPr>
              <w:spacing w:before="120" w:after="120"/>
              <w:rPr>
                <w:sz w:val="26"/>
                <w:szCs w:val="26"/>
              </w:rPr>
            </w:pPr>
            <w:r w:rsidRPr="00410FBA">
              <w:rPr>
                <w:sz w:val="26"/>
                <w:szCs w:val="26"/>
              </w:rPr>
              <w:t>+ Tính chất</w:t>
            </w:r>
          </w:p>
          <w:p w14:paraId="2684ED09" w14:textId="77777777" w:rsidR="005E2E53" w:rsidRPr="00410FBA" w:rsidRDefault="005E2E53" w:rsidP="005E2E53">
            <w:pPr>
              <w:spacing w:before="120" w:after="120"/>
              <w:rPr>
                <w:sz w:val="26"/>
                <w:szCs w:val="26"/>
              </w:rPr>
            </w:pPr>
            <w:r w:rsidRPr="00410FBA">
              <w:rPr>
                <w:sz w:val="26"/>
                <w:szCs w:val="26"/>
              </w:rPr>
              <w:t>+ Vật tư hàng hóa</w:t>
            </w:r>
          </w:p>
          <w:p w14:paraId="54863C5F" w14:textId="77777777" w:rsidR="005E2E53" w:rsidRPr="00410FBA" w:rsidRDefault="005E2E53" w:rsidP="005E2E53">
            <w:pPr>
              <w:spacing w:before="120" w:after="120"/>
              <w:rPr>
                <w:sz w:val="26"/>
                <w:szCs w:val="26"/>
              </w:rPr>
            </w:pPr>
            <w:r w:rsidRPr="00410FBA">
              <w:rPr>
                <w:sz w:val="26"/>
                <w:szCs w:val="26"/>
              </w:rPr>
              <w:t>+ Tên hàng hóa, dịch vụ</w:t>
            </w:r>
          </w:p>
          <w:p w14:paraId="3CC6FB01" w14:textId="77777777" w:rsidR="005E2E53" w:rsidRPr="00410FBA" w:rsidRDefault="005E2E53" w:rsidP="005E2E53">
            <w:pPr>
              <w:spacing w:before="120" w:after="120"/>
              <w:rPr>
                <w:sz w:val="26"/>
                <w:szCs w:val="26"/>
              </w:rPr>
            </w:pPr>
            <w:r w:rsidRPr="00410FBA">
              <w:rPr>
                <w:sz w:val="26"/>
                <w:szCs w:val="26"/>
              </w:rPr>
              <w:t>+ Đơn vị tính</w:t>
            </w:r>
          </w:p>
          <w:p w14:paraId="38981DD2" w14:textId="77777777" w:rsidR="005E2E53" w:rsidRPr="00410FBA" w:rsidRDefault="005E2E53" w:rsidP="005E2E53">
            <w:pPr>
              <w:spacing w:before="120" w:after="120"/>
              <w:rPr>
                <w:sz w:val="26"/>
                <w:szCs w:val="26"/>
              </w:rPr>
            </w:pPr>
            <w:r w:rsidRPr="00410FBA">
              <w:rPr>
                <w:sz w:val="26"/>
                <w:szCs w:val="26"/>
              </w:rPr>
              <w:t>+ Số lượng</w:t>
            </w:r>
          </w:p>
          <w:p w14:paraId="3EBCCD91" w14:textId="77777777" w:rsidR="005E2E53" w:rsidRPr="00410FBA" w:rsidRDefault="005E2E53" w:rsidP="005E2E53">
            <w:pPr>
              <w:spacing w:before="120" w:after="120"/>
              <w:rPr>
                <w:sz w:val="26"/>
                <w:szCs w:val="26"/>
              </w:rPr>
            </w:pPr>
            <w:r w:rsidRPr="00410FBA">
              <w:rPr>
                <w:sz w:val="26"/>
                <w:szCs w:val="26"/>
              </w:rPr>
              <w:t>+ Đơn giá</w:t>
            </w:r>
          </w:p>
          <w:p w14:paraId="6C270A11" w14:textId="77777777" w:rsidR="005E2E53" w:rsidRPr="00410FBA" w:rsidRDefault="005E2E53" w:rsidP="005E2E53">
            <w:pPr>
              <w:spacing w:before="120" w:after="120"/>
              <w:rPr>
                <w:sz w:val="26"/>
                <w:szCs w:val="26"/>
              </w:rPr>
            </w:pPr>
            <w:r w:rsidRPr="00410FBA">
              <w:rPr>
                <w:sz w:val="26"/>
                <w:szCs w:val="26"/>
              </w:rPr>
              <w:t>+ Số tiền</w:t>
            </w:r>
          </w:p>
          <w:p w14:paraId="30BA1893" w14:textId="77777777" w:rsidR="005E2E53" w:rsidRPr="00410FBA" w:rsidRDefault="005E2E53" w:rsidP="005E2E53">
            <w:pPr>
              <w:spacing w:before="120" w:after="120"/>
              <w:rPr>
                <w:sz w:val="26"/>
                <w:szCs w:val="26"/>
              </w:rPr>
            </w:pPr>
            <w:r w:rsidRPr="00410FBA">
              <w:rPr>
                <w:sz w:val="26"/>
                <w:szCs w:val="26"/>
              </w:rPr>
              <w:t>+ Chiết khấu (%)</w:t>
            </w:r>
          </w:p>
          <w:p w14:paraId="6E4D968B" w14:textId="77777777" w:rsidR="005E2E53" w:rsidRPr="00410FBA" w:rsidRDefault="005E2E53" w:rsidP="005E2E53">
            <w:pPr>
              <w:spacing w:before="120" w:after="120"/>
              <w:rPr>
                <w:sz w:val="26"/>
                <w:szCs w:val="26"/>
              </w:rPr>
            </w:pPr>
            <w:r w:rsidRPr="00410FBA">
              <w:rPr>
                <w:sz w:val="26"/>
                <w:szCs w:val="26"/>
              </w:rPr>
              <w:t>+ Tiền chiết khấu</w:t>
            </w:r>
          </w:p>
          <w:p w14:paraId="319535DA" w14:textId="77777777" w:rsidR="005E2E53" w:rsidRPr="00410FBA" w:rsidRDefault="005E2E53" w:rsidP="005E2E53">
            <w:pPr>
              <w:spacing w:before="120" w:after="120"/>
              <w:rPr>
                <w:sz w:val="26"/>
                <w:szCs w:val="26"/>
              </w:rPr>
            </w:pPr>
            <w:r w:rsidRPr="00410FBA">
              <w:rPr>
                <w:sz w:val="26"/>
                <w:szCs w:val="26"/>
              </w:rPr>
              <w:t>+ Giảm thuế GTGT</w:t>
            </w:r>
          </w:p>
          <w:p w14:paraId="443FC0A4" w14:textId="77777777" w:rsidR="005E2E53" w:rsidRPr="00410FBA" w:rsidRDefault="005E2E53" w:rsidP="005E2E53">
            <w:pPr>
              <w:spacing w:before="120" w:after="120"/>
              <w:rPr>
                <w:sz w:val="26"/>
                <w:szCs w:val="26"/>
              </w:rPr>
            </w:pPr>
            <w:r w:rsidRPr="00410FBA">
              <w:rPr>
                <w:sz w:val="26"/>
                <w:szCs w:val="26"/>
              </w:rPr>
              <w:t>+ Danh mục thuế suất</w:t>
            </w:r>
          </w:p>
          <w:p w14:paraId="5CCE2240" w14:textId="77777777" w:rsidR="005E2E53" w:rsidRPr="00410FBA" w:rsidRDefault="005E2E53" w:rsidP="005E2E53">
            <w:pPr>
              <w:spacing w:before="120" w:after="120"/>
              <w:rPr>
                <w:sz w:val="26"/>
                <w:szCs w:val="26"/>
              </w:rPr>
            </w:pPr>
            <w:r w:rsidRPr="00410FBA">
              <w:rPr>
                <w:sz w:val="26"/>
                <w:szCs w:val="26"/>
              </w:rPr>
              <w:t>+ Thuế GTGT (%)</w:t>
            </w:r>
          </w:p>
          <w:p w14:paraId="6B04E6CF" w14:textId="77777777" w:rsidR="005E2E53" w:rsidRPr="00410FBA" w:rsidRDefault="005E2E53" w:rsidP="005E2E53">
            <w:pPr>
              <w:spacing w:before="120" w:after="120"/>
              <w:rPr>
                <w:sz w:val="26"/>
                <w:szCs w:val="26"/>
              </w:rPr>
            </w:pPr>
            <w:r w:rsidRPr="00410FBA">
              <w:rPr>
                <w:sz w:val="26"/>
                <w:szCs w:val="26"/>
              </w:rPr>
              <w:t>+ Tiền thuế</w:t>
            </w:r>
          </w:p>
          <w:p w14:paraId="3617932D" w14:textId="77777777" w:rsidR="005E2E53" w:rsidRPr="00410FBA" w:rsidRDefault="005E2E53" w:rsidP="005E2E53">
            <w:pPr>
              <w:spacing w:before="120" w:after="120"/>
              <w:rPr>
                <w:sz w:val="26"/>
                <w:szCs w:val="26"/>
              </w:rPr>
            </w:pPr>
            <w:r w:rsidRPr="00410FBA">
              <w:rPr>
                <w:sz w:val="26"/>
                <w:szCs w:val="26"/>
              </w:rPr>
              <w:t>+ Giảm trừ khác</w:t>
            </w:r>
          </w:p>
          <w:p w14:paraId="4176087A" w14:textId="77777777" w:rsidR="005E2E53" w:rsidRPr="00410FBA" w:rsidRDefault="005E2E53" w:rsidP="005E2E53">
            <w:pPr>
              <w:spacing w:before="120" w:after="120"/>
              <w:rPr>
                <w:sz w:val="26"/>
                <w:szCs w:val="26"/>
              </w:rPr>
            </w:pPr>
            <w:r w:rsidRPr="00410FBA">
              <w:rPr>
                <w:sz w:val="26"/>
                <w:szCs w:val="26"/>
              </w:rPr>
              <w:t>+ Tổng tiền</w:t>
            </w:r>
          </w:p>
          <w:p w14:paraId="68301612"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 xml:space="preserve">Thông tin đầu ra: </w:t>
            </w:r>
          </w:p>
          <w:p w14:paraId="17CBA402" w14:textId="77777777" w:rsidR="005E2E53" w:rsidRPr="00410FBA" w:rsidRDefault="005E2E53" w:rsidP="005E2E53">
            <w:pPr>
              <w:spacing w:before="120" w:after="120"/>
              <w:rPr>
                <w:sz w:val="26"/>
                <w:szCs w:val="26"/>
              </w:rPr>
            </w:pPr>
            <w:r w:rsidRPr="00410FBA">
              <w:rPr>
                <w:sz w:val="26"/>
                <w:szCs w:val="26"/>
              </w:rPr>
              <w:t xml:space="preserve">Hóa đơn được tạo có trạng thái hóa đơn thay thế </w:t>
            </w:r>
          </w:p>
          <w:p w14:paraId="7A5F90AD"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Chức năng xử lý:</w:t>
            </w:r>
          </w:p>
          <w:p w14:paraId="3F3E46A4" w14:textId="77777777" w:rsidR="005E2E53" w:rsidRPr="00410FBA" w:rsidRDefault="005E2E53" w:rsidP="005E2E53">
            <w:pPr>
              <w:spacing w:before="120" w:after="120"/>
              <w:rPr>
                <w:sz w:val="26"/>
                <w:szCs w:val="26"/>
              </w:rPr>
            </w:pPr>
            <w:r w:rsidRPr="00410FBA">
              <w:rPr>
                <w:sz w:val="26"/>
                <w:szCs w:val="26"/>
              </w:rPr>
              <w:t>+ Lưu: Tạo các chứng từ hóa đơn điều chỉnh. Đồng thời hệ thống hiển thị popup để ký số phát hành hóa đơn</w:t>
            </w:r>
          </w:p>
          <w:p w14:paraId="5328DCEA" w14:textId="77777777" w:rsidR="005E2E53" w:rsidRPr="00410FBA" w:rsidRDefault="005E2E53" w:rsidP="005E2E53">
            <w:pPr>
              <w:spacing w:before="120" w:after="120"/>
              <w:rPr>
                <w:sz w:val="26"/>
                <w:szCs w:val="26"/>
              </w:rPr>
            </w:pPr>
            <w:r w:rsidRPr="00410FBA">
              <w:rPr>
                <w:sz w:val="26"/>
                <w:szCs w:val="26"/>
              </w:rPr>
              <w:t>+ Hủy: Hủy bỏ tạo hóa đơn điều chỉnh</w:t>
            </w:r>
          </w:p>
          <w:p w14:paraId="61AFE6F4" w14:textId="77777777" w:rsidR="005E2E53" w:rsidRPr="00410FBA" w:rsidRDefault="005E2E53" w:rsidP="005E2E53">
            <w:pPr>
              <w:spacing w:before="120" w:after="120"/>
              <w:rPr>
                <w:sz w:val="26"/>
                <w:szCs w:val="26"/>
              </w:rPr>
            </w:pPr>
            <w:r w:rsidRPr="00410FBA">
              <w:rPr>
                <w:sz w:val="26"/>
                <w:szCs w:val="26"/>
              </w:rPr>
              <w:t>+ Sau khi lưu và phát hành: Hệ thống gửi thông tin sang HDDT để đồng bộ dữ liệu và gửi CQT, đồng thời lưu thông tin hóa đơn vào cơ sở dữ liệu và nhật ký truy cập</w:t>
            </w:r>
          </w:p>
          <w:p w14:paraId="343C18B3"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 xml:space="preserve">Các ngoại lệ: </w:t>
            </w:r>
          </w:p>
          <w:p w14:paraId="008C60C0" w14:textId="77777777" w:rsidR="005E2E53" w:rsidRPr="00410FBA" w:rsidRDefault="005E2E53" w:rsidP="005E2E53">
            <w:pPr>
              <w:pStyle w:val="ListParagraph"/>
              <w:numPr>
                <w:ilvl w:val="0"/>
                <w:numId w:val="19"/>
              </w:numPr>
              <w:spacing w:before="120" w:after="120"/>
              <w:ind w:left="0" w:firstLine="0"/>
              <w:rPr>
                <w:b/>
                <w:sz w:val="26"/>
                <w:szCs w:val="26"/>
              </w:rPr>
            </w:pPr>
            <w:r w:rsidRPr="00410FBA">
              <w:rPr>
                <w:sz w:val="26"/>
                <w:szCs w:val="26"/>
              </w:rPr>
              <w:t>Hệ thống hiển thị thông báo lỗi nếu người dùng nhập thông tin không đúng/không hợp lệ</w:t>
            </w:r>
          </w:p>
        </w:tc>
        <w:tc>
          <w:tcPr>
            <w:tcW w:w="404" w:type="pct"/>
          </w:tcPr>
          <w:p w14:paraId="2468516F" w14:textId="77777777" w:rsidR="005E2E53" w:rsidRPr="00410FBA" w:rsidRDefault="005E2E53" w:rsidP="005E2E53">
            <w:pPr>
              <w:spacing w:before="120" w:after="120"/>
              <w:rPr>
                <w:sz w:val="26"/>
                <w:szCs w:val="26"/>
              </w:rPr>
            </w:pPr>
            <w:r w:rsidRPr="00410FBA">
              <w:rPr>
                <w:sz w:val="26"/>
                <w:szCs w:val="26"/>
              </w:rPr>
              <w:t>Cao</w:t>
            </w:r>
          </w:p>
        </w:tc>
        <w:tc>
          <w:tcPr>
            <w:tcW w:w="519" w:type="pct"/>
          </w:tcPr>
          <w:p w14:paraId="5108E531" w14:textId="77777777" w:rsidR="005E2E53" w:rsidRPr="00410FBA" w:rsidRDefault="005E2E53" w:rsidP="005E2E53">
            <w:pPr>
              <w:spacing w:before="120" w:after="120"/>
              <w:rPr>
                <w:sz w:val="26"/>
                <w:szCs w:val="26"/>
              </w:rPr>
            </w:pPr>
            <w:r w:rsidRPr="00410FBA">
              <w:rPr>
                <w:sz w:val="26"/>
                <w:szCs w:val="26"/>
              </w:rPr>
              <w:t>Cao</w:t>
            </w:r>
          </w:p>
        </w:tc>
        <w:tc>
          <w:tcPr>
            <w:tcW w:w="484" w:type="pct"/>
          </w:tcPr>
          <w:p w14:paraId="5D4D7449" w14:textId="77777777" w:rsidR="005E2E53" w:rsidRPr="00410FBA" w:rsidRDefault="005E2E53" w:rsidP="005E2E53">
            <w:pPr>
              <w:spacing w:before="120" w:after="120"/>
              <w:rPr>
                <w:sz w:val="26"/>
                <w:szCs w:val="26"/>
              </w:rPr>
            </w:pPr>
            <w:r w:rsidRPr="00410FBA">
              <w:rPr>
                <w:sz w:val="26"/>
                <w:szCs w:val="26"/>
              </w:rPr>
              <w:t>Nhân viên kế toán</w:t>
            </w:r>
          </w:p>
        </w:tc>
      </w:tr>
      <w:tr w:rsidR="00410FBA" w:rsidRPr="00410FBA" w14:paraId="64EE0BB1" w14:textId="77777777" w:rsidTr="00254CF5">
        <w:tc>
          <w:tcPr>
            <w:tcW w:w="391" w:type="pct"/>
          </w:tcPr>
          <w:p w14:paraId="778DECD3" w14:textId="77777777" w:rsidR="005E2E53" w:rsidRPr="00410FBA" w:rsidRDefault="005E2E53" w:rsidP="005E2E53">
            <w:pPr>
              <w:pStyle w:val="ListParagraph"/>
              <w:spacing w:before="120" w:after="120"/>
              <w:ind w:left="0"/>
              <w:rPr>
                <w:sz w:val="26"/>
                <w:szCs w:val="26"/>
              </w:rPr>
            </w:pPr>
            <w:r w:rsidRPr="00410FBA">
              <w:rPr>
                <w:sz w:val="26"/>
                <w:szCs w:val="26"/>
              </w:rPr>
              <w:t>3</w:t>
            </w:r>
          </w:p>
        </w:tc>
        <w:tc>
          <w:tcPr>
            <w:tcW w:w="821" w:type="pct"/>
          </w:tcPr>
          <w:p w14:paraId="1AC34594" w14:textId="267AA0F5" w:rsidR="005E2E53" w:rsidRPr="00410FBA" w:rsidRDefault="002953DC" w:rsidP="005E2E53">
            <w:pPr>
              <w:spacing w:before="120" w:after="120"/>
              <w:jc w:val="center"/>
              <w:rPr>
                <w:sz w:val="26"/>
                <w:szCs w:val="26"/>
              </w:rPr>
            </w:pPr>
            <w:r w:rsidRPr="00410FBA">
              <w:rPr>
                <w:sz w:val="26"/>
                <w:szCs w:val="26"/>
              </w:rPr>
              <w:t>UR_HDDT_042.05.03</w:t>
            </w:r>
          </w:p>
        </w:tc>
        <w:tc>
          <w:tcPr>
            <w:tcW w:w="980" w:type="pct"/>
          </w:tcPr>
          <w:p w14:paraId="5050FA09" w14:textId="77777777" w:rsidR="005E2E53" w:rsidRPr="00410FBA" w:rsidRDefault="005E2E53" w:rsidP="005E2E53">
            <w:pPr>
              <w:spacing w:before="120" w:after="120"/>
              <w:rPr>
                <w:sz w:val="26"/>
                <w:szCs w:val="26"/>
              </w:rPr>
            </w:pPr>
            <w:r w:rsidRPr="00410FBA">
              <w:rPr>
                <w:sz w:val="26"/>
                <w:szCs w:val="26"/>
              </w:rPr>
              <w:t>Lập hóa đơn thay thế không xác định hóa đơn gốc</w:t>
            </w:r>
          </w:p>
        </w:tc>
        <w:tc>
          <w:tcPr>
            <w:tcW w:w="1402" w:type="pct"/>
          </w:tcPr>
          <w:p w14:paraId="4D94F8BF" w14:textId="77777777" w:rsidR="005E2E53" w:rsidRPr="00410FBA" w:rsidRDefault="005E2E53" w:rsidP="005E2E53">
            <w:pPr>
              <w:pStyle w:val="ListParagraph"/>
              <w:numPr>
                <w:ilvl w:val="0"/>
                <w:numId w:val="19"/>
              </w:numPr>
              <w:spacing w:before="120" w:after="120"/>
              <w:rPr>
                <w:sz w:val="26"/>
                <w:szCs w:val="26"/>
              </w:rPr>
            </w:pPr>
            <w:r w:rsidRPr="00410FBA">
              <w:rPr>
                <w:b/>
                <w:sz w:val="26"/>
                <w:szCs w:val="26"/>
              </w:rPr>
              <w:t xml:space="preserve">Phát biểu yêu cầu: </w:t>
            </w:r>
          </w:p>
          <w:p w14:paraId="67178A2E" w14:textId="77777777" w:rsidR="005E2E53" w:rsidRPr="00410FBA" w:rsidRDefault="005E2E53" w:rsidP="005E2E53">
            <w:pPr>
              <w:spacing w:before="120" w:after="120"/>
              <w:rPr>
                <w:sz w:val="26"/>
                <w:szCs w:val="26"/>
              </w:rPr>
            </w:pPr>
            <w:r w:rsidRPr="00410FBA">
              <w:rPr>
                <w:sz w:val="26"/>
                <w:szCs w:val="26"/>
              </w:rPr>
              <w:t>Cho phép người dùng lập hóa đơn thay thế không xác định hóa đơn gốc trong các trường hợp:</w:t>
            </w:r>
          </w:p>
          <w:p w14:paraId="0D1CFBE7" w14:textId="77777777" w:rsidR="005E2E53" w:rsidRPr="00410FBA" w:rsidRDefault="005E2E53" w:rsidP="005E2E53">
            <w:pPr>
              <w:pBdr>
                <w:top w:val="nil"/>
                <w:left w:val="nil"/>
                <w:bottom w:val="nil"/>
                <w:right w:val="nil"/>
                <w:between w:val="nil"/>
              </w:pBdr>
              <w:spacing w:before="120"/>
              <w:rPr>
                <w:sz w:val="26"/>
                <w:szCs w:val="26"/>
              </w:rPr>
            </w:pPr>
            <w:r w:rsidRPr="00410FBA">
              <w:rPr>
                <w:sz w:val="26"/>
                <w:szCs w:val="26"/>
              </w:rPr>
              <w:t>+ Hóa đơn gốc đã phát hành trên hệ thống khác VNPT HKD</w:t>
            </w:r>
          </w:p>
          <w:p w14:paraId="2BF883B1" w14:textId="77777777" w:rsidR="005E2E53" w:rsidRPr="00410FBA" w:rsidRDefault="005E2E53" w:rsidP="005E2E53">
            <w:pPr>
              <w:pBdr>
                <w:top w:val="nil"/>
                <w:left w:val="nil"/>
                <w:bottom w:val="nil"/>
                <w:right w:val="nil"/>
                <w:between w:val="nil"/>
              </w:pBdr>
              <w:spacing w:after="120"/>
              <w:rPr>
                <w:sz w:val="26"/>
                <w:szCs w:val="26"/>
              </w:rPr>
            </w:pPr>
            <w:r w:rsidRPr="00410FBA">
              <w:rPr>
                <w:sz w:val="26"/>
                <w:szCs w:val="26"/>
              </w:rPr>
              <w:t>+ Hóa đơn gốc là loại hóa đơn giấy theo TT32, NĐ51…</w:t>
            </w:r>
          </w:p>
          <w:p w14:paraId="77E0EEAB" w14:textId="77777777" w:rsidR="005E2E53" w:rsidRPr="00410FBA" w:rsidRDefault="005E2E53" w:rsidP="005E2E53">
            <w:pPr>
              <w:pStyle w:val="ListParagraph"/>
              <w:numPr>
                <w:ilvl w:val="0"/>
                <w:numId w:val="19"/>
              </w:numPr>
              <w:spacing w:before="120" w:after="120"/>
              <w:rPr>
                <w:b/>
                <w:sz w:val="26"/>
                <w:szCs w:val="26"/>
              </w:rPr>
            </w:pPr>
            <w:r w:rsidRPr="00410FBA">
              <w:rPr>
                <w:b/>
                <w:sz w:val="26"/>
                <w:szCs w:val="26"/>
              </w:rPr>
              <w:t>Thông tin đầu vào:</w:t>
            </w:r>
          </w:p>
          <w:p w14:paraId="0B31205E" w14:textId="77777777" w:rsidR="005E2E53" w:rsidRPr="00410FBA" w:rsidRDefault="005E2E53" w:rsidP="005E2E53">
            <w:pPr>
              <w:spacing w:before="120" w:after="120"/>
              <w:rPr>
                <w:sz w:val="26"/>
                <w:szCs w:val="26"/>
                <w:u w:val="single"/>
              </w:rPr>
            </w:pPr>
            <w:r w:rsidRPr="00410FBA">
              <w:rPr>
                <w:sz w:val="26"/>
                <w:szCs w:val="26"/>
                <w:u w:val="single"/>
              </w:rPr>
              <w:t>Giao diện tham số khi thêm mới hóa đơn thay thế:</w:t>
            </w:r>
          </w:p>
          <w:p w14:paraId="76B36E91" w14:textId="77777777" w:rsidR="005E2E53" w:rsidRPr="00410FBA" w:rsidRDefault="005E2E53" w:rsidP="005E2E53">
            <w:pPr>
              <w:spacing w:before="120" w:after="120"/>
              <w:rPr>
                <w:sz w:val="26"/>
                <w:szCs w:val="26"/>
              </w:rPr>
            </w:pPr>
            <w:r w:rsidRPr="00410FBA">
              <w:rPr>
                <w:sz w:val="26"/>
                <w:szCs w:val="26"/>
              </w:rPr>
              <w:t>+ Mẫu số (*): tự nhập</w:t>
            </w:r>
          </w:p>
          <w:p w14:paraId="5CA5A843" w14:textId="77777777" w:rsidR="005E2E53" w:rsidRPr="00410FBA" w:rsidRDefault="005E2E53" w:rsidP="005E2E53">
            <w:pPr>
              <w:spacing w:before="120" w:after="120"/>
              <w:rPr>
                <w:sz w:val="26"/>
                <w:szCs w:val="26"/>
              </w:rPr>
            </w:pPr>
            <w:r w:rsidRPr="00410FBA">
              <w:rPr>
                <w:sz w:val="26"/>
                <w:szCs w:val="26"/>
              </w:rPr>
              <w:t>+ Ký hiệu (*): tự nhập</w:t>
            </w:r>
          </w:p>
          <w:p w14:paraId="5A34E848" w14:textId="77777777" w:rsidR="005E2E53" w:rsidRPr="00410FBA" w:rsidRDefault="005E2E53" w:rsidP="005E2E53">
            <w:pPr>
              <w:spacing w:before="120" w:after="120"/>
              <w:rPr>
                <w:sz w:val="26"/>
                <w:szCs w:val="26"/>
              </w:rPr>
            </w:pPr>
            <w:r w:rsidRPr="00410FBA">
              <w:rPr>
                <w:sz w:val="26"/>
                <w:szCs w:val="26"/>
              </w:rPr>
              <w:t>+ Số hóa đơn (*): nhập text</w:t>
            </w:r>
          </w:p>
          <w:p w14:paraId="3ABFF91C" w14:textId="77777777" w:rsidR="005E2E53" w:rsidRPr="00410FBA" w:rsidRDefault="005E2E53" w:rsidP="005E2E53">
            <w:pPr>
              <w:spacing w:before="120" w:after="120"/>
              <w:rPr>
                <w:sz w:val="26"/>
                <w:szCs w:val="26"/>
              </w:rPr>
            </w:pPr>
            <w:r w:rsidRPr="00410FBA">
              <w:rPr>
                <w:sz w:val="26"/>
                <w:szCs w:val="26"/>
              </w:rPr>
              <w:t>+ Ngày hóa đơn (*): nhập dạng ngày tháng năm</w:t>
            </w:r>
          </w:p>
          <w:p w14:paraId="71C470AC" w14:textId="77777777" w:rsidR="005E2E53" w:rsidRPr="00410FBA" w:rsidRDefault="005E2E53" w:rsidP="005E2E53">
            <w:pPr>
              <w:spacing w:before="120" w:after="120"/>
              <w:rPr>
                <w:sz w:val="26"/>
                <w:szCs w:val="26"/>
              </w:rPr>
            </w:pPr>
            <w:r w:rsidRPr="00410FBA">
              <w:rPr>
                <w:sz w:val="26"/>
                <w:szCs w:val="26"/>
              </w:rPr>
              <w:t>+ Loại hóa đơn có liên quan (*)</w:t>
            </w:r>
          </w:p>
          <w:p w14:paraId="18237DF5" w14:textId="77777777" w:rsidR="005E2E53" w:rsidRPr="00410FBA" w:rsidRDefault="005E2E53" w:rsidP="005E2E53">
            <w:pPr>
              <w:spacing w:before="120" w:after="120"/>
              <w:rPr>
                <w:sz w:val="26"/>
                <w:szCs w:val="26"/>
              </w:rPr>
            </w:pPr>
            <w:r w:rsidRPr="00410FBA">
              <w:rPr>
                <w:sz w:val="26"/>
                <w:szCs w:val="26"/>
              </w:rPr>
              <w:t>+ Checkbox Mẫu số mới</w:t>
            </w:r>
          </w:p>
          <w:p w14:paraId="24A3E311" w14:textId="77777777" w:rsidR="005E2E53" w:rsidRPr="00410FBA" w:rsidRDefault="005E2E53" w:rsidP="005E2E53">
            <w:pPr>
              <w:spacing w:before="120" w:after="120"/>
              <w:rPr>
                <w:sz w:val="26"/>
                <w:szCs w:val="26"/>
              </w:rPr>
            </w:pPr>
            <w:r w:rsidRPr="00410FBA">
              <w:rPr>
                <w:sz w:val="26"/>
                <w:szCs w:val="26"/>
              </w:rPr>
              <w:t>+ Mẫu số mới</w:t>
            </w:r>
          </w:p>
          <w:p w14:paraId="3E4ACC75" w14:textId="77777777" w:rsidR="005E2E53" w:rsidRPr="00410FBA" w:rsidRDefault="005E2E53" w:rsidP="005E2E53">
            <w:pPr>
              <w:spacing w:before="120" w:after="120"/>
              <w:rPr>
                <w:sz w:val="26"/>
                <w:szCs w:val="26"/>
                <w:u w:val="single"/>
              </w:rPr>
            </w:pPr>
            <w:r w:rsidRPr="00410FBA">
              <w:rPr>
                <w:sz w:val="26"/>
                <w:szCs w:val="26"/>
                <w:u w:val="single"/>
              </w:rPr>
              <w:t>Giao diện thêm hóa đơn thay thế:</w:t>
            </w:r>
          </w:p>
          <w:p w14:paraId="569270B4" w14:textId="77777777" w:rsidR="005E2E53" w:rsidRPr="00410FBA" w:rsidRDefault="005E2E53" w:rsidP="005E2E53">
            <w:pPr>
              <w:spacing w:before="120" w:after="120"/>
              <w:rPr>
                <w:sz w:val="26"/>
                <w:szCs w:val="26"/>
              </w:rPr>
            </w:pPr>
            <w:r w:rsidRPr="00410FBA">
              <w:rPr>
                <w:sz w:val="26"/>
                <w:szCs w:val="26"/>
              </w:rPr>
              <w:t>Mặc định hiển thị tất cả thông tin của hóa đơn gốc</w:t>
            </w:r>
          </w:p>
          <w:p w14:paraId="4AFA9F2D" w14:textId="77777777" w:rsidR="005E2E53" w:rsidRPr="00410FBA" w:rsidRDefault="005E2E53" w:rsidP="005E2E53">
            <w:pPr>
              <w:spacing w:before="120" w:after="120"/>
              <w:rPr>
                <w:sz w:val="26"/>
                <w:szCs w:val="26"/>
              </w:rPr>
            </w:pPr>
            <w:r w:rsidRPr="00410FBA">
              <w:rPr>
                <w:sz w:val="26"/>
                <w:szCs w:val="26"/>
              </w:rPr>
              <w:t>+ Mẫu số hóa đơn (*)</w:t>
            </w:r>
          </w:p>
          <w:p w14:paraId="0BB96FDF" w14:textId="77777777" w:rsidR="005E2E53" w:rsidRPr="00410FBA" w:rsidRDefault="005E2E53" w:rsidP="005E2E53">
            <w:pPr>
              <w:spacing w:before="120" w:after="120"/>
              <w:rPr>
                <w:sz w:val="26"/>
                <w:szCs w:val="26"/>
              </w:rPr>
            </w:pPr>
            <w:r w:rsidRPr="00410FBA">
              <w:rPr>
                <w:sz w:val="26"/>
                <w:szCs w:val="26"/>
              </w:rPr>
              <w:t>+ Ký hiệu hóa đơn (*)</w:t>
            </w:r>
          </w:p>
          <w:p w14:paraId="64056E6A" w14:textId="77777777" w:rsidR="005E2E53" w:rsidRPr="00410FBA" w:rsidRDefault="005E2E53" w:rsidP="005E2E53">
            <w:pPr>
              <w:spacing w:before="120" w:after="120"/>
              <w:rPr>
                <w:sz w:val="26"/>
                <w:szCs w:val="26"/>
              </w:rPr>
            </w:pPr>
            <w:r w:rsidRPr="00410FBA">
              <w:rPr>
                <w:sz w:val="26"/>
                <w:szCs w:val="26"/>
              </w:rPr>
              <w:t>+ Tên hóa đơn (*)</w:t>
            </w:r>
          </w:p>
          <w:p w14:paraId="3F69BF62" w14:textId="77777777" w:rsidR="005E2E53" w:rsidRPr="00410FBA" w:rsidRDefault="005E2E53" w:rsidP="005E2E53">
            <w:pPr>
              <w:spacing w:before="120" w:after="120"/>
              <w:rPr>
                <w:sz w:val="26"/>
                <w:szCs w:val="26"/>
              </w:rPr>
            </w:pPr>
            <w:r w:rsidRPr="00410FBA">
              <w:rPr>
                <w:sz w:val="26"/>
                <w:szCs w:val="26"/>
              </w:rPr>
              <w:t>+ Mã số thuế (*)</w:t>
            </w:r>
          </w:p>
          <w:p w14:paraId="56DFFB80" w14:textId="77777777" w:rsidR="005E2E53" w:rsidRPr="00410FBA" w:rsidRDefault="005E2E53" w:rsidP="005E2E53">
            <w:pPr>
              <w:spacing w:before="120" w:after="120"/>
              <w:rPr>
                <w:sz w:val="26"/>
                <w:szCs w:val="26"/>
              </w:rPr>
            </w:pPr>
            <w:r w:rsidRPr="00410FBA">
              <w:rPr>
                <w:sz w:val="26"/>
                <w:szCs w:val="26"/>
              </w:rPr>
              <w:t>+ Tên đơn vị (*)</w:t>
            </w:r>
          </w:p>
          <w:p w14:paraId="69C042BA" w14:textId="77777777" w:rsidR="005E2E53" w:rsidRPr="00410FBA" w:rsidRDefault="005E2E53" w:rsidP="005E2E53">
            <w:pPr>
              <w:spacing w:before="120" w:after="120"/>
              <w:rPr>
                <w:sz w:val="26"/>
                <w:szCs w:val="26"/>
              </w:rPr>
            </w:pPr>
            <w:r w:rsidRPr="00410FBA">
              <w:rPr>
                <w:sz w:val="26"/>
                <w:szCs w:val="26"/>
              </w:rPr>
              <w:t>+ Địa chỉ (*)</w:t>
            </w:r>
          </w:p>
          <w:p w14:paraId="0FCCC29F" w14:textId="77777777" w:rsidR="005E2E53" w:rsidRPr="00410FBA" w:rsidRDefault="005E2E53" w:rsidP="005E2E53">
            <w:pPr>
              <w:spacing w:before="120" w:after="120"/>
              <w:rPr>
                <w:sz w:val="26"/>
                <w:szCs w:val="26"/>
              </w:rPr>
            </w:pPr>
            <w:r w:rsidRPr="00410FBA">
              <w:rPr>
                <w:sz w:val="26"/>
                <w:szCs w:val="26"/>
              </w:rPr>
              <w:t>+ Ngày hóa đơn</w:t>
            </w:r>
          </w:p>
          <w:p w14:paraId="3D531A90" w14:textId="77777777" w:rsidR="005E2E53" w:rsidRPr="00410FBA" w:rsidRDefault="005E2E53" w:rsidP="005E2E53">
            <w:pPr>
              <w:spacing w:before="120" w:after="120"/>
              <w:rPr>
                <w:sz w:val="26"/>
                <w:szCs w:val="26"/>
              </w:rPr>
            </w:pPr>
            <w:r w:rsidRPr="00410FBA">
              <w:rPr>
                <w:sz w:val="26"/>
                <w:szCs w:val="26"/>
              </w:rPr>
              <w:t>+ Mã khách hàng</w:t>
            </w:r>
          </w:p>
          <w:p w14:paraId="382EE71F" w14:textId="77777777" w:rsidR="005E2E53" w:rsidRPr="00410FBA" w:rsidRDefault="005E2E53" w:rsidP="005E2E53">
            <w:pPr>
              <w:spacing w:before="120" w:after="120"/>
              <w:rPr>
                <w:sz w:val="26"/>
                <w:szCs w:val="26"/>
              </w:rPr>
            </w:pPr>
            <w:r w:rsidRPr="00410FBA">
              <w:rPr>
                <w:sz w:val="26"/>
                <w:szCs w:val="26"/>
              </w:rPr>
              <w:t>+ Mã số thuế người mua hàng</w:t>
            </w:r>
          </w:p>
          <w:p w14:paraId="7A655DCF" w14:textId="77777777" w:rsidR="005E2E53" w:rsidRPr="00410FBA" w:rsidRDefault="005E2E53" w:rsidP="005E2E53">
            <w:pPr>
              <w:spacing w:before="120" w:after="120"/>
              <w:rPr>
                <w:sz w:val="26"/>
                <w:szCs w:val="26"/>
              </w:rPr>
            </w:pPr>
            <w:r w:rsidRPr="00410FBA">
              <w:rPr>
                <w:sz w:val="26"/>
                <w:szCs w:val="26"/>
              </w:rPr>
              <w:t>+ Tên đơn vị mua hàng</w:t>
            </w:r>
          </w:p>
          <w:p w14:paraId="1DCCCE54" w14:textId="77777777" w:rsidR="005E2E53" w:rsidRPr="00410FBA" w:rsidRDefault="005E2E53" w:rsidP="005E2E53">
            <w:pPr>
              <w:spacing w:before="120" w:after="120"/>
              <w:rPr>
                <w:sz w:val="26"/>
                <w:szCs w:val="26"/>
              </w:rPr>
            </w:pPr>
            <w:r w:rsidRPr="00410FBA">
              <w:rPr>
                <w:sz w:val="26"/>
                <w:szCs w:val="26"/>
              </w:rPr>
              <w:t>+ Tên người mua hàng</w:t>
            </w:r>
          </w:p>
          <w:p w14:paraId="5514375E" w14:textId="77777777" w:rsidR="005E2E53" w:rsidRPr="00410FBA" w:rsidRDefault="005E2E53" w:rsidP="005E2E53">
            <w:pPr>
              <w:spacing w:before="120" w:after="120"/>
              <w:rPr>
                <w:sz w:val="26"/>
                <w:szCs w:val="26"/>
              </w:rPr>
            </w:pPr>
            <w:r w:rsidRPr="00410FBA">
              <w:rPr>
                <w:sz w:val="26"/>
                <w:szCs w:val="26"/>
              </w:rPr>
              <w:t>+ Địa chỉ người mua hàng</w:t>
            </w:r>
          </w:p>
          <w:p w14:paraId="039CFC9A" w14:textId="77777777" w:rsidR="005E2E53" w:rsidRPr="00410FBA" w:rsidRDefault="005E2E53" w:rsidP="005E2E53">
            <w:pPr>
              <w:spacing w:before="120" w:after="120"/>
              <w:rPr>
                <w:sz w:val="26"/>
                <w:szCs w:val="26"/>
              </w:rPr>
            </w:pPr>
            <w:r w:rsidRPr="00410FBA">
              <w:rPr>
                <w:sz w:val="26"/>
                <w:szCs w:val="26"/>
              </w:rPr>
              <w:t>+ Số điện thoại người mua hàng</w:t>
            </w:r>
          </w:p>
          <w:p w14:paraId="38933F31" w14:textId="77777777" w:rsidR="005E2E53" w:rsidRPr="00410FBA" w:rsidRDefault="005E2E53" w:rsidP="005E2E53">
            <w:pPr>
              <w:spacing w:before="120" w:after="120"/>
              <w:rPr>
                <w:sz w:val="26"/>
                <w:szCs w:val="26"/>
              </w:rPr>
            </w:pPr>
            <w:r w:rsidRPr="00410FBA">
              <w:rPr>
                <w:sz w:val="26"/>
                <w:szCs w:val="26"/>
              </w:rPr>
              <w:t>+ Email người mua hàng</w:t>
            </w:r>
          </w:p>
          <w:p w14:paraId="03EC0AD4" w14:textId="77777777" w:rsidR="005E2E53" w:rsidRPr="00410FBA" w:rsidRDefault="005E2E53" w:rsidP="005E2E53">
            <w:pPr>
              <w:spacing w:before="120" w:after="120"/>
              <w:rPr>
                <w:sz w:val="26"/>
                <w:szCs w:val="26"/>
              </w:rPr>
            </w:pPr>
            <w:r w:rsidRPr="00410FBA">
              <w:rPr>
                <w:sz w:val="26"/>
                <w:szCs w:val="26"/>
              </w:rPr>
              <w:t>+ CMND/CCCD</w:t>
            </w:r>
          </w:p>
          <w:p w14:paraId="11681A32" w14:textId="77777777" w:rsidR="005E2E53" w:rsidRPr="00410FBA" w:rsidRDefault="005E2E53" w:rsidP="005E2E53">
            <w:pPr>
              <w:spacing w:before="120" w:after="120"/>
              <w:rPr>
                <w:sz w:val="26"/>
                <w:szCs w:val="26"/>
              </w:rPr>
            </w:pPr>
            <w:r w:rsidRPr="00410FBA">
              <w:rPr>
                <w:sz w:val="26"/>
                <w:szCs w:val="26"/>
              </w:rPr>
              <w:t>+ Số tài khoản</w:t>
            </w:r>
          </w:p>
          <w:p w14:paraId="61C1A5F6" w14:textId="77777777" w:rsidR="005E2E53" w:rsidRPr="00410FBA" w:rsidRDefault="005E2E53" w:rsidP="005E2E53">
            <w:pPr>
              <w:spacing w:before="120" w:after="120"/>
              <w:rPr>
                <w:sz w:val="26"/>
                <w:szCs w:val="26"/>
              </w:rPr>
            </w:pPr>
            <w:r w:rsidRPr="00410FBA">
              <w:rPr>
                <w:sz w:val="26"/>
                <w:szCs w:val="26"/>
              </w:rPr>
              <w:t>+ Tên ngân hàng</w:t>
            </w:r>
          </w:p>
          <w:p w14:paraId="5D08B83D" w14:textId="77777777" w:rsidR="005E2E53" w:rsidRPr="00410FBA" w:rsidRDefault="005E2E53" w:rsidP="005E2E53">
            <w:pPr>
              <w:spacing w:before="120" w:after="120"/>
              <w:rPr>
                <w:sz w:val="26"/>
                <w:szCs w:val="26"/>
              </w:rPr>
            </w:pPr>
            <w:r w:rsidRPr="00410FBA">
              <w:rPr>
                <w:sz w:val="26"/>
                <w:szCs w:val="26"/>
              </w:rPr>
              <w:t>+ Hình thức thanh toán</w:t>
            </w:r>
          </w:p>
          <w:p w14:paraId="3290EF40" w14:textId="77777777" w:rsidR="005E2E53" w:rsidRPr="00410FBA" w:rsidRDefault="005E2E53" w:rsidP="005E2E53">
            <w:pPr>
              <w:spacing w:before="120" w:after="120"/>
              <w:rPr>
                <w:sz w:val="26"/>
                <w:szCs w:val="26"/>
              </w:rPr>
            </w:pPr>
            <w:r w:rsidRPr="00410FBA">
              <w:rPr>
                <w:sz w:val="26"/>
                <w:szCs w:val="26"/>
              </w:rPr>
              <w:t>+ Loại tiền tệ *: người dùng chọn Việt Nam đồng/Đô la Mỹ</w:t>
            </w:r>
          </w:p>
          <w:p w14:paraId="7D374416" w14:textId="77777777" w:rsidR="005E2E53" w:rsidRPr="00410FBA" w:rsidRDefault="005E2E53" w:rsidP="005E2E53">
            <w:pPr>
              <w:spacing w:before="120" w:after="120"/>
              <w:rPr>
                <w:sz w:val="26"/>
                <w:szCs w:val="26"/>
              </w:rPr>
            </w:pPr>
            <w:r w:rsidRPr="00410FBA">
              <w:rPr>
                <w:sz w:val="26"/>
                <w:szCs w:val="26"/>
              </w:rPr>
              <w:t>+ Tỷ giá</w:t>
            </w:r>
          </w:p>
          <w:p w14:paraId="4C3BF807" w14:textId="77777777" w:rsidR="005E2E53" w:rsidRPr="00410FBA" w:rsidRDefault="005E2E53" w:rsidP="005E2E53">
            <w:pPr>
              <w:spacing w:before="120" w:after="120"/>
              <w:rPr>
                <w:sz w:val="26"/>
                <w:szCs w:val="26"/>
              </w:rPr>
            </w:pPr>
            <w:r w:rsidRPr="00410FBA">
              <w:rPr>
                <w:sz w:val="26"/>
                <w:szCs w:val="26"/>
              </w:rPr>
              <w:t>+ Giảm 20% GTGT</w:t>
            </w:r>
          </w:p>
          <w:p w14:paraId="33A6FE15" w14:textId="77777777" w:rsidR="005E2E53" w:rsidRPr="00410FBA" w:rsidRDefault="005E2E53" w:rsidP="005E2E53">
            <w:pPr>
              <w:spacing w:before="120" w:after="120"/>
              <w:rPr>
                <w:sz w:val="26"/>
                <w:szCs w:val="26"/>
              </w:rPr>
            </w:pPr>
            <w:r w:rsidRPr="00410FBA">
              <w:rPr>
                <w:sz w:val="26"/>
                <w:szCs w:val="26"/>
                <w:u w:val="single"/>
              </w:rPr>
              <w:t xml:space="preserve">Thông tin chi tiết:                                               </w:t>
            </w:r>
            <w:r w:rsidRPr="00410FBA">
              <w:rPr>
                <w:sz w:val="26"/>
                <w:szCs w:val="26"/>
              </w:rPr>
              <w:t xml:space="preserve"> người dùng cần nhập vào gồm:</w:t>
            </w:r>
          </w:p>
          <w:p w14:paraId="286E47CB" w14:textId="77777777" w:rsidR="005E2E53" w:rsidRPr="00410FBA" w:rsidRDefault="005E2E53" w:rsidP="005E2E53">
            <w:pPr>
              <w:spacing w:before="120" w:after="120"/>
              <w:rPr>
                <w:sz w:val="26"/>
                <w:szCs w:val="26"/>
              </w:rPr>
            </w:pPr>
            <w:r w:rsidRPr="00410FBA">
              <w:rPr>
                <w:sz w:val="26"/>
                <w:szCs w:val="26"/>
              </w:rPr>
              <w:t>+ STT</w:t>
            </w:r>
          </w:p>
          <w:p w14:paraId="29C4FA42" w14:textId="77777777" w:rsidR="005E2E53" w:rsidRPr="00410FBA" w:rsidRDefault="005E2E53" w:rsidP="005E2E53">
            <w:pPr>
              <w:spacing w:before="120" w:after="120"/>
              <w:rPr>
                <w:sz w:val="26"/>
                <w:szCs w:val="26"/>
              </w:rPr>
            </w:pPr>
            <w:r w:rsidRPr="00410FBA">
              <w:rPr>
                <w:sz w:val="26"/>
                <w:szCs w:val="26"/>
              </w:rPr>
              <w:t>+ Tính chất</w:t>
            </w:r>
          </w:p>
          <w:p w14:paraId="04C182B5" w14:textId="77777777" w:rsidR="005E2E53" w:rsidRPr="00410FBA" w:rsidRDefault="005E2E53" w:rsidP="005E2E53">
            <w:pPr>
              <w:spacing w:before="120" w:after="120"/>
              <w:rPr>
                <w:sz w:val="26"/>
                <w:szCs w:val="26"/>
              </w:rPr>
            </w:pPr>
            <w:r w:rsidRPr="00410FBA">
              <w:rPr>
                <w:sz w:val="26"/>
                <w:szCs w:val="26"/>
              </w:rPr>
              <w:t>+ Vật tư hàng hóa</w:t>
            </w:r>
          </w:p>
          <w:p w14:paraId="0EC00D3C" w14:textId="77777777" w:rsidR="005E2E53" w:rsidRPr="00410FBA" w:rsidRDefault="005E2E53" w:rsidP="005E2E53">
            <w:pPr>
              <w:spacing w:before="120" w:after="120"/>
              <w:rPr>
                <w:sz w:val="26"/>
                <w:szCs w:val="26"/>
              </w:rPr>
            </w:pPr>
            <w:r w:rsidRPr="00410FBA">
              <w:rPr>
                <w:sz w:val="26"/>
                <w:szCs w:val="26"/>
              </w:rPr>
              <w:t>+ Tên hàng hóa, dịch vụ</w:t>
            </w:r>
          </w:p>
          <w:p w14:paraId="78C8621A" w14:textId="77777777" w:rsidR="005E2E53" w:rsidRPr="00410FBA" w:rsidRDefault="005E2E53" w:rsidP="005E2E53">
            <w:pPr>
              <w:spacing w:before="120" w:after="120"/>
              <w:rPr>
                <w:sz w:val="26"/>
                <w:szCs w:val="26"/>
              </w:rPr>
            </w:pPr>
            <w:r w:rsidRPr="00410FBA">
              <w:rPr>
                <w:sz w:val="26"/>
                <w:szCs w:val="26"/>
              </w:rPr>
              <w:t>+ Đơn vị tính</w:t>
            </w:r>
          </w:p>
          <w:p w14:paraId="3A687F33" w14:textId="77777777" w:rsidR="005E2E53" w:rsidRPr="00410FBA" w:rsidRDefault="005E2E53" w:rsidP="005E2E53">
            <w:pPr>
              <w:spacing w:before="120" w:after="120"/>
              <w:rPr>
                <w:sz w:val="26"/>
                <w:szCs w:val="26"/>
              </w:rPr>
            </w:pPr>
            <w:r w:rsidRPr="00410FBA">
              <w:rPr>
                <w:sz w:val="26"/>
                <w:szCs w:val="26"/>
              </w:rPr>
              <w:t>+ Số lượng</w:t>
            </w:r>
          </w:p>
          <w:p w14:paraId="55E495D4" w14:textId="77777777" w:rsidR="005E2E53" w:rsidRPr="00410FBA" w:rsidRDefault="005E2E53" w:rsidP="005E2E53">
            <w:pPr>
              <w:spacing w:before="120" w:after="120"/>
              <w:rPr>
                <w:sz w:val="26"/>
                <w:szCs w:val="26"/>
              </w:rPr>
            </w:pPr>
            <w:r w:rsidRPr="00410FBA">
              <w:rPr>
                <w:sz w:val="26"/>
                <w:szCs w:val="26"/>
              </w:rPr>
              <w:t>+ Đơn giá</w:t>
            </w:r>
          </w:p>
          <w:p w14:paraId="3D54B8BD" w14:textId="77777777" w:rsidR="005E2E53" w:rsidRPr="00410FBA" w:rsidRDefault="005E2E53" w:rsidP="005E2E53">
            <w:pPr>
              <w:spacing w:before="120" w:after="120"/>
              <w:rPr>
                <w:sz w:val="26"/>
                <w:szCs w:val="26"/>
              </w:rPr>
            </w:pPr>
            <w:r w:rsidRPr="00410FBA">
              <w:rPr>
                <w:sz w:val="26"/>
                <w:szCs w:val="26"/>
              </w:rPr>
              <w:t>+ Số tiền</w:t>
            </w:r>
          </w:p>
          <w:p w14:paraId="763FF283" w14:textId="77777777" w:rsidR="005E2E53" w:rsidRPr="00410FBA" w:rsidRDefault="005E2E53" w:rsidP="005E2E53">
            <w:pPr>
              <w:spacing w:before="120" w:after="120"/>
              <w:rPr>
                <w:sz w:val="26"/>
                <w:szCs w:val="26"/>
              </w:rPr>
            </w:pPr>
            <w:r w:rsidRPr="00410FBA">
              <w:rPr>
                <w:sz w:val="26"/>
                <w:szCs w:val="26"/>
              </w:rPr>
              <w:t>+ Chiết khấu (%)</w:t>
            </w:r>
          </w:p>
          <w:p w14:paraId="0E479337" w14:textId="77777777" w:rsidR="005E2E53" w:rsidRPr="00410FBA" w:rsidRDefault="005E2E53" w:rsidP="005E2E53">
            <w:pPr>
              <w:spacing w:before="120" w:after="120"/>
              <w:rPr>
                <w:sz w:val="26"/>
                <w:szCs w:val="26"/>
              </w:rPr>
            </w:pPr>
            <w:r w:rsidRPr="00410FBA">
              <w:rPr>
                <w:sz w:val="26"/>
                <w:szCs w:val="26"/>
              </w:rPr>
              <w:t>+ Tiền chiết khấu</w:t>
            </w:r>
          </w:p>
          <w:p w14:paraId="6AE74FC3" w14:textId="77777777" w:rsidR="005E2E53" w:rsidRPr="00410FBA" w:rsidRDefault="005E2E53" w:rsidP="005E2E53">
            <w:pPr>
              <w:spacing w:before="120" w:after="120"/>
              <w:rPr>
                <w:sz w:val="26"/>
                <w:szCs w:val="26"/>
              </w:rPr>
            </w:pPr>
            <w:r w:rsidRPr="00410FBA">
              <w:rPr>
                <w:sz w:val="26"/>
                <w:szCs w:val="26"/>
              </w:rPr>
              <w:t>+ Giảm thuế GTGT</w:t>
            </w:r>
          </w:p>
          <w:p w14:paraId="46EBE12D" w14:textId="77777777" w:rsidR="005E2E53" w:rsidRPr="00410FBA" w:rsidRDefault="005E2E53" w:rsidP="005E2E53">
            <w:pPr>
              <w:spacing w:before="120" w:after="120"/>
              <w:rPr>
                <w:sz w:val="26"/>
                <w:szCs w:val="26"/>
              </w:rPr>
            </w:pPr>
            <w:r w:rsidRPr="00410FBA">
              <w:rPr>
                <w:sz w:val="26"/>
                <w:szCs w:val="26"/>
              </w:rPr>
              <w:t>+ Danh mục thuế suất</w:t>
            </w:r>
          </w:p>
          <w:p w14:paraId="622A6691" w14:textId="77777777" w:rsidR="005E2E53" w:rsidRPr="00410FBA" w:rsidRDefault="005E2E53" w:rsidP="005E2E53">
            <w:pPr>
              <w:spacing w:before="120" w:after="120"/>
              <w:rPr>
                <w:sz w:val="26"/>
                <w:szCs w:val="26"/>
              </w:rPr>
            </w:pPr>
            <w:r w:rsidRPr="00410FBA">
              <w:rPr>
                <w:sz w:val="26"/>
                <w:szCs w:val="26"/>
              </w:rPr>
              <w:t>+ Thuế GTGT (%)</w:t>
            </w:r>
          </w:p>
          <w:p w14:paraId="0FADC61C" w14:textId="77777777" w:rsidR="005E2E53" w:rsidRPr="00410FBA" w:rsidRDefault="005E2E53" w:rsidP="005E2E53">
            <w:pPr>
              <w:spacing w:before="120" w:after="120"/>
              <w:rPr>
                <w:sz w:val="26"/>
                <w:szCs w:val="26"/>
              </w:rPr>
            </w:pPr>
            <w:r w:rsidRPr="00410FBA">
              <w:rPr>
                <w:sz w:val="26"/>
                <w:szCs w:val="26"/>
              </w:rPr>
              <w:t>+ Tiền thuế</w:t>
            </w:r>
          </w:p>
          <w:p w14:paraId="1895D633" w14:textId="77777777" w:rsidR="005E2E53" w:rsidRPr="00410FBA" w:rsidRDefault="005E2E53" w:rsidP="005E2E53">
            <w:pPr>
              <w:spacing w:before="120" w:after="120"/>
              <w:rPr>
                <w:sz w:val="26"/>
                <w:szCs w:val="26"/>
              </w:rPr>
            </w:pPr>
            <w:r w:rsidRPr="00410FBA">
              <w:rPr>
                <w:sz w:val="26"/>
                <w:szCs w:val="26"/>
              </w:rPr>
              <w:t>+ Giảm trừ khác</w:t>
            </w:r>
          </w:p>
          <w:p w14:paraId="47471494" w14:textId="77777777" w:rsidR="005E2E53" w:rsidRPr="00410FBA" w:rsidRDefault="005E2E53" w:rsidP="005E2E53">
            <w:pPr>
              <w:spacing w:before="120" w:after="120"/>
              <w:rPr>
                <w:sz w:val="26"/>
                <w:szCs w:val="26"/>
              </w:rPr>
            </w:pPr>
            <w:r w:rsidRPr="00410FBA">
              <w:rPr>
                <w:sz w:val="26"/>
                <w:szCs w:val="26"/>
              </w:rPr>
              <w:t>+ Tổng tiền</w:t>
            </w:r>
          </w:p>
          <w:p w14:paraId="0CED587F" w14:textId="77777777" w:rsidR="005E2E53" w:rsidRPr="00410FBA" w:rsidRDefault="005E2E53" w:rsidP="005E2E53">
            <w:pPr>
              <w:pStyle w:val="ListParagraph"/>
              <w:numPr>
                <w:ilvl w:val="0"/>
                <w:numId w:val="19"/>
              </w:numPr>
              <w:spacing w:before="120" w:after="120"/>
              <w:rPr>
                <w:b/>
                <w:sz w:val="26"/>
                <w:szCs w:val="26"/>
              </w:rPr>
            </w:pPr>
            <w:r w:rsidRPr="00410FBA">
              <w:rPr>
                <w:b/>
                <w:sz w:val="26"/>
                <w:szCs w:val="26"/>
              </w:rPr>
              <w:t xml:space="preserve">Thông tin đầu ra: </w:t>
            </w:r>
          </w:p>
          <w:p w14:paraId="0868B4BD" w14:textId="77777777" w:rsidR="005E2E53" w:rsidRPr="00410FBA" w:rsidRDefault="005E2E53" w:rsidP="005E2E53">
            <w:pPr>
              <w:spacing w:before="120" w:after="120"/>
              <w:rPr>
                <w:sz w:val="26"/>
                <w:szCs w:val="26"/>
              </w:rPr>
            </w:pPr>
            <w:r w:rsidRPr="00410FBA">
              <w:rPr>
                <w:sz w:val="26"/>
                <w:szCs w:val="26"/>
              </w:rPr>
              <w:t xml:space="preserve">Hóa đơn được tạo có trạng thái hóa đơn thay thế </w:t>
            </w:r>
          </w:p>
          <w:p w14:paraId="33EA7DC5" w14:textId="77777777" w:rsidR="005E2E53" w:rsidRPr="00410FBA" w:rsidRDefault="005E2E53" w:rsidP="005E2E53">
            <w:pPr>
              <w:pStyle w:val="ListParagraph"/>
              <w:numPr>
                <w:ilvl w:val="0"/>
                <w:numId w:val="19"/>
              </w:numPr>
              <w:spacing w:before="120" w:after="120"/>
              <w:rPr>
                <w:b/>
                <w:sz w:val="26"/>
                <w:szCs w:val="26"/>
              </w:rPr>
            </w:pPr>
            <w:r w:rsidRPr="00410FBA">
              <w:rPr>
                <w:b/>
                <w:sz w:val="26"/>
                <w:szCs w:val="26"/>
              </w:rPr>
              <w:t>Chức năng xử lý:</w:t>
            </w:r>
          </w:p>
          <w:p w14:paraId="45E7B081" w14:textId="77777777" w:rsidR="005E2E53" w:rsidRPr="00410FBA" w:rsidRDefault="005E2E53" w:rsidP="005E2E53">
            <w:pPr>
              <w:spacing w:before="120" w:after="120"/>
              <w:rPr>
                <w:sz w:val="26"/>
                <w:szCs w:val="26"/>
              </w:rPr>
            </w:pPr>
            <w:r w:rsidRPr="00410FBA">
              <w:rPr>
                <w:sz w:val="26"/>
                <w:szCs w:val="26"/>
              </w:rPr>
              <w:t>+ Lưu: Tạo các chứng từ hóa đơn thay thế. Đồng thời hệ thống hiển thị popup để ký số phát hành hóa đơn</w:t>
            </w:r>
          </w:p>
          <w:p w14:paraId="646B18B5" w14:textId="77777777" w:rsidR="005E2E53" w:rsidRPr="00410FBA" w:rsidRDefault="005E2E53" w:rsidP="005E2E53">
            <w:pPr>
              <w:spacing w:before="120" w:after="120"/>
              <w:rPr>
                <w:sz w:val="26"/>
                <w:szCs w:val="26"/>
              </w:rPr>
            </w:pPr>
            <w:r w:rsidRPr="00410FBA">
              <w:rPr>
                <w:sz w:val="26"/>
                <w:szCs w:val="26"/>
              </w:rPr>
              <w:t>+ Hủy: Hủy bỏ tạo hóa đơn thay thế</w:t>
            </w:r>
          </w:p>
          <w:p w14:paraId="7B9FBB68" w14:textId="77777777" w:rsidR="005E2E53" w:rsidRPr="00410FBA" w:rsidRDefault="005E2E53" w:rsidP="005E2E53">
            <w:pPr>
              <w:spacing w:before="120" w:after="120"/>
              <w:rPr>
                <w:sz w:val="26"/>
                <w:szCs w:val="26"/>
              </w:rPr>
            </w:pPr>
            <w:r w:rsidRPr="00410FBA">
              <w:rPr>
                <w:sz w:val="26"/>
                <w:szCs w:val="26"/>
              </w:rPr>
              <w:t>+ Sau khi lưu và phát hành: Hệ thống gửi thông tin sang HDDT để đồng bộ dữ liệu và gửi CQT, đồng thời lưu thông tin hóa đơn vào cơ sở dữ liệu và nhật ký truy cập</w:t>
            </w:r>
          </w:p>
          <w:p w14:paraId="39E574F3" w14:textId="77777777" w:rsidR="005E2E53" w:rsidRPr="00410FBA" w:rsidRDefault="005E2E53" w:rsidP="005E2E53">
            <w:pPr>
              <w:pStyle w:val="ListParagraph"/>
              <w:numPr>
                <w:ilvl w:val="0"/>
                <w:numId w:val="19"/>
              </w:numPr>
              <w:spacing w:before="120" w:after="120"/>
              <w:rPr>
                <w:b/>
                <w:sz w:val="26"/>
                <w:szCs w:val="26"/>
              </w:rPr>
            </w:pPr>
            <w:r w:rsidRPr="00410FBA">
              <w:rPr>
                <w:b/>
                <w:sz w:val="26"/>
                <w:szCs w:val="26"/>
              </w:rPr>
              <w:t xml:space="preserve">Các ngoại lệ: </w:t>
            </w:r>
          </w:p>
          <w:p w14:paraId="32C464F8" w14:textId="77777777" w:rsidR="005E2E53" w:rsidRPr="00410FBA" w:rsidRDefault="005E2E53" w:rsidP="005E2E53">
            <w:pPr>
              <w:spacing w:before="120" w:after="120"/>
              <w:rPr>
                <w:b/>
                <w:sz w:val="26"/>
                <w:szCs w:val="26"/>
              </w:rPr>
            </w:pPr>
            <w:r w:rsidRPr="00410FBA">
              <w:rPr>
                <w:sz w:val="26"/>
                <w:szCs w:val="26"/>
              </w:rPr>
              <w:t>Hệ thống hiển thị thông báo lỗi nếu người dùng nhập thông tin không đúng/không hợp lệ</w:t>
            </w:r>
          </w:p>
        </w:tc>
        <w:tc>
          <w:tcPr>
            <w:tcW w:w="404" w:type="pct"/>
          </w:tcPr>
          <w:p w14:paraId="33625E01" w14:textId="77777777" w:rsidR="005E2E53" w:rsidRPr="00410FBA" w:rsidRDefault="005E2E53" w:rsidP="005E2E53">
            <w:pPr>
              <w:spacing w:before="120" w:after="120"/>
              <w:rPr>
                <w:sz w:val="26"/>
                <w:szCs w:val="26"/>
              </w:rPr>
            </w:pPr>
            <w:r w:rsidRPr="00410FBA">
              <w:rPr>
                <w:sz w:val="26"/>
                <w:szCs w:val="26"/>
              </w:rPr>
              <w:t>Cao</w:t>
            </w:r>
          </w:p>
        </w:tc>
        <w:tc>
          <w:tcPr>
            <w:tcW w:w="519" w:type="pct"/>
          </w:tcPr>
          <w:p w14:paraId="5FBD1305" w14:textId="77777777" w:rsidR="005E2E53" w:rsidRPr="00410FBA" w:rsidRDefault="005E2E53" w:rsidP="005E2E53">
            <w:pPr>
              <w:spacing w:before="120" w:after="120"/>
              <w:rPr>
                <w:sz w:val="26"/>
                <w:szCs w:val="26"/>
              </w:rPr>
            </w:pPr>
            <w:r w:rsidRPr="00410FBA">
              <w:rPr>
                <w:sz w:val="26"/>
                <w:szCs w:val="26"/>
              </w:rPr>
              <w:t>Cao</w:t>
            </w:r>
          </w:p>
        </w:tc>
        <w:tc>
          <w:tcPr>
            <w:tcW w:w="484" w:type="pct"/>
          </w:tcPr>
          <w:p w14:paraId="738F8BAB" w14:textId="77777777" w:rsidR="005E2E53" w:rsidRPr="00410FBA" w:rsidRDefault="005E2E53" w:rsidP="005E2E53">
            <w:pPr>
              <w:spacing w:before="120" w:after="120"/>
              <w:rPr>
                <w:sz w:val="26"/>
                <w:szCs w:val="26"/>
              </w:rPr>
            </w:pPr>
            <w:r w:rsidRPr="00410FBA">
              <w:rPr>
                <w:sz w:val="26"/>
                <w:szCs w:val="26"/>
              </w:rPr>
              <w:t>Nhân viên kế toán</w:t>
            </w:r>
          </w:p>
        </w:tc>
      </w:tr>
      <w:tr w:rsidR="00410FBA" w:rsidRPr="00410FBA" w14:paraId="7A6AF4BC" w14:textId="77777777" w:rsidTr="00254CF5">
        <w:tc>
          <w:tcPr>
            <w:tcW w:w="391" w:type="pct"/>
          </w:tcPr>
          <w:p w14:paraId="1B4366C9" w14:textId="77777777" w:rsidR="005E2E53" w:rsidRPr="00410FBA" w:rsidRDefault="005E2E53" w:rsidP="005E2E53">
            <w:pPr>
              <w:pStyle w:val="ListParagraph"/>
              <w:spacing w:before="120" w:after="120"/>
              <w:ind w:left="0"/>
              <w:rPr>
                <w:sz w:val="26"/>
                <w:szCs w:val="26"/>
              </w:rPr>
            </w:pPr>
            <w:r w:rsidRPr="00410FBA">
              <w:rPr>
                <w:sz w:val="26"/>
                <w:szCs w:val="26"/>
              </w:rPr>
              <w:t>4</w:t>
            </w:r>
          </w:p>
        </w:tc>
        <w:tc>
          <w:tcPr>
            <w:tcW w:w="821" w:type="pct"/>
          </w:tcPr>
          <w:p w14:paraId="03CAEC90" w14:textId="4CA20209" w:rsidR="005E2E53" w:rsidRPr="00410FBA" w:rsidRDefault="002953DC" w:rsidP="005E2E53">
            <w:pPr>
              <w:spacing w:before="120" w:after="120"/>
              <w:jc w:val="center"/>
              <w:rPr>
                <w:sz w:val="26"/>
                <w:szCs w:val="26"/>
              </w:rPr>
            </w:pPr>
            <w:r w:rsidRPr="00410FBA">
              <w:rPr>
                <w:sz w:val="26"/>
                <w:szCs w:val="26"/>
              </w:rPr>
              <w:t>UR_HDDT_042.05.04</w:t>
            </w:r>
          </w:p>
        </w:tc>
        <w:tc>
          <w:tcPr>
            <w:tcW w:w="980" w:type="pct"/>
          </w:tcPr>
          <w:p w14:paraId="1AE204FD" w14:textId="77777777" w:rsidR="005E2E53" w:rsidRPr="00410FBA" w:rsidRDefault="005E2E53" w:rsidP="005E2E53">
            <w:pPr>
              <w:spacing w:before="120" w:after="120"/>
              <w:rPr>
                <w:sz w:val="26"/>
                <w:szCs w:val="26"/>
              </w:rPr>
            </w:pPr>
            <w:r w:rsidRPr="00410FBA">
              <w:rPr>
                <w:sz w:val="26"/>
                <w:szCs w:val="26"/>
              </w:rPr>
              <w:t>Xem hóa đơn thay thế</w:t>
            </w:r>
          </w:p>
        </w:tc>
        <w:tc>
          <w:tcPr>
            <w:tcW w:w="1402" w:type="pct"/>
          </w:tcPr>
          <w:p w14:paraId="6BE62BFC" w14:textId="77777777" w:rsidR="005E2E53" w:rsidRPr="00410FBA" w:rsidRDefault="005E2E53" w:rsidP="005E2E5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83246B9" w14:textId="77777777" w:rsidR="005E2E53" w:rsidRPr="00410FBA" w:rsidRDefault="005E2E53" w:rsidP="005E2E53">
            <w:pPr>
              <w:pStyle w:val="ListParagraph"/>
              <w:spacing w:before="120" w:after="120"/>
              <w:ind w:left="0"/>
              <w:rPr>
                <w:sz w:val="26"/>
                <w:szCs w:val="26"/>
              </w:rPr>
            </w:pPr>
            <w:r w:rsidRPr="00410FBA">
              <w:rPr>
                <w:sz w:val="26"/>
                <w:szCs w:val="26"/>
              </w:rPr>
              <w:t>Cho phép người dùng xem chi tiết hóa đơn</w:t>
            </w:r>
          </w:p>
          <w:p w14:paraId="3BD021DD"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Thông tin đầu vào:</w:t>
            </w:r>
          </w:p>
          <w:p w14:paraId="3AB00276" w14:textId="77777777" w:rsidR="005E2E53" w:rsidRPr="00410FBA" w:rsidRDefault="005E2E53" w:rsidP="005E2E53">
            <w:pPr>
              <w:spacing w:before="120" w:after="120"/>
              <w:rPr>
                <w:sz w:val="26"/>
                <w:szCs w:val="26"/>
              </w:rPr>
            </w:pPr>
            <w:r w:rsidRPr="00410FBA">
              <w:rPr>
                <w:sz w:val="26"/>
                <w:szCs w:val="26"/>
              </w:rPr>
              <w:t>Người dùng nhấn nút “Xem” tại hóa đơn muốn xem chi tiết</w:t>
            </w:r>
          </w:p>
          <w:p w14:paraId="0D5B4748"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 xml:space="preserve">Thông tin đầu ra: </w:t>
            </w:r>
          </w:p>
          <w:p w14:paraId="01CA438A" w14:textId="77777777" w:rsidR="005E2E53" w:rsidRPr="00410FBA" w:rsidRDefault="005E2E53" w:rsidP="005E2E53">
            <w:pPr>
              <w:spacing w:before="120" w:after="120"/>
              <w:rPr>
                <w:sz w:val="26"/>
                <w:szCs w:val="26"/>
              </w:rPr>
            </w:pPr>
            <w:r w:rsidRPr="00410FBA">
              <w:rPr>
                <w:sz w:val="26"/>
                <w:szCs w:val="26"/>
              </w:rPr>
              <w:t xml:space="preserve">Link html hiển thị mẫu hóa đơn </w:t>
            </w:r>
          </w:p>
          <w:p w14:paraId="478DC951"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Chức năng xử lý:</w:t>
            </w:r>
          </w:p>
          <w:p w14:paraId="25710D82" w14:textId="77777777" w:rsidR="005E2E53" w:rsidRPr="00410FBA" w:rsidRDefault="005E2E53" w:rsidP="005E2E53">
            <w:pPr>
              <w:spacing w:before="120" w:after="120"/>
              <w:rPr>
                <w:sz w:val="26"/>
                <w:szCs w:val="26"/>
                <w:lang w:val="vi-VN"/>
              </w:rPr>
            </w:pPr>
            <w:r w:rsidRPr="00410FBA">
              <w:rPr>
                <w:sz w:val="26"/>
                <w:szCs w:val="26"/>
              </w:rPr>
              <w:t xml:space="preserve">+ Xem chi tiết hóa đơn: hệ thống </w:t>
            </w:r>
            <w:r w:rsidRPr="00410FBA">
              <w:rPr>
                <w:sz w:val="26"/>
                <w:szCs w:val="26"/>
                <w:lang w:val="vi-VN"/>
              </w:rPr>
              <w:t xml:space="preserve">gọi API sang bên HDDT để </w:t>
            </w:r>
            <w:r w:rsidRPr="00410FBA">
              <w:rPr>
                <w:sz w:val="26"/>
                <w:szCs w:val="26"/>
              </w:rPr>
              <w:t>lấy</w:t>
            </w:r>
            <w:r w:rsidRPr="00410FBA">
              <w:rPr>
                <w:sz w:val="26"/>
                <w:szCs w:val="26"/>
                <w:lang w:val="vi-VN"/>
              </w:rPr>
              <w:t xml:space="preserve"> link html view nội dung hóa đơn</w:t>
            </w:r>
          </w:p>
          <w:p w14:paraId="7D1FFFFA" w14:textId="77777777" w:rsidR="005E2E53" w:rsidRPr="00410FBA" w:rsidRDefault="005E2E53" w:rsidP="005E2E53">
            <w:pPr>
              <w:pStyle w:val="NormalWeb"/>
              <w:spacing w:before="0" w:beforeAutospacing="0" w:after="0" w:afterAutospacing="0"/>
              <w:textAlignment w:val="baseline"/>
              <w:rPr>
                <w:sz w:val="26"/>
                <w:szCs w:val="26"/>
              </w:rPr>
            </w:pPr>
            <w:r w:rsidRPr="00410FBA">
              <w:rPr>
                <w:sz w:val="26"/>
                <w:szCs w:val="26"/>
              </w:rPr>
              <w:t>+ In hóa đơn: Khi người dùng nhấn vào icon nút In =&gt; hệ thống hiển thị cửa sổ in để người dùng tiếp tục thao tác</w:t>
            </w:r>
          </w:p>
          <w:p w14:paraId="4FAC0C29" w14:textId="77777777" w:rsidR="005E2E53" w:rsidRPr="00410FBA" w:rsidRDefault="005E2E53" w:rsidP="00D5161F">
            <w:pPr>
              <w:pStyle w:val="NormalWeb"/>
              <w:spacing w:before="0" w:beforeAutospacing="0" w:after="0" w:afterAutospacing="0"/>
              <w:textAlignment w:val="baseline"/>
              <w:rPr>
                <w:rFonts w:ascii="Arial" w:hAnsi="Arial" w:cs="Arial"/>
                <w:sz w:val="22"/>
                <w:szCs w:val="22"/>
                <w:rPrChange w:id="722" w:author="Dang Oanh" w:date="2024-05-31T15:47:00Z" w16du:dateUtc="2024-05-31T08:47:00Z">
                  <w:rPr>
                    <w:rFonts w:ascii="Arial" w:hAnsi="Arial" w:cs="Arial"/>
                    <w:color w:val="000000"/>
                    <w:sz w:val="22"/>
                    <w:szCs w:val="22"/>
                  </w:rPr>
                </w:rPrChange>
              </w:rPr>
            </w:pPr>
            <w:r w:rsidRPr="00410FBA">
              <w:rPr>
                <w:sz w:val="26"/>
                <w:szCs w:val="26"/>
              </w:rPr>
              <w:t xml:space="preserve">+ Tải hóa đơn: Khi người dùng nhấn vào nút Tải hóa đơn thì cho phép tải file </w:t>
            </w:r>
            <w:r w:rsidR="00D5161F" w:rsidRPr="00410FBA">
              <w:rPr>
                <w:sz w:val="26"/>
                <w:szCs w:val="26"/>
              </w:rPr>
              <w:t>pdf</w:t>
            </w:r>
          </w:p>
        </w:tc>
        <w:tc>
          <w:tcPr>
            <w:tcW w:w="404" w:type="pct"/>
          </w:tcPr>
          <w:p w14:paraId="165B61EE" w14:textId="77777777" w:rsidR="005E2E53" w:rsidRPr="00410FBA" w:rsidRDefault="005E2E53" w:rsidP="005E2E53">
            <w:pPr>
              <w:spacing w:before="120" w:after="120"/>
              <w:rPr>
                <w:sz w:val="26"/>
                <w:szCs w:val="26"/>
              </w:rPr>
            </w:pPr>
            <w:r w:rsidRPr="00410FBA">
              <w:rPr>
                <w:sz w:val="26"/>
                <w:szCs w:val="26"/>
              </w:rPr>
              <w:t>Cao</w:t>
            </w:r>
          </w:p>
        </w:tc>
        <w:tc>
          <w:tcPr>
            <w:tcW w:w="519" w:type="pct"/>
          </w:tcPr>
          <w:p w14:paraId="4AC8A38E" w14:textId="77777777" w:rsidR="005E2E53" w:rsidRPr="00410FBA" w:rsidRDefault="005E2E53" w:rsidP="005E2E53">
            <w:pPr>
              <w:spacing w:before="120" w:after="120"/>
              <w:rPr>
                <w:sz w:val="26"/>
                <w:szCs w:val="26"/>
              </w:rPr>
            </w:pPr>
            <w:r w:rsidRPr="00410FBA">
              <w:rPr>
                <w:sz w:val="26"/>
                <w:szCs w:val="26"/>
              </w:rPr>
              <w:t>Cao</w:t>
            </w:r>
          </w:p>
        </w:tc>
        <w:tc>
          <w:tcPr>
            <w:tcW w:w="484" w:type="pct"/>
          </w:tcPr>
          <w:p w14:paraId="0E374BFD" w14:textId="77777777" w:rsidR="005E2E53" w:rsidRPr="00410FBA" w:rsidRDefault="005E2E53" w:rsidP="005E2E53">
            <w:pPr>
              <w:spacing w:before="120" w:after="120"/>
              <w:rPr>
                <w:sz w:val="26"/>
                <w:szCs w:val="26"/>
              </w:rPr>
            </w:pPr>
            <w:r w:rsidRPr="00410FBA">
              <w:rPr>
                <w:sz w:val="26"/>
                <w:szCs w:val="26"/>
              </w:rPr>
              <w:t>Nhân viên kế toán</w:t>
            </w:r>
          </w:p>
        </w:tc>
      </w:tr>
      <w:tr w:rsidR="00410FBA" w:rsidRPr="00410FBA" w14:paraId="42FB9D16" w14:textId="77777777" w:rsidTr="00254CF5">
        <w:tc>
          <w:tcPr>
            <w:tcW w:w="391" w:type="pct"/>
          </w:tcPr>
          <w:p w14:paraId="743BC99A" w14:textId="77777777" w:rsidR="005E2E53" w:rsidRPr="00410FBA" w:rsidRDefault="005E2E53" w:rsidP="005E2E53">
            <w:pPr>
              <w:pStyle w:val="ListParagraph"/>
              <w:spacing w:before="120" w:after="120"/>
              <w:ind w:left="0"/>
              <w:rPr>
                <w:sz w:val="26"/>
                <w:szCs w:val="26"/>
              </w:rPr>
            </w:pPr>
            <w:r w:rsidRPr="00410FBA">
              <w:rPr>
                <w:sz w:val="26"/>
                <w:szCs w:val="26"/>
              </w:rPr>
              <w:t>5</w:t>
            </w:r>
          </w:p>
        </w:tc>
        <w:tc>
          <w:tcPr>
            <w:tcW w:w="821" w:type="pct"/>
          </w:tcPr>
          <w:p w14:paraId="34B21C25" w14:textId="4B4CDCED" w:rsidR="005E2E53" w:rsidRPr="00410FBA" w:rsidRDefault="002953DC" w:rsidP="005E2E53">
            <w:pPr>
              <w:spacing w:before="120" w:after="120"/>
              <w:jc w:val="center"/>
              <w:rPr>
                <w:sz w:val="26"/>
                <w:szCs w:val="26"/>
              </w:rPr>
            </w:pPr>
            <w:r w:rsidRPr="00410FBA">
              <w:rPr>
                <w:sz w:val="26"/>
                <w:szCs w:val="26"/>
              </w:rPr>
              <w:t>UR_HDDT_042.05.05</w:t>
            </w:r>
          </w:p>
        </w:tc>
        <w:tc>
          <w:tcPr>
            <w:tcW w:w="980" w:type="pct"/>
          </w:tcPr>
          <w:p w14:paraId="2FEE9361" w14:textId="77777777" w:rsidR="005E2E53" w:rsidRPr="00410FBA" w:rsidRDefault="005E2E53" w:rsidP="005E2E53">
            <w:pPr>
              <w:spacing w:before="120" w:after="120"/>
              <w:rPr>
                <w:sz w:val="26"/>
                <w:szCs w:val="26"/>
              </w:rPr>
            </w:pPr>
            <w:r w:rsidRPr="00410FBA">
              <w:rPr>
                <w:sz w:val="26"/>
                <w:szCs w:val="26"/>
              </w:rPr>
              <w:t>Upload biên bản</w:t>
            </w:r>
          </w:p>
        </w:tc>
        <w:tc>
          <w:tcPr>
            <w:tcW w:w="1402" w:type="pct"/>
          </w:tcPr>
          <w:p w14:paraId="6E98C534" w14:textId="77777777" w:rsidR="005E2E53" w:rsidRPr="00410FBA" w:rsidRDefault="005E2E53" w:rsidP="005E2E5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5D25B57" w14:textId="77777777" w:rsidR="005E2E53" w:rsidRPr="00410FBA" w:rsidRDefault="005E2E53" w:rsidP="005E2E53">
            <w:pPr>
              <w:pStyle w:val="ListParagraph"/>
              <w:spacing w:before="120" w:after="120"/>
              <w:ind w:left="0"/>
              <w:rPr>
                <w:sz w:val="26"/>
                <w:szCs w:val="26"/>
              </w:rPr>
            </w:pPr>
            <w:r w:rsidRPr="00410FBA">
              <w:rPr>
                <w:sz w:val="26"/>
                <w:szCs w:val="26"/>
              </w:rPr>
              <w:t>Cho phép người dùng upload biên bản cho hóa đơn</w:t>
            </w:r>
          </w:p>
          <w:p w14:paraId="220717C3"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Thông tin đầu vào:</w:t>
            </w:r>
          </w:p>
          <w:p w14:paraId="052750C3" w14:textId="77777777" w:rsidR="005E2E53" w:rsidRPr="00410FBA" w:rsidRDefault="005E2E53" w:rsidP="005E2E53">
            <w:pPr>
              <w:spacing w:before="120" w:after="120"/>
              <w:rPr>
                <w:sz w:val="26"/>
                <w:szCs w:val="26"/>
              </w:rPr>
            </w:pPr>
            <w:r w:rsidRPr="00410FBA">
              <w:rPr>
                <w:sz w:val="26"/>
                <w:szCs w:val="26"/>
              </w:rPr>
              <w:t>Người dùng nhấn nút “Upload” tại hóa đơn muốn đính kèm biên bản</w:t>
            </w:r>
          </w:p>
          <w:p w14:paraId="5051EFCD"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 xml:space="preserve">Thông tin đầu ra: </w:t>
            </w:r>
          </w:p>
          <w:p w14:paraId="726976B1" w14:textId="77777777" w:rsidR="005E2E53" w:rsidRPr="00410FBA" w:rsidRDefault="005E2E53" w:rsidP="005E2E53">
            <w:pPr>
              <w:spacing w:before="120" w:after="120"/>
              <w:rPr>
                <w:sz w:val="26"/>
                <w:szCs w:val="26"/>
              </w:rPr>
            </w:pPr>
            <w:r w:rsidRPr="00410FBA">
              <w:rPr>
                <w:sz w:val="26"/>
                <w:szCs w:val="26"/>
              </w:rPr>
              <w:t>Hệ thống hiển thị giao diện upload, cho phép người dùng upload file định dạng pdf, doc, docx, xls, xlsx, dung lượng file không vượt quá 10 MB</w:t>
            </w:r>
          </w:p>
          <w:p w14:paraId="52FB61BB"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Chức năng xử lý:</w:t>
            </w:r>
          </w:p>
          <w:p w14:paraId="10E11F79" w14:textId="77777777" w:rsidR="005E2E53" w:rsidRPr="00410FBA" w:rsidRDefault="005E2E53" w:rsidP="005E2E53">
            <w:pPr>
              <w:pStyle w:val="ListParagraph"/>
              <w:spacing w:before="120" w:after="120"/>
              <w:ind w:left="0"/>
              <w:rPr>
                <w:sz w:val="26"/>
                <w:szCs w:val="26"/>
              </w:rPr>
            </w:pPr>
            <w:r w:rsidRPr="00410FBA">
              <w:rPr>
                <w:sz w:val="26"/>
                <w:szCs w:val="26"/>
              </w:rPr>
              <w:t>Hệ thống lưu file upload vào cơ sở dữ liệu</w:t>
            </w:r>
          </w:p>
          <w:p w14:paraId="278124F3" w14:textId="77777777" w:rsidR="005E2E53" w:rsidRPr="00410FBA" w:rsidRDefault="005E2E53" w:rsidP="005E2E53">
            <w:pPr>
              <w:pStyle w:val="ListParagraph"/>
              <w:spacing w:before="120" w:after="120"/>
              <w:ind w:left="0"/>
              <w:rPr>
                <w:sz w:val="26"/>
                <w:szCs w:val="26"/>
              </w:rPr>
            </w:pPr>
            <w:r w:rsidRPr="00410FBA">
              <w:rPr>
                <w:sz w:val="26"/>
                <w:szCs w:val="26"/>
              </w:rPr>
              <w:t>+ Nếu thành công thì thông báo “Upload biên bản thành công”</w:t>
            </w:r>
          </w:p>
          <w:p w14:paraId="20733667" w14:textId="77777777" w:rsidR="005E2E53" w:rsidRPr="00410FBA" w:rsidRDefault="005E2E53" w:rsidP="005E2E53">
            <w:pPr>
              <w:pStyle w:val="ListParagraph"/>
              <w:spacing w:before="120" w:after="120"/>
              <w:ind w:left="0"/>
              <w:rPr>
                <w:b/>
                <w:sz w:val="26"/>
                <w:szCs w:val="26"/>
              </w:rPr>
            </w:pPr>
            <w:r w:rsidRPr="00410FBA">
              <w:rPr>
                <w:sz w:val="26"/>
                <w:szCs w:val="26"/>
              </w:rPr>
              <w:t>+ Nếu không thành công thì thông báo “Upload biên bản không thành công” (kèm lý do)</w:t>
            </w:r>
          </w:p>
        </w:tc>
        <w:tc>
          <w:tcPr>
            <w:tcW w:w="404" w:type="pct"/>
          </w:tcPr>
          <w:p w14:paraId="7EFAC2C3" w14:textId="77777777" w:rsidR="005E2E53" w:rsidRPr="00410FBA" w:rsidRDefault="005E2E53" w:rsidP="005E2E53">
            <w:pPr>
              <w:spacing w:before="120" w:after="120"/>
              <w:rPr>
                <w:sz w:val="26"/>
                <w:szCs w:val="26"/>
              </w:rPr>
            </w:pPr>
            <w:r w:rsidRPr="00410FBA">
              <w:rPr>
                <w:sz w:val="26"/>
                <w:szCs w:val="26"/>
              </w:rPr>
              <w:t>Cao</w:t>
            </w:r>
          </w:p>
        </w:tc>
        <w:tc>
          <w:tcPr>
            <w:tcW w:w="519" w:type="pct"/>
          </w:tcPr>
          <w:p w14:paraId="750EBFA1" w14:textId="77777777" w:rsidR="005E2E53" w:rsidRPr="00410FBA" w:rsidRDefault="005E2E53" w:rsidP="005E2E53">
            <w:pPr>
              <w:spacing w:before="120" w:after="120"/>
              <w:rPr>
                <w:sz w:val="26"/>
                <w:szCs w:val="26"/>
              </w:rPr>
            </w:pPr>
            <w:r w:rsidRPr="00410FBA">
              <w:rPr>
                <w:sz w:val="26"/>
                <w:szCs w:val="26"/>
              </w:rPr>
              <w:t>Cao</w:t>
            </w:r>
          </w:p>
        </w:tc>
        <w:tc>
          <w:tcPr>
            <w:tcW w:w="484" w:type="pct"/>
          </w:tcPr>
          <w:p w14:paraId="51DA6904" w14:textId="77777777" w:rsidR="005E2E53" w:rsidRPr="00410FBA" w:rsidRDefault="005E2E53" w:rsidP="005E2E53">
            <w:pPr>
              <w:spacing w:before="120" w:after="120"/>
              <w:rPr>
                <w:sz w:val="26"/>
                <w:szCs w:val="26"/>
              </w:rPr>
            </w:pPr>
            <w:r w:rsidRPr="00410FBA">
              <w:rPr>
                <w:sz w:val="26"/>
                <w:szCs w:val="26"/>
              </w:rPr>
              <w:t>Nhân viên kế toán</w:t>
            </w:r>
          </w:p>
        </w:tc>
      </w:tr>
      <w:tr w:rsidR="00410FBA" w:rsidRPr="00410FBA" w14:paraId="61428D3D" w14:textId="77777777" w:rsidTr="00254CF5">
        <w:tc>
          <w:tcPr>
            <w:tcW w:w="391" w:type="pct"/>
          </w:tcPr>
          <w:p w14:paraId="49C63EA4" w14:textId="77777777" w:rsidR="005E2E53" w:rsidRPr="00410FBA" w:rsidRDefault="005E2E53" w:rsidP="005E2E53">
            <w:pPr>
              <w:pStyle w:val="ListParagraph"/>
              <w:spacing w:before="120" w:after="120"/>
              <w:ind w:left="0"/>
              <w:rPr>
                <w:sz w:val="26"/>
                <w:szCs w:val="26"/>
              </w:rPr>
            </w:pPr>
            <w:r w:rsidRPr="00410FBA">
              <w:rPr>
                <w:sz w:val="26"/>
                <w:szCs w:val="26"/>
              </w:rPr>
              <w:t>6</w:t>
            </w:r>
          </w:p>
        </w:tc>
        <w:tc>
          <w:tcPr>
            <w:tcW w:w="821" w:type="pct"/>
          </w:tcPr>
          <w:p w14:paraId="555DF7C3" w14:textId="099A77B5" w:rsidR="005E2E53" w:rsidRPr="00410FBA" w:rsidRDefault="002953DC" w:rsidP="005E2E53">
            <w:pPr>
              <w:spacing w:before="120" w:after="120"/>
              <w:jc w:val="center"/>
              <w:rPr>
                <w:sz w:val="26"/>
                <w:szCs w:val="26"/>
              </w:rPr>
            </w:pPr>
            <w:r w:rsidRPr="00410FBA">
              <w:rPr>
                <w:sz w:val="26"/>
                <w:szCs w:val="26"/>
              </w:rPr>
              <w:t>UR_HDDT_042.05.06</w:t>
            </w:r>
          </w:p>
        </w:tc>
        <w:tc>
          <w:tcPr>
            <w:tcW w:w="980" w:type="pct"/>
          </w:tcPr>
          <w:p w14:paraId="10F6DA0C" w14:textId="77777777" w:rsidR="005E2E53" w:rsidRPr="00410FBA" w:rsidRDefault="005E2E53" w:rsidP="005E2E53">
            <w:pPr>
              <w:spacing w:before="120" w:after="120"/>
              <w:rPr>
                <w:sz w:val="26"/>
                <w:szCs w:val="26"/>
              </w:rPr>
            </w:pPr>
            <w:r w:rsidRPr="00410FBA">
              <w:rPr>
                <w:sz w:val="26"/>
                <w:szCs w:val="26"/>
              </w:rPr>
              <w:t>Tạo biên bản</w:t>
            </w:r>
          </w:p>
        </w:tc>
        <w:tc>
          <w:tcPr>
            <w:tcW w:w="1402" w:type="pct"/>
          </w:tcPr>
          <w:p w14:paraId="6917A88B" w14:textId="77777777" w:rsidR="005E2E53" w:rsidRPr="00410FBA" w:rsidRDefault="005E2E53" w:rsidP="005E2E5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4BA9C073" w14:textId="77777777" w:rsidR="005E2E53" w:rsidRPr="00410FBA" w:rsidRDefault="005E2E53" w:rsidP="005E2E53">
            <w:pPr>
              <w:pStyle w:val="ListParagraph"/>
              <w:spacing w:before="120" w:after="120"/>
              <w:ind w:left="0"/>
              <w:rPr>
                <w:sz w:val="26"/>
                <w:szCs w:val="26"/>
              </w:rPr>
            </w:pPr>
            <w:r w:rsidRPr="00410FBA">
              <w:rPr>
                <w:sz w:val="26"/>
                <w:szCs w:val="26"/>
              </w:rPr>
              <w:t>Cho phép người dùng tạo biên bản cho hóa đơn</w:t>
            </w:r>
          </w:p>
          <w:p w14:paraId="4A48E174"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Thông tin đầu vào:</w:t>
            </w:r>
          </w:p>
          <w:p w14:paraId="68FE0BA2" w14:textId="77777777" w:rsidR="005E2E53" w:rsidRPr="00410FBA" w:rsidRDefault="005E2E53" w:rsidP="005E2E53">
            <w:pPr>
              <w:spacing w:before="120" w:after="120"/>
              <w:rPr>
                <w:sz w:val="26"/>
                <w:szCs w:val="26"/>
              </w:rPr>
            </w:pPr>
            <w:r w:rsidRPr="00410FBA">
              <w:rPr>
                <w:sz w:val="26"/>
                <w:szCs w:val="26"/>
              </w:rPr>
              <w:t>Người dùng nhấn nút “Tạo biên bản” tại hóa đơn muốn tạo biên bản</w:t>
            </w:r>
          </w:p>
          <w:p w14:paraId="751146A6" w14:textId="77777777" w:rsidR="005E2E53" w:rsidRPr="00410FBA" w:rsidRDefault="005E2E53" w:rsidP="005E2E53">
            <w:pPr>
              <w:spacing w:before="120" w:after="120"/>
              <w:rPr>
                <w:sz w:val="26"/>
                <w:szCs w:val="26"/>
              </w:rPr>
            </w:pPr>
            <w:r w:rsidRPr="00410FBA">
              <w:rPr>
                <w:sz w:val="26"/>
                <w:szCs w:val="26"/>
              </w:rPr>
              <w:t>Hệ thống hiển thị form nhập biên bản điều chỉnh hiện ra với các trường thông tin sau:</w:t>
            </w:r>
          </w:p>
          <w:p w14:paraId="32D057B9" w14:textId="77777777" w:rsidR="00B41D4E" w:rsidRPr="00410FBA" w:rsidRDefault="00B41D4E" w:rsidP="00B41D4E">
            <w:pPr>
              <w:spacing w:before="120" w:after="120"/>
              <w:rPr>
                <w:sz w:val="26"/>
                <w:szCs w:val="26"/>
              </w:rPr>
            </w:pPr>
            <w:r w:rsidRPr="00410FBA">
              <w:rPr>
                <w:sz w:val="26"/>
                <w:szCs w:val="26"/>
              </w:rPr>
              <w:t>+ Số biên bản: tự nhập</w:t>
            </w:r>
          </w:p>
          <w:p w14:paraId="7DC23323" w14:textId="77777777" w:rsidR="00B41D4E" w:rsidRPr="00410FBA" w:rsidRDefault="00B41D4E" w:rsidP="00B41D4E">
            <w:pPr>
              <w:spacing w:before="120" w:after="120"/>
              <w:rPr>
                <w:sz w:val="26"/>
                <w:szCs w:val="26"/>
              </w:rPr>
            </w:pPr>
            <w:r w:rsidRPr="00410FBA">
              <w:rPr>
                <w:sz w:val="26"/>
                <w:szCs w:val="26"/>
              </w:rPr>
              <w:t>+ Ngày.. Tháng… năm: mặc định ngày hiện tại, không cho sửa</w:t>
            </w:r>
          </w:p>
          <w:p w14:paraId="1E30CB3D" w14:textId="77777777" w:rsidR="00B41D4E" w:rsidRPr="00410FBA" w:rsidRDefault="00B41D4E" w:rsidP="00B41D4E">
            <w:pPr>
              <w:spacing w:before="120" w:after="120"/>
              <w:rPr>
                <w:sz w:val="26"/>
                <w:szCs w:val="26"/>
              </w:rPr>
            </w:pPr>
            <w:r w:rsidRPr="00410FBA">
              <w:rPr>
                <w:sz w:val="26"/>
                <w:szCs w:val="26"/>
              </w:rPr>
              <w:t>+ Bên A: tên người bán trên hóa đơn</w:t>
            </w:r>
          </w:p>
          <w:p w14:paraId="50F1B103" w14:textId="77777777" w:rsidR="00B41D4E" w:rsidRPr="00410FBA" w:rsidRDefault="00B41D4E" w:rsidP="00B41D4E">
            <w:pPr>
              <w:spacing w:before="120" w:after="120"/>
              <w:rPr>
                <w:sz w:val="26"/>
                <w:szCs w:val="26"/>
              </w:rPr>
            </w:pPr>
            <w:r w:rsidRPr="00410FBA">
              <w:rPr>
                <w:sz w:val="26"/>
                <w:szCs w:val="26"/>
              </w:rPr>
              <w:t>+ Địa chỉ: địa chỉ người bán trên hóa đơn</w:t>
            </w:r>
          </w:p>
          <w:p w14:paraId="63208F5D" w14:textId="77777777" w:rsidR="00B41D4E" w:rsidRPr="00410FBA" w:rsidRDefault="00B41D4E" w:rsidP="00B41D4E">
            <w:pPr>
              <w:spacing w:before="120" w:after="120"/>
              <w:rPr>
                <w:sz w:val="26"/>
                <w:szCs w:val="26"/>
              </w:rPr>
            </w:pPr>
            <w:r w:rsidRPr="00410FBA">
              <w:rPr>
                <w:sz w:val="26"/>
                <w:szCs w:val="26"/>
              </w:rPr>
              <w:t>+ Mã số thuế: MST người bán trên hóa đơn</w:t>
            </w:r>
          </w:p>
          <w:p w14:paraId="7328C35D" w14:textId="77777777" w:rsidR="00B41D4E" w:rsidRPr="00410FBA" w:rsidRDefault="00B41D4E" w:rsidP="00B41D4E">
            <w:pPr>
              <w:spacing w:before="120" w:after="120"/>
              <w:rPr>
                <w:sz w:val="26"/>
                <w:szCs w:val="26"/>
              </w:rPr>
            </w:pPr>
            <w:r w:rsidRPr="00410FBA">
              <w:rPr>
                <w:sz w:val="26"/>
                <w:szCs w:val="26"/>
              </w:rPr>
              <w:t>+ Số điện thoại: số điện thoại người bán trên hóa đơn</w:t>
            </w:r>
          </w:p>
          <w:p w14:paraId="7DDBCC27" w14:textId="77777777" w:rsidR="00B41D4E" w:rsidRPr="00410FBA" w:rsidRDefault="00B41D4E" w:rsidP="00B41D4E">
            <w:pPr>
              <w:spacing w:before="120" w:after="120"/>
              <w:rPr>
                <w:sz w:val="26"/>
                <w:szCs w:val="26"/>
              </w:rPr>
            </w:pPr>
            <w:r w:rsidRPr="00410FBA">
              <w:rPr>
                <w:sz w:val="26"/>
                <w:szCs w:val="26"/>
              </w:rPr>
              <w:t>+ Đại diện: tự nhập</w:t>
            </w:r>
          </w:p>
          <w:p w14:paraId="743400A8" w14:textId="77777777" w:rsidR="00B41D4E" w:rsidRPr="00410FBA" w:rsidRDefault="00B41D4E" w:rsidP="00B41D4E">
            <w:pPr>
              <w:spacing w:before="120" w:after="120"/>
              <w:rPr>
                <w:sz w:val="26"/>
                <w:szCs w:val="26"/>
              </w:rPr>
            </w:pPr>
            <w:r w:rsidRPr="00410FBA">
              <w:rPr>
                <w:sz w:val="26"/>
                <w:szCs w:val="26"/>
              </w:rPr>
              <w:t>+ Chức vụ: tự nhập</w:t>
            </w:r>
          </w:p>
          <w:p w14:paraId="0A0A1D0D" w14:textId="77777777" w:rsidR="00B41D4E" w:rsidRPr="00410FBA" w:rsidRDefault="00B41D4E" w:rsidP="00B41D4E">
            <w:pPr>
              <w:spacing w:before="120" w:after="120"/>
              <w:rPr>
                <w:sz w:val="26"/>
                <w:szCs w:val="26"/>
              </w:rPr>
            </w:pPr>
            <w:r w:rsidRPr="00410FBA">
              <w:rPr>
                <w:sz w:val="26"/>
                <w:szCs w:val="26"/>
              </w:rPr>
              <w:t>+ Bên B: tên đơn vị mua hàng/tên người mua hàng</w:t>
            </w:r>
          </w:p>
          <w:p w14:paraId="4109447A" w14:textId="77777777" w:rsidR="00B41D4E" w:rsidRPr="00410FBA" w:rsidRDefault="00B41D4E" w:rsidP="00B41D4E">
            <w:pPr>
              <w:spacing w:before="120" w:after="120"/>
              <w:rPr>
                <w:sz w:val="26"/>
                <w:szCs w:val="26"/>
              </w:rPr>
            </w:pPr>
            <w:r w:rsidRPr="00410FBA">
              <w:rPr>
                <w:sz w:val="26"/>
                <w:szCs w:val="26"/>
              </w:rPr>
              <w:t>+ Địa chỉ: địa chỉ người mua trên hóa đơn</w:t>
            </w:r>
          </w:p>
          <w:p w14:paraId="1B94E479" w14:textId="77777777" w:rsidR="00B41D4E" w:rsidRPr="00410FBA" w:rsidRDefault="00B41D4E" w:rsidP="00B41D4E">
            <w:pPr>
              <w:spacing w:before="120" w:after="120"/>
              <w:rPr>
                <w:sz w:val="26"/>
                <w:szCs w:val="26"/>
              </w:rPr>
            </w:pPr>
            <w:r w:rsidRPr="00410FBA">
              <w:rPr>
                <w:sz w:val="26"/>
                <w:szCs w:val="26"/>
              </w:rPr>
              <w:t>+ Mã số thuế: MST người mua trên hóa đơn</w:t>
            </w:r>
          </w:p>
          <w:p w14:paraId="3A0DBBDE" w14:textId="77777777" w:rsidR="00B41D4E" w:rsidRPr="00410FBA" w:rsidRDefault="00B41D4E" w:rsidP="00B41D4E">
            <w:pPr>
              <w:spacing w:before="120" w:after="120"/>
              <w:rPr>
                <w:sz w:val="26"/>
                <w:szCs w:val="26"/>
              </w:rPr>
            </w:pPr>
            <w:r w:rsidRPr="00410FBA">
              <w:rPr>
                <w:sz w:val="26"/>
                <w:szCs w:val="26"/>
              </w:rPr>
              <w:t>+ Số điện thoại: số điện thoại người mua trên hóa đơn</w:t>
            </w:r>
          </w:p>
          <w:p w14:paraId="3BECF92F" w14:textId="77777777" w:rsidR="00B41D4E" w:rsidRPr="00410FBA" w:rsidRDefault="00B41D4E" w:rsidP="00B41D4E">
            <w:pPr>
              <w:spacing w:before="120" w:after="120"/>
              <w:rPr>
                <w:sz w:val="26"/>
                <w:szCs w:val="26"/>
              </w:rPr>
            </w:pPr>
            <w:r w:rsidRPr="00410FBA">
              <w:rPr>
                <w:sz w:val="26"/>
                <w:szCs w:val="26"/>
              </w:rPr>
              <w:t>+ Đại diện: tự nhập</w:t>
            </w:r>
          </w:p>
          <w:p w14:paraId="0D204922" w14:textId="77777777" w:rsidR="00B41D4E" w:rsidRPr="00410FBA" w:rsidRDefault="00B41D4E" w:rsidP="00B41D4E">
            <w:pPr>
              <w:spacing w:before="120" w:after="120"/>
              <w:rPr>
                <w:sz w:val="26"/>
                <w:szCs w:val="26"/>
              </w:rPr>
            </w:pPr>
            <w:r w:rsidRPr="00410FBA">
              <w:rPr>
                <w:sz w:val="26"/>
                <w:szCs w:val="26"/>
              </w:rPr>
              <w:t>+ Chức vụ: tự nhập</w:t>
            </w:r>
          </w:p>
          <w:p w14:paraId="2AA254A6" w14:textId="77777777" w:rsidR="00B41D4E" w:rsidRPr="00410FBA" w:rsidRDefault="00B41D4E" w:rsidP="00B41D4E">
            <w:pPr>
              <w:spacing w:before="120" w:after="120"/>
              <w:rPr>
                <w:sz w:val="26"/>
                <w:szCs w:val="26"/>
              </w:rPr>
            </w:pPr>
            <w:r w:rsidRPr="00410FBA">
              <w:rPr>
                <w:sz w:val="26"/>
                <w:szCs w:val="26"/>
              </w:rPr>
              <w:t>+ Mẫu số: hệ thống tự động hiển thị</w:t>
            </w:r>
          </w:p>
          <w:p w14:paraId="30964018" w14:textId="77777777" w:rsidR="00B41D4E" w:rsidRPr="00410FBA" w:rsidRDefault="00B41D4E" w:rsidP="00B41D4E">
            <w:pPr>
              <w:spacing w:before="120" w:after="120"/>
              <w:rPr>
                <w:sz w:val="26"/>
                <w:szCs w:val="26"/>
              </w:rPr>
            </w:pPr>
            <w:r w:rsidRPr="00410FBA">
              <w:rPr>
                <w:sz w:val="26"/>
                <w:szCs w:val="26"/>
              </w:rPr>
              <w:t>+ Ký hiệu: hệ thống tự động hiển thị</w:t>
            </w:r>
          </w:p>
          <w:p w14:paraId="0F259FC1" w14:textId="77777777" w:rsidR="00B41D4E" w:rsidRPr="00410FBA" w:rsidRDefault="00B41D4E" w:rsidP="00B41D4E">
            <w:pPr>
              <w:spacing w:before="120" w:after="120"/>
              <w:rPr>
                <w:sz w:val="26"/>
                <w:szCs w:val="26"/>
              </w:rPr>
            </w:pPr>
            <w:r w:rsidRPr="00410FBA">
              <w:rPr>
                <w:sz w:val="26"/>
                <w:szCs w:val="26"/>
              </w:rPr>
              <w:t>+ Số hóa đơn: hệ thống tự động hiển thị</w:t>
            </w:r>
          </w:p>
          <w:p w14:paraId="316E6A15" w14:textId="77777777" w:rsidR="00B41D4E" w:rsidRPr="00410FBA" w:rsidRDefault="00B41D4E" w:rsidP="00B41D4E">
            <w:pPr>
              <w:spacing w:before="120" w:after="120"/>
              <w:rPr>
                <w:sz w:val="26"/>
                <w:szCs w:val="26"/>
              </w:rPr>
            </w:pPr>
            <w:r w:rsidRPr="00410FBA">
              <w:rPr>
                <w:sz w:val="26"/>
                <w:szCs w:val="26"/>
              </w:rPr>
              <w:t>+ Ngày hóa đơn: hệ thống tự động hiển thị</w:t>
            </w:r>
          </w:p>
          <w:p w14:paraId="73E87F98" w14:textId="77777777" w:rsidR="005E2E53" w:rsidRPr="00410FBA" w:rsidRDefault="005E2E53" w:rsidP="005E2E53">
            <w:pPr>
              <w:spacing w:before="120" w:after="120"/>
              <w:rPr>
                <w:sz w:val="26"/>
                <w:szCs w:val="26"/>
              </w:rPr>
            </w:pPr>
            <w:r w:rsidRPr="00410FBA">
              <w:rPr>
                <w:sz w:val="26"/>
                <w:szCs w:val="26"/>
              </w:rPr>
              <w:t>+ Nội dung ghi sai trên hóa đơn</w:t>
            </w:r>
            <w:r w:rsidR="00B41D4E" w:rsidRPr="00410FBA">
              <w:rPr>
                <w:sz w:val="26"/>
                <w:szCs w:val="26"/>
              </w:rPr>
              <w:t>: tự nhập</w:t>
            </w:r>
          </w:p>
          <w:p w14:paraId="3973CD80" w14:textId="77777777" w:rsidR="005E2E53" w:rsidRPr="00410FBA" w:rsidRDefault="005E2E53" w:rsidP="005E2E53">
            <w:pPr>
              <w:spacing w:before="120" w:after="120"/>
              <w:rPr>
                <w:sz w:val="26"/>
                <w:szCs w:val="26"/>
              </w:rPr>
            </w:pPr>
            <w:r w:rsidRPr="00410FBA">
              <w:rPr>
                <w:sz w:val="26"/>
                <w:szCs w:val="26"/>
              </w:rPr>
              <w:t>+ Nội dung ghi đúng trên hóa đơn</w:t>
            </w:r>
            <w:r w:rsidR="00B41D4E" w:rsidRPr="00410FBA">
              <w:rPr>
                <w:sz w:val="26"/>
                <w:szCs w:val="26"/>
              </w:rPr>
              <w:t>: tự nhập</w:t>
            </w:r>
          </w:p>
          <w:p w14:paraId="2A9F74E7"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 xml:space="preserve">Thông tin đầu ra: </w:t>
            </w:r>
          </w:p>
          <w:p w14:paraId="42548DBF" w14:textId="77777777" w:rsidR="005E2E53" w:rsidRPr="00410FBA" w:rsidRDefault="005E2E53" w:rsidP="005E2E53">
            <w:pPr>
              <w:spacing w:before="120" w:after="120"/>
              <w:rPr>
                <w:sz w:val="26"/>
                <w:szCs w:val="26"/>
              </w:rPr>
            </w:pPr>
            <w:r w:rsidRPr="00410FBA">
              <w:rPr>
                <w:sz w:val="26"/>
                <w:szCs w:val="26"/>
              </w:rPr>
              <w:t>File biên bản được lưu vào cơ sở dữ liệu dưới dạng file pdf</w:t>
            </w:r>
          </w:p>
          <w:p w14:paraId="40CEAB55"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Chức năng xử lý:</w:t>
            </w:r>
          </w:p>
          <w:p w14:paraId="538FB8A4" w14:textId="77777777" w:rsidR="005E2E53" w:rsidRPr="00410FBA" w:rsidRDefault="005E2E53" w:rsidP="005E2E53">
            <w:pPr>
              <w:spacing w:before="120" w:after="120"/>
              <w:rPr>
                <w:sz w:val="26"/>
                <w:szCs w:val="26"/>
              </w:rPr>
            </w:pPr>
            <w:r w:rsidRPr="00410FBA">
              <w:rPr>
                <w:sz w:val="26"/>
                <w:szCs w:val="26"/>
              </w:rPr>
              <w:t>Hệ thống lưu biên bản vào cơ sở dữ liệu</w:t>
            </w:r>
          </w:p>
          <w:p w14:paraId="4BAB4079" w14:textId="77777777" w:rsidR="005E2E53" w:rsidRPr="00410FBA" w:rsidRDefault="005E2E53" w:rsidP="005E2E53">
            <w:pPr>
              <w:pStyle w:val="NormalWeb"/>
              <w:spacing w:before="0" w:beforeAutospacing="0" w:after="0" w:afterAutospacing="0"/>
              <w:rPr>
                <w:sz w:val="26"/>
                <w:szCs w:val="26"/>
              </w:rPr>
            </w:pPr>
            <w:r w:rsidRPr="00410FBA">
              <w:rPr>
                <w:sz w:val="26"/>
                <w:szCs w:val="26"/>
              </w:rPr>
              <w:t>+ Nếu thành công thì thông báo “Tạo biên bản thành công”</w:t>
            </w:r>
          </w:p>
          <w:p w14:paraId="03D53415" w14:textId="77777777" w:rsidR="005E2E53" w:rsidRPr="00410FBA" w:rsidRDefault="005E2E53" w:rsidP="005E2E53">
            <w:pPr>
              <w:pStyle w:val="NormalWeb"/>
              <w:spacing w:before="0" w:beforeAutospacing="0" w:after="0" w:afterAutospacing="0"/>
            </w:pPr>
            <w:r w:rsidRPr="00410FBA">
              <w:rPr>
                <w:sz w:val="26"/>
                <w:szCs w:val="26"/>
              </w:rPr>
              <w:t>+ Nếu không thành công thì thông báo “Tạo biên bản không thành công” (kèm lý do)</w:t>
            </w:r>
          </w:p>
        </w:tc>
        <w:tc>
          <w:tcPr>
            <w:tcW w:w="404" w:type="pct"/>
          </w:tcPr>
          <w:p w14:paraId="253BC01B" w14:textId="77777777" w:rsidR="005E2E53" w:rsidRPr="00410FBA" w:rsidRDefault="005E2E53" w:rsidP="005E2E53">
            <w:pPr>
              <w:spacing w:before="120" w:after="120"/>
              <w:rPr>
                <w:sz w:val="26"/>
                <w:szCs w:val="26"/>
              </w:rPr>
            </w:pPr>
            <w:r w:rsidRPr="00410FBA">
              <w:rPr>
                <w:sz w:val="26"/>
                <w:szCs w:val="26"/>
              </w:rPr>
              <w:t>Cao</w:t>
            </w:r>
          </w:p>
        </w:tc>
        <w:tc>
          <w:tcPr>
            <w:tcW w:w="519" w:type="pct"/>
          </w:tcPr>
          <w:p w14:paraId="00458150" w14:textId="77777777" w:rsidR="005E2E53" w:rsidRPr="00410FBA" w:rsidRDefault="005E2E53" w:rsidP="005E2E53">
            <w:pPr>
              <w:spacing w:before="120" w:after="120"/>
              <w:rPr>
                <w:sz w:val="26"/>
                <w:szCs w:val="26"/>
              </w:rPr>
            </w:pPr>
            <w:r w:rsidRPr="00410FBA">
              <w:rPr>
                <w:sz w:val="26"/>
                <w:szCs w:val="26"/>
              </w:rPr>
              <w:t>Cao</w:t>
            </w:r>
          </w:p>
        </w:tc>
        <w:tc>
          <w:tcPr>
            <w:tcW w:w="484" w:type="pct"/>
          </w:tcPr>
          <w:p w14:paraId="057E81B4" w14:textId="77777777" w:rsidR="005E2E53" w:rsidRPr="00410FBA" w:rsidRDefault="005E2E53" w:rsidP="005E2E53">
            <w:pPr>
              <w:spacing w:before="120" w:after="120"/>
              <w:rPr>
                <w:sz w:val="26"/>
                <w:szCs w:val="26"/>
              </w:rPr>
            </w:pPr>
            <w:r w:rsidRPr="00410FBA">
              <w:rPr>
                <w:sz w:val="26"/>
                <w:szCs w:val="26"/>
              </w:rPr>
              <w:t>Nhân viên kế toán</w:t>
            </w:r>
          </w:p>
        </w:tc>
      </w:tr>
      <w:tr w:rsidR="005E2E53" w:rsidRPr="00410FBA" w14:paraId="7E4D6BFE" w14:textId="77777777" w:rsidTr="00254CF5">
        <w:tc>
          <w:tcPr>
            <w:tcW w:w="391" w:type="pct"/>
          </w:tcPr>
          <w:p w14:paraId="513143DF" w14:textId="77777777" w:rsidR="005E2E53" w:rsidRPr="00410FBA" w:rsidRDefault="005E2E53" w:rsidP="005E2E53">
            <w:pPr>
              <w:pStyle w:val="ListParagraph"/>
              <w:spacing w:before="120" w:after="120"/>
              <w:ind w:left="0"/>
              <w:rPr>
                <w:sz w:val="26"/>
                <w:szCs w:val="26"/>
              </w:rPr>
            </w:pPr>
            <w:r w:rsidRPr="00410FBA">
              <w:rPr>
                <w:sz w:val="26"/>
                <w:szCs w:val="26"/>
              </w:rPr>
              <w:t>7</w:t>
            </w:r>
          </w:p>
        </w:tc>
        <w:tc>
          <w:tcPr>
            <w:tcW w:w="821" w:type="pct"/>
          </w:tcPr>
          <w:p w14:paraId="6A05AC7C" w14:textId="27002CF9" w:rsidR="005E2E53" w:rsidRPr="00410FBA" w:rsidRDefault="002953DC" w:rsidP="005E2E53">
            <w:pPr>
              <w:spacing w:before="120" w:after="120"/>
              <w:jc w:val="center"/>
              <w:rPr>
                <w:sz w:val="26"/>
                <w:szCs w:val="26"/>
              </w:rPr>
            </w:pPr>
            <w:r w:rsidRPr="00410FBA">
              <w:rPr>
                <w:sz w:val="26"/>
                <w:szCs w:val="26"/>
              </w:rPr>
              <w:t>UR_HDDT_042.05.07</w:t>
            </w:r>
          </w:p>
        </w:tc>
        <w:tc>
          <w:tcPr>
            <w:tcW w:w="980" w:type="pct"/>
          </w:tcPr>
          <w:p w14:paraId="76B6EF27" w14:textId="77777777" w:rsidR="005E2E53" w:rsidRPr="00410FBA" w:rsidRDefault="005E2E53" w:rsidP="005E2E53">
            <w:pPr>
              <w:spacing w:before="120" w:after="120"/>
              <w:rPr>
                <w:sz w:val="26"/>
                <w:szCs w:val="26"/>
              </w:rPr>
            </w:pPr>
            <w:r w:rsidRPr="00410FBA">
              <w:rPr>
                <w:sz w:val="26"/>
                <w:szCs w:val="26"/>
              </w:rPr>
              <w:t>Tải biên bản</w:t>
            </w:r>
          </w:p>
        </w:tc>
        <w:tc>
          <w:tcPr>
            <w:tcW w:w="1402" w:type="pct"/>
          </w:tcPr>
          <w:p w14:paraId="6301B0C3" w14:textId="77777777" w:rsidR="005E2E53" w:rsidRPr="00410FBA" w:rsidRDefault="005E2E53" w:rsidP="005E2E5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52E723F2" w14:textId="77777777" w:rsidR="005E2E53" w:rsidRPr="00410FBA" w:rsidRDefault="005E2E53" w:rsidP="005E2E53">
            <w:pPr>
              <w:pStyle w:val="ListParagraph"/>
              <w:spacing w:before="120" w:after="120"/>
              <w:ind w:left="0"/>
              <w:rPr>
                <w:sz w:val="26"/>
                <w:szCs w:val="26"/>
              </w:rPr>
            </w:pPr>
            <w:r w:rsidRPr="00410FBA">
              <w:rPr>
                <w:sz w:val="26"/>
                <w:szCs w:val="26"/>
              </w:rPr>
              <w:t>Cho phép người dùng download biên bản cho hóa đơn</w:t>
            </w:r>
          </w:p>
          <w:p w14:paraId="085AE577"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Thông tin đầu vào:</w:t>
            </w:r>
          </w:p>
          <w:p w14:paraId="2221C4F3" w14:textId="77777777" w:rsidR="005E2E53" w:rsidRPr="00410FBA" w:rsidRDefault="005E2E53" w:rsidP="005E2E53">
            <w:pPr>
              <w:spacing w:before="120" w:after="120"/>
              <w:rPr>
                <w:sz w:val="26"/>
                <w:szCs w:val="26"/>
              </w:rPr>
            </w:pPr>
            <w:r w:rsidRPr="00410FBA">
              <w:rPr>
                <w:sz w:val="26"/>
                <w:szCs w:val="26"/>
              </w:rPr>
              <w:t>Người dùng nhấn nút “Download” tại hóa đơn muốn tải xuống biên bản</w:t>
            </w:r>
          </w:p>
          <w:p w14:paraId="048D5308"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 xml:space="preserve">Thông tin đầu ra: </w:t>
            </w:r>
          </w:p>
          <w:p w14:paraId="3CB70896" w14:textId="77777777" w:rsidR="005E2E53" w:rsidRPr="00410FBA" w:rsidRDefault="005E2E53" w:rsidP="005E2E53">
            <w:pPr>
              <w:spacing w:before="120" w:after="120"/>
              <w:rPr>
                <w:sz w:val="26"/>
                <w:szCs w:val="26"/>
              </w:rPr>
            </w:pPr>
            <w:r w:rsidRPr="00410FBA">
              <w:rPr>
                <w:sz w:val="26"/>
                <w:szCs w:val="26"/>
              </w:rPr>
              <w:t>File biên bản được tải xuống thiết bị của người dùng</w:t>
            </w:r>
          </w:p>
          <w:p w14:paraId="54D1428D" w14:textId="77777777" w:rsidR="005E2E53" w:rsidRPr="00410FBA" w:rsidRDefault="005E2E53" w:rsidP="005E2E53">
            <w:pPr>
              <w:pStyle w:val="ListParagraph"/>
              <w:numPr>
                <w:ilvl w:val="0"/>
                <w:numId w:val="18"/>
              </w:numPr>
              <w:spacing w:before="120" w:after="120"/>
              <w:rPr>
                <w:b/>
                <w:sz w:val="26"/>
                <w:szCs w:val="26"/>
              </w:rPr>
            </w:pPr>
            <w:r w:rsidRPr="00410FBA">
              <w:rPr>
                <w:b/>
                <w:sz w:val="26"/>
                <w:szCs w:val="26"/>
              </w:rPr>
              <w:t>Chức năng xử lý:</w:t>
            </w:r>
          </w:p>
          <w:p w14:paraId="7AF2EFD0" w14:textId="77777777" w:rsidR="005E2E53" w:rsidRPr="00410FBA" w:rsidRDefault="005E2E53" w:rsidP="005E2E53">
            <w:pPr>
              <w:spacing w:before="120" w:after="120"/>
              <w:rPr>
                <w:sz w:val="26"/>
                <w:szCs w:val="26"/>
              </w:rPr>
            </w:pPr>
            <w:r w:rsidRPr="00410FBA">
              <w:rPr>
                <w:sz w:val="26"/>
                <w:szCs w:val="26"/>
              </w:rPr>
              <w:t>Hệ thống hiển thị giao diện để người dùng tải file biên bản xuống thiết bị</w:t>
            </w:r>
          </w:p>
          <w:p w14:paraId="54E70189" w14:textId="77777777" w:rsidR="005E2E53" w:rsidRPr="00410FBA" w:rsidRDefault="005E2E53" w:rsidP="005E2E53">
            <w:pPr>
              <w:pStyle w:val="ListParagraph"/>
              <w:spacing w:before="120" w:after="120"/>
              <w:ind w:left="0"/>
              <w:rPr>
                <w:sz w:val="26"/>
                <w:szCs w:val="26"/>
              </w:rPr>
            </w:pPr>
            <w:r w:rsidRPr="00410FBA">
              <w:rPr>
                <w:sz w:val="26"/>
                <w:szCs w:val="26"/>
              </w:rPr>
              <w:t>+ Nếu thành công thì thông báo “Download biên bản thành công”</w:t>
            </w:r>
          </w:p>
          <w:p w14:paraId="3D32D217" w14:textId="77777777" w:rsidR="005E2E53" w:rsidRPr="00410FBA" w:rsidRDefault="005E2E53" w:rsidP="005E2E53">
            <w:pPr>
              <w:pStyle w:val="ListParagraph"/>
              <w:spacing w:before="120" w:after="120"/>
              <w:ind w:left="0"/>
              <w:rPr>
                <w:b/>
                <w:sz w:val="26"/>
                <w:szCs w:val="26"/>
              </w:rPr>
            </w:pPr>
            <w:r w:rsidRPr="00410FBA">
              <w:rPr>
                <w:sz w:val="26"/>
                <w:szCs w:val="26"/>
              </w:rPr>
              <w:t>+ Nếu không thành công thì thông báo “Download biên bản không thành công” (kèm lý do)</w:t>
            </w:r>
          </w:p>
        </w:tc>
        <w:tc>
          <w:tcPr>
            <w:tcW w:w="404" w:type="pct"/>
          </w:tcPr>
          <w:p w14:paraId="61B296B8" w14:textId="77777777" w:rsidR="005E2E53" w:rsidRPr="00410FBA" w:rsidRDefault="005E2E53" w:rsidP="005E2E53">
            <w:pPr>
              <w:spacing w:before="120" w:after="120"/>
              <w:rPr>
                <w:sz w:val="26"/>
                <w:szCs w:val="26"/>
              </w:rPr>
            </w:pPr>
            <w:r w:rsidRPr="00410FBA">
              <w:rPr>
                <w:sz w:val="26"/>
                <w:szCs w:val="26"/>
              </w:rPr>
              <w:t>Cao</w:t>
            </w:r>
          </w:p>
        </w:tc>
        <w:tc>
          <w:tcPr>
            <w:tcW w:w="519" w:type="pct"/>
          </w:tcPr>
          <w:p w14:paraId="1B4CECEF" w14:textId="77777777" w:rsidR="005E2E53" w:rsidRPr="00410FBA" w:rsidRDefault="005E2E53" w:rsidP="005E2E53">
            <w:pPr>
              <w:spacing w:before="120" w:after="120"/>
              <w:rPr>
                <w:sz w:val="26"/>
                <w:szCs w:val="26"/>
              </w:rPr>
            </w:pPr>
            <w:r w:rsidRPr="00410FBA">
              <w:rPr>
                <w:sz w:val="26"/>
                <w:szCs w:val="26"/>
              </w:rPr>
              <w:t>Cao</w:t>
            </w:r>
          </w:p>
        </w:tc>
        <w:tc>
          <w:tcPr>
            <w:tcW w:w="484" w:type="pct"/>
          </w:tcPr>
          <w:p w14:paraId="712A495D" w14:textId="77777777" w:rsidR="005E2E53" w:rsidRPr="00410FBA" w:rsidRDefault="005E2E53" w:rsidP="005E2E53">
            <w:pPr>
              <w:spacing w:before="120" w:after="120"/>
              <w:rPr>
                <w:sz w:val="26"/>
                <w:szCs w:val="26"/>
              </w:rPr>
            </w:pPr>
            <w:r w:rsidRPr="00410FBA">
              <w:rPr>
                <w:sz w:val="26"/>
                <w:szCs w:val="26"/>
              </w:rPr>
              <w:t>Nhân viên kế toán</w:t>
            </w:r>
          </w:p>
        </w:tc>
      </w:tr>
    </w:tbl>
    <w:p w14:paraId="7B34EF2C" w14:textId="77777777" w:rsidR="001B7DB3" w:rsidRPr="00410FBA" w:rsidRDefault="001B7DB3" w:rsidP="001B7DB3"/>
    <w:p w14:paraId="38C86D96" w14:textId="77777777" w:rsidR="00634C5E" w:rsidRPr="00410FBA" w:rsidRDefault="00CE593F" w:rsidP="00634C5E">
      <w:pPr>
        <w:pStyle w:val="Heading3"/>
        <w:numPr>
          <w:ilvl w:val="0"/>
          <w:numId w:val="0"/>
        </w:numPr>
      </w:pPr>
      <w:bookmarkStart w:id="723" w:name="_Toc167894543"/>
      <w:r w:rsidRPr="00410FBA">
        <w:t>IV.3</w:t>
      </w:r>
      <w:r w:rsidR="00634C5E" w:rsidRPr="00410FBA">
        <w:t>.5 Quản lý thông báo sai sót</w:t>
      </w:r>
      <w:bookmarkEnd w:id="723"/>
    </w:p>
    <w:tbl>
      <w:tblPr>
        <w:tblStyle w:val="TableGrid"/>
        <w:tblW w:w="5000" w:type="pct"/>
        <w:tblLook w:val="04A0" w:firstRow="1" w:lastRow="0" w:firstColumn="1" w:lastColumn="0" w:noHBand="0" w:noVBand="1"/>
      </w:tblPr>
      <w:tblGrid>
        <w:gridCol w:w="708"/>
        <w:gridCol w:w="2600"/>
        <w:gridCol w:w="823"/>
        <w:gridCol w:w="2499"/>
        <w:gridCol w:w="733"/>
        <w:gridCol w:w="823"/>
        <w:gridCol w:w="878"/>
      </w:tblGrid>
      <w:tr w:rsidR="00410FBA" w:rsidRPr="00410FBA" w14:paraId="2E8EA42D" w14:textId="77777777" w:rsidTr="00075681">
        <w:tc>
          <w:tcPr>
            <w:tcW w:w="391" w:type="pct"/>
          </w:tcPr>
          <w:p w14:paraId="7C20DE0B" w14:textId="77777777" w:rsidR="005E2E53" w:rsidRPr="00410FBA" w:rsidRDefault="005E2E53" w:rsidP="00254CF5">
            <w:pPr>
              <w:spacing w:before="120" w:after="120"/>
              <w:jc w:val="center"/>
              <w:rPr>
                <w:b/>
                <w:sz w:val="26"/>
                <w:szCs w:val="26"/>
              </w:rPr>
            </w:pPr>
            <w:r w:rsidRPr="00410FBA">
              <w:rPr>
                <w:b/>
                <w:sz w:val="26"/>
                <w:szCs w:val="26"/>
              </w:rPr>
              <w:t>STT</w:t>
            </w:r>
          </w:p>
        </w:tc>
        <w:tc>
          <w:tcPr>
            <w:tcW w:w="1434" w:type="pct"/>
          </w:tcPr>
          <w:p w14:paraId="13F341F0" w14:textId="77777777" w:rsidR="005E2E53" w:rsidRPr="00410FBA" w:rsidRDefault="005E2E53" w:rsidP="00254CF5">
            <w:pPr>
              <w:spacing w:before="120" w:after="120"/>
              <w:jc w:val="center"/>
              <w:rPr>
                <w:b/>
                <w:sz w:val="26"/>
                <w:szCs w:val="26"/>
              </w:rPr>
            </w:pPr>
            <w:r w:rsidRPr="00410FBA">
              <w:rPr>
                <w:b/>
                <w:sz w:val="26"/>
                <w:szCs w:val="26"/>
              </w:rPr>
              <w:t>Mã yêu cầu</w:t>
            </w:r>
          </w:p>
        </w:tc>
        <w:tc>
          <w:tcPr>
            <w:tcW w:w="454" w:type="pct"/>
          </w:tcPr>
          <w:p w14:paraId="76354410" w14:textId="77777777" w:rsidR="005E2E53" w:rsidRPr="00410FBA" w:rsidRDefault="005E2E53" w:rsidP="00254CF5">
            <w:pPr>
              <w:spacing w:before="120" w:after="120"/>
              <w:jc w:val="center"/>
              <w:rPr>
                <w:b/>
                <w:sz w:val="26"/>
                <w:szCs w:val="26"/>
              </w:rPr>
            </w:pPr>
            <w:r w:rsidRPr="00410FBA">
              <w:rPr>
                <w:b/>
                <w:sz w:val="26"/>
                <w:szCs w:val="26"/>
              </w:rPr>
              <w:t>Tên yêu cầu</w:t>
            </w:r>
          </w:p>
        </w:tc>
        <w:tc>
          <w:tcPr>
            <w:tcW w:w="1379" w:type="pct"/>
          </w:tcPr>
          <w:p w14:paraId="74811CA2" w14:textId="77777777" w:rsidR="005E2E53" w:rsidRPr="00410FBA" w:rsidRDefault="005E2E53" w:rsidP="00254CF5">
            <w:pPr>
              <w:spacing w:before="120" w:after="120"/>
              <w:jc w:val="center"/>
              <w:rPr>
                <w:b/>
                <w:sz w:val="26"/>
                <w:szCs w:val="26"/>
              </w:rPr>
            </w:pPr>
            <w:r w:rsidRPr="00410FBA">
              <w:rPr>
                <w:b/>
                <w:sz w:val="26"/>
                <w:szCs w:val="26"/>
              </w:rPr>
              <w:t xml:space="preserve">Mô tả </w:t>
            </w:r>
          </w:p>
        </w:tc>
        <w:tc>
          <w:tcPr>
            <w:tcW w:w="404" w:type="pct"/>
          </w:tcPr>
          <w:p w14:paraId="183478C0" w14:textId="77777777" w:rsidR="005E2E53" w:rsidRPr="00410FBA" w:rsidRDefault="005E2E53" w:rsidP="00254CF5">
            <w:pPr>
              <w:spacing w:before="120" w:after="120"/>
              <w:jc w:val="center"/>
              <w:rPr>
                <w:b/>
                <w:sz w:val="26"/>
                <w:szCs w:val="26"/>
              </w:rPr>
            </w:pPr>
            <w:r w:rsidRPr="00410FBA">
              <w:rPr>
                <w:b/>
                <w:sz w:val="26"/>
                <w:szCs w:val="26"/>
              </w:rPr>
              <w:t>Mức độ ưu tiên</w:t>
            </w:r>
          </w:p>
        </w:tc>
        <w:tc>
          <w:tcPr>
            <w:tcW w:w="454" w:type="pct"/>
          </w:tcPr>
          <w:p w14:paraId="30092801" w14:textId="77777777" w:rsidR="005E2E53" w:rsidRPr="00410FBA" w:rsidRDefault="005E2E53" w:rsidP="00254CF5">
            <w:pPr>
              <w:spacing w:before="120" w:after="120"/>
              <w:jc w:val="center"/>
              <w:rPr>
                <w:b/>
                <w:sz w:val="26"/>
                <w:szCs w:val="26"/>
              </w:rPr>
            </w:pPr>
            <w:r w:rsidRPr="00410FBA">
              <w:rPr>
                <w:b/>
                <w:sz w:val="26"/>
                <w:szCs w:val="26"/>
              </w:rPr>
              <w:t>Mức độ quan trọng</w:t>
            </w:r>
          </w:p>
        </w:tc>
        <w:tc>
          <w:tcPr>
            <w:tcW w:w="484" w:type="pct"/>
          </w:tcPr>
          <w:p w14:paraId="6A50886D" w14:textId="77777777" w:rsidR="005E2E53" w:rsidRPr="00410FBA" w:rsidRDefault="005E2E53" w:rsidP="00254CF5">
            <w:pPr>
              <w:spacing w:before="120" w:after="120"/>
              <w:jc w:val="center"/>
              <w:rPr>
                <w:b/>
                <w:sz w:val="26"/>
                <w:szCs w:val="26"/>
              </w:rPr>
            </w:pPr>
            <w:r w:rsidRPr="00410FBA">
              <w:rPr>
                <w:b/>
                <w:sz w:val="26"/>
                <w:szCs w:val="26"/>
              </w:rPr>
              <w:t>Đối tượng liên quan</w:t>
            </w:r>
          </w:p>
        </w:tc>
      </w:tr>
      <w:tr w:rsidR="00410FBA" w:rsidRPr="00410FBA" w14:paraId="4110AD2F" w14:textId="77777777" w:rsidTr="00075681">
        <w:tc>
          <w:tcPr>
            <w:tcW w:w="391" w:type="pct"/>
          </w:tcPr>
          <w:p w14:paraId="313D1F60" w14:textId="77777777" w:rsidR="005E2E53" w:rsidRPr="00410FBA" w:rsidRDefault="005E2E53" w:rsidP="00254CF5">
            <w:pPr>
              <w:pStyle w:val="ListParagraph"/>
              <w:spacing w:before="120" w:after="120"/>
              <w:ind w:left="0"/>
              <w:rPr>
                <w:sz w:val="26"/>
                <w:szCs w:val="26"/>
              </w:rPr>
            </w:pPr>
            <w:r w:rsidRPr="00410FBA">
              <w:rPr>
                <w:sz w:val="26"/>
                <w:szCs w:val="26"/>
              </w:rPr>
              <w:t>1</w:t>
            </w:r>
          </w:p>
        </w:tc>
        <w:tc>
          <w:tcPr>
            <w:tcW w:w="1434" w:type="pct"/>
          </w:tcPr>
          <w:p w14:paraId="10E9753A" w14:textId="413ECE0E" w:rsidR="005E2E53" w:rsidRPr="00410FBA" w:rsidRDefault="00075681" w:rsidP="00254CF5">
            <w:pPr>
              <w:spacing w:before="120" w:after="120"/>
              <w:jc w:val="center"/>
              <w:rPr>
                <w:sz w:val="26"/>
                <w:szCs w:val="26"/>
              </w:rPr>
            </w:pPr>
            <w:r w:rsidRPr="00410FBA">
              <w:rPr>
                <w:sz w:val="26"/>
                <w:szCs w:val="26"/>
              </w:rPr>
              <w:t>UR_HDDT_042.02.01</w:t>
            </w:r>
          </w:p>
        </w:tc>
        <w:tc>
          <w:tcPr>
            <w:tcW w:w="454" w:type="pct"/>
          </w:tcPr>
          <w:p w14:paraId="6742F341" w14:textId="77777777" w:rsidR="005E2E53" w:rsidRPr="00410FBA" w:rsidRDefault="005E2E53" w:rsidP="00CE6E05">
            <w:pPr>
              <w:spacing w:before="120" w:after="120"/>
              <w:rPr>
                <w:sz w:val="26"/>
                <w:szCs w:val="26"/>
              </w:rPr>
            </w:pPr>
            <w:r w:rsidRPr="00410FBA">
              <w:rPr>
                <w:sz w:val="26"/>
                <w:szCs w:val="26"/>
              </w:rPr>
              <w:t xml:space="preserve">Xem danh sách </w:t>
            </w:r>
            <w:r w:rsidR="00CE6E05" w:rsidRPr="00410FBA">
              <w:rPr>
                <w:sz w:val="26"/>
                <w:szCs w:val="26"/>
              </w:rPr>
              <w:t>thông báo</w:t>
            </w:r>
          </w:p>
        </w:tc>
        <w:tc>
          <w:tcPr>
            <w:tcW w:w="1379" w:type="pct"/>
          </w:tcPr>
          <w:p w14:paraId="0E7B05DE" w14:textId="77777777" w:rsidR="005E2E53" w:rsidRPr="00410FBA" w:rsidRDefault="005E2E53" w:rsidP="00254CF5">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209CD5CA" w14:textId="77777777" w:rsidR="005E2E53" w:rsidRPr="00410FBA" w:rsidRDefault="005E2E53" w:rsidP="00254CF5">
            <w:pPr>
              <w:pStyle w:val="ListParagraph"/>
              <w:spacing w:before="120" w:after="120"/>
              <w:ind w:left="0"/>
              <w:rPr>
                <w:sz w:val="26"/>
                <w:szCs w:val="26"/>
              </w:rPr>
            </w:pPr>
            <w:r w:rsidRPr="00410FBA">
              <w:rPr>
                <w:sz w:val="26"/>
                <w:szCs w:val="26"/>
              </w:rPr>
              <w:t xml:space="preserve">Cho phép người dùng xem danh sách </w:t>
            </w:r>
            <w:r w:rsidR="00CE6E05" w:rsidRPr="00410FBA">
              <w:rPr>
                <w:sz w:val="26"/>
                <w:szCs w:val="26"/>
              </w:rPr>
              <w:t>thông báo và tìm kiếm thông báo</w:t>
            </w:r>
          </w:p>
          <w:p w14:paraId="3BC26C71" w14:textId="77777777" w:rsidR="005E2E53" w:rsidRPr="00410FBA" w:rsidRDefault="005E2E53" w:rsidP="00254CF5">
            <w:pPr>
              <w:pStyle w:val="ListParagraph"/>
              <w:numPr>
                <w:ilvl w:val="0"/>
                <w:numId w:val="18"/>
              </w:numPr>
              <w:spacing w:before="120" w:after="120"/>
              <w:rPr>
                <w:b/>
                <w:sz w:val="26"/>
                <w:szCs w:val="26"/>
              </w:rPr>
            </w:pPr>
            <w:r w:rsidRPr="00410FBA">
              <w:rPr>
                <w:b/>
                <w:sz w:val="26"/>
                <w:szCs w:val="26"/>
              </w:rPr>
              <w:t>Thông tin đầu vào:</w:t>
            </w:r>
          </w:p>
          <w:p w14:paraId="2CC6FE86" w14:textId="77777777" w:rsidR="005E2E53" w:rsidRPr="00410FBA" w:rsidRDefault="005E2E53" w:rsidP="00254CF5">
            <w:pPr>
              <w:spacing w:before="120" w:after="120"/>
              <w:rPr>
                <w:sz w:val="26"/>
                <w:szCs w:val="26"/>
              </w:rPr>
            </w:pPr>
            <w:r w:rsidRPr="00410FBA">
              <w:rPr>
                <w:sz w:val="26"/>
                <w:szCs w:val="26"/>
              </w:rPr>
              <w:t xml:space="preserve">Dữ liệu </w:t>
            </w:r>
            <w:r w:rsidR="00CE6E05" w:rsidRPr="00410FBA">
              <w:rPr>
                <w:sz w:val="26"/>
                <w:szCs w:val="26"/>
              </w:rPr>
              <w:t>thông báo</w:t>
            </w:r>
            <w:r w:rsidRPr="00410FBA">
              <w:rPr>
                <w:sz w:val="26"/>
                <w:szCs w:val="26"/>
              </w:rPr>
              <w:t xml:space="preserve"> có trên hệ thống</w:t>
            </w:r>
          </w:p>
          <w:p w14:paraId="691F1B7E" w14:textId="77777777" w:rsidR="005E2E53" w:rsidRPr="00410FBA" w:rsidRDefault="005E2E53" w:rsidP="00254CF5">
            <w:pPr>
              <w:pStyle w:val="ListParagraph"/>
              <w:numPr>
                <w:ilvl w:val="0"/>
                <w:numId w:val="18"/>
              </w:numPr>
              <w:spacing w:before="120" w:after="120"/>
              <w:rPr>
                <w:b/>
                <w:sz w:val="26"/>
                <w:szCs w:val="26"/>
              </w:rPr>
            </w:pPr>
            <w:r w:rsidRPr="00410FBA">
              <w:rPr>
                <w:b/>
                <w:sz w:val="26"/>
                <w:szCs w:val="26"/>
              </w:rPr>
              <w:t xml:space="preserve">Thông tin đầu ra: </w:t>
            </w:r>
          </w:p>
          <w:p w14:paraId="696E8F2E" w14:textId="77777777" w:rsidR="005E2E53" w:rsidRPr="00410FBA" w:rsidRDefault="005E2E53" w:rsidP="00254CF5">
            <w:pPr>
              <w:spacing w:before="120" w:after="120"/>
              <w:rPr>
                <w:sz w:val="26"/>
                <w:szCs w:val="26"/>
                <w:u w:val="single"/>
              </w:rPr>
            </w:pPr>
            <w:r w:rsidRPr="00410FBA">
              <w:rPr>
                <w:sz w:val="26"/>
                <w:szCs w:val="26"/>
                <w:u w:val="single"/>
              </w:rPr>
              <w:t>Danh sách gồm các trường thông tin sau:</w:t>
            </w:r>
          </w:p>
          <w:p w14:paraId="5177D2D1" w14:textId="77777777" w:rsidR="005E2E53" w:rsidRPr="00410FBA" w:rsidRDefault="005E2E53" w:rsidP="00254CF5">
            <w:pPr>
              <w:spacing w:before="120" w:after="120"/>
              <w:rPr>
                <w:sz w:val="26"/>
                <w:szCs w:val="26"/>
              </w:rPr>
            </w:pPr>
            <w:r w:rsidRPr="00410FBA">
              <w:rPr>
                <w:sz w:val="26"/>
                <w:szCs w:val="26"/>
              </w:rPr>
              <w:t>+ STT</w:t>
            </w:r>
          </w:p>
          <w:p w14:paraId="7CDF8678" w14:textId="77777777" w:rsidR="00CE6E05" w:rsidRPr="00410FBA" w:rsidRDefault="00CE6E05" w:rsidP="00254CF5">
            <w:pPr>
              <w:spacing w:before="120" w:after="120"/>
              <w:rPr>
                <w:sz w:val="26"/>
                <w:szCs w:val="26"/>
              </w:rPr>
            </w:pPr>
            <w:r w:rsidRPr="00410FBA">
              <w:rPr>
                <w:sz w:val="26"/>
                <w:szCs w:val="26"/>
              </w:rPr>
              <w:t>+ Mã giao dịch</w:t>
            </w:r>
          </w:p>
          <w:p w14:paraId="2636B50A" w14:textId="77777777" w:rsidR="005E2E53" w:rsidRPr="00410FBA" w:rsidRDefault="005E2E53" w:rsidP="00254CF5">
            <w:pPr>
              <w:spacing w:before="120" w:after="120"/>
              <w:rPr>
                <w:sz w:val="26"/>
                <w:szCs w:val="26"/>
              </w:rPr>
            </w:pPr>
            <w:r w:rsidRPr="00410FBA">
              <w:rPr>
                <w:sz w:val="26"/>
                <w:szCs w:val="26"/>
              </w:rPr>
              <w:t>+ Mẫu số</w:t>
            </w:r>
          </w:p>
          <w:p w14:paraId="1BCBF576" w14:textId="77777777" w:rsidR="005E2E53" w:rsidRPr="00410FBA" w:rsidRDefault="005E2E53" w:rsidP="00254CF5">
            <w:pPr>
              <w:spacing w:before="120" w:after="120"/>
              <w:rPr>
                <w:sz w:val="26"/>
                <w:szCs w:val="26"/>
              </w:rPr>
            </w:pPr>
            <w:r w:rsidRPr="00410FBA">
              <w:rPr>
                <w:sz w:val="26"/>
                <w:szCs w:val="26"/>
              </w:rPr>
              <w:t>+ Ký hiệu</w:t>
            </w:r>
          </w:p>
          <w:p w14:paraId="7A946583" w14:textId="77777777" w:rsidR="005E2E53" w:rsidRPr="00410FBA" w:rsidRDefault="005E2E53" w:rsidP="00254CF5">
            <w:pPr>
              <w:spacing w:before="120" w:after="120"/>
              <w:rPr>
                <w:sz w:val="26"/>
                <w:szCs w:val="26"/>
              </w:rPr>
            </w:pPr>
            <w:r w:rsidRPr="00410FBA">
              <w:rPr>
                <w:sz w:val="26"/>
                <w:szCs w:val="26"/>
              </w:rPr>
              <w:t>+ Số hóa đơn</w:t>
            </w:r>
          </w:p>
          <w:p w14:paraId="2A0754E4" w14:textId="77777777" w:rsidR="00CE6E05" w:rsidRPr="00410FBA" w:rsidRDefault="00CE6E05" w:rsidP="00254CF5">
            <w:pPr>
              <w:spacing w:before="120" w:after="120"/>
              <w:rPr>
                <w:sz w:val="26"/>
                <w:szCs w:val="26"/>
              </w:rPr>
            </w:pPr>
            <w:r w:rsidRPr="00410FBA">
              <w:rPr>
                <w:sz w:val="26"/>
                <w:szCs w:val="26"/>
              </w:rPr>
              <w:t>+ Ngày thông báo</w:t>
            </w:r>
          </w:p>
          <w:p w14:paraId="765083DE" w14:textId="77777777" w:rsidR="00CE6E05" w:rsidRPr="00410FBA" w:rsidRDefault="00CE6E05" w:rsidP="00254CF5">
            <w:pPr>
              <w:spacing w:before="120" w:after="120"/>
              <w:rPr>
                <w:sz w:val="26"/>
                <w:szCs w:val="26"/>
              </w:rPr>
            </w:pPr>
            <w:r w:rsidRPr="00410FBA">
              <w:rPr>
                <w:sz w:val="26"/>
                <w:szCs w:val="26"/>
              </w:rPr>
              <w:t>+ Loại thông báo</w:t>
            </w:r>
          </w:p>
          <w:p w14:paraId="09DFE213" w14:textId="77777777" w:rsidR="00CE6E05" w:rsidRPr="00410FBA" w:rsidRDefault="00CE6E05" w:rsidP="00254CF5">
            <w:pPr>
              <w:spacing w:before="120" w:after="120"/>
              <w:rPr>
                <w:sz w:val="26"/>
                <w:szCs w:val="26"/>
              </w:rPr>
            </w:pPr>
            <w:r w:rsidRPr="00410FBA">
              <w:rPr>
                <w:sz w:val="26"/>
                <w:szCs w:val="26"/>
              </w:rPr>
              <w:t>+ Trạng thái gửi CQT</w:t>
            </w:r>
          </w:p>
          <w:p w14:paraId="6CF0A148" w14:textId="77777777" w:rsidR="00CE6E05" w:rsidRPr="00410FBA" w:rsidRDefault="00CE6E05" w:rsidP="00254CF5">
            <w:pPr>
              <w:spacing w:before="120" w:after="120"/>
              <w:rPr>
                <w:sz w:val="26"/>
                <w:szCs w:val="26"/>
              </w:rPr>
            </w:pPr>
            <w:r w:rsidRPr="00410FBA">
              <w:rPr>
                <w:sz w:val="26"/>
                <w:szCs w:val="26"/>
              </w:rPr>
              <w:t>+ Lý do</w:t>
            </w:r>
          </w:p>
          <w:p w14:paraId="666831B4" w14:textId="77777777" w:rsidR="005E2E53" w:rsidRPr="00410FBA" w:rsidRDefault="005E2E53" w:rsidP="00254CF5">
            <w:pPr>
              <w:spacing w:before="120" w:after="120"/>
              <w:rPr>
                <w:sz w:val="26"/>
                <w:szCs w:val="26"/>
                <w:u w:val="single"/>
              </w:rPr>
            </w:pPr>
            <w:r w:rsidRPr="00410FBA">
              <w:rPr>
                <w:sz w:val="26"/>
                <w:szCs w:val="26"/>
                <w:u w:val="single"/>
              </w:rPr>
              <w:t>Các nút thao tác chức năng gồm:</w:t>
            </w:r>
          </w:p>
          <w:p w14:paraId="4647AB9E" w14:textId="77777777" w:rsidR="005E2E53" w:rsidRPr="00410FBA" w:rsidRDefault="005E2E53" w:rsidP="00254CF5">
            <w:pPr>
              <w:spacing w:before="120" w:after="120"/>
              <w:rPr>
                <w:sz w:val="26"/>
                <w:szCs w:val="26"/>
              </w:rPr>
            </w:pPr>
            <w:r w:rsidRPr="00410FBA">
              <w:rPr>
                <w:sz w:val="26"/>
                <w:szCs w:val="26"/>
              </w:rPr>
              <w:t>+ Xem: xem chi tiết hóa đơn bị thay thế/hóa đơn thay thế</w:t>
            </w:r>
          </w:p>
          <w:p w14:paraId="468FB573" w14:textId="77777777" w:rsidR="00CE6E05" w:rsidRPr="00410FBA" w:rsidRDefault="00CE6E05" w:rsidP="00254CF5">
            <w:pPr>
              <w:spacing w:before="120" w:after="120"/>
              <w:rPr>
                <w:sz w:val="26"/>
                <w:szCs w:val="26"/>
              </w:rPr>
            </w:pPr>
            <w:r w:rsidRPr="00410FBA">
              <w:rPr>
                <w:sz w:val="26"/>
                <w:szCs w:val="26"/>
              </w:rPr>
              <w:t>+ Xóa: chỉ xóa được khi trạng thái thông báo là “Chưa gửi”</w:t>
            </w:r>
          </w:p>
          <w:p w14:paraId="1230C995" w14:textId="77777777" w:rsidR="00CE6E05" w:rsidRPr="00410FBA" w:rsidRDefault="00CE6E05" w:rsidP="00CE6E05">
            <w:pPr>
              <w:spacing w:before="120" w:after="120"/>
              <w:rPr>
                <w:sz w:val="26"/>
                <w:szCs w:val="26"/>
              </w:rPr>
            </w:pPr>
            <w:r w:rsidRPr="00410FBA">
              <w:rPr>
                <w:sz w:val="26"/>
                <w:szCs w:val="26"/>
              </w:rPr>
              <w:t>+ Sửa: chỉ sửa được khi trạng thái thông báo là “Chưa gửi”</w:t>
            </w:r>
          </w:p>
          <w:p w14:paraId="74B21392" w14:textId="77777777" w:rsidR="00CE6E05" w:rsidRPr="00410FBA" w:rsidRDefault="00CE6E05" w:rsidP="00CE6E05">
            <w:pPr>
              <w:spacing w:before="120" w:after="120"/>
              <w:rPr>
                <w:sz w:val="26"/>
                <w:szCs w:val="26"/>
              </w:rPr>
            </w:pPr>
            <w:r w:rsidRPr="00410FBA">
              <w:rPr>
                <w:sz w:val="26"/>
                <w:szCs w:val="26"/>
              </w:rPr>
              <w:t>+ Tải xuống XML</w:t>
            </w:r>
          </w:p>
          <w:p w14:paraId="6EA5BBF3" w14:textId="77777777" w:rsidR="00CE6E05" w:rsidRPr="00410FBA" w:rsidRDefault="00CE6E05" w:rsidP="00CE6E05">
            <w:pPr>
              <w:spacing w:before="120" w:after="120"/>
              <w:rPr>
                <w:sz w:val="26"/>
                <w:szCs w:val="26"/>
              </w:rPr>
            </w:pPr>
            <w:r w:rsidRPr="00410FBA">
              <w:rPr>
                <w:sz w:val="26"/>
                <w:szCs w:val="26"/>
              </w:rPr>
              <w:t>+ Xem kết quả từ CQT</w:t>
            </w:r>
          </w:p>
          <w:p w14:paraId="6728597A" w14:textId="77777777" w:rsidR="00CE6E05" w:rsidRPr="00410FBA" w:rsidRDefault="00CE6E05" w:rsidP="00CE6E05">
            <w:pPr>
              <w:spacing w:before="120" w:after="120"/>
              <w:rPr>
                <w:sz w:val="26"/>
                <w:szCs w:val="26"/>
              </w:rPr>
            </w:pPr>
            <w:r w:rsidRPr="00410FBA">
              <w:rPr>
                <w:sz w:val="26"/>
                <w:szCs w:val="26"/>
              </w:rPr>
              <w:t>+ Sao chép</w:t>
            </w:r>
          </w:p>
          <w:p w14:paraId="11FD956F" w14:textId="77777777" w:rsidR="00CE6E05" w:rsidRPr="00410FBA" w:rsidRDefault="00CE6E05" w:rsidP="00CE6E05">
            <w:pPr>
              <w:spacing w:before="120" w:after="120"/>
              <w:rPr>
                <w:sz w:val="26"/>
                <w:szCs w:val="26"/>
              </w:rPr>
            </w:pPr>
            <w:r w:rsidRPr="00410FBA">
              <w:rPr>
                <w:sz w:val="26"/>
                <w:szCs w:val="26"/>
              </w:rPr>
              <w:t>+ Đồng bộ kết quả từ CQT: chỉ hiển thị khi thông báo đã gửi đi và chưa có kết quả từ CQT</w:t>
            </w:r>
          </w:p>
          <w:p w14:paraId="485A7D52" w14:textId="77777777" w:rsidR="005E2E53" w:rsidRPr="00410FBA" w:rsidRDefault="005E2E53" w:rsidP="00254CF5">
            <w:pPr>
              <w:spacing w:before="120" w:after="120"/>
              <w:rPr>
                <w:sz w:val="26"/>
                <w:szCs w:val="26"/>
                <w:u w:val="single"/>
              </w:rPr>
            </w:pPr>
            <w:r w:rsidRPr="00410FBA">
              <w:rPr>
                <w:sz w:val="26"/>
                <w:szCs w:val="26"/>
                <w:u w:val="single"/>
              </w:rPr>
              <w:t xml:space="preserve">Chức năng tìm kiếm </w:t>
            </w:r>
            <w:r w:rsidR="00CE6E05" w:rsidRPr="00410FBA">
              <w:rPr>
                <w:sz w:val="26"/>
                <w:szCs w:val="26"/>
                <w:u w:val="single"/>
              </w:rPr>
              <w:t>thông báo</w:t>
            </w:r>
            <w:r w:rsidRPr="00410FBA">
              <w:rPr>
                <w:sz w:val="26"/>
                <w:szCs w:val="26"/>
                <w:u w:val="single"/>
              </w:rPr>
              <w:t>:</w:t>
            </w:r>
          </w:p>
          <w:p w14:paraId="52867CE4" w14:textId="77777777" w:rsidR="005E2E53" w:rsidRPr="00410FBA" w:rsidRDefault="005E2E53" w:rsidP="00254CF5">
            <w:pPr>
              <w:spacing w:before="120" w:after="120"/>
              <w:rPr>
                <w:sz w:val="26"/>
                <w:szCs w:val="26"/>
              </w:rPr>
            </w:pPr>
            <w:r w:rsidRPr="00410FBA">
              <w:rPr>
                <w:sz w:val="26"/>
                <w:szCs w:val="26"/>
              </w:rPr>
              <w:t>Người dùng nhập từ khóa hoặc lựa chọn tiêu chí với các trường thông tin sau:</w:t>
            </w:r>
          </w:p>
          <w:p w14:paraId="0C722952" w14:textId="77777777" w:rsidR="00CE6E05" w:rsidRPr="00410FBA" w:rsidRDefault="00CE6E05" w:rsidP="00254CF5">
            <w:pPr>
              <w:spacing w:before="120" w:after="120"/>
              <w:rPr>
                <w:sz w:val="26"/>
                <w:szCs w:val="26"/>
              </w:rPr>
            </w:pPr>
            <w:r w:rsidRPr="00410FBA">
              <w:rPr>
                <w:sz w:val="26"/>
                <w:szCs w:val="26"/>
              </w:rPr>
              <w:t>+ Loại thông báo: chọn 1 trong 2 loại (Thông báo hủy/giải trình theo người nộp thuế; Thông báo hủy/giải trình theo thông báo của CQT)</w:t>
            </w:r>
          </w:p>
          <w:p w14:paraId="12A7F73F" w14:textId="77777777" w:rsidR="00CE6E05" w:rsidRPr="00410FBA" w:rsidRDefault="00CE6E05" w:rsidP="00254CF5">
            <w:pPr>
              <w:spacing w:before="120" w:after="120"/>
              <w:rPr>
                <w:sz w:val="26"/>
                <w:szCs w:val="26"/>
              </w:rPr>
            </w:pPr>
            <w:r w:rsidRPr="00410FBA">
              <w:rPr>
                <w:sz w:val="26"/>
                <w:szCs w:val="26"/>
              </w:rPr>
              <w:t>+ Trạng thái thông báo: chọn 1 trong các trạng thái (Chưa gửi; Đã gửi; Gửi lỗi; Không chấp nhận; Chấp nhận; Lỗi hệ thống; Chấp nhận một phần)</w:t>
            </w:r>
          </w:p>
          <w:p w14:paraId="50C4F82A" w14:textId="77777777" w:rsidR="00CE6E05" w:rsidRPr="00410FBA" w:rsidRDefault="00CE6E05" w:rsidP="00254CF5">
            <w:pPr>
              <w:spacing w:before="120" w:after="120"/>
              <w:rPr>
                <w:sz w:val="26"/>
                <w:szCs w:val="26"/>
              </w:rPr>
            </w:pPr>
            <w:r w:rsidRPr="00410FBA">
              <w:rPr>
                <w:sz w:val="26"/>
                <w:szCs w:val="26"/>
              </w:rPr>
              <w:t>+ Từ ngày … Đến ngày *</w:t>
            </w:r>
          </w:p>
          <w:p w14:paraId="2F7139A7" w14:textId="77777777" w:rsidR="005E2E53" w:rsidRPr="00410FBA" w:rsidRDefault="005E2E53" w:rsidP="00CE6E05">
            <w:pPr>
              <w:pStyle w:val="ListParagraph"/>
              <w:numPr>
                <w:ilvl w:val="0"/>
                <w:numId w:val="18"/>
              </w:numPr>
              <w:spacing w:before="120" w:after="120"/>
              <w:rPr>
                <w:b/>
                <w:sz w:val="26"/>
                <w:szCs w:val="26"/>
              </w:rPr>
            </w:pPr>
            <w:r w:rsidRPr="00410FBA">
              <w:rPr>
                <w:b/>
                <w:sz w:val="26"/>
                <w:szCs w:val="26"/>
              </w:rPr>
              <w:t>Chức năng xử lý:</w:t>
            </w:r>
          </w:p>
          <w:p w14:paraId="25BD7FB4" w14:textId="77777777" w:rsidR="005E2E53" w:rsidRPr="00410FBA" w:rsidRDefault="005E2E53" w:rsidP="00254CF5">
            <w:pPr>
              <w:spacing w:before="120" w:after="120"/>
              <w:rPr>
                <w:sz w:val="26"/>
                <w:szCs w:val="26"/>
              </w:rPr>
            </w:pPr>
            <w:r w:rsidRPr="00410FBA">
              <w:rPr>
                <w:sz w:val="26"/>
                <w:szCs w:val="26"/>
              </w:rPr>
              <w:t xml:space="preserve">+ Hệ thống hiển thị danh sách </w:t>
            </w:r>
            <w:r w:rsidR="00CE6E05" w:rsidRPr="00410FBA">
              <w:rPr>
                <w:sz w:val="26"/>
                <w:szCs w:val="26"/>
              </w:rPr>
              <w:t>thông báo</w:t>
            </w:r>
            <w:r w:rsidRPr="00410FBA">
              <w:rPr>
                <w:sz w:val="26"/>
                <w:szCs w:val="26"/>
              </w:rPr>
              <w:t xml:space="preserve"> mặc định/hiển thị theo tiêu chí tìm kiếm</w:t>
            </w:r>
          </w:p>
          <w:p w14:paraId="71D8F388" w14:textId="77777777" w:rsidR="005E2E53" w:rsidRPr="00410FBA" w:rsidRDefault="005E2E53" w:rsidP="00254CF5">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2B038BC3" w14:textId="77777777" w:rsidR="005E2E53" w:rsidRPr="00410FBA" w:rsidRDefault="005E2E53" w:rsidP="00254CF5">
            <w:pPr>
              <w:pStyle w:val="ListParagraph"/>
              <w:numPr>
                <w:ilvl w:val="0"/>
                <w:numId w:val="18"/>
              </w:numPr>
              <w:spacing w:before="120" w:after="120"/>
              <w:rPr>
                <w:b/>
                <w:sz w:val="26"/>
                <w:szCs w:val="26"/>
              </w:rPr>
            </w:pPr>
            <w:r w:rsidRPr="00410FBA">
              <w:rPr>
                <w:b/>
                <w:sz w:val="26"/>
                <w:szCs w:val="26"/>
              </w:rPr>
              <w:t xml:space="preserve">Các ngoại lệ: </w:t>
            </w:r>
          </w:p>
          <w:p w14:paraId="42158C49" w14:textId="77777777" w:rsidR="005E2E53" w:rsidRPr="00410FBA" w:rsidRDefault="005E2E53" w:rsidP="00254CF5">
            <w:pPr>
              <w:spacing w:before="120" w:after="120"/>
              <w:rPr>
                <w:b/>
                <w:sz w:val="26"/>
                <w:szCs w:val="26"/>
              </w:rPr>
            </w:pPr>
            <w:r w:rsidRPr="00410FBA">
              <w:rPr>
                <w:sz w:val="26"/>
                <w:szCs w:val="26"/>
              </w:rPr>
              <w:t>Không có</w:t>
            </w:r>
          </w:p>
        </w:tc>
        <w:tc>
          <w:tcPr>
            <w:tcW w:w="404" w:type="pct"/>
          </w:tcPr>
          <w:p w14:paraId="4FB39B32" w14:textId="77777777" w:rsidR="005E2E53" w:rsidRPr="00410FBA" w:rsidRDefault="005E2E53" w:rsidP="00254CF5">
            <w:pPr>
              <w:spacing w:before="120" w:after="120"/>
              <w:rPr>
                <w:sz w:val="26"/>
                <w:szCs w:val="26"/>
              </w:rPr>
            </w:pPr>
            <w:r w:rsidRPr="00410FBA">
              <w:rPr>
                <w:sz w:val="26"/>
                <w:szCs w:val="26"/>
              </w:rPr>
              <w:t>Cao</w:t>
            </w:r>
          </w:p>
        </w:tc>
        <w:tc>
          <w:tcPr>
            <w:tcW w:w="454" w:type="pct"/>
          </w:tcPr>
          <w:p w14:paraId="38559C5D" w14:textId="77777777" w:rsidR="005E2E53" w:rsidRPr="00410FBA" w:rsidRDefault="005E2E53" w:rsidP="00254CF5">
            <w:pPr>
              <w:spacing w:before="120" w:after="120"/>
              <w:rPr>
                <w:sz w:val="26"/>
                <w:szCs w:val="26"/>
              </w:rPr>
            </w:pPr>
            <w:r w:rsidRPr="00410FBA">
              <w:rPr>
                <w:sz w:val="26"/>
                <w:szCs w:val="26"/>
              </w:rPr>
              <w:t>Cao</w:t>
            </w:r>
          </w:p>
        </w:tc>
        <w:tc>
          <w:tcPr>
            <w:tcW w:w="484" w:type="pct"/>
          </w:tcPr>
          <w:p w14:paraId="475C7566" w14:textId="77777777" w:rsidR="005E2E53" w:rsidRPr="00410FBA" w:rsidRDefault="005E2E53" w:rsidP="00254CF5">
            <w:pPr>
              <w:spacing w:before="120" w:after="120"/>
              <w:rPr>
                <w:sz w:val="26"/>
                <w:szCs w:val="26"/>
              </w:rPr>
            </w:pPr>
            <w:r w:rsidRPr="00410FBA">
              <w:rPr>
                <w:sz w:val="26"/>
                <w:szCs w:val="26"/>
              </w:rPr>
              <w:t>Nhân viên kế toán</w:t>
            </w:r>
          </w:p>
        </w:tc>
      </w:tr>
      <w:tr w:rsidR="00410FBA" w:rsidRPr="00410FBA" w14:paraId="640788B3" w14:textId="77777777" w:rsidTr="00075681">
        <w:tc>
          <w:tcPr>
            <w:tcW w:w="391" w:type="pct"/>
          </w:tcPr>
          <w:p w14:paraId="37D0C9D4" w14:textId="77777777" w:rsidR="00075681" w:rsidRPr="00410FBA" w:rsidRDefault="00075681" w:rsidP="00075681">
            <w:pPr>
              <w:pStyle w:val="ListParagraph"/>
              <w:spacing w:before="120" w:after="120"/>
              <w:ind w:left="0"/>
              <w:rPr>
                <w:sz w:val="26"/>
                <w:szCs w:val="26"/>
              </w:rPr>
            </w:pPr>
            <w:r w:rsidRPr="00410FBA">
              <w:rPr>
                <w:sz w:val="26"/>
                <w:szCs w:val="26"/>
              </w:rPr>
              <w:t>2</w:t>
            </w:r>
          </w:p>
        </w:tc>
        <w:tc>
          <w:tcPr>
            <w:tcW w:w="1434" w:type="pct"/>
          </w:tcPr>
          <w:p w14:paraId="5FDB971D" w14:textId="533D729A" w:rsidR="00075681" w:rsidRPr="00410FBA" w:rsidRDefault="00075681" w:rsidP="00075681">
            <w:pPr>
              <w:spacing w:before="120" w:after="120"/>
              <w:jc w:val="center"/>
              <w:rPr>
                <w:sz w:val="26"/>
                <w:szCs w:val="26"/>
              </w:rPr>
            </w:pPr>
            <w:r w:rsidRPr="00410FBA">
              <w:rPr>
                <w:sz w:val="26"/>
                <w:szCs w:val="26"/>
              </w:rPr>
              <w:t>UR_HDDT_042.02.02</w:t>
            </w:r>
          </w:p>
        </w:tc>
        <w:tc>
          <w:tcPr>
            <w:tcW w:w="454" w:type="pct"/>
          </w:tcPr>
          <w:p w14:paraId="06413038" w14:textId="77777777" w:rsidR="00075681" w:rsidRPr="00410FBA" w:rsidRDefault="00075681" w:rsidP="00075681">
            <w:pPr>
              <w:spacing w:before="120" w:after="120"/>
              <w:rPr>
                <w:sz w:val="26"/>
                <w:szCs w:val="26"/>
              </w:rPr>
            </w:pPr>
            <w:r w:rsidRPr="00410FBA">
              <w:rPr>
                <w:sz w:val="26"/>
                <w:szCs w:val="26"/>
              </w:rPr>
              <w:t>Thêm mới thông báo sai sót</w:t>
            </w:r>
          </w:p>
        </w:tc>
        <w:tc>
          <w:tcPr>
            <w:tcW w:w="1379" w:type="pct"/>
          </w:tcPr>
          <w:p w14:paraId="0DE3916A" w14:textId="77777777" w:rsidR="00075681" w:rsidRPr="00410FBA" w:rsidRDefault="00075681" w:rsidP="00075681">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6E4E4468" w14:textId="77777777" w:rsidR="00075681" w:rsidRPr="00410FBA" w:rsidRDefault="00075681" w:rsidP="00075681">
            <w:pPr>
              <w:pStyle w:val="ListParagraph"/>
              <w:spacing w:before="120" w:after="120"/>
              <w:ind w:left="0"/>
              <w:rPr>
                <w:sz w:val="26"/>
                <w:szCs w:val="26"/>
              </w:rPr>
            </w:pPr>
            <w:r w:rsidRPr="00410FBA">
              <w:rPr>
                <w:sz w:val="26"/>
                <w:szCs w:val="26"/>
              </w:rPr>
              <w:t>Cho phép người dùng lập thông báo sai sót</w:t>
            </w:r>
          </w:p>
          <w:p w14:paraId="4BA32CC3"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Thông tin đầu vào:</w:t>
            </w:r>
          </w:p>
          <w:p w14:paraId="4DF90CBB" w14:textId="77777777" w:rsidR="00075681" w:rsidRPr="00410FBA" w:rsidRDefault="00075681" w:rsidP="00075681">
            <w:pPr>
              <w:spacing w:before="120" w:after="120"/>
              <w:rPr>
                <w:sz w:val="26"/>
                <w:szCs w:val="26"/>
              </w:rPr>
            </w:pPr>
            <w:r w:rsidRPr="00410FBA">
              <w:rPr>
                <w:sz w:val="26"/>
                <w:szCs w:val="26"/>
              </w:rPr>
              <w:t>Các trường thông tin gồm có:</w:t>
            </w:r>
          </w:p>
          <w:p w14:paraId="666A3E3E" w14:textId="77777777" w:rsidR="00075681" w:rsidRPr="00410FBA" w:rsidRDefault="00075681" w:rsidP="00075681">
            <w:pPr>
              <w:spacing w:before="120" w:after="120"/>
              <w:rPr>
                <w:sz w:val="26"/>
                <w:szCs w:val="26"/>
              </w:rPr>
            </w:pPr>
            <w:r w:rsidRPr="00410FBA">
              <w:rPr>
                <w:sz w:val="26"/>
                <w:szCs w:val="26"/>
              </w:rPr>
              <w:t>+ Tên CQT *: mặc định hiển thị tên CQT theo đơn vị người dùng đang chọn, được chọn lại</w:t>
            </w:r>
          </w:p>
          <w:p w14:paraId="14E2C856" w14:textId="77777777" w:rsidR="00075681" w:rsidRPr="00410FBA" w:rsidRDefault="00075681" w:rsidP="00075681">
            <w:pPr>
              <w:spacing w:before="120" w:after="120"/>
              <w:rPr>
                <w:sz w:val="26"/>
                <w:szCs w:val="26"/>
              </w:rPr>
            </w:pPr>
            <w:r w:rsidRPr="00410FBA">
              <w:rPr>
                <w:sz w:val="26"/>
                <w:szCs w:val="26"/>
              </w:rPr>
              <w:t>+ Người nộp thuế *: mặc định là tên hộ kinh doanh, không cho sửa</w:t>
            </w:r>
          </w:p>
          <w:p w14:paraId="5B2C4FBA" w14:textId="77777777" w:rsidR="00075681" w:rsidRPr="00410FBA" w:rsidRDefault="00075681" w:rsidP="00075681">
            <w:pPr>
              <w:spacing w:before="120" w:after="120"/>
              <w:rPr>
                <w:sz w:val="26"/>
                <w:szCs w:val="26"/>
              </w:rPr>
            </w:pPr>
            <w:r w:rsidRPr="00410FBA">
              <w:rPr>
                <w:sz w:val="26"/>
                <w:szCs w:val="26"/>
              </w:rPr>
              <w:t>+ Mã số thuế *: mặc định là MST của hộ kinh doanh, không cho sửa</w:t>
            </w:r>
          </w:p>
          <w:p w14:paraId="4DFB6D28" w14:textId="77777777" w:rsidR="00075681" w:rsidRPr="00410FBA" w:rsidRDefault="00075681" w:rsidP="00075681">
            <w:pPr>
              <w:spacing w:before="120" w:after="120"/>
              <w:rPr>
                <w:sz w:val="26"/>
                <w:szCs w:val="26"/>
              </w:rPr>
            </w:pPr>
            <w:r w:rsidRPr="00410FBA">
              <w:rPr>
                <w:sz w:val="26"/>
                <w:szCs w:val="26"/>
              </w:rPr>
              <w:t>+ Ngày thông báo *: mặc định là ngày hiện tại, cho phép sửa</w:t>
            </w:r>
          </w:p>
          <w:p w14:paraId="41978886" w14:textId="77777777" w:rsidR="00075681" w:rsidRPr="00410FBA" w:rsidRDefault="00075681" w:rsidP="00075681">
            <w:pPr>
              <w:spacing w:before="120" w:after="120"/>
              <w:rPr>
                <w:sz w:val="26"/>
                <w:szCs w:val="26"/>
              </w:rPr>
            </w:pPr>
            <w:r w:rsidRPr="00410FBA">
              <w:rPr>
                <w:sz w:val="26"/>
                <w:szCs w:val="26"/>
              </w:rPr>
              <w:t>+ Địa danh (tỉnh/thành phố) *: mặc định lấy theo đơn vị đang chọn, được chọn lại</w:t>
            </w:r>
          </w:p>
          <w:p w14:paraId="6D5D5338" w14:textId="77777777" w:rsidR="00075681" w:rsidRPr="00410FBA" w:rsidRDefault="00075681" w:rsidP="00075681">
            <w:pPr>
              <w:spacing w:before="120" w:after="120"/>
              <w:rPr>
                <w:sz w:val="26"/>
                <w:szCs w:val="26"/>
              </w:rPr>
            </w:pPr>
            <w:r w:rsidRPr="00410FBA">
              <w:rPr>
                <w:sz w:val="26"/>
                <w:szCs w:val="26"/>
              </w:rPr>
              <w:t>+ Loại thông báo:  chọn 1 trong 2 loại (Thông báo hủy/giải trình của người nộp thuế; Thông báo hủy/giải trình của người nộp thuế theo thông báo của CQT)</w:t>
            </w:r>
          </w:p>
          <w:p w14:paraId="304E83AE" w14:textId="77777777" w:rsidR="00075681" w:rsidRPr="00410FBA" w:rsidRDefault="00075681" w:rsidP="00075681">
            <w:pPr>
              <w:spacing w:before="120" w:after="120"/>
              <w:rPr>
                <w:sz w:val="26"/>
                <w:szCs w:val="26"/>
              </w:rPr>
            </w:pPr>
            <w:r w:rsidRPr="00410FBA">
              <w:rPr>
                <w:sz w:val="26"/>
                <w:szCs w:val="26"/>
              </w:rPr>
              <w:t>+ Số thông báo của CQT *: chỉ hiển thị khi loại thông báo chọn là Thông báo hủy/giải trình của NNT theo thông báo của CQT</w:t>
            </w:r>
          </w:p>
          <w:p w14:paraId="4F1E7942" w14:textId="77777777" w:rsidR="00075681" w:rsidRPr="00410FBA" w:rsidRDefault="00075681" w:rsidP="00075681">
            <w:pPr>
              <w:spacing w:before="120" w:after="120"/>
              <w:rPr>
                <w:sz w:val="26"/>
                <w:szCs w:val="26"/>
              </w:rPr>
            </w:pPr>
            <w:r w:rsidRPr="00410FBA">
              <w:rPr>
                <w:sz w:val="26"/>
                <w:szCs w:val="26"/>
              </w:rPr>
              <w:t>+ Ngày thông báo của CQT *: chỉ hiển thị khi loại thông báo chọn là Thông báo hủy/giải trình của NNT theo thông báo của CQT</w:t>
            </w:r>
          </w:p>
          <w:p w14:paraId="5F1ECB04" w14:textId="77777777" w:rsidR="00075681" w:rsidRPr="00410FBA" w:rsidRDefault="00075681" w:rsidP="00075681">
            <w:pPr>
              <w:spacing w:before="120" w:after="120"/>
              <w:rPr>
                <w:sz w:val="26"/>
                <w:szCs w:val="26"/>
              </w:rPr>
            </w:pPr>
            <w:r w:rsidRPr="00410FBA">
              <w:rPr>
                <w:sz w:val="26"/>
                <w:szCs w:val="26"/>
              </w:rPr>
              <w:t>Các thông tin trên bảng nhập liệu gồm:</w:t>
            </w:r>
          </w:p>
          <w:p w14:paraId="3B5F43D3" w14:textId="77777777" w:rsidR="00075681" w:rsidRPr="00410FBA" w:rsidRDefault="00075681" w:rsidP="00075681">
            <w:pPr>
              <w:spacing w:before="120" w:after="120"/>
              <w:rPr>
                <w:sz w:val="26"/>
                <w:szCs w:val="26"/>
              </w:rPr>
            </w:pPr>
            <w:r w:rsidRPr="00410FBA">
              <w:rPr>
                <w:sz w:val="26"/>
                <w:szCs w:val="26"/>
              </w:rPr>
              <w:t>+ STT: tự động sinh ra</w:t>
            </w:r>
          </w:p>
          <w:p w14:paraId="50B9DAA8" w14:textId="77777777" w:rsidR="00075681" w:rsidRPr="00410FBA" w:rsidRDefault="00075681" w:rsidP="00075681">
            <w:pPr>
              <w:spacing w:before="120" w:after="120"/>
              <w:rPr>
                <w:sz w:val="26"/>
                <w:szCs w:val="26"/>
              </w:rPr>
            </w:pPr>
            <w:r w:rsidRPr="00410FBA">
              <w:rPr>
                <w:sz w:val="26"/>
                <w:szCs w:val="26"/>
              </w:rPr>
              <w:t>+ Chọn danh sách hóa đơn để tạo thông báo sai sót: chọn 1 hoặc nhiều hóa đơn trong danh sách có sẵn</w:t>
            </w:r>
          </w:p>
          <w:p w14:paraId="0506332E" w14:textId="77777777" w:rsidR="00075681" w:rsidRPr="00410FBA" w:rsidRDefault="00075681" w:rsidP="00075681">
            <w:pPr>
              <w:spacing w:before="120" w:after="120"/>
              <w:rPr>
                <w:sz w:val="26"/>
                <w:szCs w:val="26"/>
              </w:rPr>
            </w:pPr>
            <w:r w:rsidRPr="00410FBA">
              <w:rPr>
                <w:sz w:val="26"/>
                <w:szCs w:val="26"/>
              </w:rPr>
              <w:t>+ Mã CQT cấp: nếu chọn 1 hóa đơn thì thông tin tự động hiển thị, cho phép nhập/sửa</w:t>
            </w:r>
          </w:p>
          <w:p w14:paraId="59E61E83" w14:textId="77777777" w:rsidR="00075681" w:rsidRPr="00410FBA" w:rsidRDefault="00075681" w:rsidP="00075681">
            <w:pPr>
              <w:spacing w:before="120" w:after="120"/>
              <w:rPr>
                <w:sz w:val="26"/>
                <w:szCs w:val="26"/>
              </w:rPr>
            </w:pPr>
            <w:r w:rsidRPr="00410FBA">
              <w:rPr>
                <w:sz w:val="26"/>
                <w:szCs w:val="26"/>
              </w:rPr>
              <w:t>+ Mẫu số: nếu chọn 1 hóa đơn thì thông tin tự động hiển thị, cho phép nhập/sửa</w:t>
            </w:r>
          </w:p>
          <w:p w14:paraId="6C2D6745" w14:textId="77777777" w:rsidR="00075681" w:rsidRPr="00410FBA" w:rsidRDefault="00075681" w:rsidP="00075681">
            <w:pPr>
              <w:spacing w:before="120" w:after="120"/>
              <w:rPr>
                <w:sz w:val="26"/>
                <w:szCs w:val="26"/>
              </w:rPr>
            </w:pPr>
            <w:r w:rsidRPr="00410FBA">
              <w:rPr>
                <w:sz w:val="26"/>
                <w:szCs w:val="26"/>
              </w:rPr>
              <w:t>+ Ký hiệu: nếu chọn 1 hóa đơn thì thông tin tự động hiển thị, cho phép nhập/sửa</w:t>
            </w:r>
          </w:p>
          <w:p w14:paraId="24DFC08C" w14:textId="77777777" w:rsidR="00075681" w:rsidRPr="00410FBA" w:rsidRDefault="00075681" w:rsidP="00075681">
            <w:pPr>
              <w:spacing w:before="120" w:after="120"/>
              <w:rPr>
                <w:sz w:val="26"/>
                <w:szCs w:val="26"/>
              </w:rPr>
            </w:pPr>
            <w:r w:rsidRPr="00410FBA">
              <w:rPr>
                <w:sz w:val="26"/>
                <w:szCs w:val="26"/>
              </w:rPr>
              <w:t>+ Số hóa đơn: nếu chọn 1 hóa đơn thì thông tin tự động hiển thị, cho phép nhập/sửa</w:t>
            </w:r>
          </w:p>
          <w:p w14:paraId="36EA85B7" w14:textId="77777777" w:rsidR="00075681" w:rsidRPr="00410FBA" w:rsidRDefault="00075681" w:rsidP="00075681">
            <w:pPr>
              <w:spacing w:before="120" w:after="120"/>
              <w:rPr>
                <w:sz w:val="26"/>
                <w:szCs w:val="26"/>
              </w:rPr>
            </w:pPr>
            <w:r w:rsidRPr="00410FBA">
              <w:rPr>
                <w:sz w:val="26"/>
                <w:szCs w:val="26"/>
              </w:rPr>
              <w:t>+ Ngày hóa đơn: nếu chọn 1 hóa đơn thì thông tin tự động hiển thị, cho phép nhập/sửa</w:t>
            </w:r>
          </w:p>
          <w:p w14:paraId="5E188290" w14:textId="77777777" w:rsidR="00075681" w:rsidRPr="00410FBA" w:rsidRDefault="00075681" w:rsidP="00075681">
            <w:pPr>
              <w:spacing w:before="120" w:after="120"/>
              <w:rPr>
                <w:sz w:val="26"/>
                <w:szCs w:val="26"/>
              </w:rPr>
            </w:pPr>
            <w:r w:rsidRPr="00410FBA">
              <w:rPr>
                <w:sz w:val="26"/>
                <w:szCs w:val="26"/>
              </w:rPr>
              <w:t>+ Loại áp dụng HDDT: Hóa đơn điện tử theo Nghị định 123/2020/NĐ-CP (mặc định); Hóa đơn điện tử có mã xác thực của cơ quan thuế theo Quyết định số 1209/QĐ-BTC; Hóa đơn đặt in theo Nghị định số 51/2010/NĐ-CP và Nghị định số 04/2014/NĐ-CP; Hóa đơn đặt in theo Nghị định 123/2020/NĐ-CP</w:t>
            </w:r>
          </w:p>
          <w:p w14:paraId="6D55BA48" w14:textId="77777777" w:rsidR="00075681" w:rsidRPr="00410FBA" w:rsidRDefault="00075681" w:rsidP="00075681">
            <w:pPr>
              <w:spacing w:before="120" w:after="120"/>
              <w:rPr>
                <w:sz w:val="26"/>
                <w:szCs w:val="26"/>
              </w:rPr>
            </w:pPr>
            <w:r w:rsidRPr="00410FBA">
              <w:rPr>
                <w:sz w:val="26"/>
                <w:szCs w:val="26"/>
              </w:rPr>
              <w:t>+ Tính chất thông báo: tùy thuộc vào trạng thái của Hóa đơn để mặc định trạng thái tương ứng, ví dụ hóa đơn gốc có trạng thái là Bị thay thế thì tính chất là Thay thế. Các tính chất gồm có: Thay thế; Điều chỉnh; Hủy; Giải trình</w:t>
            </w:r>
          </w:p>
          <w:p w14:paraId="0CD8528C" w14:textId="77777777" w:rsidR="00075681" w:rsidRPr="00410FBA" w:rsidRDefault="00075681" w:rsidP="00075681">
            <w:pPr>
              <w:spacing w:before="120" w:after="120"/>
              <w:rPr>
                <w:sz w:val="26"/>
                <w:szCs w:val="26"/>
              </w:rPr>
            </w:pPr>
            <w:r w:rsidRPr="00410FBA">
              <w:rPr>
                <w:sz w:val="26"/>
                <w:szCs w:val="26"/>
              </w:rPr>
              <w:t>+ Lý do: tự nhập</w:t>
            </w:r>
          </w:p>
          <w:p w14:paraId="61E37809"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 xml:space="preserve">Thông tin đầu ra: </w:t>
            </w:r>
          </w:p>
          <w:p w14:paraId="6E80CD6E" w14:textId="77777777" w:rsidR="00075681" w:rsidRPr="00410FBA" w:rsidRDefault="00075681" w:rsidP="00075681">
            <w:pPr>
              <w:spacing w:before="120" w:after="120"/>
              <w:rPr>
                <w:sz w:val="26"/>
                <w:szCs w:val="26"/>
              </w:rPr>
            </w:pPr>
            <w:r w:rsidRPr="00410FBA">
              <w:rPr>
                <w:sz w:val="26"/>
                <w:szCs w:val="26"/>
              </w:rPr>
              <w:t>Thông báo sai sót được lưu trên hệ thống</w:t>
            </w:r>
          </w:p>
          <w:p w14:paraId="5E55DED5"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Chức năng xử lý:</w:t>
            </w:r>
          </w:p>
          <w:p w14:paraId="1F52848C" w14:textId="77777777" w:rsidR="00075681" w:rsidRPr="00410FBA" w:rsidRDefault="00075681" w:rsidP="00075681">
            <w:pPr>
              <w:spacing w:before="120" w:after="120"/>
              <w:rPr>
                <w:sz w:val="26"/>
                <w:szCs w:val="26"/>
              </w:rPr>
            </w:pPr>
            <w:r w:rsidRPr="00410FBA">
              <w:rPr>
                <w:sz w:val="26"/>
                <w:szCs w:val="26"/>
              </w:rPr>
              <w:t>Lưu thông báo sai sót vào hệ thống</w:t>
            </w:r>
          </w:p>
          <w:p w14:paraId="3BB3A94E" w14:textId="77777777" w:rsidR="00075681" w:rsidRPr="00410FBA" w:rsidRDefault="00075681" w:rsidP="00075681">
            <w:pPr>
              <w:pStyle w:val="ListParagraph"/>
              <w:numPr>
                <w:ilvl w:val="0"/>
                <w:numId w:val="19"/>
              </w:numPr>
              <w:spacing w:before="120" w:after="120"/>
              <w:rPr>
                <w:b/>
                <w:sz w:val="26"/>
                <w:szCs w:val="26"/>
              </w:rPr>
            </w:pPr>
            <w:r w:rsidRPr="00410FBA">
              <w:rPr>
                <w:b/>
                <w:sz w:val="26"/>
                <w:szCs w:val="26"/>
              </w:rPr>
              <w:t xml:space="preserve">Các ngoại lệ: </w:t>
            </w:r>
          </w:p>
          <w:p w14:paraId="7672E2E2" w14:textId="77777777" w:rsidR="00075681" w:rsidRPr="00410FBA" w:rsidRDefault="00075681" w:rsidP="00075681">
            <w:pPr>
              <w:pStyle w:val="ListParagraph"/>
              <w:spacing w:before="120" w:after="120"/>
              <w:ind w:left="0"/>
              <w:rPr>
                <w:b/>
                <w:sz w:val="26"/>
                <w:szCs w:val="26"/>
              </w:rPr>
            </w:pPr>
            <w:r w:rsidRPr="00410FBA">
              <w:rPr>
                <w:sz w:val="26"/>
                <w:szCs w:val="26"/>
              </w:rPr>
              <w:t>Hệ thống hiển thị thông báo lỗi nếu người dùng nhập thông tin không đúng/không hợp lệ</w:t>
            </w:r>
          </w:p>
        </w:tc>
        <w:tc>
          <w:tcPr>
            <w:tcW w:w="404" w:type="pct"/>
          </w:tcPr>
          <w:p w14:paraId="3076F83B" w14:textId="77777777" w:rsidR="00075681" w:rsidRPr="00410FBA" w:rsidRDefault="00075681" w:rsidP="00075681">
            <w:pPr>
              <w:spacing w:before="120" w:after="120"/>
              <w:rPr>
                <w:sz w:val="26"/>
                <w:szCs w:val="26"/>
              </w:rPr>
            </w:pPr>
            <w:r w:rsidRPr="00410FBA">
              <w:rPr>
                <w:sz w:val="26"/>
                <w:szCs w:val="26"/>
              </w:rPr>
              <w:t>Cao</w:t>
            </w:r>
          </w:p>
        </w:tc>
        <w:tc>
          <w:tcPr>
            <w:tcW w:w="454" w:type="pct"/>
          </w:tcPr>
          <w:p w14:paraId="5F1DBA49" w14:textId="77777777" w:rsidR="00075681" w:rsidRPr="00410FBA" w:rsidRDefault="00075681" w:rsidP="00075681">
            <w:pPr>
              <w:spacing w:before="120" w:after="120"/>
              <w:rPr>
                <w:sz w:val="26"/>
                <w:szCs w:val="26"/>
              </w:rPr>
            </w:pPr>
            <w:r w:rsidRPr="00410FBA">
              <w:rPr>
                <w:sz w:val="26"/>
                <w:szCs w:val="26"/>
              </w:rPr>
              <w:t>Cao</w:t>
            </w:r>
          </w:p>
        </w:tc>
        <w:tc>
          <w:tcPr>
            <w:tcW w:w="484" w:type="pct"/>
          </w:tcPr>
          <w:p w14:paraId="12806DF8" w14:textId="77777777" w:rsidR="00075681" w:rsidRPr="00410FBA" w:rsidRDefault="00075681" w:rsidP="00075681">
            <w:pPr>
              <w:spacing w:before="120" w:after="120"/>
              <w:rPr>
                <w:sz w:val="26"/>
                <w:szCs w:val="26"/>
              </w:rPr>
            </w:pPr>
            <w:r w:rsidRPr="00410FBA">
              <w:rPr>
                <w:sz w:val="26"/>
                <w:szCs w:val="26"/>
              </w:rPr>
              <w:t>Nhân viên kế toán</w:t>
            </w:r>
          </w:p>
        </w:tc>
      </w:tr>
      <w:tr w:rsidR="00410FBA" w:rsidRPr="00410FBA" w14:paraId="3B3FEC61" w14:textId="77777777" w:rsidTr="00075681">
        <w:tc>
          <w:tcPr>
            <w:tcW w:w="391" w:type="pct"/>
          </w:tcPr>
          <w:p w14:paraId="1014316B" w14:textId="77777777" w:rsidR="00075681" w:rsidRPr="00410FBA" w:rsidRDefault="00075681" w:rsidP="00075681">
            <w:pPr>
              <w:pStyle w:val="ListParagraph"/>
              <w:spacing w:before="120" w:after="120"/>
              <w:ind w:left="0"/>
              <w:rPr>
                <w:sz w:val="26"/>
                <w:szCs w:val="26"/>
              </w:rPr>
            </w:pPr>
            <w:r w:rsidRPr="00410FBA">
              <w:rPr>
                <w:sz w:val="26"/>
                <w:szCs w:val="26"/>
              </w:rPr>
              <w:t>3</w:t>
            </w:r>
          </w:p>
        </w:tc>
        <w:tc>
          <w:tcPr>
            <w:tcW w:w="1434" w:type="pct"/>
          </w:tcPr>
          <w:p w14:paraId="71B8890B" w14:textId="1C548205" w:rsidR="00075681" w:rsidRPr="00410FBA" w:rsidRDefault="00075681" w:rsidP="00075681">
            <w:pPr>
              <w:spacing w:before="120" w:after="120"/>
              <w:jc w:val="center"/>
              <w:rPr>
                <w:sz w:val="26"/>
                <w:szCs w:val="26"/>
              </w:rPr>
            </w:pPr>
            <w:r w:rsidRPr="00410FBA">
              <w:rPr>
                <w:sz w:val="26"/>
                <w:szCs w:val="26"/>
              </w:rPr>
              <w:t>UR_HDDT_042.02.03</w:t>
            </w:r>
          </w:p>
        </w:tc>
        <w:tc>
          <w:tcPr>
            <w:tcW w:w="454" w:type="pct"/>
          </w:tcPr>
          <w:p w14:paraId="4F6E6D85" w14:textId="77777777" w:rsidR="00075681" w:rsidRPr="00410FBA" w:rsidRDefault="00075681" w:rsidP="00075681">
            <w:pPr>
              <w:spacing w:before="120" w:after="120"/>
              <w:rPr>
                <w:sz w:val="26"/>
                <w:szCs w:val="26"/>
              </w:rPr>
            </w:pPr>
            <w:r w:rsidRPr="00410FBA">
              <w:rPr>
                <w:sz w:val="26"/>
                <w:szCs w:val="26"/>
              </w:rPr>
              <w:t>Sửa thông báo sai sót</w:t>
            </w:r>
          </w:p>
        </w:tc>
        <w:tc>
          <w:tcPr>
            <w:tcW w:w="1379" w:type="pct"/>
          </w:tcPr>
          <w:p w14:paraId="5A6C7157" w14:textId="77777777" w:rsidR="00075681" w:rsidRPr="00410FBA" w:rsidRDefault="00075681" w:rsidP="00075681">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D44F146" w14:textId="77777777" w:rsidR="00075681" w:rsidRPr="00410FBA" w:rsidRDefault="00075681" w:rsidP="00075681">
            <w:pPr>
              <w:pStyle w:val="ListParagraph"/>
              <w:spacing w:before="120" w:after="120"/>
              <w:ind w:left="0"/>
              <w:rPr>
                <w:sz w:val="26"/>
                <w:szCs w:val="26"/>
              </w:rPr>
            </w:pPr>
            <w:r w:rsidRPr="00410FBA">
              <w:rPr>
                <w:sz w:val="26"/>
                <w:szCs w:val="26"/>
              </w:rPr>
              <w:t>Cho phép người dùng chỉnh sửa thông báo sai sót</w:t>
            </w:r>
          </w:p>
          <w:p w14:paraId="28E8B5AA"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Thông tin đầu vào:</w:t>
            </w:r>
          </w:p>
          <w:p w14:paraId="028E0D2F" w14:textId="77777777" w:rsidR="00075681" w:rsidRPr="00410FBA" w:rsidRDefault="00075681" w:rsidP="00075681">
            <w:pPr>
              <w:pStyle w:val="ListParagraph"/>
              <w:spacing w:before="120" w:after="120"/>
              <w:ind w:left="0"/>
              <w:rPr>
                <w:sz w:val="26"/>
                <w:szCs w:val="26"/>
              </w:rPr>
            </w:pPr>
            <w:r w:rsidRPr="00410FBA">
              <w:rPr>
                <w:sz w:val="26"/>
                <w:szCs w:val="26"/>
              </w:rPr>
              <w:t>Người dùng có thể chỉnh sửa các trường thông tin như chức năng Thêm mới thông báo sai sót (ngoại trừ các trường không cho phép người dùng sửa)</w:t>
            </w:r>
          </w:p>
          <w:p w14:paraId="1E9C700F"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Thông tin đầu ra:</w:t>
            </w:r>
          </w:p>
          <w:p w14:paraId="7283BAD4" w14:textId="77777777" w:rsidR="00075681" w:rsidRPr="00410FBA" w:rsidRDefault="00075681" w:rsidP="00075681">
            <w:pPr>
              <w:spacing w:before="120" w:after="120"/>
              <w:rPr>
                <w:sz w:val="26"/>
                <w:szCs w:val="26"/>
              </w:rPr>
            </w:pPr>
            <w:r w:rsidRPr="00410FBA">
              <w:rPr>
                <w:sz w:val="26"/>
                <w:szCs w:val="26"/>
              </w:rPr>
              <w:t>Các chỉnh sửa thông báo sai sót được lưu trên hệ thống</w:t>
            </w:r>
          </w:p>
          <w:p w14:paraId="42A33D85"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Chức năng xử lý:</w:t>
            </w:r>
          </w:p>
          <w:p w14:paraId="0B7BDD61" w14:textId="77777777" w:rsidR="00075681" w:rsidRPr="00410FBA" w:rsidRDefault="00075681" w:rsidP="00075681">
            <w:pPr>
              <w:spacing w:before="120" w:after="120"/>
              <w:rPr>
                <w:sz w:val="26"/>
                <w:szCs w:val="26"/>
              </w:rPr>
            </w:pPr>
            <w:r w:rsidRPr="00410FBA">
              <w:rPr>
                <w:sz w:val="26"/>
                <w:szCs w:val="26"/>
              </w:rPr>
              <w:t>Hệ thống lưu các chỉnh sửa thông báo sai sót vào cơ sở dữ liệu</w:t>
            </w:r>
          </w:p>
          <w:p w14:paraId="29E87F59" w14:textId="77777777" w:rsidR="00075681" w:rsidRPr="00410FBA" w:rsidRDefault="00075681" w:rsidP="00075681">
            <w:pPr>
              <w:pStyle w:val="ListParagraph"/>
              <w:numPr>
                <w:ilvl w:val="0"/>
                <w:numId w:val="19"/>
              </w:numPr>
              <w:spacing w:before="120" w:after="120"/>
              <w:rPr>
                <w:b/>
                <w:sz w:val="26"/>
                <w:szCs w:val="26"/>
              </w:rPr>
            </w:pPr>
            <w:r w:rsidRPr="00410FBA">
              <w:rPr>
                <w:b/>
                <w:sz w:val="26"/>
                <w:szCs w:val="26"/>
              </w:rPr>
              <w:t xml:space="preserve">Các ngoại lệ: </w:t>
            </w:r>
          </w:p>
          <w:p w14:paraId="576A3A25" w14:textId="77777777" w:rsidR="00075681" w:rsidRPr="00410FBA" w:rsidRDefault="00075681" w:rsidP="00075681">
            <w:pPr>
              <w:pStyle w:val="ListParagraph"/>
              <w:spacing w:before="120" w:after="120"/>
              <w:ind w:left="0"/>
              <w:rPr>
                <w:sz w:val="26"/>
                <w:szCs w:val="26"/>
              </w:rPr>
            </w:pPr>
            <w:r w:rsidRPr="00410FBA">
              <w:rPr>
                <w:sz w:val="26"/>
                <w:szCs w:val="26"/>
              </w:rPr>
              <w:t>Hệ thống hiển thị thông báo lỗi nếu người dùng nhập thông tin không đúng/không hợp lệ</w:t>
            </w:r>
          </w:p>
        </w:tc>
        <w:tc>
          <w:tcPr>
            <w:tcW w:w="404" w:type="pct"/>
          </w:tcPr>
          <w:p w14:paraId="21457BDA" w14:textId="77777777" w:rsidR="00075681" w:rsidRPr="00410FBA" w:rsidRDefault="00075681" w:rsidP="00075681">
            <w:pPr>
              <w:spacing w:before="120" w:after="120"/>
              <w:rPr>
                <w:sz w:val="26"/>
                <w:szCs w:val="26"/>
              </w:rPr>
            </w:pPr>
            <w:r w:rsidRPr="00410FBA">
              <w:rPr>
                <w:sz w:val="26"/>
                <w:szCs w:val="26"/>
              </w:rPr>
              <w:t>Cao</w:t>
            </w:r>
          </w:p>
        </w:tc>
        <w:tc>
          <w:tcPr>
            <w:tcW w:w="454" w:type="pct"/>
          </w:tcPr>
          <w:p w14:paraId="01AD2EF1" w14:textId="77777777" w:rsidR="00075681" w:rsidRPr="00410FBA" w:rsidRDefault="00075681" w:rsidP="00075681">
            <w:pPr>
              <w:spacing w:before="120" w:after="120"/>
              <w:rPr>
                <w:sz w:val="26"/>
                <w:szCs w:val="26"/>
              </w:rPr>
            </w:pPr>
            <w:r w:rsidRPr="00410FBA">
              <w:rPr>
                <w:sz w:val="26"/>
                <w:szCs w:val="26"/>
              </w:rPr>
              <w:t>Cao</w:t>
            </w:r>
          </w:p>
        </w:tc>
        <w:tc>
          <w:tcPr>
            <w:tcW w:w="484" w:type="pct"/>
          </w:tcPr>
          <w:p w14:paraId="6BEE97BC" w14:textId="77777777" w:rsidR="00075681" w:rsidRPr="00410FBA" w:rsidRDefault="00075681" w:rsidP="00075681">
            <w:pPr>
              <w:spacing w:before="120" w:after="120"/>
              <w:rPr>
                <w:sz w:val="26"/>
                <w:szCs w:val="26"/>
              </w:rPr>
            </w:pPr>
            <w:r w:rsidRPr="00410FBA">
              <w:rPr>
                <w:sz w:val="26"/>
                <w:szCs w:val="26"/>
              </w:rPr>
              <w:t>Nhân viên kế toán</w:t>
            </w:r>
          </w:p>
        </w:tc>
      </w:tr>
      <w:tr w:rsidR="00410FBA" w:rsidRPr="00410FBA" w14:paraId="64CA2EE0" w14:textId="77777777" w:rsidTr="00075681">
        <w:tc>
          <w:tcPr>
            <w:tcW w:w="391" w:type="pct"/>
          </w:tcPr>
          <w:p w14:paraId="1E5C10FE" w14:textId="77777777" w:rsidR="00075681" w:rsidRPr="00410FBA" w:rsidRDefault="00075681" w:rsidP="00075681">
            <w:pPr>
              <w:pStyle w:val="ListParagraph"/>
              <w:spacing w:before="120" w:after="120"/>
              <w:ind w:left="0"/>
              <w:rPr>
                <w:sz w:val="26"/>
                <w:szCs w:val="26"/>
              </w:rPr>
            </w:pPr>
            <w:r w:rsidRPr="00410FBA">
              <w:rPr>
                <w:sz w:val="26"/>
                <w:szCs w:val="26"/>
              </w:rPr>
              <w:t>4</w:t>
            </w:r>
          </w:p>
        </w:tc>
        <w:tc>
          <w:tcPr>
            <w:tcW w:w="1434" w:type="pct"/>
          </w:tcPr>
          <w:p w14:paraId="4D04AC40" w14:textId="52B97639" w:rsidR="00075681" w:rsidRPr="00410FBA" w:rsidRDefault="00075681" w:rsidP="00075681">
            <w:pPr>
              <w:spacing w:before="120" w:after="120"/>
              <w:jc w:val="center"/>
              <w:rPr>
                <w:sz w:val="26"/>
                <w:szCs w:val="26"/>
              </w:rPr>
            </w:pPr>
            <w:r w:rsidRPr="00410FBA">
              <w:rPr>
                <w:sz w:val="26"/>
                <w:szCs w:val="26"/>
              </w:rPr>
              <w:t>UR_HDDT_042.02.04</w:t>
            </w:r>
          </w:p>
        </w:tc>
        <w:tc>
          <w:tcPr>
            <w:tcW w:w="454" w:type="pct"/>
          </w:tcPr>
          <w:p w14:paraId="4750F422" w14:textId="77777777" w:rsidR="00075681" w:rsidRPr="00410FBA" w:rsidRDefault="00075681" w:rsidP="00075681">
            <w:pPr>
              <w:spacing w:before="120" w:after="120"/>
              <w:rPr>
                <w:sz w:val="26"/>
                <w:szCs w:val="26"/>
              </w:rPr>
            </w:pPr>
            <w:r w:rsidRPr="00410FBA">
              <w:rPr>
                <w:sz w:val="26"/>
                <w:szCs w:val="26"/>
              </w:rPr>
              <w:t>Xóa thông báo sai sót</w:t>
            </w:r>
          </w:p>
        </w:tc>
        <w:tc>
          <w:tcPr>
            <w:tcW w:w="1379" w:type="pct"/>
          </w:tcPr>
          <w:p w14:paraId="07B290E0" w14:textId="77777777" w:rsidR="00075681" w:rsidRPr="00410FBA" w:rsidRDefault="00075681" w:rsidP="00075681">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686C90A7" w14:textId="77777777" w:rsidR="00075681" w:rsidRPr="00410FBA" w:rsidRDefault="00075681" w:rsidP="00075681">
            <w:pPr>
              <w:pStyle w:val="ListParagraph"/>
              <w:spacing w:before="120" w:after="120"/>
              <w:ind w:left="0"/>
              <w:rPr>
                <w:sz w:val="26"/>
                <w:szCs w:val="26"/>
              </w:rPr>
            </w:pPr>
            <w:r w:rsidRPr="00410FBA">
              <w:rPr>
                <w:sz w:val="26"/>
                <w:szCs w:val="26"/>
              </w:rPr>
              <w:t>Cho phép người dùng xóa thông báo sai sót</w:t>
            </w:r>
          </w:p>
          <w:p w14:paraId="27F6481C"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Thông tin đầu vào:</w:t>
            </w:r>
          </w:p>
          <w:p w14:paraId="2E39342A" w14:textId="77777777" w:rsidR="00075681" w:rsidRPr="00410FBA" w:rsidRDefault="00075681" w:rsidP="00075681">
            <w:pPr>
              <w:pStyle w:val="ListParagraph"/>
              <w:spacing w:before="120" w:after="120"/>
              <w:ind w:left="0"/>
              <w:rPr>
                <w:sz w:val="26"/>
                <w:szCs w:val="26"/>
              </w:rPr>
            </w:pPr>
            <w:r w:rsidRPr="00410FBA">
              <w:rPr>
                <w:sz w:val="26"/>
                <w:szCs w:val="26"/>
              </w:rPr>
              <w:t>Người dùng nhấn icon nút Xóa tại thông báo muốn xóa</w:t>
            </w:r>
          </w:p>
          <w:p w14:paraId="6392E880"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Thông tin đầu ra:</w:t>
            </w:r>
          </w:p>
          <w:p w14:paraId="15EE6E03" w14:textId="77777777" w:rsidR="00075681" w:rsidRPr="00410FBA" w:rsidRDefault="00075681" w:rsidP="00075681">
            <w:pPr>
              <w:spacing w:before="120" w:after="120"/>
              <w:rPr>
                <w:sz w:val="26"/>
                <w:szCs w:val="26"/>
              </w:rPr>
            </w:pPr>
            <w:r w:rsidRPr="00410FBA">
              <w:rPr>
                <w:sz w:val="26"/>
                <w:szCs w:val="26"/>
              </w:rPr>
              <w:t>Thông báo sai sót bị xóa sẽ không hiển thị trên danh sách thông báo sai sót</w:t>
            </w:r>
          </w:p>
          <w:p w14:paraId="76FF3810"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Chức năng xử lý:</w:t>
            </w:r>
          </w:p>
          <w:p w14:paraId="3816A8E3" w14:textId="77777777" w:rsidR="00075681" w:rsidRPr="00410FBA" w:rsidRDefault="00075681" w:rsidP="00075681">
            <w:pPr>
              <w:spacing w:before="120" w:after="120"/>
              <w:rPr>
                <w:sz w:val="26"/>
                <w:szCs w:val="26"/>
              </w:rPr>
            </w:pPr>
            <w:r w:rsidRPr="00410FBA">
              <w:rPr>
                <w:sz w:val="26"/>
                <w:szCs w:val="26"/>
              </w:rPr>
              <w:t>Hệ thống hiển thị popup xác nhận việc xóa “Bạn có chắc chắn muốn xóa thông báo?”. Người dùng có 2 lựa chọn sau đây:</w:t>
            </w:r>
          </w:p>
          <w:p w14:paraId="5859D5AB" w14:textId="77777777" w:rsidR="00075681" w:rsidRPr="00410FBA" w:rsidRDefault="00075681" w:rsidP="00075681">
            <w:pPr>
              <w:spacing w:before="120" w:after="120"/>
              <w:rPr>
                <w:sz w:val="26"/>
                <w:szCs w:val="26"/>
                <w:rPrChange w:id="724" w:author="Dang Oanh" w:date="2024-05-31T15:47:00Z" w16du:dateUtc="2024-05-31T08:47:00Z">
                  <w:rPr>
                    <w:color w:val="000000"/>
                    <w:sz w:val="26"/>
                    <w:szCs w:val="26"/>
                  </w:rPr>
                </w:rPrChange>
              </w:rPr>
            </w:pPr>
            <w:r w:rsidRPr="00410FBA">
              <w:rPr>
                <w:sz w:val="26"/>
                <w:szCs w:val="26"/>
              </w:rPr>
              <w:t xml:space="preserve">+ </w:t>
            </w:r>
            <w:r w:rsidRPr="00410FBA">
              <w:rPr>
                <w:sz w:val="26"/>
                <w:szCs w:val="26"/>
                <w:rPrChange w:id="725" w:author="Dang Oanh" w:date="2024-05-31T15:47:00Z" w16du:dateUtc="2024-05-31T08:47:00Z">
                  <w:rPr>
                    <w:color w:val="000000"/>
                    <w:sz w:val="26"/>
                    <w:szCs w:val="26"/>
                  </w:rPr>
                </w:rPrChange>
              </w:rPr>
              <w:t>Nếu người dùng chọn Hủy thì hệ thống đóng popup và đưa người dùng quay lại lưới liệt kê</w:t>
            </w:r>
          </w:p>
          <w:p w14:paraId="0966ECB9" w14:textId="77777777" w:rsidR="00075681" w:rsidRPr="00410FBA" w:rsidRDefault="00075681" w:rsidP="00075681">
            <w:pPr>
              <w:spacing w:before="120" w:after="120"/>
              <w:rPr>
                <w:sz w:val="26"/>
                <w:szCs w:val="26"/>
              </w:rPr>
            </w:pPr>
            <w:r w:rsidRPr="00410FBA">
              <w:rPr>
                <w:sz w:val="26"/>
                <w:szCs w:val="26"/>
                <w:rPrChange w:id="726" w:author="Dang Oanh" w:date="2024-05-31T15:47:00Z" w16du:dateUtc="2024-05-31T08:47:00Z">
                  <w:rPr>
                    <w:color w:val="000000"/>
                    <w:sz w:val="26"/>
                    <w:szCs w:val="26"/>
                  </w:rPr>
                </w:rPrChange>
              </w:rPr>
              <w:t>+ Nếu người dùng chọn Đồng ý thì hệ thống thực hiện xóa thông báo sai sót và hiển thị thông báo trên hệ thống “Xóa thông báo sai sót thành công”</w:t>
            </w:r>
          </w:p>
          <w:p w14:paraId="4C942263" w14:textId="77777777" w:rsidR="00075681" w:rsidRPr="00410FBA" w:rsidRDefault="00075681" w:rsidP="00075681">
            <w:pPr>
              <w:pStyle w:val="ListParagraph"/>
              <w:numPr>
                <w:ilvl w:val="0"/>
                <w:numId w:val="19"/>
              </w:numPr>
              <w:spacing w:before="120" w:after="120"/>
              <w:rPr>
                <w:b/>
                <w:sz w:val="26"/>
                <w:szCs w:val="26"/>
              </w:rPr>
            </w:pPr>
            <w:r w:rsidRPr="00410FBA">
              <w:rPr>
                <w:b/>
                <w:sz w:val="26"/>
                <w:szCs w:val="26"/>
              </w:rPr>
              <w:t xml:space="preserve">Các ngoại lệ: </w:t>
            </w:r>
          </w:p>
          <w:p w14:paraId="69F81E1B" w14:textId="77777777" w:rsidR="00075681" w:rsidRPr="00410FBA" w:rsidRDefault="00075681" w:rsidP="00075681">
            <w:pPr>
              <w:pStyle w:val="ListParagraph"/>
              <w:spacing w:before="120" w:after="120"/>
              <w:ind w:left="0"/>
              <w:rPr>
                <w:b/>
                <w:sz w:val="26"/>
                <w:szCs w:val="26"/>
              </w:rPr>
            </w:pPr>
            <w:r w:rsidRPr="00410FBA">
              <w:rPr>
                <w:sz w:val="26"/>
                <w:szCs w:val="26"/>
              </w:rPr>
              <w:t>Không có</w:t>
            </w:r>
          </w:p>
        </w:tc>
        <w:tc>
          <w:tcPr>
            <w:tcW w:w="404" w:type="pct"/>
          </w:tcPr>
          <w:p w14:paraId="6EA7F275" w14:textId="77777777" w:rsidR="00075681" w:rsidRPr="00410FBA" w:rsidRDefault="00075681" w:rsidP="00075681">
            <w:pPr>
              <w:spacing w:before="120" w:after="120"/>
              <w:rPr>
                <w:sz w:val="26"/>
                <w:szCs w:val="26"/>
              </w:rPr>
            </w:pPr>
            <w:r w:rsidRPr="00410FBA">
              <w:rPr>
                <w:sz w:val="26"/>
                <w:szCs w:val="26"/>
              </w:rPr>
              <w:t>Cao</w:t>
            </w:r>
          </w:p>
        </w:tc>
        <w:tc>
          <w:tcPr>
            <w:tcW w:w="454" w:type="pct"/>
          </w:tcPr>
          <w:p w14:paraId="3C0D6DFC" w14:textId="77777777" w:rsidR="00075681" w:rsidRPr="00410FBA" w:rsidRDefault="00075681" w:rsidP="00075681">
            <w:pPr>
              <w:spacing w:before="120" w:after="120"/>
              <w:rPr>
                <w:sz w:val="26"/>
                <w:szCs w:val="26"/>
              </w:rPr>
            </w:pPr>
            <w:r w:rsidRPr="00410FBA">
              <w:rPr>
                <w:sz w:val="26"/>
                <w:szCs w:val="26"/>
              </w:rPr>
              <w:t>Cao</w:t>
            </w:r>
          </w:p>
        </w:tc>
        <w:tc>
          <w:tcPr>
            <w:tcW w:w="484" w:type="pct"/>
          </w:tcPr>
          <w:p w14:paraId="6A414392" w14:textId="77777777" w:rsidR="00075681" w:rsidRPr="00410FBA" w:rsidRDefault="00075681" w:rsidP="00075681">
            <w:pPr>
              <w:spacing w:before="120" w:after="120"/>
              <w:rPr>
                <w:sz w:val="26"/>
                <w:szCs w:val="26"/>
              </w:rPr>
            </w:pPr>
            <w:r w:rsidRPr="00410FBA">
              <w:rPr>
                <w:sz w:val="26"/>
                <w:szCs w:val="26"/>
              </w:rPr>
              <w:t>Nhân viên kế toán</w:t>
            </w:r>
          </w:p>
        </w:tc>
      </w:tr>
      <w:tr w:rsidR="00410FBA" w:rsidRPr="00410FBA" w14:paraId="68E29EC3" w14:textId="77777777" w:rsidTr="00075681">
        <w:tc>
          <w:tcPr>
            <w:tcW w:w="391" w:type="pct"/>
          </w:tcPr>
          <w:p w14:paraId="3B75245D" w14:textId="77777777" w:rsidR="00075681" w:rsidRPr="00410FBA" w:rsidRDefault="00075681" w:rsidP="00075681">
            <w:pPr>
              <w:pStyle w:val="ListParagraph"/>
              <w:spacing w:before="120" w:after="120"/>
              <w:ind w:left="0"/>
              <w:rPr>
                <w:sz w:val="26"/>
                <w:szCs w:val="26"/>
              </w:rPr>
            </w:pPr>
            <w:r w:rsidRPr="00410FBA">
              <w:rPr>
                <w:sz w:val="26"/>
                <w:szCs w:val="26"/>
              </w:rPr>
              <w:t>5</w:t>
            </w:r>
          </w:p>
        </w:tc>
        <w:tc>
          <w:tcPr>
            <w:tcW w:w="1434" w:type="pct"/>
          </w:tcPr>
          <w:p w14:paraId="1800C739" w14:textId="7E8390EE" w:rsidR="00075681" w:rsidRPr="00410FBA" w:rsidRDefault="00075681" w:rsidP="00075681">
            <w:pPr>
              <w:spacing w:before="120" w:after="120"/>
              <w:jc w:val="center"/>
              <w:rPr>
                <w:sz w:val="26"/>
                <w:szCs w:val="26"/>
              </w:rPr>
            </w:pPr>
            <w:r w:rsidRPr="00410FBA">
              <w:rPr>
                <w:sz w:val="26"/>
                <w:szCs w:val="26"/>
              </w:rPr>
              <w:t>UR_HDDT_042.02.05</w:t>
            </w:r>
          </w:p>
        </w:tc>
        <w:tc>
          <w:tcPr>
            <w:tcW w:w="454" w:type="pct"/>
          </w:tcPr>
          <w:p w14:paraId="70E79B76" w14:textId="77777777" w:rsidR="00075681" w:rsidRPr="00410FBA" w:rsidRDefault="00075681" w:rsidP="00075681">
            <w:pPr>
              <w:spacing w:before="120" w:after="120"/>
              <w:rPr>
                <w:sz w:val="26"/>
                <w:szCs w:val="26"/>
              </w:rPr>
            </w:pPr>
            <w:r w:rsidRPr="00410FBA">
              <w:rPr>
                <w:sz w:val="26"/>
                <w:szCs w:val="26"/>
              </w:rPr>
              <w:t>Gửi thông báo sai sót</w:t>
            </w:r>
          </w:p>
        </w:tc>
        <w:tc>
          <w:tcPr>
            <w:tcW w:w="1379" w:type="pct"/>
          </w:tcPr>
          <w:p w14:paraId="00440232" w14:textId="77777777" w:rsidR="00075681" w:rsidRPr="00410FBA" w:rsidRDefault="00075681" w:rsidP="00075681">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4C14E33F" w14:textId="77777777" w:rsidR="00075681" w:rsidRPr="00410FBA" w:rsidRDefault="00075681" w:rsidP="00075681">
            <w:pPr>
              <w:pStyle w:val="ListParagraph"/>
              <w:spacing w:before="120" w:after="120"/>
              <w:ind w:left="0"/>
              <w:rPr>
                <w:sz w:val="26"/>
                <w:szCs w:val="26"/>
              </w:rPr>
            </w:pPr>
            <w:r w:rsidRPr="00410FBA">
              <w:rPr>
                <w:sz w:val="26"/>
                <w:szCs w:val="26"/>
              </w:rPr>
              <w:t>Cho phép người dùng gửi thông báo sai sót tới CQT</w:t>
            </w:r>
          </w:p>
          <w:p w14:paraId="585ED2BC"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Thông tin đầu vào:</w:t>
            </w:r>
          </w:p>
          <w:p w14:paraId="48C75F45" w14:textId="77777777" w:rsidR="00075681" w:rsidRPr="00410FBA" w:rsidRDefault="00075681" w:rsidP="00075681">
            <w:pPr>
              <w:spacing w:before="120" w:after="120"/>
              <w:rPr>
                <w:sz w:val="26"/>
                <w:szCs w:val="26"/>
              </w:rPr>
            </w:pPr>
            <w:r w:rsidRPr="00410FBA">
              <w:rPr>
                <w:sz w:val="26"/>
                <w:szCs w:val="26"/>
              </w:rPr>
              <w:t>Người dùng nhấn nút “Gửi” trên màn hình. Người dùng chỉ được tích chọn các thông báo có trạng thái gửi CQT là “Chưa gửi”</w:t>
            </w:r>
          </w:p>
          <w:p w14:paraId="239EC644"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 xml:space="preserve">Thông tin đầu ra: </w:t>
            </w:r>
          </w:p>
          <w:p w14:paraId="1D28DD45" w14:textId="77777777" w:rsidR="00075681" w:rsidRPr="00410FBA" w:rsidRDefault="00075681" w:rsidP="00075681">
            <w:pPr>
              <w:spacing w:before="120" w:after="120"/>
              <w:rPr>
                <w:sz w:val="26"/>
                <w:szCs w:val="26"/>
              </w:rPr>
            </w:pPr>
            <w:r w:rsidRPr="00410FBA">
              <w:rPr>
                <w:sz w:val="26"/>
                <w:szCs w:val="26"/>
              </w:rPr>
              <w:t>Các thông báo sai sót được gửi tới CQT</w:t>
            </w:r>
          </w:p>
          <w:p w14:paraId="43BD6D3E"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Chức năng xử lý:</w:t>
            </w:r>
          </w:p>
          <w:p w14:paraId="5514C0CF" w14:textId="77777777" w:rsidR="00075681" w:rsidRPr="00410FBA" w:rsidRDefault="00075681" w:rsidP="00075681">
            <w:pPr>
              <w:spacing w:before="120" w:after="120"/>
              <w:rPr>
                <w:sz w:val="26"/>
                <w:szCs w:val="26"/>
              </w:rPr>
            </w:pPr>
            <w:r w:rsidRPr="00410FBA">
              <w:rPr>
                <w:sz w:val="26"/>
                <w:szCs w:val="26"/>
              </w:rPr>
              <w:t>+ Hệ thống hiển thị danh sách chữ ký số có sẵn để người dùng chọn</w:t>
            </w:r>
          </w:p>
          <w:p w14:paraId="1835A483" w14:textId="77777777" w:rsidR="00075681" w:rsidRPr="00410FBA" w:rsidRDefault="00075681" w:rsidP="00075681">
            <w:pPr>
              <w:spacing w:before="120" w:after="120"/>
              <w:rPr>
                <w:sz w:val="26"/>
                <w:szCs w:val="26"/>
              </w:rPr>
            </w:pPr>
            <w:r w:rsidRPr="00410FBA">
              <w:rPr>
                <w:sz w:val="26"/>
                <w:szCs w:val="26"/>
              </w:rPr>
              <w:t>+ Hệ thống thực hiện gửi dữ liệu các thông báo sai sót tới CQT</w:t>
            </w:r>
          </w:p>
          <w:p w14:paraId="5CF4EADD"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 xml:space="preserve">Các ngoại lệ: </w:t>
            </w:r>
          </w:p>
          <w:p w14:paraId="3AE2FFBF" w14:textId="77777777" w:rsidR="00075681" w:rsidRPr="00410FBA" w:rsidRDefault="00075681" w:rsidP="00075681">
            <w:pPr>
              <w:pStyle w:val="ListParagraph"/>
              <w:spacing w:before="120" w:after="120"/>
              <w:ind w:left="0"/>
              <w:rPr>
                <w:sz w:val="26"/>
                <w:szCs w:val="26"/>
              </w:rPr>
            </w:pPr>
            <w:r w:rsidRPr="00410FBA">
              <w:rPr>
                <w:sz w:val="26"/>
                <w:szCs w:val="26"/>
              </w:rPr>
              <w:t>Hệ thống hiển thị cảnh báo trong các trường hợp sau đây:</w:t>
            </w:r>
          </w:p>
          <w:p w14:paraId="317A0599" w14:textId="77777777" w:rsidR="00075681" w:rsidRPr="00410FBA" w:rsidRDefault="00075681" w:rsidP="00075681">
            <w:pPr>
              <w:pStyle w:val="ListParagraph"/>
              <w:spacing w:before="120" w:after="120"/>
              <w:ind w:left="0"/>
              <w:rPr>
                <w:b/>
                <w:sz w:val="26"/>
                <w:szCs w:val="26"/>
              </w:rPr>
            </w:pPr>
            <w:r w:rsidRPr="00410FBA">
              <w:rPr>
                <w:sz w:val="26"/>
                <w:szCs w:val="26"/>
              </w:rPr>
              <w:t xml:space="preserve">+ </w:t>
            </w:r>
            <w:r w:rsidRPr="00410FBA">
              <w:rPr>
                <w:sz w:val="26"/>
                <w:szCs w:val="26"/>
                <w:lang w:val="vi-VN"/>
              </w:rPr>
              <w:t xml:space="preserve">Các hóa đơn </w:t>
            </w:r>
            <w:r w:rsidRPr="00410FBA">
              <w:rPr>
                <w:sz w:val="26"/>
                <w:szCs w:val="26"/>
              </w:rPr>
              <w:t xml:space="preserve">người dùng </w:t>
            </w:r>
            <w:r w:rsidRPr="00410FBA">
              <w:rPr>
                <w:sz w:val="26"/>
                <w:szCs w:val="26"/>
                <w:lang w:val="vi-VN"/>
              </w:rPr>
              <w:t xml:space="preserve">chọn gửi ở trạng thái </w:t>
            </w:r>
            <w:r w:rsidRPr="00410FBA">
              <w:rPr>
                <w:sz w:val="26"/>
                <w:szCs w:val="26"/>
              </w:rPr>
              <w:t>“</w:t>
            </w:r>
            <w:r w:rsidRPr="00410FBA">
              <w:rPr>
                <w:sz w:val="26"/>
                <w:szCs w:val="26"/>
                <w:lang w:val="vi-VN"/>
              </w:rPr>
              <w:t>Đã gử</w:t>
            </w:r>
            <w:r w:rsidRPr="00410FBA">
              <w:rPr>
                <w:sz w:val="26"/>
                <w:szCs w:val="26"/>
              </w:rPr>
              <w:t>i”</w:t>
            </w:r>
          </w:p>
        </w:tc>
        <w:tc>
          <w:tcPr>
            <w:tcW w:w="404" w:type="pct"/>
          </w:tcPr>
          <w:p w14:paraId="313595CD" w14:textId="77777777" w:rsidR="00075681" w:rsidRPr="00410FBA" w:rsidRDefault="00075681" w:rsidP="00075681">
            <w:pPr>
              <w:spacing w:before="120" w:after="120"/>
              <w:rPr>
                <w:sz w:val="26"/>
                <w:szCs w:val="26"/>
              </w:rPr>
            </w:pPr>
            <w:r w:rsidRPr="00410FBA">
              <w:rPr>
                <w:sz w:val="26"/>
                <w:szCs w:val="26"/>
              </w:rPr>
              <w:t>Cao</w:t>
            </w:r>
          </w:p>
        </w:tc>
        <w:tc>
          <w:tcPr>
            <w:tcW w:w="454" w:type="pct"/>
          </w:tcPr>
          <w:p w14:paraId="6FC09D6E" w14:textId="77777777" w:rsidR="00075681" w:rsidRPr="00410FBA" w:rsidRDefault="00075681" w:rsidP="00075681">
            <w:pPr>
              <w:spacing w:before="120" w:after="120"/>
              <w:rPr>
                <w:sz w:val="26"/>
                <w:szCs w:val="26"/>
              </w:rPr>
            </w:pPr>
            <w:r w:rsidRPr="00410FBA">
              <w:rPr>
                <w:sz w:val="26"/>
                <w:szCs w:val="26"/>
              </w:rPr>
              <w:t>Cao</w:t>
            </w:r>
          </w:p>
        </w:tc>
        <w:tc>
          <w:tcPr>
            <w:tcW w:w="484" w:type="pct"/>
          </w:tcPr>
          <w:p w14:paraId="4B647B7F" w14:textId="77777777" w:rsidR="00075681" w:rsidRPr="00410FBA" w:rsidRDefault="00075681" w:rsidP="00075681">
            <w:pPr>
              <w:spacing w:before="120" w:after="120"/>
              <w:rPr>
                <w:sz w:val="26"/>
                <w:szCs w:val="26"/>
              </w:rPr>
            </w:pPr>
            <w:r w:rsidRPr="00410FBA">
              <w:rPr>
                <w:sz w:val="26"/>
                <w:szCs w:val="26"/>
              </w:rPr>
              <w:t>Nhân viên kế toán</w:t>
            </w:r>
          </w:p>
        </w:tc>
      </w:tr>
      <w:tr w:rsidR="00410FBA" w:rsidRPr="00410FBA" w14:paraId="5123163C" w14:textId="77777777" w:rsidTr="00075681">
        <w:tc>
          <w:tcPr>
            <w:tcW w:w="391" w:type="pct"/>
          </w:tcPr>
          <w:p w14:paraId="58F180B2" w14:textId="77777777" w:rsidR="00075681" w:rsidRPr="00410FBA" w:rsidRDefault="00075681" w:rsidP="00075681">
            <w:pPr>
              <w:pStyle w:val="ListParagraph"/>
              <w:spacing w:before="120" w:after="120"/>
              <w:ind w:left="0"/>
              <w:rPr>
                <w:sz w:val="26"/>
                <w:szCs w:val="26"/>
              </w:rPr>
            </w:pPr>
            <w:r w:rsidRPr="00410FBA">
              <w:rPr>
                <w:sz w:val="26"/>
                <w:szCs w:val="26"/>
              </w:rPr>
              <w:t>6</w:t>
            </w:r>
          </w:p>
        </w:tc>
        <w:tc>
          <w:tcPr>
            <w:tcW w:w="1434" w:type="pct"/>
          </w:tcPr>
          <w:p w14:paraId="43E30F0C" w14:textId="34853763" w:rsidR="00075681" w:rsidRPr="00410FBA" w:rsidRDefault="00075681" w:rsidP="00075681">
            <w:pPr>
              <w:spacing w:before="120" w:after="120"/>
              <w:jc w:val="center"/>
              <w:rPr>
                <w:sz w:val="26"/>
                <w:szCs w:val="26"/>
              </w:rPr>
            </w:pPr>
            <w:r w:rsidRPr="00410FBA">
              <w:rPr>
                <w:sz w:val="26"/>
                <w:szCs w:val="26"/>
              </w:rPr>
              <w:t>UR_HDDT_042.02.06</w:t>
            </w:r>
          </w:p>
        </w:tc>
        <w:tc>
          <w:tcPr>
            <w:tcW w:w="454" w:type="pct"/>
          </w:tcPr>
          <w:p w14:paraId="78C505CA" w14:textId="77777777" w:rsidR="00075681" w:rsidRPr="00410FBA" w:rsidRDefault="00075681" w:rsidP="00075681">
            <w:pPr>
              <w:spacing w:before="120" w:after="120"/>
              <w:rPr>
                <w:sz w:val="26"/>
                <w:szCs w:val="26"/>
              </w:rPr>
            </w:pPr>
            <w:r w:rsidRPr="00410FBA">
              <w:rPr>
                <w:sz w:val="26"/>
                <w:szCs w:val="26"/>
              </w:rPr>
              <w:t>Xem chi tiết thông báo sai sót</w:t>
            </w:r>
          </w:p>
        </w:tc>
        <w:tc>
          <w:tcPr>
            <w:tcW w:w="1379" w:type="pct"/>
          </w:tcPr>
          <w:p w14:paraId="397C0CB2" w14:textId="77777777" w:rsidR="00075681" w:rsidRPr="00410FBA" w:rsidRDefault="00075681" w:rsidP="00075681">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66FFDB4F" w14:textId="77777777" w:rsidR="00075681" w:rsidRPr="00410FBA" w:rsidRDefault="00075681" w:rsidP="00075681">
            <w:pPr>
              <w:pStyle w:val="ListParagraph"/>
              <w:spacing w:before="120" w:after="120"/>
              <w:ind w:left="0"/>
              <w:rPr>
                <w:sz w:val="26"/>
                <w:szCs w:val="26"/>
              </w:rPr>
            </w:pPr>
            <w:r w:rsidRPr="00410FBA">
              <w:rPr>
                <w:sz w:val="26"/>
                <w:szCs w:val="26"/>
              </w:rPr>
              <w:t>Cho phép người dùng xem chi tiết thông báo</w:t>
            </w:r>
          </w:p>
          <w:p w14:paraId="008D4CF4"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Thông tin đầu vào:</w:t>
            </w:r>
          </w:p>
          <w:p w14:paraId="47CDEBA8" w14:textId="77777777" w:rsidR="00075681" w:rsidRPr="00410FBA" w:rsidRDefault="00075681" w:rsidP="00075681">
            <w:pPr>
              <w:spacing w:before="120" w:after="120"/>
              <w:rPr>
                <w:sz w:val="26"/>
                <w:szCs w:val="26"/>
              </w:rPr>
            </w:pPr>
            <w:r w:rsidRPr="00410FBA">
              <w:rPr>
                <w:sz w:val="26"/>
                <w:szCs w:val="26"/>
              </w:rPr>
              <w:t>Người dùng nhấn nút “Xem” tại thông báo muốn xem chi tiết</w:t>
            </w:r>
          </w:p>
          <w:p w14:paraId="41D65CA8"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 xml:space="preserve">Thông tin đầu ra: </w:t>
            </w:r>
          </w:p>
          <w:p w14:paraId="57AD690E" w14:textId="77777777" w:rsidR="00075681" w:rsidRPr="00410FBA" w:rsidRDefault="00075681" w:rsidP="00075681">
            <w:pPr>
              <w:spacing w:before="120" w:after="120"/>
              <w:rPr>
                <w:sz w:val="26"/>
                <w:szCs w:val="26"/>
              </w:rPr>
            </w:pPr>
            <w:r w:rsidRPr="00410FBA">
              <w:rPr>
                <w:sz w:val="26"/>
                <w:szCs w:val="26"/>
              </w:rPr>
              <w:t xml:space="preserve">Thông báo sai sót được hiển thị trên màn hình. </w:t>
            </w:r>
          </w:p>
          <w:p w14:paraId="32A417A0"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Chức năng xử lý:</w:t>
            </w:r>
          </w:p>
          <w:p w14:paraId="5C2B3149" w14:textId="77777777" w:rsidR="00075681" w:rsidRPr="00410FBA" w:rsidRDefault="00075681" w:rsidP="00075681">
            <w:pPr>
              <w:spacing w:before="120" w:after="120"/>
              <w:rPr>
                <w:sz w:val="26"/>
                <w:szCs w:val="26"/>
                <w:lang w:val="vi-VN"/>
              </w:rPr>
            </w:pPr>
            <w:r w:rsidRPr="00410FBA">
              <w:rPr>
                <w:sz w:val="26"/>
                <w:szCs w:val="26"/>
              </w:rPr>
              <w:t xml:space="preserve">+ Xem chi tiết hóa đơn: hệ thống </w:t>
            </w:r>
            <w:r w:rsidRPr="00410FBA">
              <w:rPr>
                <w:sz w:val="26"/>
                <w:szCs w:val="26"/>
                <w:lang w:val="vi-VN"/>
              </w:rPr>
              <w:t xml:space="preserve">gọi API sang bên HDDT để </w:t>
            </w:r>
            <w:r w:rsidRPr="00410FBA">
              <w:rPr>
                <w:sz w:val="26"/>
                <w:szCs w:val="26"/>
              </w:rPr>
              <w:t>lấy</w:t>
            </w:r>
            <w:r w:rsidRPr="00410FBA">
              <w:rPr>
                <w:sz w:val="26"/>
                <w:szCs w:val="26"/>
                <w:lang w:val="vi-VN"/>
              </w:rPr>
              <w:t xml:space="preserve"> link html view nội dung hóa đơn</w:t>
            </w:r>
          </w:p>
          <w:p w14:paraId="000EA766" w14:textId="77777777" w:rsidR="00075681" w:rsidRPr="00410FBA" w:rsidRDefault="00075681" w:rsidP="00075681">
            <w:pPr>
              <w:pStyle w:val="ListParagraph"/>
              <w:spacing w:before="120" w:after="120"/>
              <w:ind w:left="0"/>
              <w:rPr>
                <w:b/>
                <w:sz w:val="26"/>
                <w:szCs w:val="26"/>
              </w:rPr>
            </w:pPr>
            <w:r w:rsidRPr="00410FBA">
              <w:rPr>
                <w:sz w:val="26"/>
                <w:szCs w:val="26"/>
              </w:rPr>
              <w:t>+ Tải hóa đơn: Khi người dùng nhấn vào nút Tải hóa đơn thì cho phép tải file pdf</w:t>
            </w:r>
          </w:p>
        </w:tc>
        <w:tc>
          <w:tcPr>
            <w:tcW w:w="404" w:type="pct"/>
          </w:tcPr>
          <w:p w14:paraId="4D389A6B" w14:textId="77777777" w:rsidR="00075681" w:rsidRPr="00410FBA" w:rsidRDefault="00075681" w:rsidP="00075681">
            <w:pPr>
              <w:spacing w:before="120" w:after="120"/>
              <w:rPr>
                <w:sz w:val="26"/>
                <w:szCs w:val="26"/>
              </w:rPr>
            </w:pPr>
            <w:r w:rsidRPr="00410FBA">
              <w:rPr>
                <w:sz w:val="26"/>
                <w:szCs w:val="26"/>
              </w:rPr>
              <w:t>Cao</w:t>
            </w:r>
          </w:p>
        </w:tc>
        <w:tc>
          <w:tcPr>
            <w:tcW w:w="454" w:type="pct"/>
          </w:tcPr>
          <w:p w14:paraId="0F88D4B7" w14:textId="77777777" w:rsidR="00075681" w:rsidRPr="00410FBA" w:rsidRDefault="00075681" w:rsidP="00075681">
            <w:pPr>
              <w:spacing w:before="120" w:after="120"/>
              <w:rPr>
                <w:sz w:val="26"/>
                <w:szCs w:val="26"/>
              </w:rPr>
            </w:pPr>
            <w:r w:rsidRPr="00410FBA">
              <w:rPr>
                <w:sz w:val="26"/>
                <w:szCs w:val="26"/>
              </w:rPr>
              <w:t>Cao</w:t>
            </w:r>
          </w:p>
        </w:tc>
        <w:tc>
          <w:tcPr>
            <w:tcW w:w="484" w:type="pct"/>
          </w:tcPr>
          <w:p w14:paraId="0F55296E" w14:textId="77777777" w:rsidR="00075681" w:rsidRPr="00410FBA" w:rsidRDefault="00075681" w:rsidP="00075681">
            <w:pPr>
              <w:spacing w:before="120" w:after="120"/>
              <w:rPr>
                <w:sz w:val="26"/>
                <w:szCs w:val="26"/>
              </w:rPr>
            </w:pPr>
            <w:r w:rsidRPr="00410FBA">
              <w:rPr>
                <w:sz w:val="26"/>
                <w:szCs w:val="26"/>
              </w:rPr>
              <w:t>Nhân viên kế toán</w:t>
            </w:r>
          </w:p>
        </w:tc>
      </w:tr>
      <w:tr w:rsidR="00410FBA" w:rsidRPr="00410FBA" w14:paraId="17C2A16A" w14:textId="77777777" w:rsidTr="00075681">
        <w:tc>
          <w:tcPr>
            <w:tcW w:w="391" w:type="pct"/>
          </w:tcPr>
          <w:p w14:paraId="4A18DB41" w14:textId="77777777" w:rsidR="00075681" w:rsidRPr="00410FBA" w:rsidRDefault="00075681" w:rsidP="00075681">
            <w:pPr>
              <w:pStyle w:val="ListParagraph"/>
              <w:spacing w:before="120" w:after="120"/>
              <w:ind w:left="0"/>
              <w:rPr>
                <w:sz w:val="26"/>
                <w:szCs w:val="26"/>
              </w:rPr>
            </w:pPr>
            <w:r w:rsidRPr="00410FBA">
              <w:rPr>
                <w:sz w:val="26"/>
                <w:szCs w:val="26"/>
              </w:rPr>
              <w:t>7</w:t>
            </w:r>
          </w:p>
        </w:tc>
        <w:tc>
          <w:tcPr>
            <w:tcW w:w="1434" w:type="pct"/>
          </w:tcPr>
          <w:p w14:paraId="36A03630" w14:textId="36796CB9" w:rsidR="00075681" w:rsidRPr="00410FBA" w:rsidRDefault="00075681" w:rsidP="00075681">
            <w:pPr>
              <w:spacing w:before="120" w:after="120"/>
              <w:jc w:val="center"/>
              <w:rPr>
                <w:sz w:val="26"/>
                <w:szCs w:val="26"/>
              </w:rPr>
            </w:pPr>
            <w:r w:rsidRPr="00410FBA">
              <w:rPr>
                <w:sz w:val="26"/>
                <w:szCs w:val="26"/>
              </w:rPr>
              <w:t>UR_HDDT_042.02.07</w:t>
            </w:r>
          </w:p>
        </w:tc>
        <w:tc>
          <w:tcPr>
            <w:tcW w:w="454" w:type="pct"/>
          </w:tcPr>
          <w:p w14:paraId="3B4BA6A8" w14:textId="77777777" w:rsidR="00075681" w:rsidRPr="00410FBA" w:rsidRDefault="00075681" w:rsidP="00075681">
            <w:pPr>
              <w:spacing w:before="120" w:after="120"/>
              <w:rPr>
                <w:sz w:val="26"/>
                <w:szCs w:val="26"/>
              </w:rPr>
            </w:pPr>
            <w:r w:rsidRPr="00410FBA">
              <w:rPr>
                <w:sz w:val="26"/>
                <w:szCs w:val="26"/>
              </w:rPr>
              <w:t>Đồng bộ kết quả CQT</w:t>
            </w:r>
          </w:p>
        </w:tc>
        <w:tc>
          <w:tcPr>
            <w:tcW w:w="1379" w:type="pct"/>
          </w:tcPr>
          <w:p w14:paraId="60453EFD" w14:textId="77777777" w:rsidR="00075681" w:rsidRPr="00410FBA" w:rsidRDefault="00075681" w:rsidP="00075681">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5B8E6672" w14:textId="77777777" w:rsidR="00075681" w:rsidRPr="00410FBA" w:rsidRDefault="00075681" w:rsidP="00075681">
            <w:pPr>
              <w:pStyle w:val="ListParagraph"/>
              <w:spacing w:before="120" w:after="120"/>
              <w:ind w:left="0"/>
              <w:rPr>
                <w:sz w:val="26"/>
                <w:szCs w:val="26"/>
              </w:rPr>
            </w:pPr>
            <w:r w:rsidRPr="00410FBA">
              <w:rPr>
                <w:sz w:val="26"/>
                <w:szCs w:val="26"/>
              </w:rPr>
              <w:t>Cho phép người dùng đồng bộ trạng thái gửi CQT của thông báo sai sót</w:t>
            </w:r>
          </w:p>
          <w:p w14:paraId="00FD0AE5"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Thông tin đầu vào:</w:t>
            </w:r>
          </w:p>
          <w:p w14:paraId="0697A0C0" w14:textId="77777777" w:rsidR="00075681" w:rsidRPr="00410FBA" w:rsidRDefault="00075681" w:rsidP="00075681">
            <w:pPr>
              <w:spacing w:before="120" w:after="120"/>
              <w:rPr>
                <w:sz w:val="26"/>
                <w:szCs w:val="26"/>
              </w:rPr>
            </w:pPr>
            <w:r w:rsidRPr="00410FBA">
              <w:rPr>
                <w:sz w:val="26"/>
                <w:szCs w:val="26"/>
              </w:rPr>
              <w:t>Người dùng nhấn icon nút “Đồng bộ” tại thông báo muốn đồng bộ</w:t>
            </w:r>
          </w:p>
          <w:p w14:paraId="01FEAA04"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 xml:space="preserve">Thông tin đầu ra: </w:t>
            </w:r>
          </w:p>
          <w:p w14:paraId="21CD0646" w14:textId="77777777" w:rsidR="00075681" w:rsidRPr="00410FBA" w:rsidRDefault="00075681" w:rsidP="00075681">
            <w:pPr>
              <w:pStyle w:val="ListParagraph"/>
              <w:spacing w:before="120" w:after="120"/>
              <w:ind w:left="0"/>
              <w:rPr>
                <w:sz w:val="26"/>
                <w:szCs w:val="26"/>
              </w:rPr>
            </w:pPr>
            <w:r w:rsidRPr="00410FBA">
              <w:rPr>
                <w:sz w:val="26"/>
                <w:szCs w:val="26"/>
              </w:rPr>
              <w:t>Trạng thái gửi CQT và mã CQT được đồng bộ về hệ thống</w:t>
            </w:r>
          </w:p>
          <w:p w14:paraId="51766314"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Chức năng xử lý:</w:t>
            </w:r>
          </w:p>
          <w:p w14:paraId="45C3E5C2" w14:textId="77777777" w:rsidR="00075681" w:rsidRPr="00410FBA" w:rsidRDefault="00075681" w:rsidP="00075681">
            <w:pPr>
              <w:spacing w:before="120" w:after="120"/>
              <w:rPr>
                <w:i/>
                <w:sz w:val="26"/>
                <w:szCs w:val="26"/>
              </w:rPr>
            </w:pPr>
            <w:r w:rsidRPr="00410FBA">
              <w:rPr>
                <w:sz w:val="26"/>
                <w:szCs w:val="26"/>
              </w:rPr>
              <w:t>Hệ thống chỉ đồng bộ khi hóa đơn có tình trạng chưa đồng bộ và ở các trạng thái “Đã gửi”</w:t>
            </w:r>
          </w:p>
          <w:p w14:paraId="0752281C"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 xml:space="preserve">Các ngoại lệ: </w:t>
            </w:r>
          </w:p>
          <w:p w14:paraId="75D96B79" w14:textId="77777777" w:rsidR="00075681" w:rsidRPr="00410FBA" w:rsidRDefault="00075681" w:rsidP="00075681">
            <w:pPr>
              <w:pStyle w:val="ListParagraph"/>
              <w:spacing w:before="120" w:after="120"/>
              <w:ind w:left="0"/>
              <w:rPr>
                <w:b/>
                <w:sz w:val="26"/>
                <w:szCs w:val="26"/>
              </w:rPr>
            </w:pPr>
            <w:r w:rsidRPr="00410FBA">
              <w:rPr>
                <w:sz w:val="26"/>
                <w:szCs w:val="26"/>
              </w:rPr>
              <w:t>Không có</w:t>
            </w:r>
          </w:p>
        </w:tc>
        <w:tc>
          <w:tcPr>
            <w:tcW w:w="404" w:type="pct"/>
          </w:tcPr>
          <w:p w14:paraId="30FCEEBA" w14:textId="77777777" w:rsidR="00075681" w:rsidRPr="00410FBA" w:rsidRDefault="00075681" w:rsidP="00075681">
            <w:pPr>
              <w:spacing w:before="120" w:after="120"/>
              <w:rPr>
                <w:sz w:val="26"/>
                <w:szCs w:val="26"/>
              </w:rPr>
            </w:pPr>
            <w:r w:rsidRPr="00410FBA">
              <w:rPr>
                <w:sz w:val="26"/>
                <w:szCs w:val="26"/>
              </w:rPr>
              <w:t>Cao</w:t>
            </w:r>
          </w:p>
        </w:tc>
        <w:tc>
          <w:tcPr>
            <w:tcW w:w="454" w:type="pct"/>
          </w:tcPr>
          <w:p w14:paraId="725F3374" w14:textId="77777777" w:rsidR="00075681" w:rsidRPr="00410FBA" w:rsidRDefault="00075681" w:rsidP="00075681">
            <w:pPr>
              <w:spacing w:before="120" w:after="120"/>
              <w:rPr>
                <w:sz w:val="26"/>
                <w:szCs w:val="26"/>
              </w:rPr>
            </w:pPr>
            <w:r w:rsidRPr="00410FBA">
              <w:rPr>
                <w:sz w:val="26"/>
                <w:szCs w:val="26"/>
              </w:rPr>
              <w:t>Cao</w:t>
            </w:r>
          </w:p>
        </w:tc>
        <w:tc>
          <w:tcPr>
            <w:tcW w:w="484" w:type="pct"/>
          </w:tcPr>
          <w:p w14:paraId="4945D9D5" w14:textId="77777777" w:rsidR="00075681" w:rsidRPr="00410FBA" w:rsidRDefault="00075681" w:rsidP="00075681">
            <w:pPr>
              <w:spacing w:before="120" w:after="120"/>
              <w:rPr>
                <w:sz w:val="26"/>
                <w:szCs w:val="26"/>
              </w:rPr>
            </w:pPr>
            <w:r w:rsidRPr="00410FBA">
              <w:rPr>
                <w:sz w:val="26"/>
                <w:szCs w:val="26"/>
              </w:rPr>
              <w:t>Nhân viên kế toán</w:t>
            </w:r>
          </w:p>
        </w:tc>
      </w:tr>
      <w:tr w:rsidR="00410FBA" w:rsidRPr="00410FBA" w14:paraId="7BF06C34" w14:textId="77777777" w:rsidTr="00075681">
        <w:tc>
          <w:tcPr>
            <w:tcW w:w="391" w:type="pct"/>
          </w:tcPr>
          <w:p w14:paraId="20B71B9A" w14:textId="77777777" w:rsidR="00075681" w:rsidRPr="00410FBA" w:rsidRDefault="00075681" w:rsidP="00075681">
            <w:pPr>
              <w:pStyle w:val="ListParagraph"/>
              <w:spacing w:before="120" w:after="120"/>
              <w:ind w:left="0"/>
              <w:rPr>
                <w:sz w:val="26"/>
                <w:szCs w:val="26"/>
              </w:rPr>
            </w:pPr>
            <w:r w:rsidRPr="00410FBA">
              <w:rPr>
                <w:sz w:val="26"/>
                <w:szCs w:val="26"/>
              </w:rPr>
              <w:t>8</w:t>
            </w:r>
          </w:p>
        </w:tc>
        <w:tc>
          <w:tcPr>
            <w:tcW w:w="1434" w:type="pct"/>
          </w:tcPr>
          <w:p w14:paraId="2BAAB059" w14:textId="02DCF041" w:rsidR="00075681" w:rsidRPr="00410FBA" w:rsidRDefault="00075681" w:rsidP="00075681">
            <w:pPr>
              <w:spacing w:before="120" w:after="120"/>
              <w:jc w:val="center"/>
              <w:rPr>
                <w:sz w:val="26"/>
                <w:szCs w:val="26"/>
              </w:rPr>
            </w:pPr>
            <w:r w:rsidRPr="00410FBA">
              <w:rPr>
                <w:sz w:val="26"/>
                <w:szCs w:val="26"/>
              </w:rPr>
              <w:t>UR_HDDT_042.02.08</w:t>
            </w:r>
          </w:p>
        </w:tc>
        <w:tc>
          <w:tcPr>
            <w:tcW w:w="454" w:type="pct"/>
          </w:tcPr>
          <w:p w14:paraId="4E3C1229" w14:textId="77777777" w:rsidR="00075681" w:rsidRPr="00410FBA" w:rsidRDefault="00075681" w:rsidP="00075681">
            <w:pPr>
              <w:spacing w:before="120" w:after="120"/>
              <w:rPr>
                <w:sz w:val="26"/>
                <w:szCs w:val="26"/>
              </w:rPr>
            </w:pPr>
            <w:r w:rsidRPr="00410FBA">
              <w:rPr>
                <w:sz w:val="26"/>
                <w:szCs w:val="26"/>
              </w:rPr>
              <w:t>Tải thông báo sai sót dưới dạng file xml</w:t>
            </w:r>
          </w:p>
        </w:tc>
        <w:tc>
          <w:tcPr>
            <w:tcW w:w="1379" w:type="pct"/>
          </w:tcPr>
          <w:p w14:paraId="719181D6" w14:textId="77777777" w:rsidR="00075681" w:rsidRPr="00410FBA" w:rsidRDefault="00075681" w:rsidP="00075681">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62EF1DD" w14:textId="77777777" w:rsidR="00075681" w:rsidRPr="00410FBA" w:rsidRDefault="00075681" w:rsidP="00075681">
            <w:pPr>
              <w:pStyle w:val="ListParagraph"/>
              <w:spacing w:before="120" w:after="120"/>
              <w:ind w:left="0"/>
              <w:rPr>
                <w:sz w:val="26"/>
                <w:szCs w:val="26"/>
              </w:rPr>
            </w:pPr>
            <w:r w:rsidRPr="00410FBA">
              <w:rPr>
                <w:sz w:val="26"/>
                <w:szCs w:val="26"/>
              </w:rPr>
              <w:t>Cho phép người dùng download biên bản thông báo sai sót dưới dạng file xml</w:t>
            </w:r>
          </w:p>
          <w:p w14:paraId="0201A6B2"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Thông tin đầu vào:</w:t>
            </w:r>
          </w:p>
          <w:p w14:paraId="1464B470" w14:textId="77777777" w:rsidR="00075681" w:rsidRPr="00410FBA" w:rsidRDefault="00075681" w:rsidP="00075681">
            <w:pPr>
              <w:spacing w:before="120" w:after="120"/>
              <w:rPr>
                <w:sz w:val="26"/>
                <w:szCs w:val="26"/>
              </w:rPr>
            </w:pPr>
            <w:r w:rsidRPr="00410FBA">
              <w:rPr>
                <w:sz w:val="26"/>
                <w:szCs w:val="26"/>
              </w:rPr>
              <w:t xml:space="preserve">Người dùng nhấn nút “Download” tại thông báo muốn tải xuống </w:t>
            </w:r>
          </w:p>
          <w:p w14:paraId="766AE1E3"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 xml:space="preserve">Thông tin đầu ra: </w:t>
            </w:r>
          </w:p>
          <w:p w14:paraId="7D68B0F4" w14:textId="77777777" w:rsidR="00075681" w:rsidRPr="00410FBA" w:rsidRDefault="00075681" w:rsidP="00075681">
            <w:pPr>
              <w:spacing w:before="120" w:after="120"/>
              <w:rPr>
                <w:sz w:val="26"/>
                <w:szCs w:val="26"/>
              </w:rPr>
            </w:pPr>
            <w:r w:rsidRPr="00410FBA">
              <w:rPr>
                <w:sz w:val="26"/>
                <w:szCs w:val="26"/>
              </w:rPr>
              <w:t>File thông báo dạng xml được tải xuống thiết bị của người dùng</w:t>
            </w:r>
          </w:p>
          <w:p w14:paraId="34598BA2"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Chức năng xử lý:</w:t>
            </w:r>
          </w:p>
          <w:p w14:paraId="6A4E9D97" w14:textId="77777777" w:rsidR="00075681" w:rsidRPr="00410FBA" w:rsidRDefault="00075681" w:rsidP="00075681">
            <w:pPr>
              <w:spacing w:before="120" w:after="120"/>
              <w:rPr>
                <w:sz w:val="26"/>
                <w:szCs w:val="26"/>
              </w:rPr>
            </w:pPr>
            <w:r w:rsidRPr="00410FBA">
              <w:rPr>
                <w:sz w:val="26"/>
                <w:szCs w:val="26"/>
              </w:rPr>
              <w:t>Hệ thống hiển thị giao diện để người dùng tải file xml xuống thiết bị</w:t>
            </w:r>
          </w:p>
          <w:p w14:paraId="65009E98" w14:textId="77777777" w:rsidR="00075681" w:rsidRPr="00410FBA" w:rsidRDefault="00075681" w:rsidP="00075681">
            <w:pPr>
              <w:pStyle w:val="ListParagraph"/>
              <w:spacing w:before="120" w:after="120"/>
              <w:ind w:left="0"/>
              <w:rPr>
                <w:sz w:val="26"/>
                <w:szCs w:val="26"/>
              </w:rPr>
            </w:pPr>
            <w:r w:rsidRPr="00410FBA">
              <w:rPr>
                <w:sz w:val="26"/>
                <w:szCs w:val="26"/>
              </w:rPr>
              <w:t>+ Nếu thành công thì thông báo “Download thông báo thành công”</w:t>
            </w:r>
          </w:p>
          <w:p w14:paraId="63D106E8" w14:textId="77777777" w:rsidR="00075681" w:rsidRPr="00410FBA" w:rsidRDefault="00075681" w:rsidP="00075681">
            <w:pPr>
              <w:pStyle w:val="ListParagraph"/>
              <w:spacing w:before="120" w:after="120"/>
              <w:ind w:left="0"/>
              <w:rPr>
                <w:b/>
                <w:sz w:val="26"/>
                <w:szCs w:val="26"/>
              </w:rPr>
            </w:pPr>
            <w:r w:rsidRPr="00410FBA">
              <w:rPr>
                <w:sz w:val="26"/>
                <w:szCs w:val="26"/>
              </w:rPr>
              <w:t>+ Nếu không thành công thì thông báo “Download thông báo không thành công” (kèm lý do)</w:t>
            </w:r>
          </w:p>
        </w:tc>
        <w:tc>
          <w:tcPr>
            <w:tcW w:w="404" w:type="pct"/>
          </w:tcPr>
          <w:p w14:paraId="6502DC61" w14:textId="77777777" w:rsidR="00075681" w:rsidRPr="00410FBA" w:rsidRDefault="00075681" w:rsidP="00075681">
            <w:pPr>
              <w:spacing w:before="120" w:after="120"/>
              <w:rPr>
                <w:sz w:val="26"/>
                <w:szCs w:val="26"/>
              </w:rPr>
            </w:pPr>
            <w:r w:rsidRPr="00410FBA">
              <w:rPr>
                <w:sz w:val="26"/>
                <w:szCs w:val="26"/>
              </w:rPr>
              <w:t>Cao</w:t>
            </w:r>
          </w:p>
        </w:tc>
        <w:tc>
          <w:tcPr>
            <w:tcW w:w="454" w:type="pct"/>
          </w:tcPr>
          <w:p w14:paraId="39CD56DF" w14:textId="77777777" w:rsidR="00075681" w:rsidRPr="00410FBA" w:rsidRDefault="00075681" w:rsidP="00075681">
            <w:pPr>
              <w:spacing w:before="120" w:after="120"/>
              <w:rPr>
                <w:sz w:val="26"/>
                <w:szCs w:val="26"/>
              </w:rPr>
            </w:pPr>
            <w:r w:rsidRPr="00410FBA">
              <w:rPr>
                <w:sz w:val="26"/>
                <w:szCs w:val="26"/>
              </w:rPr>
              <w:t>Cao</w:t>
            </w:r>
          </w:p>
        </w:tc>
        <w:tc>
          <w:tcPr>
            <w:tcW w:w="484" w:type="pct"/>
          </w:tcPr>
          <w:p w14:paraId="158A767E" w14:textId="77777777" w:rsidR="00075681" w:rsidRPr="00410FBA" w:rsidRDefault="00075681" w:rsidP="00075681">
            <w:pPr>
              <w:spacing w:before="120" w:after="120"/>
              <w:rPr>
                <w:sz w:val="26"/>
                <w:szCs w:val="26"/>
              </w:rPr>
            </w:pPr>
            <w:r w:rsidRPr="00410FBA">
              <w:rPr>
                <w:sz w:val="26"/>
                <w:szCs w:val="26"/>
              </w:rPr>
              <w:t>Nhân viên kế toán</w:t>
            </w:r>
          </w:p>
        </w:tc>
      </w:tr>
      <w:tr w:rsidR="00410FBA" w:rsidRPr="00410FBA" w14:paraId="74C5F1A6" w14:textId="77777777" w:rsidTr="00075681">
        <w:tc>
          <w:tcPr>
            <w:tcW w:w="391" w:type="pct"/>
          </w:tcPr>
          <w:p w14:paraId="5173FC14" w14:textId="77777777" w:rsidR="00075681" w:rsidRPr="00410FBA" w:rsidRDefault="00075681" w:rsidP="00075681">
            <w:pPr>
              <w:pStyle w:val="ListParagraph"/>
              <w:spacing w:before="120" w:after="120"/>
              <w:ind w:left="0"/>
              <w:rPr>
                <w:sz w:val="26"/>
                <w:szCs w:val="26"/>
              </w:rPr>
            </w:pPr>
            <w:r w:rsidRPr="00410FBA">
              <w:rPr>
                <w:sz w:val="26"/>
                <w:szCs w:val="26"/>
              </w:rPr>
              <w:t>9</w:t>
            </w:r>
          </w:p>
        </w:tc>
        <w:tc>
          <w:tcPr>
            <w:tcW w:w="1434" w:type="pct"/>
          </w:tcPr>
          <w:p w14:paraId="699A6866" w14:textId="04F36892" w:rsidR="00075681" w:rsidRPr="00410FBA" w:rsidRDefault="00075681" w:rsidP="00075681">
            <w:pPr>
              <w:spacing w:before="120" w:after="120"/>
              <w:jc w:val="center"/>
              <w:rPr>
                <w:sz w:val="26"/>
                <w:szCs w:val="26"/>
              </w:rPr>
            </w:pPr>
            <w:r w:rsidRPr="00410FBA">
              <w:rPr>
                <w:sz w:val="26"/>
                <w:szCs w:val="26"/>
              </w:rPr>
              <w:t>UR_HDDT_042.02.09</w:t>
            </w:r>
          </w:p>
        </w:tc>
        <w:tc>
          <w:tcPr>
            <w:tcW w:w="454" w:type="pct"/>
          </w:tcPr>
          <w:p w14:paraId="63A408CA" w14:textId="77777777" w:rsidR="00075681" w:rsidRPr="00410FBA" w:rsidRDefault="00075681" w:rsidP="00075681">
            <w:pPr>
              <w:spacing w:before="120" w:after="120"/>
              <w:rPr>
                <w:sz w:val="26"/>
                <w:szCs w:val="26"/>
              </w:rPr>
            </w:pPr>
            <w:r w:rsidRPr="00410FBA">
              <w:rPr>
                <w:sz w:val="26"/>
                <w:szCs w:val="26"/>
              </w:rPr>
              <w:t>Sao chép thông báo sai sót</w:t>
            </w:r>
          </w:p>
        </w:tc>
        <w:tc>
          <w:tcPr>
            <w:tcW w:w="1379" w:type="pct"/>
          </w:tcPr>
          <w:p w14:paraId="26F21144" w14:textId="77777777" w:rsidR="00075681" w:rsidRPr="00410FBA" w:rsidRDefault="00075681" w:rsidP="00075681">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2F8D160D" w14:textId="77777777" w:rsidR="00075681" w:rsidRPr="00410FBA" w:rsidRDefault="00075681" w:rsidP="00075681">
            <w:pPr>
              <w:pStyle w:val="ListParagraph"/>
              <w:spacing w:before="120" w:after="120"/>
              <w:ind w:left="0"/>
              <w:rPr>
                <w:sz w:val="26"/>
                <w:szCs w:val="26"/>
              </w:rPr>
            </w:pPr>
            <w:r w:rsidRPr="00410FBA">
              <w:rPr>
                <w:sz w:val="26"/>
                <w:szCs w:val="26"/>
              </w:rPr>
              <w:t>Cho phép người dùng sao chép thông báo sai sót đã có trên hệ thống thành 1 thông báo mới</w:t>
            </w:r>
          </w:p>
          <w:p w14:paraId="5293BAFA"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Thông tin đầu vào:</w:t>
            </w:r>
          </w:p>
          <w:p w14:paraId="0878E2E3" w14:textId="77777777" w:rsidR="00075681" w:rsidRPr="00410FBA" w:rsidRDefault="00075681" w:rsidP="00075681">
            <w:pPr>
              <w:spacing w:before="120" w:after="120"/>
              <w:rPr>
                <w:b/>
                <w:sz w:val="26"/>
                <w:szCs w:val="26"/>
              </w:rPr>
            </w:pPr>
            <w:r w:rsidRPr="00410FBA">
              <w:rPr>
                <w:sz w:val="26"/>
                <w:szCs w:val="26"/>
              </w:rPr>
              <w:t>Người sử dụng nhấn icon nút Copy tại bản ghi thông báo muốn sao chép</w:t>
            </w:r>
          </w:p>
          <w:p w14:paraId="20A4DEAE"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 xml:space="preserve">Thông tin đầu ra: </w:t>
            </w:r>
          </w:p>
          <w:p w14:paraId="6FFF863C" w14:textId="77777777" w:rsidR="00075681" w:rsidRPr="00410FBA" w:rsidRDefault="00075681" w:rsidP="00075681">
            <w:pPr>
              <w:spacing w:before="120" w:after="120"/>
              <w:rPr>
                <w:b/>
                <w:sz w:val="26"/>
                <w:szCs w:val="26"/>
              </w:rPr>
            </w:pPr>
            <w:r w:rsidRPr="00410FBA">
              <w:rPr>
                <w:sz w:val="26"/>
                <w:szCs w:val="26"/>
              </w:rPr>
              <w:t>Thông báo mới được sao chép từ thông báo gốc</w:t>
            </w:r>
          </w:p>
          <w:p w14:paraId="38CDA183"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Chức năng xử lý:</w:t>
            </w:r>
          </w:p>
          <w:p w14:paraId="43B9DFDA" w14:textId="77777777" w:rsidR="00075681" w:rsidRPr="00410FBA" w:rsidRDefault="00075681" w:rsidP="00075681">
            <w:pPr>
              <w:spacing w:before="120" w:after="120"/>
              <w:rPr>
                <w:sz w:val="26"/>
                <w:szCs w:val="26"/>
                <w:lang w:val="vi-VN"/>
              </w:rPr>
            </w:pPr>
            <w:r w:rsidRPr="00410FBA">
              <w:rPr>
                <w:sz w:val="26"/>
                <w:szCs w:val="26"/>
              </w:rPr>
              <w:t xml:space="preserve">+ Lưu: người dùng </w:t>
            </w:r>
            <w:r w:rsidRPr="00410FBA">
              <w:rPr>
                <w:sz w:val="26"/>
                <w:szCs w:val="26"/>
                <w:lang w:val="vi-VN"/>
              </w:rPr>
              <w:t xml:space="preserve">lưu  thông tin </w:t>
            </w:r>
            <w:r w:rsidRPr="00410FBA">
              <w:rPr>
                <w:sz w:val="26"/>
                <w:szCs w:val="26"/>
              </w:rPr>
              <w:t>thông báo</w:t>
            </w:r>
            <w:r w:rsidRPr="00410FBA">
              <w:rPr>
                <w:sz w:val="26"/>
                <w:szCs w:val="26"/>
                <w:lang w:val="vi-VN"/>
              </w:rPr>
              <w:t xml:space="preserve"> theo nội dung</w:t>
            </w:r>
            <w:r w:rsidRPr="00410FBA">
              <w:rPr>
                <w:sz w:val="26"/>
                <w:szCs w:val="26"/>
              </w:rPr>
              <w:t xml:space="preserve"> đã</w:t>
            </w:r>
            <w:r w:rsidRPr="00410FBA">
              <w:rPr>
                <w:sz w:val="26"/>
                <w:szCs w:val="26"/>
                <w:lang w:val="vi-VN"/>
              </w:rPr>
              <w:t xml:space="preserve"> sao chép. </w:t>
            </w:r>
            <w:r w:rsidRPr="00410FBA">
              <w:rPr>
                <w:sz w:val="26"/>
                <w:szCs w:val="26"/>
              </w:rPr>
              <w:t>Việc validate dữ liệu khi lưu</w:t>
            </w:r>
            <w:r w:rsidRPr="00410FBA">
              <w:rPr>
                <w:sz w:val="26"/>
                <w:szCs w:val="26"/>
                <w:lang w:val="vi-VN"/>
              </w:rPr>
              <w:t xml:space="preserve"> </w:t>
            </w:r>
            <w:r w:rsidRPr="00410FBA">
              <w:rPr>
                <w:sz w:val="26"/>
                <w:szCs w:val="26"/>
              </w:rPr>
              <w:t>tương tự chức năng</w:t>
            </w:r>
            <w:r w:rsidRPr="00410FBA">
              <w:rPr>
                <w:sz w:val="26"/>
                <w:szCs w:val="26"/>
                <w:lang w:val="vi-VN"/>
              </w:rPr>
              <w:t xml:space="preserve"> Thêm </w:t>
            </w:r>
            <w:r w:rsidRPr="00410FBA">
              <w:rPr>
                <w:sz w:val="26"/>
                <w:szCs w:val="26"/>
              </w:rPr>
              <w:t xml:space="preserve">mới </w:t>
            </w:r>
            <w:r w:rsidRPr="00410FBA">
              <w:rPr>
                <w:sz w:val="26"/>
                <w:szCs w:val="26"/>
                <w:lang w:val="vi-VN"/>
              </w:rPr>
              <w:t>th</w:t>
            </w:r>
            <w:r w:rsidRPr="00410FBA">
              <w:rPr>
                <w:sz w:val="26"/>
                <w:szCs w:val="26"/>
              </w:rPr>
              <w:t>ông báo</w:t>
            </w:r>
            <w:r w:rsidRPr="00410FBA">
              <w:rPr>
                <w:sz w:val="26"/>
                <w:szCs w:val="26"/>
                <w:lang w:val="vi-VN"/>
              </w:rPr>
              <w:t>.</w:t>
            </w:r>
          </w:p>
          <w:p w14:paraId="4CCD900D" w14:textId="77777777" w:rsidR="00075681" w:rsidRPr="00410FBA" w:rsidRDefault="00075681" w:rsidP="00075681">
            <w:pPr>
              <w:spacing w:before="120" w:after="120"/>
              <w:rPr>
                <w:i/>
                <w:sz w:val="26"/>
                <w:szCs w:val="26"/>
              </w:rPr>
            </w:pPr>
            <w:r w:rsidRPr="00410FBA">
              <w:rPr>
                <w:sz w:val="26"/>
                <w:szCs w:val="26"/>
              </w:rPr>
              <w:t>+ Hủy: hủy yêu cầu sao chép thông báo</w:t>
            </w:r>
          </w:p>
          <w:p w14:paraId="051C251C"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 xml:space="preserve">Các ngoại lệ: </w:t>
            </w:r>
          </w:p>
          <w:p w14:paraId="23C8433E" w14:textId="77777777" w:rsidR="00075681" w:rsidRPr="00410FBA" w:rsidRDefault="00075681" w:rsidP="00075681">
            <w:pPr>
              <w:pStyle w:val="ListParagraph"/>
              <w:spacing w:before="120" w:after="120"/>
              <w:ind w:left="0"/>
              <w:rPr>
                <w:b/>
                <w:sz w:val="26"/>
                <w:szCs w:val="26"/>
              </w:rPr>
            </w:pPr>
            <w:r w:rsidRPr="00410FBA">
              <w:rPr>
                <w:sz w:val="26"/>
                <w:szCs w:val="26"/>
              </w:rPr>
              <w:t>Hệ thống hiển thị thông báo lỗi nếu người dùng nhập thông tin không đúng/không hợp lệ</w:t>
            </w:r>
          </w:p>
        </w:tc>
        <w:tc>
          <w:tcPr>
            <w:tcW w:w="404" w:type="pct"/>
          </w:tcPr>
          <w:p w14:paraId="54C87179" w14:textId="77777777" w:rsidR="00075681" w:rsidRPr="00410FBA" w:rsidRDefault="00075681" w:rsidP="00075681">
            <w:pPr>
              <w:spacing w:before="120" w:after="120"/>
              <w:rPr>
                <w:sz w:val="26"/>
                <w:szCs w:val="26"/>
              </w:rPr>
            </w:pPr>
            <w:r w:rsidRPr="00410FBA">
              <w:rPr>
                <w:sz w:val="26"/>
                <w:szCs w:val="26"/>
              </w:rPr>
              <w:t>Cao</w:t>
            </w:r>
          </w:p>
        </w:tc>
        <w:tc>
          <w:tcPr>
            <w:tcW w:w="454" w:type="pct"/>
          </w:tcPr>
          <w:p w14:paraId="28B60188" w14:textId="77777777" w:rsidR="00075681" w:rsidRPr="00410FBA" w:rsidRDefault="00075681" w:rsidP="00075681">
            <w:pPr>
              <w:spacing w:before="120" w:after="120"/>
              <w:rPr>
                <w:sz w:val="26"/>
                <w:szCs w:val="26"/>
              </w:rPr>
            </w:pPr>
            <w:r w:rsidRPr="00410FBA">
              <w:rPr>
                <w:sz w:val="26"/>
                <w:szCs w:val="26"/>
              </w:rPr>
              <w:t>Cao</w:t>
            </w:r>
          </w:p>
        </w:tc>
        <w:tc>
          <w:tcPr>
            <w:tcW w:w="484" w:type="pct"/>
          </w:tcPr>
          <w:p w14:paraId="69657853" w14:textId="77777777" w:rsidR="00075681" w:rsidRPr="00410FBA" w:rsidRDefault="00075681" w:rsidP="00075681">
            <w:pPr>
              <w:spacing w:before="120" w:after="120"/>
              <w:rPr>
                <w:sz w:val="26"/>
                <w:szCs w:val="26"/>
              </w:rPr>
            </w:pPr>
            <w:r w:rsidRPr="00410FBA">
              <w:rPr>
                <w:sz w:val="26"/>
                <w:szCs w:val="26"/>
              </w:rPr>
              <w:t>Nhân viên kế toán</w:t>
            </w:r>
          </w:p>
        </w:tc>
      </w:tr>
      <w:tr w:rsidR="00075681" w:rsidRPr="00410FBA" w14:paraId="16F6DF09" w14:textId="77777777" w:rsidTr="00075681">
        <w:tc>
          <w:tcPr>
            <w:tcW w:w="391" w:type="pct"/>
          </w:tcPr>
          <w:p w14:paraId="68D463EA" w14:textId="77777777" w:rsidR="00075681" w:rsidRPr="00410FBA" w:rsidRDefault="00075681" w:rsidP="00075681">
            <w:pPr>
              <w:pStyle w:val="ListParagraph"/>
              <w:spacing w:before="120" w:after="120"/>
              <w:ind w:left="0"/>
              <w:rPr>
                <w:sz w:val="26"/>
                <w:szCs w:val="26"/>
              </w:rPr>
            </w:pPr>
            <w:r w:rsidRPr="00410FBA">
              <w:rPr>
                <w:sz w:val="26"/>
                <w:szCs w:val="26"/>
              </w:rPr>
              <w:t>10</w:t>
            </w:r>
          </w:p>
        </w:tc>
        <w:tc>
          <w:tcPr>
            <w:tcW w:w="1434" w:type="pct"/>
          </w:tcPr>
          <w:p w14:paraId="3709F687" w14:textId="138A9AC3" w:rsidR="00075681" w:rsidRPr="00410FBA" w:rsidRDefault="00075681" w:rsidP="00075681">
            <w:pPr>
              <w:spacing w:before="120" w:after="120"/>
              <w:jc w:val="center"/>
              <w:rPr>
                <w:sz w:val="26"/>
                <w:szCs w:val="26"/>
              </w:rPr>
            </w:pPr>
            <w:r w:rsidRPr="00410FBA">
              <w:rPr>
                <w:sz w:val="26"/>
                <w:szCs w:val="26"/>
              </w:rPr>
              <w:t>UR_HDDT_042.02.10</w:t>
            </w:r>
          </w:p>
        </w:tc>
        <w:tc>
          <w:tcPr>
            <w:tcW w:w="454" w:type="pct"/>
          </w:tcPr>
          <w:p w14:paraId="14436FD0" w14:textId="77777777" w:rsidR="00075681" w:rsidRPr="00410FBA" w:rsidRDefault="00075681" w:rsidP="00075681">
            <w:pPr>
              <w:spacing w:before="120" w:after="120"/>
              <w:rPr>
                <w:sz w:val="26"/>
                <w:szCs w:val="26"/>
              </w:rPr>
            </w:pPr>
            <w:r w:rsidRPr="00410FBA">
              <w:rPr>
                <w:sz w:val="26"/>
                <w:szCs w:val="26"/>
              </w:rPr>
              <w:t>Xem kết quả từ CQT</w:t>
            </w:r>
          </w:p>
        </w:tc>
        <w:tc>
          <w:tcPr>
            <w:tcW w:w="1379" w:type="pct"/>
          </w:tcPr>
          <w:p w14:paraId="7A253F13" w14:textId="77777777" w:rsidR="00075681" w:rsidRPr="00410FBA" w:rsidRDefault="00075681" w:rsidP="00075681">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1F1A4CE" w14:textId="77777777" w:rsidR="00075681" w:rsidRPr="00410FBA" w:rsidRDefault="00075681" w:rsidP="00075681">
            <w:pPr>
              <w:pStyle w:val="ListParagraph"/>
              <w:spacing w:before="120" w:after="120"/>
              <w:ind w:left="0"/>
              <w:rPr>
                <w:sz w:val="26"/>
                <w:szCs w:val="26"/>
              </w:rPr>
            </w:pPr>
            <w:r w:rsidRPr="00410FBA">
              <w:rPr>
                <w:sz w:val="26"/>
                <w:szCs w:val="26"/>
              </w:rPr>
              <w:t>Cho phép người dùng xem kết quả trả về từ CQT cho thông báo sai sót đã gửi CQT</w:t>
            </w:r>
          </w:p>
          <w:p w14:paraId="2E4C31B4"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Thông tin đầu vào:</w:t>
            </w:r>
          </w:p>
          <w:p w14:paraId="3C1B8914" w14:textId="77777777" w:rsidR="00075681" w:rsidRPr="00410FBA" w:rsidRDefault="00075681" w:rsidP="00075681">
            <w:pPr>
              <w:spacing w:before="120" w:after="120"/>
              <w:rPr>
                <w:b/>
                <w:sz w:val="26"/>
                <w:szCs w:val="26"/>
              </w:rPr>
            </w:pPr>
            <w:r w:rsidRPr="00410FBA">
              <w:rPr>
                <w:sz w:val="26"/>
                <w:szCs w:val="26"/>
              </w:rPr>
              <w:t>Người sử dụng nhấn icon nút Xem kết quả CQT tại bản ghi thông báo muốn xem</w:t>
            </w:r>
          </w:p>
          <w:p w14:paraId="0766A813"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 xml:space="preserve">Thông tin đầu ra: </w:t>
            </w:r>
          </w:p>
          <w:p w14:paraId="084A9249" w14:textId="77777777" w:rsidR="00075681" w:rsidRPr="00410FBA" w:rsidRDefault="00075681" w:rsidP="00075681">
            <w:pPr>
              <w:spacing w:before="120" w:after="120"/>
              <w:rPr>
                <w:b/>
                <w:sz w:val="26"/>
                <w:szCs w:val="26"/>
              </w:rPr>
            </w:pPr>
            <w:r w:rsidRPr="00410FBA">
              <w:rPr>
                <w:sz w:val="26"/>
                <w:szCs w:val="26"/>
              </w:rPr>
              <w:t>Kết quả từ CQT của thông báo sai sót hiển thị trên màn hình</w:t>
            </w:r>
          </w:p>
          <w:p w14:paraId="2FDAA288"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Chức năng xử lý:</w:t>
            </w:r>
          </w:p>
          <w:p w14:paraId="719A1518" w14:textId="77777777" w:rsidR="00075681" w:rsidRPr="00410FBA" w:rsidRDefault="00075681" w:rsidP="00075681">
            <w:pPr>
              <w:spacing w:before="120" w:after="120"/>
              <w:rPr>
                <w:sz w:val="26"/>
                <w:szCs w:val="26"/>
                <w:lang w:val="vi-VN"/>
              </w:rPr>
            </w:pPr>
            <w:r w:rsidRPr="00410FBA">
              <w:rPr>
                <w:sz w:val="26"/>
                <w:szCs w:val="26"/>
              </w:rPr>
              <w:t>+ Hiển thị kết quả thông báo sai sót trên màn hình để người dùng có thể xem được</w:t>
            </w:r>
          </w:p>
          <w:p w14:paraId="3F2823D1" w14:textId="77777777" w:rsidR="00075681" w:rsidRPr="00410FBA" w:rsidRDefault="00075681" w:rsidP="00075681">
            <w:pPr>
              <w:spacing w:before="120" w:after="120"/>
              <w:rPr>
                <w:i/>
                <w:sz w:val="26"/>
                <w:szCs w:val="26"/>
              </w:rPr>
            </w:pPr>
            <w:r w:rsidRPr="00410FBA">
              <w:rPr>
                <w:sz w:val="26"/>
                <w:szCs w:val="26"/>
              </w:rPr>
              <w:t>+ Tải xuống: cho phép người dùng tải xuống thiết bị file kết quả dưới dạng pdf</w:t>
            </w:r>
          </w:p>
          <w:p w14:paraId="01F2EA90" w14:textId="77777777" w:rsidR="00075681" w:rsidRPr="00410FBA" w:rsidRDefault="00075681" w:rsidP="00075681">
            <w:pPr>
              <w:pStyle w:val="ListParagraph"/>
              <w:numPr>
                <w:ilvl w:val="0"/>
                <w:numId w:val="18"/>
              </w:numPr>
              <w:spacing w:before="120" w:after="120"/>
              <w:rPr>
                <w:b/>
                <w:sz w:val="26"/>
                <w:szCs w:val="26"/>
              </w:rPr>
            </w:pPr>
            <w:r w:rsidRPr="00410FBA">
              <w:rPr>
                <w:b/>
                <w:sz w:val="26"/>
                <w:szCs w:val="26"/>
              </w:rPr>
              <w:t xml:space="preserve">Các ngoại lệ: </w:t>
            </w:r>
          </w:p>
          <w:p w14:paraId="5F1D3D6C" w14:textId="77777777" w:rsidR="00075681" w:rsidRPr="00410FBA" w:rsidRDefault="00075681" w:rsidP="00075681">
            <w:pPr>
              <w:pStyle w:val="ListParagraph"/>
              <w:spacing w:before="120" w:after="120"/>
              <w:ind w:left="0"/>
              <w:rPr>
                <w:b/>
                <w:sz w:val="26"/>
                <w:szCs w:val="26"/>
              </w:rPr>
            </w:pPr>
            <w:r w:rsidRPr="00410FBA">
              <w:rPr>
                <w:sz w:val="26"/>
                <w:szCs w:val="26"/>
              </w:rPr>
              <w:t>Không có</w:t>
            </w:r>
          </w:p>
        </w:tc>
        <w:tc>
          <w:tcPr>
            <w:tcW w:w="404" w:type="pct"/>
          </w:tcPr>
          <w:p w14:paraId="7FCA5164" w14:textId="77777777" w:rsidR="00075681" w:rsidRPr="00410FBA" w:rsidRDefault="00075681" w:rsidP="00075681">
            <w:pPr>
              <w:spacing w:before="120" w:after="120"/>
              <w:rPr>
                <w:sz w:val="26"/>
                <w:szCs w:val="26"/>
              </w:rPr>
            </w:pPr>
            <w:r w:rsidRPr="00410FBA">
              <w:rPr>
                <w:sz w:val="26"/>
                <w:szCs w:val="26"/>
              </w:rPr>
              <w:t>Cao</w:t>
            </w:r>
          </w:p>
        </w:tc>
        <w:tc>
          <w:tcPr>
            <w:tcW w:w="454" w:type="pct"/>
          </w:tcPr>
          <w:p w14:paraId="0FA17586" w14:textId="77777777" w:rsidR="00075681" w:rsidRPr="00410FBA" w:rsidRDefault="00075681" w:rsidP="00075681">
            <w:pPr>
              <w:spacing w:before="120" w:after="120"/>
              <w:rPr>
                <w:sz w:val="26"/>
                <w:szCs w:val="26"/>
              </w:rPr>
            </w:pPr>
            <w:r w:rsidRPr="00410FBA">
              <w:rPr>
                <w:sz w:val="26"/>
                <w:szCs w:val="26"/>
              </w:rPr>
              <w:t>Cao</w:t>
            </w:r>
          </w:p>
        </w:tc>
        <w:tc>
          <w:tcPr>
            <w:tcW w:w="484" w:type="pct"/>
          </w:tcPr>
          <w:p w14:paraId="40264376" w14:textId="77777777" w:rsidR="00075681" w:rsidRPr="00410FBA" w:rsidRDefault="00075681" w:rsidP="00075681">
            <w:pPr>
              <w:spacing w:before="120" w:after="120"/>
              <w:rPr>
                <w:sz w:val="26"/>
                <w:szCs w:val="26"/>
              </w:rPr>
            </w:pPr>
            <w:r w:rsidRPr="00410FBA">
              <w:rPr>
                <w:sz w:val="26"/>
                <w:szCs w:val="26"/>
              </w:rPr>
              <w:t>Nhân viên kế toán</w:t>
            </w:r>
          </w:p>
        </w:tc>
      </w:tr>
    </w:tbl>
    <w:p w14:paraId="17D71598" w14:textId="77777777" w:rsidR="005E2E53" w:rsidRPr="00410FBA" w:rsidRDefault="005E2E53" w:rsidP="005E2E53"/>
    <w:p w14:paraId="316419F9" w14:textId="77777777" w:rsidR="00634C5E" w:rsidRPr="00410FBA" w:rsidRDefault="00CE593F" w:rsidP="00634C5E">
      <w:pPr>
        <w:pStyle w:val="Heading3"/>
        <w:numPr>
          <w:ilvl w:val="0"/>
          <w:numId w:val="0"/>
        </w:numPr>
      </w:pPr>
      <w:bookmarkStart w:id="727" w:name="_Toc167894544"/>
      <w:r w:rsidRPr="00410FBA">
        <w:t>IV.3</w:t>
      </w:r>
      <w:r w:rsidR="00634C5E" w:rsidRPr="00410FBA">
        <w:t>.6 Danh sách hóa đơn hủy</w:t>
      </w:r>
      <w:bookmarkEnd w:id="727"/>
    </w:p>
    <w:tbl>
      <w:tblPr>
        <w:tblStyle w:val="TableGrid"/>
        <w:tblW w:w="5000" w:type="pct"/>
        <w:tblLook w:val="04A0" w:firstRow="1" w:lastRow="0" w:firstColumn="1" w:lastColumn="0" w:noHBand="0" w:noVBand="1"/>
      </w:tblPr>
      <w:tblGrid>
        <w:gridCol w:w="708"/>
        <w:gridCol w:w="2600"/>
        <w:gridCol w:w="982"/>
        <w:gridCol w:w="2340"/>
        <w:gridCol w:w="733"/>
        <w:gridCol w:w="823"/>
        <w:gridCol w:w="878"/>
      </w:tblGrid>
      <w:tr w:rsidR="00410FBA" w:rsidRPr="00410FBA" w14:paraId="73E7BA05" w14:textId="77777777" w:rsidTr="00973EF2">
        <w:tc>
          <w:tcPr>
            <w:tcW w:w="391" w:type="pct"/>
          </w:tcPr>
          <w:p w14:paraId="6845304F" w14:textId="77777777" w:rsidR="00DF1578" w:rsidRPr="00410FBA" w:rsidRDefault="00DF1578" w:rsidP="00973EF2">
            <w:pPr>
              <w:spacing w:before="120" w:after="120"/>
              <w:jc w:val="center"/>
              <w:rPr>
                <w:b/>
                <w:sz w:val="26"/>
                <w:szCs w:val="26"/>
              </w:rPr>
            </w:pPr>
            <w:r w:rsidRPr="00410FBA">
              <w:rPr>
                <w:b/>
                <w:sz w:val="26"/>
                <w:szCs w:val="26"/>
              </w:rPr>
              <w:t>STT</w:t>
            </w:r>
          </w:p>
        </w:tc>
        <w:tc>
          <w:tcPr>
            <w:tcW w:w="856" w:type="pct"/>
          </w:tcPr>
          <w:p w14:paraId="415B3226" w14:textId="77777777" w:rsidR="00DF1578" w:rsidRPr="00410FBA" w:rsidRDefault="00DF1578" w:rsidP="00973EF2">
            <w:pPr>
              <w:spacing w:before="120" w:after="120"/>
              <w:jc w:val="center"/>
              <w:rPr>
                <w:b/>
                <w:sz w:val="26"/>
                <w:szCs w:val="26"/>
              </w:rPr>
            </w:pPr>
            <w:r w:rsidRPr="00410FBA">
              <w:rPr>
                <w:b/>
                <w:sz w:val="26"/>
                <w:szCs w:val="26"/>
              </w:rPr>
              <w:t>Mã yêu cầu</w:t>
            </w:r>
          </w:p>
        </w:tc>
        <w:tc>
          <w:tcPr>
            <w:tcW w:w="787" w:type="pct"/>
          </w:tcPr>
          <w:p w14:paraId="629FA169" w14:textId="77777777" w:rsidR="00DF1578" w:rsidRPr="00410FBA" w:rsidRDefault="00DF1578" w:rsidP="00973EF2">
            <w:pPr>
              <w:spacing w:before="120" w:after="120"/>
              <w:jc w:val="center"/>
              <w:rPr>
                <w:b/>
                <w:sz w:val="26"/>
                <w:szCs w:val="26"/>
              </w:rPr>
            </w:pPr>
            <w:r w:rsidRPr="00410FBA">
              <w:rPr>
                <w:b/>
                <w:sz w:val="26"/>
                <w:szCs w:val="26"/>
              </w:rPr>
              <w:t>Tên yêu cầu</w:t>
            </w:r>
          </w:p>
        </w:tc>
        <w:tc>
          <w:tcPr>
            <w:tcW w:w="1584" w:type="pct"/>
          </w:tcPr>
          <w:p w14:paraId="21002F89" w14:textId="77777777" w:rsidR="00DF1578" w:rsidRPr="00410FBA" w:rsidRDefault="00DF1578" w:rsidP="00973EF2">
            <w:pPr>
              <w:spacing w:before="120" w:after="120"/>
              <w:jc w:val="center"/>
              <w:rPr>
                <w:b/>
                <w:sz w:val="26"/>
                <w:szCs w:val="26"/>
              </w:rPr>
            </w:pPr>
            <w:r w:rsidRPr="00410FBA">
              <w:rPr>
                <w:b/>
                <w:sz w:val="26"/>
                <w:szCs w:val="26"/>
              </w:rPr>
              <w:t xml:space="preserve">Mô tả </w:t>
            </w:r>
          </w:p>
        </w:tc>
        <w:tc>
          <w:tcPr>
            <w:tcW w:w="404" w:type="pct"/>
          </w:tcPr>
          <w:p w14:paraId="1F2C4DF3" w14:textId="77777777" w:rsidR="00DF1578" w:rsidRPr="00410FBA" w:rsidRDefault="00DF1578" w:rsidP="00973EF2">
            <w:pPr>
              <w:spacing w:before="120" w:after="120"/>
              <w:jc w:val="center"/>
              <w:rPr>
                <w:b/>
                <w:sz w:val="26"/>
                <w:szCs w:val="26"/>
              </w:rPr>
            </w:pPr>
            <w:r w:rsidRPr="00410FBA">
              <w:rPr>
                <w:b/>
                <w:sz w:val="26"/>
                <w:szCs w:val="26"/>
              </w:rPr>
              <w:t>Mức độ ưu tiên</w:t>
            </w:r>
          </w:p>
        </w:tc>
        <w:tc>
          <w:tcPr>
            <w:tcW w:w="495" w:type="pct"/>
          </w:tcPr>
          <w:p w14:paraId="01B71914" w14:textId="77777777" w:rsidR="00DF1578" w:rsidRPr="00410FBA" w:rsidRDefault="00DF1578" w:rsidP="00973EF2">
            <w:pPr>
              <w:spacing w:before="120" w:after="120"/>
              <w:jc w:val="center"/>
              <w:rPr>
                <w:b/>
                <w:sz w:val="26"/>
                <w:szCs w:val="26"/>
              </w:rPr>
            </w:pPr>
            <w:r w:rsidRPr="00410FBA">
              <w:rPr>
                <w:b/>
                <w:sz w:val="26"/>
                <w:szCs w:val="26"/>
              </w:rPr>
              <w:t>Mức độ quan trọng</w:t>
            </w:r>
          </w:p>
        </w:tc>
        <w:tc>
          <w:tcPr>
            <w:tcW w:w="484" w:type="pct"/>
          </w:tcPr>
          <w:p w14:paraId="6849D7C6" w14:textId="77777777" w:rsidR="00DF1578" w:rsidRPr="00410FBA" w:rsidRDefault="00DF1578" w:rsidP="00973EF2">
            <w:pPr>
              <w:spacing w:before="120" w:after="120"/>
              <w:jc w:val="center"/>
              <w:rPr>
                <w:b/>
                <w:sz w:val="26"/>
                <w:szCs w:val="26"/>
              </w:rPr>
            </w:pPr>
            <w:r w:rsidRPr="00410FBA">
              <w:rPr>
                <w:b/>
                <w:sz w:val="26"/>
                <w:szCs w:val="26"/>
              </w:rPr>
              <w:t>Đối tượng liên quan</w:t>
            </w:r>
          </w:p>
        </w:tc>
      </w:tr>
      <w:tr w:rsidR="00410FBA" w:rsidRPr="00410FBA" w14:paraId="091C095D" w14:textId="77777777" w:rsidTr="00973EF2">
        <w:tc>
          <w:tcPr>
            <w:tcW w:w="391" w:type="pct"/>
          </w:tcPr>
          <w:p w14:paraId="1BD842A9" w14:textId="77777777" w:rsidR="00DF1578" w:rsidRPr="00410FBA" w:rsidRDefault="00DF1578" w:rsidP="00973EF2">
            <w:pPr>
              <w:pStyle w:val="ListParagraph"/>
              <w:spacing w:before="120" w:after="120"/>
              <w:ind w:left="0"/>
              <w:rPr>
                <w:sz w:val="26"/>
                <w:szCs w:val="26"/>
              </w:rPr>
            </w:pPr>
            <w:r w:rsidRPr="00410FBA">
              <w:rPr>
                <w:sz w:val="26"/>
                <w:szCs w:val="26"/>
              </w:rPr>
              <w:t>1</w:t>
            </w:r>
          </w:p>
        </w:tc>
        <w:tc>
          <w:tcPr>
            <w:tcW w:w="856" w:type="pct"/>
          </w:tcPr>
          <w:p w14:paraId="52821626" w14:textId="78D5FEC2" w:rsidR="00DF1578" w:rsidRPr="00410FBA" w:rsidRDefault="00075681" w:rsidP="00973EF2">
            <w:pPr>
              <w:spacing w:before="120" w:after="120"/>
              <w:jc w:val="center"/>
              <w:rPr>
                <w:sz w:val="26"/>
                <w:szCs w:val="26"/>
              </w:rPr>
            </w:pPr>
            <w:r w:rsidRPr="00410FBA">
              <w:rPr>
                <w:sz w:val="26"/>
                <w:szCs w:val="26"/>
              </w:rPr>
              <w:t>UR_HDDT_042.03.01</w:t>
            </w:r>
          </w:p>
        </w:tc>
        <w:tc>
          <w:tcPr>
            <w:tcW w:w="787" w:type="pct"/>
          </w:tcPr>
          <w:p w14:paraId="639897F4" w14:textId="77777777" w:rsidR="00DF1578" w:rsidRPr="00410FBA" w:rsidRDefault="00DF1578" w:rsidP="00C55505">
            <w:pPr>
              <w:spacing w:before="120" w:after="120"/>
              <w:rPr>
                <w:sz w:val="26"/>
                <w:szCs w:val="26"/>
              </w:rPr>
            </w:pPr>
            <w:r w:rsidRPr="00410FBA">
              <w:rPr>
                <w:sz w:val="26"/>
                <w:szCs w:val="26"/>
              </w:rPr>
              <w:t xml:space="preserve">Xem danh sách </w:t>
            </w:r>
            <w:r w:rsidR="00C55505" w:rsidRPr="00410FBA">
              <w:rPr>
                <w:sz w:val="26"/>
                <w:szCs w:val="26"/>
              </w:rPr>
              <w:t>hóa đơn hủy</w:t>
            </w:r>
          </w:p>
        </w:tc>
        <w:tc>
          <w:tcPr>
            <w:tcW w:w="1584" w:type="pct"/>
          </w:tcPr>
          <w:p w14:paraId="700A57E9" w14:textId="77777777" w:rsidR="00DF1578" w:rsidRPr="00410FBA" w:rsidRDefault="00DF1578" w:rsidP="00973EF2">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57DB718A" w14:textId="77777777" w:rsidR="00DF1578" w:rsidRPr="00410FBA" w:rsidRDefault="00DF1578" w:rsidP="00973EF2">
            <w:pPr>
              <w:pStyle w:val="ListParagraph"/>
              <w:spacing w:before="120" w:after="120"/>
              <w:ind w:left="0"/>
              <w:rPr>
                <w:sz w:val="26"/>
                <w:szCs w:val="26"/>
              </w:rPr>
            </w:pPr>
            <w:r w:rsidRPr="00410FBA">
              <w:rPr>
                <w:sz w:val="26"/>
                <w:szCs w:val="26"/>
              </w:rPr>
              <w:t xml:space="preserve">Cho phép người dùng xem danh sách </w:t>
            </w:r>
            <w:r w:rsidR="00C55505" w:rsidRPr="00410FBA">
              <w:rPr>
                <w:sz w:val="26"/>
                <w:szCs w:val="26"/>
              </w:rPr>
              <w:t>hóa đơn hủy</w:t>
            </w:r>
            <w:r w:rsidRPr="00410FBA">
              <w:rPr>
                <w:sz w:val="26"/>
                <w:szCs w:val="26"/>
              </w:rPr>
              <w:t xml:space="preserve"> và tìm kiếm </w:t>
            </w:r>
            <w:r w:rsidR="00C55505" w:rsidRPr="00410FBA">
              <w:rPr>
                <w:sz w:val="26"/>
                <w:szCs w:val="26"/>
              </w:rPr>
              <w:t>hóa đơn hủy</w:t>
            </w:r>
          </w:p>
          <w:p w14:paraId="189FAA8E" w14:textId="77777777" w:rsidR="00DF1578" w:rsidRPr="00410FBA" w:rsidRDefault="00DF1578" w:rsidP="00973EF2">
            <w:pPr>
              <w:pStyle w:val="ListParagraph"/>
              <w:numPr>
                <w:ilvl w:val="0"/>
                <w:numId w:val="18"/>
              </w:numPr>
              <w:spacing w:before="120" w:after="120"/>
              <w:rPr>
                <w:b/>
                <w:sz w:val="26"/>
                <w:szCs w:val="26"/>
              </w:rPr>
            </w:pPr>
            <w:r w:rsidRPr="00410FBA">
              <w:rPr>
                <w:b/>
                <w:sz w:val="26"/>
                <w:szCs w:val="26"/>
              </w:rPr>
              <w:t>Thông tin đầu vào:</w:t>
            </w:r>
          </w:p>
          <w:p w14:paraId="405EC0E2" w14:textId="77777777" w:rsidR="00DF1578" w:rsidRPr="00410FBA" w:rsidRDefault="00DF1578" w:rsidP="00973EF2">
            <w:pPr>
              <w:spacing w:before="120" w:after="120"/>
              <w:rPr>
                <w:sz w:val="26"/>
                <w:szCs w:val="26"/>
              </w:rPr>
            </w:pPr>
            <w:r w:rsidRPr="00410FBA">
              <w:rPr>
                <w:sz w:val="26"/>
                <w:szCs w:val="26"/>
              </w:rPr>
              <w:t xml:space="preserve">Dữ liệu </w:t>
            </w:r>
            <w:r w:rsidR="00C55505" w:rsidRPr="00410FBA">
              <w:rPr>
                <w:sz w:val="26"/>
                <w:szCs w:val="26"/>
              </w:rPr>
              <w:t>hóa đơn hủy</w:t>
            </w:r>
            <w:r w:rsidRPr="00410FBA">
              <w:rPr>
                <w:sz w:val="26"/>
                <w:szCs w:val="26"/>
              </w:rPr>
              <w:t xml:space="preserve"> có trên hệ thống</w:t>
            </w:r>
          </w:p>
          <w:p w14:paraId="0E1A79E4" w14:textId="77777777" w:rsidR="00DF1578" w:rsidRPr="00410FBA" w:rsidRDefault="00DF1578" w:rsidP="00973EF2">
            <w:pPr>
              <w:pStyle w:val="ListParagraph"/>
              <w:numPr>
                <w:ilvl w:val="0"/>
                <w:numId w:val="18"/>
              </w:numPr>
              <w:spacing w:before="120" w:after="120"/>
              <w:rPr>
                <w:b/>
                <w:sz w:val="26"/>
                <w:szCs w:val="26"/>
              </w:rPr>
            </w:pPr>
            <w:r w:rsidRPr="00410FBA">
              <w:rPr>
                <w:b/>
                <w:sz w:val="26"/>
                <w:szCs w:val="26"/>
              </w:rPr>
              <w:t xml:space="preserve">Thông tin đầu ra: </w:t>
            </w:r>
          </w:p>
          <w:p w14:paraId="28C2E6DD" w14:textId="77777777" w:rsidR="00DF1578" w:rsidRPr="00410FBA" w:rsidRDefault="00DF1578" w:rsidP="00973EF2">
            <w:pPr>
              <w:spacing w:before="120" w:after="120"/>
              <w:rPr>
                <w:sz w:val="26"/>
                <w:szCs w:val="26"/>
                <w:u w:val="single"/>
              </w:rPr>
            </w:pPr>
            <w:r w:rsidRPr="00410FBA">
              <w:rPr>
                <w:sz w:val="26"/>
                <w:szCs w:val="26"/>
                <w:u w:val="single"/>
              </w:rPr>
              <w:t>Danh sách gồm các trường thông tin sau:</w:t>
            </w:r>
          </w:p>
          <w:p w14:paraId="581F6741" w14:textId="77777777" w:rsidR="00DF1578" w:rsidRPr="00410FBA" w:rsidRDefault="00DF1578" w:rsidP="00973EF2">
            <w:pPr>
              <w:spacing w:before="120" w:after="120"/>
              <w:rPr>
                <w:sz w:val="26"/>
                <w:szCs w:val="26"/>
              </w:rPr>
            </w:pPr>
            <w:r w:rsidRPr="00410FBA">
              <w:rPr>
                <w:sz w:val="26"/>
                <w:szCs w:val="26"/>
              </w:rPr>
              <w:t>+ STT</w:t>
            </w:r>
          </w:p>
          <w:p w14:paraId="47C90094" w14:textId="77777777" w:rsidR="00DF1578" w:rsidRPr="00410FBA" w:rsidRDefault="00DF1578" w:rsidP="00973EF2">
            <w:pPr>
              <w:spacing w:before="120" w:after="120"/>
              <w:rPr>
                <w:sz w:val="26"/>
                <w:szCs w:val="26"/>
              </w:rPr>
            </w:pPr>
            <w:r w:rsidRPr="00410FBA">
              <w:rPr>
                <w:sz w:val="26"/>
                <w:szCs w:val="26"/>
              </w:rPr>
              <w:t xml:space="preserve">+ </w:t>
            </w:r>
            <w:r w:rsidR="008064CB" w:rsidRPr="00410FBA">
              <w:rPr>
                <w:sz w:val="26"/>
                <w:szCs w:val="26"/>
              </w:rPr>
              <w:t>Mẫu số</w:t>
            </w:r>
          </w:p>
          <w:p w14:paraId="0528110D" w14:textId="77777777" w:rsidR="00DF1578" w:rsidRPr="00410FBA" w:rsidRDefault="00DF1578" w:rsidP="00973EF2">
            <w:pPr>
              <w:spacing w:before="120" w:after="120"/>
              <w:rPr>
                <w:sz w:val="26"/>
                <w:szCs w:val="26"/>
              </w:rPr>
            </w:pPr>
            <w:r w:rsidRPr="00410FBA">
              <w:rPr>
                <w:sz w:val="26"/>
                <w:szCs w:val="26"/>
              </w:rPr>
              <w:t>+ Ký hiệu</w:t>
            </w:r>
          </w:p>
          <w:p w14:paraId="6D22C6AF" w14:textId="77777777" w:rsidR="00DF1578" w:rsidRPr="00410FBA" w:rsidRDefault="00DF1578" w:rsidP="00973EF2">
            <w:pPr>
              <w:spacing w:before="120" w:after="120"/>
              <w:rPr>
                <w:sz w:val="26"/>
                <w:szCs w:val="26"/>
              </w:rPr>
            </w:pPr>
            <w:r w:rsidRPr="00410FBA">
              <w:rPr>
                <w:sz w:val="26"/>
                <w:szCs w:val="26"/>
              </w:rPr>
              <w:t>+ Số hóa đơn</w:t>
            </w:r>
          </w:p>
          <w:p w14:paraId="6A2D12CB" w14:textId="77777777" w:rsidR="00DF1578" w:rsidRPr="00410FBA" w:rsidRDefault="008064CB" w:rsidP="00973EF2">
            <w:pPr>
              <w:spacing w:before="120" w:after="120"/>
              <w:rPr>
                <w:sz w:val="26"/>
                <w:szCs w:val="26"/>
              </w:rPr>
            </w:pPr>
            <w:r w:rsidRPr="00410FBA">
              <w:rPr>
                <w:sz w:val="26"/>
                <w:szCs w:val="26"/>
              </w:rPr>
              <w:t>+ Tên khách hàng</w:t>
            </w:r>
          </w:p>
          <w:p w14:paraId="5E36F340" w14:textId="77777777" w:rsidR="008064CB" w:rsidRPr="00410FBA" w:rsidRDefault="008064CB" w:rsidP="00973EF2">
            <w:pPr>
              <w:spacing w:before="120" w:after="120"/>
              <w:rPr>
                <w:sz w:val="26"/>
                <w:szCs w:val="26"/>
              </w:rPr>
            </w:pPr>
            <w:r w:rsidRPr="00410FBA">
              <w:rPr>
                <w:sz w:val="26"/>
                <w:szCs w:val="26"/>
              </w:rPr>
              <w:t>+ Mã khách hàng</w:t>
            </w:r>
          </w:p>
          <w:p w14:paraId="7D1EC19A" w14:textId="77777777" w:rsidR="008064CB" w:rsidRPr="00410FBA" w:rsidRDefault="008064CB" w:rsidP="00973EF2">
            <w:pPr>
              <w:spacing w:before="120" w:after="120"/>
              <w:rPr>
                <w:sz w:val="26"/>
                <w:szCs w:val="26"/>
              </w:rPr>
            </w:pPr>
            <w:r w:rsidRPr="00410FBA">
              <w:rPr>
                <w:sz w:val="26"/>
                <w:szCs w:val="26"/>
              </w:rPr>
              <w:t>+ Ngày phát hành</w:t>
            </w:r>
          </w:p>
          <w:p w14:paraId="1FF62B9B" w14:textId="77777777" w:rsidR="008064CB" w:rsidRPr="00410FBA" w:rsidRDefault="008064CB" w:rsidP="00973EF2">
            <w:pPr>
              <w:spacing w:before="120" w:after="120"/>
              <w:rPr>
                <w:sz w:val="26"/>
                <w:szCs w:val="26"/>
              </w:rPr>
            </w:pPr>
            <w:r w:rsidRPr="00410FBA">
              <w:rPr>
                <w:sz w:val="26"/>
                <w:szCs w:val="26"/>
              </w:rPr>
              <w:t>+ Trạng thái hóa đơn</w:t>
            </w:r>
          </w:p>
          <w:p w14:paraId="41F39A1F" w14:textId="77777777" w:rsidR="008064CB" w:rsidRPr="00410FBA" w:rsidRDefault="008064CB" w:rsidP="00973EF2">
            <w:pPr>
              <w:spacing w:before="120" w:after="120"/>
              <w:rPr>
                <w:sz w:val="26"/>
                <w:szCs w:val="26"/>
              </w:rPr>
            </w:pPr>
            <w:r w:rsidRPr="00410FBA">
              <w:rPr>
                <w:sz w:val="26"/>
                <w:szCs w:val="26"/>
              </w:rPr>
              <w:t>+ Văn bản</w:t>
            </w:r>
          </w:p>
          <w:p w14:paraId="396C75AC" w14:textId="77777777" w:rsidR="00DF1578" w:rsidRPr="00410FBA" w:rsidRDefault="00DF1578" w:rsidP="00973EF2">
            <w:pPr>
              <w:spacing w:before="120" w:after="120"/>
              <w:rPr>
                <w:sz w:val="26"/>
                <w:szCs w:val="26"/>
                <w:u w:val="single"/>
              </w:rPr>
            </w:pPr>
            <w:r w:rsidRPr="00410FBA">
              <w:rPr>
                <w:sz w:val="26"/>
                <w:szCs w:val="26"/>
                <w:u w:val="single"/>
              </w:rPr>
              <w:t>Các nút thao tác chức năng gồm:</w:t>
            </w:r>
          </w:p>
          <w:p w14:paraId="10EB1C3B" w14:textId="77777777" w:rsidR="00DF1578" w:rsidRPr="00410FBA" w:rsidRDefault="00DF1578" w:rsidP="00973EF2">
            <w:pPr>
              <w:spacing w:before="120" w:after="120"/>
              <w:rPr>
                <w:sz w:val="26"/>
                <w:szCs w:val="26"/>
              </w:rPr>
            </w:pPr>
            <w:r w:rsidRPr="00410FBA">
              <w:rPr>
                <w:sz w:val="26"/>
                <w:szCs w:val="26"/>
              </w:rPr>
              <w:t xml:space="preserve">+ Xem: </w:t>
            </w:r>
            <w:r w:rsidR="008064CB" w:rsidRPr="00410FBA">
              <w:rPr>
                <w:sz w:val="26"/>
                <w:szCs w:val="26"/>
              </w:rPr>
              <w:t>chức năng xem chi tiết; in hóa đơn; tải file pdf</w:t>
            </w:r>
          </w:p>
          <w:p w14:paraId="26A6C79F" w14:textId="77777777" w:rsidR="00DF1578" w:rsidRPr="00410FBA" w:rsidRDefault="00DF1578" w:rsidP="008064CB">
            <w:pPr>
              <w:spacing w:before="120" w:after="120"/>
              <w:rPr>
                <w:sz w:val="26"/>
                <w:szCs w:val="26"/>
              </w:rPr>
            </w:pPr>
            <w:r w:rsidRPr="00410FBA">
              <w:rPr>
                <w:sz w:val="26"/>
                <w:szCs w:val="26"/>
              </w:rPr>
              <w:t xml:space="preserve">+ </w:t>
            </w:r>
            <w:r w:rsidR="008064CB" w:rsidRPr="00410FBA">
              <w:rPr>
                <w:sz w:val="26"/>
                <w:szCs w:val="26"/>
              </w:rPr>
              <w:t>Upload biên bản: cho phép upload file doc, docx, pdf</w:t>
            </w:r>
          </w:p>
          <w:p w14:paraId="6744DD7A" w14:textId="77777777" w:rsidR="008064CB" w:rsidRPr="00410FBA" w:rsidRDefault="008064CB" w:rsidP="008064CB">
            <w:pPr>
              <w:spacing w:before="120" w:after="120"/>
              <w:rPr>
                <w:sz w:val="26"/>
                <w:szCs w:val="26"/>
              </w:rPr>
            </w:pPr>
            <w:r w:rsidRPr="00410FBA">
              <w:rPr>
                <w:sz w:val="26"/>
                <w:szCs w:val="26"/>
              </w:rPr>
              <w:t>+ Download biên bản</w:t>
            </w:r>
          </w:p>
          <w:p w14:paraId="57F16C6F" w14:textId="77777777" w:rsidR="008064CB" w:rsidRPr="00410FBA" w:rsidRDefault="008064CB" w:rsidP="008064CB">
            <w:pPr>
              <w:spacing w:before="120" w:after="120"/>
              <w:rPr>
                <w:sz w:val="26"/>
                <w:szCs w:val="26"/>
              </w:rPr>
            </w:pPr>
            <w:r w:rsidRPr="00410FBA">
              <w:rPr>
                <w:sz w:val="26"/>
                <w:szCs w:val="26"/>
              </w:rPr>
              <w:t>+ Tạo biên bản</w:t>
            </w:r>
          </w:p>
          <w:p w14:paraId="63D9B35E" w14:textId="77777777" w:rsidR="00DF1578" w:rsidRPr="00410FBA" w:rsidRDefault="00DF1578" w:rsidP="00973EF2">
            <w:pPr>
              <w:spacing w:before="120" w:after="120"/>
              <w:rPr>
                <w:sz w:val="26"/>
                <w:szCs w:val="26"/>
                <w:u w:val="single"/>
              </w:rPr>
            </w:pPr>
            <w:r w:rsidRPr="00410FBA">
              <w:rPr>
                <w:sz w:val="26"/>
                <w:szCs w:val="26"/>
                <w:u w:val="single"/>
              </w:rPr>
              <w:t xml:space="preserve">Chức năng tìm kiếm </w:t>
            </w:r>
            <w:r w:rsidR="00C55505" w:rsidRPr="00410FBA">
              <w:rPr>
                <w:sz w:val="26"/>
                <w:szCs w:val="26"/>
                <w:u w:val="single"/>
              </w:rPr>
              <w:t>hóa đơn hủy</w:t>
            </w:r>
            <w:r w:rsidRPr="00410FBA">
              <w:rPr>
                <w:sz w:val="26"/>
                <w:szCs w:val="26"/>
                <w:u w:val="single"/>
              </w:rPr>
              <w:t>:</w:t>
            </w:r>
          </w:p>
          <w:p w14:paraId="31C2FD35" w14:textId="77777777" w:rsidR="00DF1578" w:rsidRPr="00410FBA" w:rsidRDefault="00DF1578" w:rsidP="00973EF2">
            <w:pPr>
              <w:spacing w:before="120" w:after="120"/>
              <w:rPr>
                <w:sz w:val="26"/>
                <w:szCs w:val="26"/>
              </w:rPr>
            </w:pPr>
            <w:r w:rsidRPr="00410FBA">
              <w:rPr>
                <w:sz w:val="26"/>
                <w:szCs w:val="26"/>
              </w:rPr>
              <w:t>Người dùng nhập từ khóa hoặc lựa chọn tiêu chí với các trường thông tin sau:</w:t>
            </w:r>
          </w:p>
          <w:p w14:paraId="2078AEDA" w14:textId="77777777" w:rsidR="00C55505" w:rsidRPr="00410FBA" w:rsidRDefault="00C55505" w:rsidP="00973EF2">
            <w:pPr>
              <w:spacing w:before="120" w:after="120"/>
              <w:rPr>
                <w:sz w:val="26"/>
                <w:szCs w:val="26"/>
              </w:rPr>
            </w:pPr>
            <w:r w:rsidRPr="00410FBA">
              <w:rPr>
                <w:sz w:val="26"/>
                <w:szCs w:val="26"/>
              </w:rPr>
              <w:t>+ Mẫu số: chọn 1 mẫu số trong danh sách có sẵn</w:t>
            </w:r>
          </w:p>
          <w:p w14:paraId="50D89771" w14:textId="77777777" w:rsidR="00C55505" w:rsidRPr="00410FBA" w:rsidRDefault="00C55505" w:rsidP="00973EF2">
            <w:pPr>
              <w:spacing w:before="120" w:after="120"/>
              <w:rPr>
                <w:sz w:val="26"/>
                <w:szCs w:val="26"/>
              </w:rPr>
            </w:pPr>
            <w:r w:rsidRPr="00410FBA">
              <w:rPr>
                <w:sz w:val="26"/>
                <w:szCs w:val="26"/>
              </w:rPr>
              <w:t>+ Ký hiệu: chọn 1 ký hiệu trong danh sách có sẵn</w:t>
            </w:r>
          </w:p>
          <w:p w14:paraId="2036B760" w14:textId="77777777" w:rsidR="00C55505" w:rsidRPr="00410FBA" w:rsidRDefault="00C55505" w:rsidP="00973EF2">
            <w:pPr>
              <w:spacing w:before="120" w:after="120"/>
              <w:rPr>
                <w:sz w:val="26"/>
                <w:szCs w:val="26"/>
              </w:rPr>
            </w:pPr>
            <w:r w:rsidRPr="00410FBA">
              <w:rPr>
                <w:sz w:val="26"/>
                <w:szCs w:val="26"/>
              </w:rPr>
              <w:t>+ Trạng thái hóa đơn: chọn 1 trạng thái trong các trạng thái sau: Hóa đơn gốc; Đã thay thế; Đã điều chỉnh; Đã hủy bỏ</w:t>
            </w:r>
          </w:p>
          <w:p w14:paraId="6E2591DF" w14:textId="77777777" w:rsidR="00C55505" w:rsidRPr="00410FBA" w:rsidRDefault="00C55505" w:rsidP="00973EF2">
            <w:pPr>
              <w:spacing w:before="120" w:after="120"/>
              <w:rPr>
                <w:sz w:val="26"/>
                <w:szCs w:val="26"/>
              </w:rPr>
            </w:pPr>
            <w:r w:rsidRPr="00410FBA">
              <w:rPr>
                <w:sz w:val="26"/>
                <w:szCs w:val="26"/>
              </w:rPr>
              <w:t>+ Số hóa đơn: tự nhập</w:t>
            </w:r>
          </w:p>
          <w:p w14:paraId="325A1A77" w14:textId="77777777" w:rsidR="00C55505" w:rsidRPr="00410FBA" w:rsidRDefault="00C55505" w:rsidP="00973EF2">
            <w:pPr>
              <w:spacing w:before="120" w:after="120"/>
              <w:rPr>
                <w:sz w:val="26"/>
                <w:szCs w:val="26"/>
              </w:rPr>
            </w:pPr>
            <w:r w:rsidRPr="00410FBA">
              <w:rPr>
                <w:sz w:val="26"/>
                <w:szCs w:val="26"/>
              </w:rPr>
              <w:t>+ Từ ngày … Đến ngày: mặc định là ngày hiện tại, có thể sửa</w:t>
            </w:r>
          </w:p>
          <w:p w14:paraId="45B603D9" w14:textId="77777777" w:rsidR="00C55505" w:rsidRPr="00410FBA" w:rsidRDefault="00C55505" w:rsidP="00973EF2">
            <w:pPr>
              <w:spacing w:before="120" w:after="120"/>
              <w:rPr>
                <w:sz w:val="26"/>
                <w:szCs w:val="26"/>
              </w:rPr>
            </w:pPr>
            <w:r w:rsidRPr="00410FBA">
              <w:rPr>
                <w:sz w:val="26"/>
                <w:szCs w:val="26"/>
              </w:rPr>
              <w:t>+ MST khách hàng: tự nhập</w:t>
            </w:r>
          </w:p>
          <w:p w14:paraId="72BE73A5" w14:textId="77777777" w:rsidR="00C55505" w:rsidRPr="00410FBA" w:rsidRDefault="00C55505" w:rsidP="00973EF2">
            <w:pPr>
              <w:spacing w:before="120" w:after="120"/>
              <w:rPr>
                <w:sz w:val="26"/>
                <w:szCs w:val="26"/>
              </w:rPr>
            </w:pPr>
            <w:r w:rsidRPr="00410FBA">
              <w:rPr>
                <w:sz w:val="26"/>
                <w:szCs w:val="26"/>
              </w:rPr>
              <w:t>+ Mã khách hàng: tự nhập</w:t>
            </w:r>
          </w:p>
          <w:p w14:paraId="0F677CA7" w14:textId="77777777" w:rsidR="00C55505" w:rsidRPr="00410FBA" w:rsidRDefault="00C55505" w:rsidP="00973EF2">
            <w:pPr>
              <w:spacing w:before="120" w:after="120"/>
              <w:rPr>
                <w:sz w:val="26"/>
                <w:szCs w:val="26"/>
              </w:rPr>
            </w:pPr>
            <w:r w:rsidRPr="00410FBA">
              <w:rPr>
                <w:sz w:val="26"/>
                <w:szCs w:val="26"/>
              </w:rPr>
              <w:t>+ Kiểu hóa đơn: chọn 1 trong các kiểu hóa đơn sau: Hóa đơn gốc; Hóa đơn thay thế; Hóa đơn điều chỉnh tăng; Hóa đơn điều chỉnh giảm; Hóa đơn điều chỉnh thông tin</w:t>
            </w:r>
          </w:p>
          <w:p w14:paraId="1025C1F3" w14:textId="77777777" w:rsidR="00C55505" w:rsidRPr="00410FBA" w:rsidRDefault="00C55505" w:rsidP="00973EF2">
            <w:pPr>
              <w:spacing w:before="120" w:after="120"/>
              <w:rPr>
                <w:sz w:val="26"/>
                <w:szCs w:val="26"/>
              </w:rPr>
            </w:pPr>
            <w:r w:rsidRPr="00410FBA">
              <w:rPr>
                <w:sz w:val="26"/>
                <w:szCs w:val="26"/>
              </w:rPr>
              <w:t>+ Tên khách hàng:</w:t>
            </w:r>
            <w:r w:rsidR="008064CB" w:rsidRPr="00410FBA">
              <w:rPr>
                <w:sz w:val="26"/>
                <w:szCs w:val="26"/>
              </w:rPr>
              <w:t xml:space="preserve"> tự nhập</w:t>
            </w:r>
            <w:r w:rsidRPr="00410FBA">
              <w:rPr>
                <w:sz w:val="26"/>
                <w:szCs w:val="26"/>
              </w:rPr>
              <w:t xml:space="preserve"> </w:t>
            </w:r>
          </w:p>
          <w:p w14:paraId="138E525C" w14:textId="77777777" w:rsidR="00DF1578" w:rsidRPr="00410FBA" w:rsidRDefault="00DF1578" w:rsidP="00973EF2">
            <w:pPr>
              <w:pStyle w:val="ListParagraph"/>
              <w:numPr>
                <w:ilvl w:val="0"/>
                <w:numId w:val="18"/>
              </w:numPr>
              <w:spacing w:before="120" w:after="120"/>
              <w:rPr>
                <w:b/>
                <w:sz w:val="26"/>
                <w:szCs w:val="26"/>
              </w:rPr>
            </w:pPr>
            <w:r w:rsidRPr="00410FBA">
              <w:rPr>
                <w:b/>
                <w:sz w:val="26"/>
                <w:szCs w:val="26"/>
              </w:rPr>
              <w:t>Chức năng xử lý:</w:t>
            </w:r>
          </w:p>
          <w:p w14:paraId="55FA470C" w14:textId="77777777" w:rsidR="00DF1578" w:rsidRPr="00410FBA" w:rsidRDefault="00DF1578" w:rsidP="00973EF2">
            <w:pPr>
              <w:spacing w:before="120" w:after="120"/>
              <w:rPr>
                <w:sz w:val="26"/>
                <w:szCs w:val="26"/>
              </w:rPr>
            </w:pPr>
            <w:r w:rsidRPr="00410FBA">
              <w:rPr>
                <w:sz w:val="26"/>
                <w:szCs w:val="26"/>
              </w:rPr>
              <w:t xml:space="preserve">+ Hệ thống hiển thị danh sách </w:t>
            </w:r>
            <w:r w:rsidR="00C55505" w:rsidRPr="00410FBA">
              <w:rPr>
                <w:sz w:val="26"/>
                <w:szCs w:val="26"/>
              </w:rPr>
              <w:t>hóa đơn hủy</w:t>
            </w:r>
            <w:r w:rsidRPr="00410FBA">
              <w:rPr>
                <w:sz w:val="26"/>
                <w:szCs w:val="26"/>
              </w:rPr>
              <w:t xml:space="preserve"> mặc định/hiển thị theo tiêu chí tìm kiếm</w:t>
            </w:r>
          </w:p>
          <w:p w14:paraId="7D8476F7" w14:textId="77777777" w:rsidR="00DF1578" w:rsidRPr="00410FBA" w:rsidRDefault="00DF1578" w:rsidP="00973EF2">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5DD4D93D" w14:textId="77777777" w:rsidR="00DF1578" w:rsidRPr="00410FBA" w:rsidRDefault="00DF1578" w:rsidP="00973EF2">
            <w:pPr>
              <w:pStyle w:val="ListParagraph"/>
              <w:numPr>
                <w:ilvl w:val="0"/>
                <w:numId w:val="18"/>
              </w:numPr>
              <w:spacing w:before="120" w:after="120"/>
              <w:rPr>
                <w:b/>
                <w:sz w:val="26"/>
                <w:szCs w:val="26"/>
              </w:rPr>
            </w:pPr>
            <w:r w:rsidRPr="00410FBA">
              <w:rPr>
                <w:b/>
                <w:sz w:val="26"/>
                <w:szCs w:val="26"/>
              </w:rPr>
              <w:t xml:space="preserve">Các ngoại lệ: </w:t>
            </w:r>
          </w:p>
          <w:p w14:paraId="499EEE93" w14:textId="77777777" w:rsidR="00DF1578" w:rsidRPr="00410FBA" w:rsidRDefault="00DF1578" w:rsidP="00973EF2">
            <w:pPr>
              <w:spacing w:before="120" w:after="120"/>
              <w:rPr>
                <w:b/>
                <w:sz w:val="26"/>
                <w:szCs w:val="26"/>
              </w:rPr>
            </w:pPr>
            <w:r w:rsidRPr="00410FBA">
              <w:rPr>
                <w:sz w:val="26"/>
                <w:szCs w:val="26"/>
              </w:rPr>
              <w:t>Không có</w:t>
            </w:r>
          </w:p>
        </w:tc>
        <w:tc>
          <w:tcPr>
            <w:tcW w:w="404" w:type="pct"/>
          </w:tcPr>
          <w:p w14:paraId="71334914" w14:textId="77777777" w:rsidR="00DF1578" w:rsidRPr="00410FBA" w:rsidRDefault="00DF1578" w:rsidP="00973EF2">
            <w:pPr>
              <w:spacing w:before="120" w:after="120"/>
              <w:rPr>
                <w:sz w:val="26"/>
                <w:szCs w:val="26"/>
              </w:rPr>
            </w:pPr>
            <w:r w:rsidRPr="00410FBA">
              <w:rPr>
                <w:sz w:val="26"/>
                <w:szCs w:val="26"/>
              </w:rPr>
              <w:t>Cao</w:t>
            </w:r>
          </w:p>
        </w:tc>
        <w:tc>
          <w:tcPr>
            <w:tcW w:w="495" w:type="pct"/>
          </w:tcPr>
          <w:p w14:paraId="57876FA3" w14:textId="77777777" w:rsidR="00DF1578" w:rsidRPr="00410FBA" w:rsidRDefault="00DF1578" w:rsidP="00973EF2">
            <w:pPr>
              <w:spacing w:before="120" w:after="120"/>
              <w:rPr>
                <w:sz w:val="26"/>
                <w:szCs w:val="26"/>
              </w:rPr>
            </w:pPr>
            <w:r w:rsidRPr="00410FBA">
              <w:rPr>
                <w:sz w:val="26"/>
                <w:szCs w:val="26"/>
              </w:rPr>
              <w:t>Cao</w:t>
            </w:r>
          </w:p>
        </w:tc>
        <w:tc>
          <w:tcPr>
            <w:tcW w:w="484" w:type="pct"/>
          </w:tcPr>
          <w:p w14:paraId="01D2A54C" w14:textId="77777777" w:rsidR="00DF1578" w:rsidRPr="00410FBA" w:rsidRDefault="00DF1578" w:rsidP="00973EF2">
            <w:pPr>
              <w:spacing w:before="120" w:after="120"/>
              <w:rPr>
                <w:sz w:val="26"/>
                <w:szCs w:val="26"/>
              </w:rPr>
            </w:pPr>
            <w:r w:rsidRPr="00410FBA">
              <w:rPr>
                <w:sz w:val="26"/>
                <w:szCs w:val="26"/>
              </w:rPr>
              <w:t>Nhân viên kế toán</w:t>
            </w:r>
          </w:p>
        </w:tc>
      </w:tr>
      <w:tr w:rsidR="00410FBA" w:rsidRPr="00410FBA" w14:paraId="0EFD6F35" w14:textId="77777777" w:rsidTr="00973EF2">
        <w:tc>
          <w:tcPr>
            <w:tcW w:w="391" w:type="pct"/>
          </w:tcPr>
          <w:p w14:paraId="139FE379" w14:textId="77777777" w:rsidR="00973EF2" w:rsidRPr="00410FBA" w:rsidRDefault="00973EF2" w:rsidP="00973EF2">
            <w:pPr>
              <w:pStyle w:val="ListParagraph"/>
              <w:spacing w:before="120" w:after="120"/>
              <w:ind w:left="0"/>
              <w:rPr>
                <w:sz w:val="26"/>
                <w:szCs w:val="26"/>
              </w:rPr>
            </w:pPr>
            <w:r w:rsidRPr="00410FBA">
              <w:rPr>
                <w:sz w:val="26"/>
                <w:szCs w:val="26"/>
              </w:rPr>
              <w:t>2</w:t>
            </w:r>
          </w:p>
        </w:tc>
        <w:tc>
          <w:tcPr>
            <w:tcW w:w="856" w:type="pct"/>
          </w:tcPr>
          <w:p w14:paraId="77E64347" w14:textId="108D42F4" w:rsidR="00973EF2" w:rsidRPr="00410FBA" w:rsidRDefault="00075681" w:rsidP="00973EF2">
            <w:pPr>
              <w:spacing w:before="120" w:after="120"/>
              <w:jc w:val="center"/>
              <w:rPr>
                <w:sz w:val="26"/>
                <w:szCs w:val="26"/>
              </w:rPr>
            </w:pPr>
            <w:r w:rsidRPr="00410FBA">
              <w:rPr>
                <w:sz w:val="26"/>
                <w:szCs w:val="26"/>
              </w:rPr>
              <w:t>UR_HDDT_042.03.02</w:t>
            </w:r>
          </w:p>
        </w:tc>
        <w:tc>
          <w:tcPr>
            <w:tcW w:w="787" w:type="pct"/>
          </w:tcPr>
          <w:p w14:paraId="57B003CC" w14:textId="77777777" w:rsidR="00973EF2" w:rsidRPr="00410FBA" w:rsidRDefault="00973EF2" w:rsidP="00973EF2">
            <w:pPr>
              <w:spacing w:before="120" w:after="120"/>
              <w:rPr>
                <w:sz w:val="26"/>
                <w:szCs w:val="26"/>
              </w:rPr>
            </w:pPr>
            <w:r w:rsidRPr="00410FBA">
              <w:rPr>
                <w:sz w:val="26"/>
                <w:szCs w:val="26"/>
              </w:rPr>
              <w:t>Hủy hóa đơn</w:t>
            </w:r>
          </w:p>
        </w:tc>
        <w:tc>
          <w:tcPr>
            <w:tcW w:w="1584" w:type="pct"/>
          </w:tcPr>
          <w:p w14:paraId="168E9B3A" w14:textId="77777777" w:rsidR="00973EF2" w:rsidRPr="00410FBA" w:rsidRDefault="00973EF2" w:rsidP="00973EF2">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7E5CC0B" w14:textId="77777777" w:rsidR="00973EF2" w:rsidRPr="00410FBA" w:rsidRDefault="00973EF2" w:rsidP="00973EF2">
            <w:pPr>
              <w:pStyle w:val="ListParagraph"/>
              <w:spacing w:before="120" w:after="120"/>
              <w:ind w:left="0"/>
              <w:rPr>
                <w:sz w:val="26"/>
                <w:szCs w:val="26"/>
              </w:rPr>
            </w:pPr>
            <w:r w:rsidRPr="00410FBA">
              <w:rPr>
                <w:sz w:val="26"/>
                <w:szCs w:val="26"/>
              </w:rPr>
              <w:t>Cho phép người dùng hủy hóa đơn</w:t>
            </w:r>
          </w:p>
          <w:p w14:paraId="45D1C93E" w14:textId="77777777" w:rsidR="00973EF2" w:rsidRPr="00410FBA" w:rsidRDefault="00973EF2" w:rsidP="00973EF2">
            <w:pPr>
              <w:pStyle w:val="ListParagraph"/>
              <w:numPr>
                <w:ilvl w:val="0"/>
                <w:numId w:val="18"/>
              </w:numPr>
              <w:spacing w:before="120" w:after="120"/>
              <w:rPr>
                <w:b/>
                <w:sz w:val="26"/>
                <w:szCs w:val="26"/>
              </w:rPr>
            </w:pPr>
            <w:r w:rsidRPr="00410FBA">
              <w:rPr>
                <w:b/>
                <w:sz w:val="26"/>
                <w:szCs w:val="26"/>
              </w:rPr>
              <w:t>Thông tin đầu vào:</w:t>
            </w:r>
          </w:p>
          <w:p w14:paraId="1C22241F" w14:textId="77777777" w:rsidR="00973EF2" w:rsidRPr="00410FBA" w:rsidRDefault="00973EF2" w:rsidP="00973EF2">
            <w:pPr>
              <w:pStyle w:val="ListParagraph"/>
              <w:spacing w:before="120" w:after="120"/>
              <w:ind w:left="0"/>
              <w:rPr>
                <w:sz w:val="26"/>
                <w:szCs w:val="26"/>
              </w:rPr>
            </w:pPr>
            <w:r w:rsidRPr="00410FBA">
              <w:rPr>
                <w:sz w:val="26"/>
                <w:szCs w:val="26"/>
              </w:rPr>
              <w:t>Người dùng nhấn icon nút Hủy tại hóa đơn muốn hủy</w:t>
            </w:r>
          </w:p>
          <w:p w14:paraId="64D06F82" w14:textId="77777777" w:rsidR="00973EF2" w:rsidRPr="00410FBA" w:rsidRDefault="00973EF2" w:rsidP="00973EF2">
            <w:pPr>
              <w:pStyle w:val="ListParagraph"/>
              <w:numPr>
                <w:ilvl w:val="0"/>
                <w:numId w:val="18"/>
              </w:numPr>
              <w:spacing w:before="120" w:after="120"/>
              <w:rPr>
                <w:b/>
                <w:sz w:val="26"/>
                <w:szCs w:val="26"/>
              </w:rPr>
            </w:pPr>
            <w:r w:rsidRPr="00410FBA">
              <w:rPr>
                <w:b/>
                <w:sz w:val="26"/>
                <w:szCs w:val="26"/>
              </w:rPr>
              <w:t>Thông tin đầu ra:</w:t>
            </w:r>
          </w:p>
          <w:p w14:paraId="2B52BB8C" w14:textId="77777777" w:rsidR="00973EF2" w:rsidRPr="00410FBA" w:rsidRDefault="00973EF2" w:rsidP="00973EF2">
            <w:pPr>
              <w:spacing w:before="120" w:after="120"/>
              <w:rPr>
                <w:sz w:val="26"/>
                <w:szCs w:val="26"/>
              </w:rPr>
            </w:pPr>
            <w:r w:rsidRPr="00410FBA">
              <w:rPr>
                <w:sz w:val="26"/>
                <w:szCs w:val="26"/>
              </w:rPr>
              <w:t xml:space="preserve">Hóa đơn bị hủy sẽ có trạng thái “Hóa đơn bị xóa bỏ” </w:t>
            </w:r>
          </w:p>
          <w:p w14:paraId="1FF1C43A" w14:textId="77777777" w:rsidR="00973EF2" w:rsidRPr="00410FBA" w:rsidRDefault="00973EF2" w:rsidP="00973EF2">
            <w:pPr>
              <w:pStyle w:val="ListParagraph"/>
              <w:numPr>
                <w:ilvl w:val="0"/>
                <w:numId w:val="18"/>
              </w:numPr>
              <w:spacing w:before="120" w:after="120"/>
              <w:rPr>
                <w:b/>
                <w:sz w:val="26"/>
                <w:szCs w:val="26"/>
              </w:rPr>
            </w:pPr>
            <w:r w:rsidRPr="00410FBA">
              <w:rPr>
                <w:b/>
                <w:sz w:val="26"/>
                <w:szCs w:val="26"/>
              </w:rPr>
              <w:t>Chức năng xử lý:</w:t>
            </w:r>
          </w:p>
          <w:p w14:paraId="19019ACC" w14:textId="77777777" w:rsidR="00973EF2" w:rsidRPr="00410FBA" w:rsidRDefault="00973EF2" w:rsidP="00973EF2">
            <w:pPr>
              <w:spacing w:before="120" w:after="120"/>
              <w:rPr>
                <w:sz w:val="26"/>
                <w:szCs w:val="26"/>
              </w:rPr>
            </w:pPr>
            <w:r w:rsidRPr="00410FBA">
              <w:rPr>
                <w:sz w:val="26"/>
                <w:szCs w:val="26"/>
              </w:rPr>
              <w:t>Hệ thống hiển thị popup xác nhận việc hủy “Bạn có chắc chắn muốn hủy hóa đơn?”. Người dùng có 2 lựa chọn sau đây:</w:t>
            </w:r>
          </w:p>
          <w:p w14:paraId="6D9C40A6" w14:textId="77777777" w:rsidR="00973EF2" w:rsidRPr="00410FBA" w:rsidRDefault="00973EF2" w:rsidP="00973EF2">
            <w:pPr>
              <w:spacing w:before="120" w:after="120"/>
              <w:rPr>
                <w:sz w:val="26"/>
                <w:szCs w:val="26"/>
                <w:rPrChange w:id="728" w:author="Dang Oanh" w:date="2024-05-31T15:47:00Z" w16du:dateUtc="2024-05-31T08:47:00Z">
                  <w:rPr>
                    <w:color w:val="000000"/>
                    <w:sz w:val="26"/>
                    <w:szCs w:val="26"/>
                  </w:rPr>
                </w:rPrChange>
              </w:rPr>
            </w:pPr>
            <w:r w:rsidRPr="00410FBA">
              <w:rPr>
                <w:sz w:val="26"/>
                <w:szCs w:val="26"/>
              </w:rPr>
              <w:t xml:space="preserve">+ </w:t>
            </w:r>
            <w:r w:rsidRPr="00410FBA">
              <w:rPr>
                <w:sz w:val="26"/>
                <w:szCs w:val="26"/>
                <w:rPrChange w:id="729" w:author="Dang Oanh" w:date="2024-05-31T15:47:00Z" w16du:dateUtc="2024-05-31T08:47:00Z">
                  <w:rPr>
                    <w:color w:val="000000"/>
                    <w:sz w:val="26"/>
                    <w:szCs w:val="26"/>
                  </w:rPr>
                </w:rPrChange>
              </w:rPr>
              <w:t>Nếu người dùng chọn Hủy thì hệ thống đóng popup và đưa người dùng quay lại lưới liệt kê</w:t>
            </w:r>
          </w:p>
          <w:p w14:paraId="1E691785" w14:textId="77777777" w:rsidR="00973EF2" w:rsidRPr="00410FBA" w:rsidRDefault="00973EF2" w:rsidP="00973EF2">
            <w:pPr>
              <w:spacing w:before="120" w:after="120"/>
              <w:rPr>
                <w:sz w:val="26"/>
                <w:szCs w:val="26"/>
              </w:rPr>
            </w:pPr>
            <w:r w:rsidRPr="00410FBA">
              <w:rPr>
                <w:sz w:val="26"/>
                <w:szCs w:val="26"/>
                <w:rPrChange w:id="730" w:author="Dang Oanh" w:date="2024-05-31T15:47:00Z" w16du:dateUtc="2024-05-31T08:47:00Z">
                  <w:rPr>
                    <w:color w:val="000000"/>
                    <w:sz w:val="26"/>
                    <w:szCs w:val="26"/>
                  </w:rPr>
                </w:rPrChange>
              </w:rPr>
              <w:t>+ Nếu người dùng chọn Đồng ý thì hệ thống thực hiện hủy hóa đơn hiển thị thông báo trên hệ thống “Hủy hóa đơn thành công” hoặc thông báo “Hủy hóa đơn không thành công”</w:t>
            </w:r>
          </w:p>
          <w:p w14:paraId="40B7FC7E" w14:textId="77777777" w:rsidR="00973EF2" w:rsidRPr="00410FBA" w:rsidRDefault="00973EF2" w:rsidP="00973EF2">
            <w:pPr>
              <w:pStyle w:val="ListParagraph"/>
              <w:numPr>
                <w:ilvl w:val="0"/>
                <w:numId w:val="19"/>
              </w:numPr>
              <w:spacing w:before="120" w:after="120"/>
              <w:rPr>
                <w:b/>
                <w:sz w:val="26"/>
                <w:szCs w:val="26"/>
              </w:rPr>
            </w:pPr>
            <w:r w:rsidRPr="00410FBA">
              <w:rPr>
                <w:b/>
                <w:sz w:val="26"/>
                <w:szCs w:val="26"/>
              </w:rPr>
              <w:t xml:space="preserve">Các ngoại lệ: </w:t>
            </w:r>
          </w:p>
          <w:p w14:paraId="6D5E49EF" w14:textId="77777777" w:rsidR="00973EF2" w:rsidRPr="00410FBA" w:rsidRDefault="00973EF2" w:rsidP="00973EF2">
            <w:pPr>
              <w:pStyle w:val="ListParagraph"/>
              <w:spacing w:before="120" w:after="120"/>
              <w:ind w:left="0"/>
              <w:rPr>
                <w:b/>
                <w:sz w:val="26"/>
                <w:szCs w:val="26"/>
              </w:rPr>
            </w:pPr>
            <w:r w:rsidRPr="00410FBA">
              <w:rPr>
                <w:sz w:val="26"/>
                <w:szCs w:val="26"/>
              </w:rPr>
              <w:t>Không có</w:t>
            </w:r>
          </w:p>
        </w:tc>
        <w:tc>
          <w:tcPr>
            <w:tcW w:w="404" w:type="pct"/>
          </w:tcPr>
          <w:p w14:paraId="55473FB2" w14:textId="77777777" w:rsidR="00973EF2" w:rsidRPr="00410FBA" w:rsidRDefault="00973EF2" w:rsidP="00973EF2">
            <w:pPr>
              <w:spacing w:before="120" w:after="120"/>
              <w:rPr>
                <w:sz w:val="26"/>
                <w:szCs w:val="26"/>
              </w:rPr>
            </w:pPr>
            <w:r w:rsidRPr="00410FBA">
              <w:rPr>
                <w:sz w:val="26"/>
                <w:szCs w:val="26"/>
              </w:rPr>
              <w:t>Cao</w:t>
            </w:r>
          </w:p>
        </w:tc>
        <w:tc>
          <w:tcPr>
            <w:tcW w:w="495" w:type="pct"/>
          </w:tcPr>
          <w:p w14:paraId="296382D5" w14:textId="77777777" w:rsidR="00973EF2" w:rsidRPr="00410FBA" w:rsidRDefault="00973EF2" w:rsidP="00973EF2">
            <w:pPr>
              <w:spacing w:before="120" w:after="120"/>
              <w:rPr>
                <w:sz w:val="26"/>
                <w:szCs w:val="26"/>
              </w:rPr>
            </w:pPr>
            <w:r w:rsidRPr="00410FBA">
              <w:rPr>
                <w:sz w:val="26"/>
                <w:szCs w:val="26"/>
              </w:rPr>
              <w:t>Cao</w:t>
            </w:r>
          </w:p>
        </w:tc>
        <w:tc>
          <w:tcPr>
            <w:tcW w:w="484" w:type="pct"/>
          </w:tcPr>
          <w:p w14:paraId="699EDFD2" w14:textId="77777777" w:rsidR="00973EF2" w:rsidRPr="00410FBA" w:rsidRDefault="00973EF2" w:rsidP="00973EF2">
            <w:pPr>
              <w:spacing w:before="120" w:after="120"/>
              <w:rPr>
                <w:sz w:val="26"/>
                <w:szCs w:val="26"/>
              </w:rPr>
            </w:pPr>
            <w:r w:rsidRPr="00410FBA">
              <w:rPr>
                <w:sz w:val="26"/>
                <w:szCs w:val="26"/>
              </w:rPr>
              <w:t>Nhân viên kế toán</w:t>
            </w:r>
          </w:p>
        </w:tc>
      </w:tr>
      <w:tr w:rsidR="00410FBA" w:rsidRPr="00410FBA" w14:paraId="53F605AC" w14:textId="77777777" w:rsidTr="00973EF2">
        <w:tc>
          <w:tcPr>
            <w:tcW w:w="391" w:type="pct"/>
          </w:tcPr>
          <w:p w14:paraId="2B9FF7A8" w14:textId="77777777" w:rsidR="00973EF2" w:rsidRPr="00410FBA" w:rsidRDefault="00973EF2" w:rsidP="00973EF2">
            <w:pPr>
              <w:pStyle w:val="ListParagraph"/>
              <w:spacing w:before="120" w:after="120"/>
              <w:ind w:left="0"/>
              <w:rPr>
                <w:sz w:val="26"/>
                <w:szCs w:val="26"/>
              </w:rPr>
            </w:pPr>
            <w:r w:rsidRPr="00410FBA">
              <w:rPr>
                <w:sz w:val="26"/>
                <w:szCs w:val="26"/>
              </w:rPr>
              <w:t>3</w:t>
            </w:r>
          </w:p>
        </w:tc>
        <w:tc>
          <w:tcPr>
            <w:tcW w:w="856" w:type="pct"/>
          </w:tcPr>
          <w:p w14:paraId="32ECB2BC" w14:textId="59E47708" w:rsidR="00973EF2" w:rsidRPr="00410FBA" w:rsidRDefault="00075681" w:rsidP="00973EF2">
            <w:pPr>
              <w:spacing w:before="120" w:after="120"/>
              <w:jc w:val="center"/>
              <w:rPr>
                <w:sz w:val="26"/>
                <w:szCs w:val="26"/>
              </w:rPr>
            </w:pPr>
            <w:r w:rsidRPr="00410FBA">
              <w:rPr>
                <w:sz w:val="26"/>
                <w:szCs w:val="26"/>
              </w:rPr>
              <w:t>UR_HDDT_042.03.03</w:t>
            </w:r>
          </w:p>
        </w:tc>
        <w:tc>
          <w:tcPr>
            <w:tcW w:w="787" w:type="pct"/>
          </w:tcPr>
          <w:p w14:paraId="3D91B3CF" w14:textId="77777777" w:rsidR="00973EF2" w:rsidRPr="00410FBA" w:rsidRDefault="00973EF2" w:rsidP="00973EF2">
            <w:pPr>
              <w:spacing w:before="120" w:after="120"/>
              <w:rPr>
                <w:sz w:val="26"/>
                <w:szCs w:val="26"/>
              </w:rPr>
            </w:pPr>
            <w:r w:rsidRPr="00410FBA">
              <w:rPr>
                <w:sz w:val="26"/>
                <w:szCs w:val="26"/>
              </w:rPr>
              <w:t>Khôi phục hóa đơn</w:t>
            </w:r>
          </w:p>
        </w:tc>
        <w:tc>
          <w:tcPr>
            <w:tcW w:w="1584" w:type="pct"/>
          </w:tcPr>
          <w:p w14:paraId="19ABDA0D" w14:textId="77777777" w:rsidR="00973EF2" w:rsidRPr="00410FBA" w:rsidRDefault="00973EF2" w:rsidP="00973EF2">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0D8F3FE" w14:textId="77777777" w:rsidR="00973EF2" w:rsidRPr="00410FBA" w:rsidRDefault="00973EF2" w:rsidP="00973EF2">
            <w:pPr>
              <w:pStyle w:val="ListParagraph"/>
              <w:spacing w:before="120" w:after="120"/>
              <w:ind w:left="0"/>
              <w:rPr>
                <w:sz w:val="26"/>
                <w:szCs w:val="26"/>
              </w:rPr>
            </w:pPr>
            <w:r w:rsidRPr="00410FBA">
              <w:rPr>
                <w:sz w:val="26"/>
                <w:szCs w:val="26"/>
              </w:rPr>
              <w:t>Cho phép người dùng khôi phục hóa đơn</w:t>
            </w:r>
          </w:p>
          <w:p w14:paraId="4E155E38" w14:textId="77777777" w:rsidR="00973EF2" w:rsidRPr="00410FBA" w:rsidRDefault="00973EF2" w:rsidP="00973EF2">
            <w:pPr>
              <w:pStyle w:val="ListParagraph"/>
              <w:numPr>
                <w:ilvl w:val="0"/>
                <w:numId w:val="18"/>
              </w:numPr>
              <w:spacing w:before="120" w:after="120"/>
              <w:rPr>
                <w:b/>
                <w:sz w:val="26"/>
                <w:szCs w:val="26"/>
              </w:rPr>
            </w:pPr>
            <w:r w:rsidRPr="00410FBA">
              <w:rPr>
                <w:b/>
                <w:sz w:val="26"/>
                <w:szCs w:val="26"/>
              </w:rPr>
              <w:t>Thông tin đầu vào:</w:t>
            </w:r>
          </w:p>
          <w:p w14:paraId="24CC696E" w14:textId="77777777" w:rsidR="00973EF2" w:rsidRPr="00410FBA" w:rsidRDefault="00973EF2" w:rsidP="00973EF2">
            <w:pPr>
              <w:pStyle w:val="ListParagraph"/>
              <w:spacing w:before="120" w:after="120"/>
              <w:ind w:left="0"/>
              <w:rPr>
                <w:sz w:val="26"/>
                <w:szCs w:val="26"/>
              </w:rPr>
            </w:pPr>
            <w:r w:rsidRPr="00410FBA">
              <w:rPr>
                <w:sz w:val="26"/>
                <w:szCs w:val="26"/>
              </w:rPr>
              <w:t>Người dùng nhấn icon nút Khôi phục tại hóa đơn muốn khôi phục. Chỉ thao tác được đối với hóa đơn có trạng thái là “Hóa đơn bị xóa bỏ”</w:t>
            </w:r>
          </w:p>
          <w:p w14:paraId="50F567B1" w14:textId="77777777" w:rsidR="00973EF2" w:rsidRPr="00410FBA" w:rsidRDefault="00973EF2" w:rsidP="00973EF2">
            <w:pPr>
              <w:pStyle w:val="ListParagraph"/>
              <w:numPr>
                <w:ilvl w:val="0"/>
                <w:numId w:val="18"/>
              </w:numPr>
              <w:spacing w:before="120" w:after="120"/>
              <w:rPr>
                <w:b/>
                <w:sz w:val="26"/>
                <w:szCs w:val="26"/>
              </w:rPr>
            </w:pPr>
            <w:r w:rsidRPr="00410FBA">
              <w:rPr>
                <w:b/>
                <w:sz w:val="26"/>
                <w:szCs w:val="26"/>
              </w:rPr>
              <w:t>Thông tin đầu ra:</w:t>
            </w:r>
          </w:p>
          <w:p w14:paraId="7197DD1F" w14:textId="77777777" w:rsidR="00973EF2" w:rsidRPr="00410FBA" w:rsidRDefault="00973EF2" w:rsidP="00973EF2">
            <w:pPr>
              <w:spacing w:before="120" w:after="120"/>
              <w:rPr>
                <w:sz w:val="26"/>
                <w:szCs w:val="26"/>
              </w:rPr>
            </w:pPr>
            <w:r w:rsidRPr="00410FBA">
              <w:rPr>
                <w:sz w:val="26"/>
                <w:szCs w:val="26"/>
              </w:rPr>
              <w:t>Hóa đơ</w:t>
            </w:r>
            <w:r w:rsidR="00E84BBF" w:rsidRPr="00410FBA">
              <w:rPr>
                <w:sz w:val="26"/>
                <w:szCs w:val="26"/>
              </w:rPr>
              <w:t>n được khôi phục</w:t>
            </w:r>
            <w:r w:rsidRPr="00410FBA">
              <w:rPr>
                <w:sz w:val="26"/>
                <w:szCs w:val="26"/>
              </w:rPr>
              <w:t xml:space="preserve"> sẽ </w:t>
            </w:r>
            <w:r w:rsidR="00E84BBF" w:rsidRPr="00410FBA">
              <w:rPr>
                <w:sz w:val="26"/>
                <w:szCs w:val="26"/>
              </w:rPr>
              <w:t>có trạng thái “Hóa đơn gốc</w:t>
            </w:r>
            <w:r w:rsidRPr="00410FBA">
              <w:rPr>
                <w:sz w:val="26"/>
                <w:szCs w:val="26"/>
              </w:rPr>
              <w:t xml:space="preserve">” </w:t>
            </w:r>
          </w:p>
          <w:p w14:paraId="6A0AD6B6" w14:textId="77777777" w:rsidR="00973EF2" w:rsidRPr="00410FBA" w:rsidRDefault="00973EF2" w:rsidP="00973EF2">
            <w:pPr>
              <w:pStyle w:val="ListParagraph"/>
              <w:numPr>
                <w:ilvl w:val="0"/>
                <w:numId w:val="18"/>
              </w:numPr>
              <w:spacing w:before="120" w:after="120"/>
              <w:rPr>
                <w:b/>
                <w:sz w:val="26"/>
                <w:szCs w:val="26"/>
              </w:rPr>
            </w:pPr>
            <w:r w:rsidRPr="00410FBA">
              <w:rPr>
                <w:b/>
                <w:sz w:val="26"/>
                <w:szCs w:val="26"/>
              </w:rPr>
              <w:t>Chức năng xử lý:</w:t>
            </w:r>
          </w:p>
          <w:p w14:paraId="3CDBE60D" w14:textId="77777777" w:rsidR="00973EF2" w:rsidRPr="00410FBA" w:rsidRDefault="00973EF2" w:rsidP="00973EF2">
            <w:pPr>
              <w:spacing w:before="120" w:after="120"/>
              <w:rPr>
                <w:sz w:val="26"/>
                <w:szCs w:val="26"/>
              </w:rPr>
            </w:pPr>
            <w:r w:rsidRPr="00410FBA">
              <w:rPr>
                <w:sz w:val="26"/>
                <w:szCs w:val="26"/>
              </w:rPr>
              <w:t xml:space="preserve">Hệ thống hiển thị popup xác nhận việc hủy “Bạn có chắc chắn muốn </w:t>
            </w:r>
            <w:r w:rsidR="00E84BBF" w:rsidRPr="00410FBA">
              <w:rPr>
                <w:sz w:val="26"/>
                <w:szCs w:val="26"/>
              </w:rPr>
              <w:t>khôi phục</w:t>
            </w:r>
            <w:r w:rsidRPr="00410FBA">
              <w:rPr>
                <w:sz w:val="26"/>
                <w:szCs w:val="26"/>
              </w:rPr>
              <w:t xml:space="preserve"> hóa đơn</w:t>
            </w:r>
            <w:r w:rsidR="00E84BBF" w:rsidRPr="00410FBA">
              <w:rPr>
                <w:sz w:val="26"/>
                <w:szCs w:val="26"/>
              </w:rPr>
              <w:t xml:space="preserve"> muốn hủy</w:t>
            </w:r>
            <w:r w:rsidRPr="00410FBA">
              <w:rPr>
                <w:sz w:val="26"/>
                <w:szCs w:val="26"/>
              </w:rPr>
              <w:t>?”. Người dùng có 2 lựa chọn sau đây:</w:t>
            </w:r>
          </w:p>
          <w:p w14:paraId="5B1543B5" w14:textId="77777777" w:rsidR="00973EF2" w:rsidRPr="00410FBA" w:rsidRDefault="00973EF2" w:rsidP="00973EF2">
            <w:pPr>
              <w:spacing w:before="120" w:after="120"/>
              <w:rPr>
                <w:sz w:val="26"/>
                <w:szCs w:val="26"/>
                <w:rPrChange w:id="731" w:author="Dang Oanh" w:date="2024-05-31T15:47:00Z" w16du:dateUtc="2024-05-31T08:47:00Z">
                  <w:rPr>
                    <w:color w:val="000000"/>
                    <w:sz w:val="26"/>
                    <w:szCs w:val="26"/>
                  </w:rPr>
                </w:rPrChange>
              </w:rPr>
            </w:pPr>
            <w:r w:rsidRPr="00410FBA">
              <w:rPr>
                <w:sz w:val="26"/>
                <w:szCs w:val="26"/>
              </w:rPr>
              <w:t xml:space="preserve">+ </w:t>
            </w:r>
            <w:r w:rsidRPr="00410FBA">
              <w:rPr>
                <w:sz w:val="26"/>
                <w:szCs w:val="26"/>
                <w:rPrChange w:id="732" w:author="Dang Oanh" w:date="2024-05-31T15:47:00Z" w16du:dateUtc="2024-05-31T08:47:00Z">
                  <w:rPr>
                    <w:color w:val="000000"/>
                    <w:sz w:val="26"/>
                    <w:szCs w:val="26"/>
                  </w:rPr>
                </w:rPrChange>
              </w:rPr>
              <w:t>Nếu người dùng chọn Hủy thì hệ thống đóng popup và đưa người dùng quay lại lưới liệt kê</w:t>
            </w:r>
          </w:p>
          <w:p w14:paraId="59D35F6D" w14:textId="77777777" w:rsidR="00973EF2" w:rsidRPr="00410FBA" w:rsidRDefault="00973EF2" w:rsidP="00973EF2">
            <w:pPr>
              <w:spacing w:before="120" w:after="120"/>
              <w:rPr>
                <w:sz w:val="26"/>
                <w:szCs w:val="26"/>
              </w:rPr>
            </w:pPr>
            <w:r w:rsidRPr="00410FBA">
              <w:rPr>
                <w:sz w:val="26"/>
                <w:szCs w:val="26"/>
                <w:rPrChange w:id="733" w:author="Dang Oanh" w:date="2024-05-31T15:47:00Z" w16du:dateUtc="2024-05-31T08:47:00Z">
                  <w:rPr>
                    <w:color w:val="000000"/>
                    <w:sz w:val="26"/>
                    <w:szCs w:val="26"/>
                  </w:rPr>
                </w:rPrChange>
              </w:rPr>
              <w:t xml:space="preserve">+ Nếu người dùng chọn Đồng ý thì hệ thống thực hiện </w:t>
            </w:r>
            <w:r w:rsidR="00E84BBF" w:rsidRPr="00410FBA">
              <w:rPr>
                <w:sz w:val="26"/>
                <w:szCs w:val="26"/>
                <w:rPrChange w:id="734" w:author="Dang Oanh" w:date="2024-05-31T15:47:00Z" w16du:dateUtc="2024-05-31T08:47:00Z">
                  <w:rPr>
                    <w:color w:val="000000"/>
                    <w:sz w:val="26"/>
                    <w:szCs w:val="26"/>
                  </w:rPr>
                </w:rPrChange>
              </w:rPr>
              <w:t>khôi phục</w:t>
            </w:r>
            <w:r w:rsidRPr="00410FBA">
              <w:rPr>
                <w:sz w:val="26"/>
                <w:szCs w:val="26"/>
                <w:rPrChange w:id="735" w:author="Dang Oanh" w:date="2024-05-31T15:47:00Z" w16du:dateUtc="2024-05-31T08:47:00Z">
                  <w:rPr>
                    <w:color w:val="000000"/>
                    <w:sz w:val="26"/>
                    <w:szCs w:val="26"/>
                  </w:rPr>
                </w:rPrChange>
              </w:rPr>
              <w:t xml:space="preserve"> hóa đơn </w:t>
            </w:r>
            <w:r w:rsidR="00E84BBF" w:rsidRPr="00410FBA">
              <w:rPr>
                <w:sz w:val="26"/>
                <w:szCs w:val="26"/>
                <w:rPrChange w:id="736" w:author="Dang Oanh" w:date="2024-05-31T15:47:00Z" w16du:dateUtc="2024-05-31T08:47:00Z">
                  <w:rPr>
                    <w:color w:val="000000"/>
                    <w:sz w:val="26"/>
                    <w:szCs w:val="26"/>
                  </w:rPr>
                </w:rPrChange>
              </w:rPr>
              <w:t xml:space="preserve">và </w:t>
            </w:r>
            <w:r w:rsidRPr="00410FBA">
              <w:rPr>
                <w:sz w:val="26"/>
                <w:szCs w:val="26"/>
                <w:rPrChange w:id="737" w:author="Dang Oanh" w:date="2024-05-31T15:47:00Z" w16du:dateUtc="2024-05-31T08:47:00Z">
                  <w:rPr>
                    <w:color w:val="000000"/>
                    <w:sz w:val="26"/>
                    <w:szCs w:val="26"/>
                  </w:rPr>
                </w:rPrChange>
              </w:rPr>
              <w:t>hiển thị thông báo trên hệ thống “</w:t>
            </w:r>
            <w:r w:rsidR="00E84BBF" w:rsidRPr="00410FBA">
              <w:rPr>
                <w:sz w:val="26"/>
                <w:szCs w:val="26"/>
                <w:rPrChange w:id="738" w:author="Dang Oanh" w:date="2024-05-31T15:47:00Z" w16du:dateUtc="2024-05-31T08:47:00Z">
                  <w:rPr>
                    <w:color w:val="000000"/>
                    <w:sz w:val="26"/>
                    <w:szCs w:val="26"/>
                  </w:rPr>
                </w:rPrChange>
              </w:rPr>
              <w:t>Khôi phục</w:t>
            </w:r>
            <w:r w:rsidRPr="00410FBA">
              <w:rPr>
                <w:sz w:val="26"/>
                <w:szCs w:val="26"/>
                <w:rPrChange w:id="739" w:author="Dang Oanh" w:date="2024-05-31T15:47:00Z" w16du:dateUtc="2024-05-31T08:47:00Z">
                  <w:rPr>
                    <w:color w:val="000000"/>
                    <w:sz w:val="26"/>
                    <w:szCs w:val="26"/>
                  </w:rPr>
                </w:rPrChange>
              </w:rPr>
              <w:t xml:space="preserve"> hóa đơn thành công” hoặc thông báo “</w:t>
            </w:r>
            <w:r w:rsidR="00E84BBF" w:rsidRPr="00410FBA">
              <w:rPr>
                <w:sz w:val="26"/>
                <w:szCs w:val="26"/>
                <w:rPrChange w:id="740" w:author="Dang Oanh" w:date="2024-05-31T15:47:00Z" w16du:dateUtc="2024-05-31T08:47:00Z">
                  <w:rPr>
                    <w:color w:val="000000"/>
                    <w:sz w:val="26"/>
                    <w:szCs w:val="26"/>
                  </w:rPr>
                </w:rPrChange>
              </w:rPr>
              <w:t>Khôi</w:t>
            </w:r>
            <w:r w:rsidRPr="00410FBA">
              <w:rPr>
                <w:sz w:val="26"/>
                <w:szCs w:val="26"/>
                <w:rPrChange w:id="741" w:author="Dang Oanh" w:date="2024-05-31T15:47:00Z" w16du:dateUtc="2024-05-31T08:47:00Z">
                  <w:rPr>
                    <w:color w:val="000000"/>
                    <w:sz w:val="26"/>
                    <w:szCs w:val="26"/>
                  </w:rPr>
                </w:rPrChange>
              </w:rPr>
              <w:t xml:space="preserve"> </w:t>
            </w:r>
            <w:r w:rsidR="00E84BBF" w:rsidRPr="00410FBA">
              <w:rPr>
                <w:sz w:val="26"/>
                <w:szCs w:val="26"/>
                <w:rPrChange w:id="742" w:author="Dang Oanh" w:date="2024-05-31T15:47:00Z" w16du:dateUtc="2024-05-31T08:47:00Z">
                  <w:rPr>
                    <w:color w:val="000000"/>
                    <w:sz w:val="26"/>
                    <w:szCs w:val="26"/>
                  </w:rPr>
                </w:rPrChange>
              </w:rPr>
              <w:t xml:space="preserve">phục </w:t>
            </w:r>
            <w:r w:rsidRPr="00410FBA">
              <w:rPr>
                <w:sz w:val="26"/>
                <w:szCs w:val="26"/>
                <w:rPrChange w:id="743" w:author="Dang Oanh" w:date="2024-05-31T15:47:00Z" w16du:dateUtc="2024-05-31T08:47:00Z">
                  <w:rPr>
                    <w:color w:val="000000"/>
                    <w:sz w:val="26"/>
                    <w:szCs w:val="26"/>
                  </w:rPr>
                </w:rPrChange>
              </w:rPr>
              <w:t>hóa đơn không thành công”</w:t>
            </w:r>
          </w:p>
          <w:p w14:paraId="1D00CF49" w14:textId="77777777" w:rsidR="00973EF2" w:rsidRPr="00410FBA" w:rsidRDefault="00973EF2" w:rsidP="00973EF2">
            <w:pPr>
              <w:pStyle w:val="ListParagraph"/>
              <w:numPr>
                <w:ilvl w:val="0"/>
                <w:numId w:val="19"/>
              </w:numPr>
              <w:spacing w:before="120" w:after="120"/>
              <w:rPr>
                <w:b/>
                <w:sz w:val="26"/>
                <w:szCs w:val="26"/>
              </w:rPr>
            </w:pPr>
            <w:r w:rsidRPr="00410FBA">
              <w:rPr>
                <w:b/>
                <w:sz w:val="26"/>
                <w:szCs w:val="26"/>
              </w:rPr>
              <w:t xml:space="preserve">Các ngoại lệ: </w:t>
            </w:r>
          </w:p>
          <w:p w14:paraId="431CF292" w14:textId="77777777" w:rsidR="00973EF2" w:rsidRPr="00410FBA" w:rsidRDefault="00973EF2" w:rsidP="00973EF2">
            <w:pPr>
              <w:pStyle w:val="ListParagraph"/>
              <w:spacing w:before="120" w:after="120"/>
              <w:ind w:left="0"/>
              <w:rPr>
                <w:b/>
                <w:sz w:val="26"/>
                <w:szCs w:val="26"/>
              </w:rPr>
            </w:pPr>
            <w:r w:rsidRPr="00410FBA">
              <w:rPr>
                <w:sz w:val="26"/>
                <w:szCs w:val="26"/>
              </w:rPr>
              <w:t>Không có</w:t>
            </w:r>
          </w:p>
        </w:tc>
        <w:tc>
          <w:tcPr>
            <w:tcW w:w="404" w:type="pct"/>
          </w:tcPr>
          <w:p w14:paraId="489296B7" w14:textId="77777777" w:rsidR="00973EF2" w:rsidRPr="00410FBA" w:rsidRDefault="00973EF2" w:rsidP="00973EF2">
            <w:pPr>
              <w:spacing w:before="120" w:after="120"/>
              <w:rPr>
                <w:sz w:val="26"/>
                <w:szCs w:val="26"/>
              </w:rPr>
            </w:pPr>
            <w:r w:rsidRPr="00410FBA">
              <w:rPr>
                <w:sz w:val="26"/>
                <w:szCs w:val="26"/>
              </w:rPr>
              <w:t>Cao</w:t>
            </w:r>
          </w:p>
        </w:tc>
        <w:tc>
          <w:tcPr>
            <w:tcW w:w="495" w:type="pct"/>
          </w:tcPr>
          <w:p w14:paraId="3AACD5DA" w14:textId="77777777" w:rsidR="00973EF2" w:rsidRPr="00410FBA" w:rsidRDefault="00973EF2" w:rsidP="00973EF2">
            <w:pPr>
              <w:spacing w:before="120" w:after="120"/>
              <w:rPr>
                <w:sz w:val="26"/>
                <w:szCs w:val="26"/>
              </w:rPr>
            </w:pPr>
            <w:r w:rsidRPr="00410FBA">
              <w:rPr>
                <w:sz w:val="26"/>
                <w:szCs w:val="26"/>
              </w:rPr>
              <w:t>Cao</w:t>
            </w:r>
          </w:p>
        </w:tc>
        <w:tc>
          <w:tcPr>
            <w:tcW w:w="484" w:type="pct"/>
          </w:tcPr>
          <w:p w14:paraId="1394F134" w14:textId="77777777" w:rsidR="00973EF2" w:rsidRPr="00410FBA" w:rsidRDefault="00973EF2" w:rsidP="00973EF2">
            <w:pPr>
              <w:spacing w:before="120" w:after="120"/>
              <w:rPr>
                <w:sz w:val="26"/>
                <w:szCs w:val="26"/>
              </w:rPr>
            </w:pPr>
            <w:r w:rsidRPr="00410FBA">
              <w:rPr>
                <w:sz w:val="26"/>
                <w:szCs w:val="26"/>
              </w:rPr>
              <w:t>Nhân viên kế toán</w:t>
            </w:r>
          </w:p>
        </w:tc>
      </w:tr>
      <w:tr w:rsidR="00410FBA" w:rsidRPr="00410FBA" w14:paraId="6F07BA47" w14:textId="77777777" w:rsidTr="00973EF2">
        <w:tc>
          <w:tcPr>
            <w:tcW w:w="391" w:type="pct"/>
          </w:tcPr>
          <w:p w14:paraId="204470A7" w14:textId="77777777" w:rsidR="00E84BBF" w:rsidRPr="00410FBA" w:rsidRDefault="00E84BBF" w:rsidP="00E84BBF">
            <w:pPr>
              <w:pStyle w:val="ListParagraph"/>
              <w:spacing w:before="120" w:after="120"/>
              <w:ind w:left="0"/>
              <w:rPr>
                <w:sz w:val="26"/>
                <w:szCs w:val="26"/>
              </w:rPr>
            </w:pPr>
            <w:r w:rsidRPr="00410FBA">
              <w:rPr>
                <w:sz w:val="26"/>
                <w:szCs w:val="26"/>
              </w:rPr>
              <w:t>4</w:t>
            </w:r>
          </w:p>
        </w:tc>
        <w:tc>
          <w:tcPr>
            <w:tcW w:w="856" w:type="pct"/>
          </w:tcPr>
          <w:p w14:paraId="7CA26FFC" w14:textId="3D5FE6ED" w:rsidR="00E84BBF" w:rsidRPr="00410FBA" w:rsidRDefault="00075681" w:rsidP="00E84BBF">
            <w:pPr>
              <w:spacing w:before="120" w:after="120"/>
              <w:jc w:val="center"/>
              <w:rPr>
                <w:sz w:val="26"/>
                <w:szCs w:val="26"/>
              </w:rPr>
            </w:pPr>
            <w:r w:rsidRPr="00410FBA">
              <w:rPr>
                <w:sz w:val="26"/>
                <w:szCs w:val="26"/>
              </w:rPr>
              <w:t>UR_HDDT_042.03.04</w:t>
            </w:r>
          </w:p>
        </w:tc>
        <w:tc>
          <w:tcPr>
            <w:tcW w:w="787" w:type="pct"/>
          </w:tcPr>
          <w:p w14:paraId="7EAF1506" w14:textId="77777777" w:rsidR="00E84BBF" w:rsidRPr="00410FBA" w:rsidRDefault="00E84BBF" w:rsidP="00E84BBF">
            <w:pPr>
              <w:spacing w:before="120" w:after="120"/>
              <w:rPr>
                <w:sz w:val="26"/>
                <w:szCs w:val="26"/>
              </w:rPr>
            </w:pPr>
            <w:r w:rsidRPr="00410FBA">
              <w:rPr>
                <w:sz w:val="26"/>
                <w:szCs w:val="26"/>
              </w:rPr>
              <w:t>Upload biên bản</w:t>
            </w:r>
          </w:p>
        </w:tc>
        <w:tc>
          <w:tcPr>
            <w:tcW w:w="1584" w:type="pct"/>
          </w:tcPr>
          <w:p w14:paraId="1DC67866" w14:textId="77777777" w:rsidR="00E84BBF" w:rsidRPr="00410FBA" w:rsidRDefault="00E84BBF" w:rsidP="00E84BBF">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6205A636" w14:textId="77777777" w:rsidR="00E84BBF" w:rsidRPr="00410FBA" w:rsidRDefault="00E84BBF" w:rsidP="00E84BBF">
            <w:pPr>
              <w:pStyle w:val="ListParagraph"/>
              <w:spacing w:before="120" w:after="120"/>
              <w:ind w:left="0"/>
              <w:rPr>
                <w:sz w:val="26"/>
                <w:szCs w:val="26"/>
              </w:rPr>
            </w:pPr>
            <w:r w:rsidRPr="00410FBA">
              <w:rPr>
                <w:sz w:val="26"/>
                <w:szCs w:val="26"/>
              </w:rPr>
              <w:t>Cho phép người dùng upload biên bản cho hóa đơn</w:t>
            </w:r>
          </w:p>
          <w:p w14:paraId="0DC65890" w14:textId="77777777" w:rsidR="00E84BBF" w:rsidRPr="00410FBA" w:rsidRDefault="00E84BBF" w:rsidP="00E84BBF">
            <w:pPr>
              <w:pStyle w:val="ListParagraph"/>
              <w:numPr>
                <w:ilvl w:val="0"/>
                <w:numId w:val="18"/>
              </w:numPr>
              <w:spacing w:before="120" w:after="120"/>
              <w:rPr>
                <w:b/>
                <w:sz w:val="26"/>
                <w:szCs w:val="26"/>
              </w:rPr>
            </w:pPr>
            <w:r w:rsidRPr="00410FBA">
              <w:rPr>
                <w:b/>
                <w:sz w:val="26"/>
                <w:szCs w:val="26"/>
              </w:rPr>
              <w:t>Thông tin đầu vào:</w:t>
            </w:r>
          </w:p>
          <w:p w14:paraId="0D4031DB" w14:textId="77777777" w:rsidR="00E84BBF" w:rsidRPr="00410FBA" w:rsidRDefault="00E84BBF" w:rsidP="00E84BBF">
            <w:pPr>
              <w:spacing w:before="120" w:after="120"/>
              <w:rPr>
                <w:sz w:val="26"/>
                <w:szCs w:val="26"/>
              </w:rPr>
            </w:pPr>
            <w:r w:rsidRPr="00410FBA">
              <w:rPr>
                <w:sz w:val="26"/>
                <w:szCs w:val="26"/>
              </w:rPr>
              <w:t>Người dùng nhấn nút “Upload” tại hóa đơn muốn đính kèm biên bản</w:t>
            </w:r>
          </w:p>
          <w:p w14:paraId="72C5521B" w14:textId="77777777" w:rsidR="00E84BBF" w:rsidRPr="00410FBA" w:rsidRDefault="00E84BBF" w:rsidP="00E84BBF">
            <w:pPr>
              <w:pStyle w:val="ListParagraph"/>
              <w:numPr>
                <w:ilvl w:val="0"/>
                <w:numId w:val="18"/>
              </w:numPr>
              <w:spacing w:before="120" w:after="120"/>
              <w:rPr>
                <w:b/>
                <w:sz w:val="26"/>
                <w:szCs w:val="26"/>
              </w:rPr>
            </w:pPr>
            <w:r w:rsidRPr="00410FBA">
              <w:rPr>
                <w:b/>
                <w:sz w:val="26"/>
                <w:szCs w:val="26"/>
              </w:rPr>
              <w:t xml:space="preserve">Thông tin đầu ra: </w:t>
            </w:r>
          </w:p>
          <w:p w14:paraId="16EBD4D1" w14:textId="77777777" w:rsidR="00E84BBF" w:rsidRPr="00410FBA" w:rsidRDefault="00E84BBF" w:rsidP="00E84BBF">
            <w:pPr>
              <w:spacing w:before="120" w:after="120"/>
              <w:rPr>
                <w:sz w:val="26"/>
                <w:szCs w:val="26"/>
              </w:rPr>
            </w:pPr>
            <w:r w:rsidRPr="00410FBA">
              <w:rPr>
                <w:sz w:val="26"/>
                <w:szCs w:val="26"/>
              </w:rPr>
              <w:t>Hệ thống hiển thị giao diện upload, cho phép người dùng upload file định dạng pdf, doc, docx, xls, xlsx, dung lượng file không vượt quá 10 MB</w:t>
            </w:r>
          </w:p>
          <w:p w14:paraId="705004E7" w14:textId="77777777" w:rsidR="00E84BBF" w:rsidRPr="00410FBA" w:rsidRDefault="00E84BBF" w:rsidP="00E84BBF">
            <w:pPr>
              <w:pStyle w:val="ListParagraph"/>
              <w:numPr>
                <w:ilvl w:val="0"/>
                <w:numId w:val="18"/>
              </w:numPr>
              <w:spacing w:before="120" w:after="120"/>
              <w:rPr>
                <w:b/>
                <w:sz w:val="26"/>
                <w:szCs w:val="26"/>
              </w:rPr>
            </w:pPr>
            <w:r w:rsidRPr="00410FBA">
              <w:rPr>
                <w:b/>
                <w:sz w:val="26"/>
                <w:szCs w:val="26"/>
              </w:rPr>
              <w:t>Chức năng xử lý:</w:t>
            </w:r>
          </w:p>
          <w:p w14:paraId="48D90DD9" w14:textId="77777777" w:rsidR="00E84BBF" w:rsidRPr="00410FBA" w:rsidRDefault="00E84BBF" w:rsidP="00E84BBF">
            <w:pPr>
              <w:pStyle w:val="ListParagraph"/>
              <w:spacing w:before="120" w:after="120"/>
              <w:ind w:left="0"/>
              <w:rPr>
                <w:sz w:val="26"/>
                <w:szCs w:val="26"/>
              </w:rPr>
            </w:pPr>
            <w:r w:rsidRPr="00410FBA">
              <w:rPr>
                <w:sz w:val="26"/>
                <w:szCs w:val="26"/>
              </w:rPr>
              <w:t>Hệ thống lưu file upload vào cơ sở dữ liệu</w:t>
            </w:r>
          </w:p>
          <w:p w14:paraId="49F52874" w14:textId="77777777" w:rsidR="00E84BBF" w:rsidRPr="00410FBA" w:rsidRDefault="00E84BBF" w:rsidP="00E84BBF">
            <w:pPr>
              <w:pStyle w:val="ListParagraph"/>
              <w:spacing w:before="120" w:after="120"/>
              <w:ind w:left="0"/>
              <w:rPr>
                <w:sz w:val="26"/>
                <w:szCs w:val="26"/>
              </w:rPr>
            </w:pPr>
            <w:r w:rsidRPr="00410FBA">
              <w:rPr>
                <w:sz w:val="26"/>
                <w:szCs w:val="26"/>
              </w:rPr>
              <w:t>+ Nếu thành công thì thông báo “Upload biên bản thành công”</w:t>
            </w:r>
          </w:p>
          <w:p w14:paraId="5D1DD630" w14:textId="77777777" w:rsidR="00E84BBF" w:rsidRPr="00410FBA" w:rsidRDefault="00E84BBF" w:rsidP="00E84BBF">
            <w:pPr>
              <w:pStyle w:val="ListParagraph"/>
              <w:spacing w:before="120" w:after="120"/>
              <w:ind w:left="0"/>
              <w:rPr>
                <w:b/>
                <w:sz w:val="26"/>
                <w:szCs w:val="26"/>
              </w:rPr>
            </w:pPr>
            <w:r w:rsidRPr="00410FBA">
              <w:rPr>
                <w:sz w:val="26"/>
                <w:szCs w:val="26"/>
              </w:rPr>
              <w:t>+ Nếu không thành công thì thông báo “Upload biên bản không thành công” (kèm lý do)</w:t>
            </w:r>
          </w:p>
        </w:tc>
        <w:tc>
          <w:tcPr>
            <w:tcW w:w="404" w:type="pct"/>
          </w:tcPr>
          <w:p w14:paraId="5CAEC66E" w14:textId="77777777" w:rsidR="00E84BBF" w:rsidRPr="00410FBA" w:rsidRDefault="00E84BBF" w:rsidP="00E84BBF">
            <w:pPr>
              <w:spacing w:before="120" w:after="120"/>
              <w:rPr>
                <w:sz w:val="26"/>
                <w:szCs w:val="26"/>
              </w:rPr>
            </w:pPr>
            <w:r w:rsidRPr="00410FBA">
              <w:rPr>
                <w:sz w:val="26"/>
                <w:szCs w:val="26"/>
              </w:rPr>
              <w:t>Cao</w:t>
            </w:r>
          </w:p>
        </w:tc>
        <w:tc>
          <w:tcPr>
            <w:tcW w:w="495" w:type="pct"/>
          </w:tcPr>
          <w:p w14:paraId="37FF3F61" w14:textId="77777777" w:rsidR="00E84BBF" w:rsidRPr="00410FBA" w:rsidRDefault="00E84BBF" w:rsidP="00E84BBF">
            <w:pPr>
              <w:spacing w:before="120" w:after="120"/>
              <w:rPr>
                <w:sz w:val="26"/>
                <w:szCs w:val="26"/>
              </w:rPr>
            </w:pPr>
            <w:r w:rsidRPr="00410FBA">
              <w:rPr>
                <w:sz w:val="26"/>
                <w:szCs w:val="26"/>
              </w:rPr>
              <w:t>Cao</w:t>
            </w:r>
          </w:p>
        </w:tc>
        <w:tc>
          <w:tcPr>
            <w:tcW w:w="484" w:type="pct"/>
          </w:tcPr>
          <w:p w14:paraId="562F48C6" w14:textId="77777777" w:rsidR="00E84BBF" w:rsidRPr="00410FBA" w:rsidRDefault="00E84BBF" w:rsidP="00E84BBF">
            <w:pPr>
              <w:spacing w:before="120" w:after="120"/>
              <w:rPr>
                <w:sz w:val="26"/>
                <w:szCs w:val="26"/>
              </w:rPr>
            </w:pPr>
            <w:r w:rsidRPr="00410FBA">
              <w:rPr>
                <w:sz w:val="26"/>
                <w:szCs w:val="26"/>
              </w:rPr>
              <w:t>Nhân viên kế toán</w:t>
            </w:r>
          </w:p>
        </w:tc>
      </w:tr>
      <w:tr w:rsidR="00410FBA" w:rsidRPr="00410FBA" w14:paraId="37D7E032" w14:textId="77777777" w:rsidTr="00973EF2">
        <w:tc>
          <w:tcPr>
            <w:tcW w:w="391" w:type="pct"/>
          </w:tcPr>
          <w:p w14:paraId="16823AA5" w14:textId="77777777" w:rsidR="00E84BBF" w:rsidRPr="00410FBA" w:rsidRDefault="00E84BBF" w:rsidP="00E84BBF">
            <w:pPr>
              <w:pStyle w:val="ListParagraph"/>
              <w:spacing w:before="120" w:after="120"/>
              <w:ind w:left="0"/>
              <w:rPr>
                <w:sz w:val="26"/>
                <w:szCs w:val="26"/>
              </w:rPr>
            </w:pPr>
            <w:r w:rsidRPr="00410FBA">
              <w:rPr>
                <w:sz w:val="26"/>
                <w:szCs w:val="26"/>
              </w:rPr>
              <w:t>5</w:t>
            </w:r>
          </w:p>
        </w:tc>
        <w:tc>
          <w:tcPr>
            <w:tcW w:w="856" w:type="pct"/>
          </w:tcPr>
          <w:p w14:paraId="1D10815E" w14:textId="1918622E" w:rsidR="00E84BBF" w:rsidRPr="00410FBA" w:rsidRDefault="00075681" w:rsidP="00E84BBF">
            <w:pPr>
              <w:spacing w:before="120" w:after="120"/>
              <w:jc w:val="center"/>
              <w:rPr>
                <w:sz w:val="26"/>
                <w:szCs w:val="26"/>
              </w:rPr>
            </w:pPr>
            <w:r w:rsidRPr="00410FBA">
              <w:rPr>
                <w:sz w:val="26"/>
                <w:szCs w:val="26"/>
              </w:rPr>
              <w:t>UR_HDDT_042.03.05</w:t>
            </w:r>
          </w:p>
        </w:tc>
        <w:tc>
          <w:tcPr>
            <w:tcW w:w="787" w:type="pct"/>
          </w:tcPr>
          <w:p w14:paraId="1D3FBA2F" w14:textId="77777777" w:rsidR="00E84BBF" w:rsidRPr="00410FBA" w:rsidRDefault="00E84BBF" w:rsidP="00E84BBF">
            <w:pPr>
              <w:spacing w:before="120" w:after="120"/>
              <w:rPr>
                <w:sz w:val="26"/>
                <w:szCs w:val="26"/>
              </w:rPr>
            </w:pPr>
            <w:r w:rsidRPr="00410FBA">
              <w:rPr>
                <w:sz w:val="26"/>
                <w:szCs w:val="26"/>
              </w:rPr>
              <w:t>Tạo biên bản</w:t>
            </w:r>
          </w:p>
        </w:tc>
        <w:tc>
          <w:tcPr>
            <w:tcW w:w="1584" w:type="pct"/>
          </w:tcPr>
          <w:p w14:paraId="30D6580B" w14:textId="77777777" w:rsidR="00E84BBF" w:rsidRPr="00410FBA" w:rsidRDefault="00E84BBF" w:rsidP="00E84BBF">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29FC75F7" w14:textId="77777777" w:rsidR="00E84BBF" w:rsidRPr="00410FBA" w:rsidRDefault="00E84BBF" w:rsidP="00E84BBF">
            <w:pPr>
              <w:pStyle w:val="ListParagraph"/>
              <w:spacing w:before="120" w:after="120"/>
              <w:ind w:left="0"/>
              <w:rPr>
                <w:sz w:val="26"/>
                <w:szCs w:val="26"/>
              </w:rPr>
            </w:pPr>
            <w:r w:rsidRPr="00410FBA">
              <w:rPr>
                <w:sz w:val="26"/>
                <w:szCs w:val="26"/>
              </w:rPr>
              <w:t>Cho phép người dùng tạo biên bản cho hóa đơn</w:t>
            </w:r>
          </w:p>
          <w:p w14:paraId="554641A5" w14:textId="77777777" w:rsidR="00E84BBF" w:rsidRPr="00410FBA" w:rsidRDefault="00E84BBF" w:rsidP="00E84BBF">
            <w:pPr>
              <w:pStyle w:val="ListParagraph"/>
              <w:numPr>
                <w:ilvl w:val="0"/>
                <w:numId w:val="18"/>
              </w:numPr>
              <w:spacing w:before="120" w:after="120"/>
              <w:rPr>
                <w:b/>
                <w:sz w:val="26"/>
                <w:szCs w:val="26"/>
              </w:rPr>
            </w:pPr>
            <w:r w:rsidRPr="00410FBA">
              <w:rPr>
                <w:b/>
                <w:sz w:val="26"/>
                <w:szCs w:val="26"/>
              </w:rPr>
              <w:t>Thông tin đầu vào:</w:t>
            </w:r>
          </w:p>
          <w:p w14:paraId="03514AA2" w14:textId="77777777" w:rsidR="00E84BBF" w:rsidRPr="00410FBA" w:rsidRDefault="00E84BBF" w:rsidP="00E84BBF">
            <w:pPr>
              <w:spacing w:before="120" w:after="120"/>
              <w:rPr>
                <w:sz w:val="26"/>
                <w:szCs w:val="26"/>
              </w:rPr>
            </w:pPr>
            <w:r w:rsidRPr="00410FBA">
              <w:rPr>
                <w:sz w:val="26"/>
                <w:szCs w:val="26"/>
              </w:rPr>
              <w:t>Người dùng nhấn nút “Tạo biên bản” tại hóa đơn muốn tạo biên bản</w:t>
            </w:r>
          </w:p>
          <w:p w14:paraId="60A8EDB6" w14:textId="77777777" w:rsidR="00E84BBF" w:rsidRPr="00410FBA" w:rsidRDefault="00E84BBF" w:rsidP="00E84BBF">
            <w:pPr>
              <w:spacing w:before="120" w:after="120"/>
              <w:rPr>
                <w:sz w:val="26"/>
                <w:szCs w:val="26"/>
              </w:rPr>
            </w:pPr>
            <w:r w:rsidRPr="00410FBA">
              <w:rPr>
                <w:sz w:val="26"/>
                <w:szCs w:val="26"/>
              </w:rPr>
              <w:t>Hệ thống hiển thị form nhập biên bản điều chỉnh hiện ra với các trường thông tin sau:</w:t>
            </w:r>
          </w:p>
          <w:p w14:paraId="4BB43630" w14:textId="77777777" w:rsidR="00E84BBF" w:rsidRPr="00410FBA" w:rsidRDefault="00E84BBF" w:rsidP="00E84BBF">
            <w:pPr>
              <w:spacing w:before="120" w:after="120"/>
              <w:rPr>
                <w:sz w:val="26"/>
                <w:szCs w:val="26"/>
              </w:rPr>
            </w:pPr>
            <w:r w:rsidRPr="00410FBA">
              <w:rPr>
                <w:sz w:val="26"/>
                <w:szCs w:val="26"/>
              </w:rPr>
              <w:t>+ Số biên bản</w:t>
            </w:r>
            <w:r w:rsidR="00B41D4E" w:rsidRPr="00410FBA">
              <w:rPr>
                <w:sz w:val="26"/>
                <w:szCs w:val="26"/>
              </w:rPr>
              <w:t>: tự nhập</w:t>
            </w:r>
          </w:p>
          <w:p w14:paraId="5B8F9C76" w14:textId="77777777" w:rsidR="00E84BBF" w:rsidRPr="00410FBA" w:rsidRDefault="00E84BBF" w:rsidP="00E84BBF">
            <w:pPr>
              <w:spacing w:before="120" w:after="120"/>
              <w:rPr>
                <w:sz w:val="26"/>
                <w:szCs w:val="26"/>
              </w:rPr>
            </w:pPr>
            <w:r w:rsidRPr="00410FBA">
              <w:rPr>
                <w:sz w:val="26"/>
                <w:szCs w:val="26"/>
              </w:rPr>
              <w:t>+ Ngày.. Tháng… năm</w:t>
            </w:r>
            <w:r w:rsidR="00B41D4E" w:rsidRPr="00410FBA">
              <w:rPr>
                <w:sz w:val="26"/>
                <w:szCs w:val="26"/>
              </w:rPr>
              <w:t>: mặc định ngày hiện tại, không cho sửa</w:t>
            </w:r>
          </w:p>
          <w:p w14:paraId="2F725095" w14:textId="77777777" w:rsidR="00E84BBF" w:rsidRPr="00410FBA" w:rsidRDefault="00E84BBF" w:rsidP="00E84BBF">
            <w:pPr>
              <w:spacing w:before="120" w:after="120"/>
              <w:rPr>
                <w:sz w:val="26"/>
                <w:szCs w:val="26"/>
              </w:rPr>
            </w:pPr>
            <w:r w:rsidRPr="00410FBA">
              <w:rPr>
                <w:sz w:val="26"/>
                <w:szCs w:val="26"/>
              </w:rPr>
              <w:t>+ Bên A</w:t>
            </w:r>
            <w:r w:rsidR="00B41D4E" w:rsidRPr="00410FBA">
              <w:rPr>
                <w:sz w:val="26"/>
                <w:szCs w:val="26"/>
              </w:rPr>
              <w:t>: tên người bán trên hóa đơn</w:t>
            </w:r>
          </w:p>
          <w:p w14:paraId="4F8A2551" w14:textId="77777777" w:rsidR="00E84BBF" w:rsidRPr="00410FBA" w:rsidRDefault="00E84BBF" w:rsidP="00E84BBF">
            <w:pPr>
              <w:spacing w:before="120" w:after="120"/>
              <w:rPr>
                <w:sz w:val="26"/>
                <w:szCs w:val="26"/>
              </w:rPr>
            </w:pPr>
            <w:r w:rsidRPr="00410FBA">
              <w:rPr>
                <w:sz w:val="26"/>
                <w:szCs w:val="26"/>
              </w:rPr>
              <w:t>+ Địa chỉ</w:t>
            </w:r>
            <w:r w:rsidR="00B41D4E" w:rsidRPr="00410FBA">
              <w:rPr>
                <w:sz w:val="26"/>
                <w:szCs w:val="26"/>
              </w:rPr>
              <w:t>: địa chỉ người bán trên hóa đơn</w:t>
            </w:r>
          </w:p>
          <w:p w14:paraId="01C66F51" w14:textId="77777777" w:rsidR="00E84BBF" w:rsidRPr="00410FBA" w:rsidRDefault="00E84BBF" w:rsidP="00E84BBF">
            <w:pPr>
              <w:spacing w:before="120" w:after="120"/>
              <w:rPr>
                <w:sz w:val="26"/>
                <w:szCs w:val="26"/>
              </w:rPr>
            </w:pPr>
            <w:r w:rsidRPr="00410FBA">
              <w:rPr>
                <w:sz w:val="26"/>
                <w:szCs w:val="26"/>
              </w:rPr>
              <w:t>+ Mã số thuế</w:t>
            </w:r>
            <w:r w:rsidR="00B41D4E" w:rsidRPr="00410FBA">
              <w:rPr>
                <w:sz w:val="26"/>
                <w:szCs w:val="26"/>
              </w:rPr>
              <w:t>: MST người bán trên hóa đơn</w:t>
            </w:r>
          </w:p>
          <w:p w14:paraId="34A93691" w14:textId="77777777" w:rsidR="00E84BBF" w:rsidRPr="00410FBA" w:rsidRDefault="00E84BBF" w:rsidP="00E84BBF">
            <w:pPr>
              <w:spacing w:before="120" w:after="120"/>
              <w:rPr>
                <w:sz w:val="26"/>
                <w:szCs w:val="26"/>
              </w:rPr>
            </w:pPr>
            <w:r w:rsidRPr="00410FBA">
              <w:rPr>
                <w:sz w:val="26"/>
                <w:szCs w:val="26"/>
              </w:rPr>
              <w:t>+ Số điện thoại</w:t>
            </w:r>
            <w:r w:rsidR="00B41D4E" w:rsidRPr="00410FBA">
              <w:rPr>
                <w:sz w:val="26"/>
                <w:szCs w:val="26"/>
              </w:rPr>
              <w:t>: số điện thoại người bán trên hóa đơn</w:t>
            </w:r>
          </w:p>
          <w:p w14:paraId="5A9F1EBC" w14:textId="77777777" w:rsidR="00E84BBF" w:rsidRPr="00410FBA" w:rsidRDefault="00E84BBF" w:rsidP="00E84BBF">
            <w:pPr>
              <w:spacing w:before="120" w:after="120"/>
              <w:rPr>
                <w:sz w:val="26"/>
                <w:szCs w:val="26"/>
              </w:rPr>
            </w:pPr>
            <w:r w:rsidRPr="00410FBA">
              <w:rPr>
                <w:sz w:val="26"/>
                <w:szCs w:val="26"/>
              </w:rPr>
              <w:t>+ Đại diện</w:t>
            </w:r>
            <w:r w:rsidR="00B41D4E" w:rsidRPr="00410FBA">
              <w:rPr>
                <w:sz w:val="26"/>
                <w:szCs w:val="26"/>
              </w:rPr>
              <w:t>: tự nhập</w:t>
            </w:r>
          </w:p>
          <w:p w14:paraId="256AFCC6" w14:textId="77777777" w:rsidR="00E84BBF" w:rsidRPr="00410FBA" w:rsidRDefault="00E84BBF" w:rsidP="00E84BBF">
            <w:pPr>
              <w:spacing w:before="120" w:after="120"/>
              <w:rPr>
                <w:sz w:val="26"/>
                <w:szCs w:val="26"/>
              </w:rPr>
            </w:pPr>
            <w:r w:rsidRPr="00410FBA">
              <w:rPr>
                <w:sz w:val="26"/>
                <w:szCs w:val="26"/>
              </w:rPr>
              <w:t>+ Chức vụ</w:t>
            </w:r>
            <w:r w:rsidR="00B41D4E" w:rsidRPr="00410FBA">
              <w:rPr>
                <w:sz w:val="26"/>
                <w:szCs w:val="26"/>
              </w:rPr>
              <w:t>: tự nhập</w:t>
            </w:r>
          </w:p>
          <w:p w14:paraId="146FEFAE" w14:textId="77777777" w:rsidR="00E84BBF" w:rsidRPr="00410FBA" w:rsidRDefault="00E84BBF" w:rsidP="00E84BBF">
            <w:pPr>
              <w:spacing w:before="120" w:after="120"/>
              <w:rPr>
                <w:sz w:val="26"/>
                <w:szCs w:val="26"/>
              </w:rPr>
            </w:pPr>
            <w:r w:rsidRPr="00410FBA">
              <w:rPr>
                <w:sz w:val="26"/>
                <w:szCs w:val="26"/>
              </w:rPr>
              <w:t>+ Bên B</w:t>
            </w:r>
            <w:r w:rsidR="00B41D4E" w:rsidRPr="00410FBA">
              <w:rPr>
                <w:sz w:val="26"/>
                <w:szCs w:val="26"/>
              </w:rPr>
              <w:t>: tên đơn vị mua hàng/tên người mua hàng</w:t>
            </w:r>
          </w:p>
          <w:p w14:paraId="254A9F15" w14:textId="77777777" w:rsidR="00E84BBF" w:rsidRPr="00410FBA" w:rsidRDefault="00E84BBF" w:rsidP="00E84BBF">
            <w:pPr>
              <w:spacing w:before="120" w:after="120"/>
              <w:rPr>
                <w:sz w:val="26"/>
                <w:szCs w:val="26"/>
              </w:rPr>
            </w:pPr>
            <w:r w:rsidRPr="00410FBA">
              <w:rPr>
                <w:sz w:val="26"/>
                <w:szCs w:val="26"/>
              </w:rPr>
              <w:t>+ Địa chỉ</w:t>
            </w:r>
            <w:r w:rsidR="00B41D4E" w:rsidRPr="00410FBA">
              <w:rPr>
                <w:sz w:val="26"/>
                <w:szCs w:val="26"/>
              </w:rPr>
              <w:t>: địa chỉ người mua trên hóa đơn</w:t>
            </w:r>
          </w:p>
          <w:p w14:paraId="3AC5BD4C" w14:textId="77777777" w:rsidR="00E84BBF" w:rsidRPr="00410FBA" w:rsidRDefault="00E84BBF" w:rsidP="00E84BBF">
            <w:pPr>
              <w:spacing w:before="120" w:after="120"/>
              <w:rPr>
                <w:sz w:val="26"/>
                <w:szCs w:val="26"/>
              </w:rPr>
            </w:pPr>
            <w:r w:rsidRPr="00410FBA">
              <w:rPr>
                <w:sz w:val="26"/>
                <w:szCs w:val="26"/>
              </w:rPr>
              <w:t>+ Mã số thuế</w:t>
            </w:r>
            <w:r w:rsidR="00B41D4E" w:rsidRPr="00410FBA">
              <w:rPr>
                <w:sz w:val="26"/>
                <w:szCs w:val="26"/>
              </w:rPr>
              <w:t>: MST người mua trên hóa đơn</w:t>
            </w:r>
          </w:p>
          <w:p w14:paraId="4EFBF030" w14:textId="77777777" w:rsidR="00E84BBF" w:rsidRPr="00410FBA" w:rsidRDefault="00E84BBF" w:rsidP="00E84BBF">
            <w:pPr>
              <w:spacing w:before="120" w:after="120"/>
              <w:rPr>
                <w:sz w:val="26"/>
                <w:szCs w:val="26"/>
              </w:rPr>
            </w:pPr>
            <w:r w:rsidRPr="00410FBA">
              <w:rPr>
                <w:sz w:val="26"/>
                <w:szCs w:val="26"/>
              </w:rPr>
              <w:t>+ Số điện thoại</w:t>
            </w:r>
            <w:r w:rsidR="00B41D4E" w:rsidRPr="00410FBA">
              <w:rPr>
                <w:sz w:val="26"/>
                <w:szCs w:val="26"/>
              </w:rPr>
              <w:t>: số điện thoại người mua trên hóa đơn</w:t>
            </w:r>
          </w:p>
          <w:p w14:paraId="323A4AA3" w14:textId="77777777" w:rsidR="00E84BBF" w:rsidRPr="00410FBA" w:rsidRDefault="00E84BBF" w:rsidP="00E84BBF">
            <w:pPr>
              <w:spacing w:before="120" w:after="120"/>
              <w:rPr>
                <w:sz w:val="26"/>
                <w:szCs w:val="26"/>
              </w:rPr>
            </w:pPr>
            <w:r w:rsidRPr="00410FBA">
              <w:rPr>
                <w:sz w:val="26"/>
                <w:szCs w:val="26"/>
              </w:rPr>
              <w:t>+ Đại diện</w:t>
            </w:r>
            <w:r w:rsidR="00B41D4E" w:rsidRPr="00410FBA">
              <w:rPr>
                <w:sz w:val="26"/>
                <w:szCs w:val="26"/>
              </w:rPr>
              <w:t>: tự nhập</w:t>
            </w:r>
          </w:p>
          <w:p w14:paraId="014E29F5" w14:textId="77777777" w:rsidR="00E84BBF" w:rsidRPr="00410FBA" w:rsidRDefault="00E84BBF" w:rsidP="00E84BBF">
            <w:pPr>
              <w:spacing w:before="120" w:after="120"/>
              <w:rPr>
                <w:sz w:val="26"/>
                <w:szCs w:val="26"/>
              </w:rPr>
            </w:pPr>
            <w:r w:rsidRPr="00410FBA">
              <w:rPr>
                <w:sz w:val="26"/>
                <w:szCs w:val="26"/>
              </w:rPr>
              <w:t>+ Chức vụ</w:t>
            </w:r>
            <w:r w:rsidR="00B41D4E" w:rsidRPr="00410FBA">
              <w:rPr>
                <w:sz w:val="26"/>
                <w:szCs w:val="26"/>
              </w:rPr>
              <w:t>: tự nhập</w:t>
            </w:r>
          </w:p>
          <w:p w14:paraId="2EAC4E35" w14:textId="77777777" w:rsidR="00E84BBF" w:rsidRPr="00410FBA" w:rsidRDefault="00E84BBF" w:rsidP="00E84BBF">
            <w:pPr>
              <w:spacing w:before="120" w:after="120"/>
              <w:rPr>
                <w:sz w:val="26"/>
                <w:szCs w:val="26"/>
              </w:rPr>
            </w:pPr>
            <w:r w:rsidRPr="00410FBA">
              <w:rPr>
                <w:sz w:val="26"/>
                <w:szCs w:val="26"/>
              </w:rPr>
              <w:t>+ Mẫu số</w:t>
            </w:r>
            <w:r w:rsidR="00B41D4E" w:rsidRPr="00410FBA">
              <w:rPr>
                <w:sz w:val="26"/>
                <w:szCs w:val="26"/>
              </w:rPr>
              <w:t>: hệ thống tự động hiển thị</w:t>
            </w:r>
          </w:p>
          <w:p w14:paraId="2341158F" w14:textId="77777777" w:rsidR="00E84BBF" w:rsidRPr="00410FBA" w:rsidRDefault="00E84BBF" w:rsidP="00E84BBF">
            <w:pPr>
              <w:spacing w:before="120" w:after="120"/>
              <w:rPr>
                <w:sz w:val="26"/>
                <w:szCs w:val="26"/>
              </w:rPr>
            </w:pPr>
            <w:r w:rsidRPr="00410FBA">
              <w:rPr>
                <w:sz w:val="26"/>
                <w:szCs w:val="26"/>
              </w:rPr>
              <w:t>+ Ký hiệu</w:t>
            </w:r>
            <w:r w:rsidR="00B41D4E" w:rsidRPr="00410FBA">
              <w:rPr>
                <w:sz w:val="26"/>
                <w:szCs w:val="26"/>
              </w:rPr>
              <w:t>: hệ thống tự động hiển thị</w:t>
            </w:r>
          </w:p>
          <w:p w14:paraId="12E4C6D0" w14:textId="77777777" w:rsidR="00E84BBF" w:rsidRPr="00410FBA" w:rsidRDefault="00E84BBF" w:rsidP="00E84BBF">
            <w:pPr>
              <w:spacing w:before="120" w:after="120"/>
              <w:rPr>
                <w:sz w:val="26"/>
                <w:szCs w:val="26"/>
              </w:rPr>
            </w:pPr>
            <w:r w:rsidRPr="00410FBA">
              <w:rPr>
                <w:sz w:val="26"/>
                <w:szCs w:val="26"/>
              </w:rPr>
              <w:t>+ Số hóa đơn</w:t>
            </w:r>
            <w:r w:rsidR="00B41D4E" w:rsidRPr="00410FBA">
              <w:rPr>
                <w:sz w:val="26"/>
                <w:szCs w:val="26"/>
              </w:rPr>
              <w:t>: hệ thống tự động hiển thị</w:t>
            </w:r>
          </w:p>
          <w:p w14:paraId="6DABC9B4" w14:textId="77777777" w:rsidR="00E84BBF" w:rsidRPr="00410FBA" w:rsidRDefault="00E84BBF" w:rsidP="00E84BBF">
            <w:pPr>
              <w:spacing w:before="120" w:after="120"/>
              <w:rPr>
                <w:sz w:val="26"/>
                <w:szCs w:val="26"/>
              </w:rPr>
            </w:pPr>
            <w:r w:rsidRPr="00410FBA">
              <w:rPr>
                <w:sz w:val="26"/>
                <w:szCs w:val="26"/>
              </w:rPr>
              <w:t>+ Ngày hóa đơn</w:t>
            </w:r>
            <w:r w:rsidR="00B41D4E" w:rsidRPr="00410FBA">
              <w:rPr>
                <w:sz w:val="26"/>
                <w:szCs w:val="26"/>
              </w:rPr>
              <w:t>: hệ thống tự động hiển thị</w:t>
            </w:r>
          </w:p>
          <w:p w14:paraId="7265E00F" w14:textId="77777777" w:rsidR="00E84BBF" w:rsidRPr="00410FBA" w:rsidRDefault="00E84BBF" w:rsidP="00B41D4E">
            <w:pPr>
              <w:spacing w:before="120" w:after="120"/>
              <w:rPr>
                <w:sz w:val="26"/>
                <w:szCs w:val="26"/>
              </w:rPr>
            </w:pPr>
            <w:r w:rsidRPr="00410FBA">
              <w:rPr>
                <w:sz w:val="26"/>
                <w:szCs w:val="26"/>
              </w:rPr>
              <w:t xml:space="preserve">+ </w:t>
            </w:r>
            <w:r w:rsidR="00B41D4E" w:rsidRPr="00410FBA">
              <w:rPr>
                <w:sz w:val="26"/>
                <w:szCs w:val="26"/>
              </w:rPr>
              <w:t>Lý do điều chỉnh: tự nhập</w:t>
            </w:r>
          </w:p>
          <w:p w14:paraId="495183A1" w14:textId="77777777" w:rsidR="00E84BBF" w:rsidRPr="00410FBA" w:rsidRDefault="00E84BBF" w:rsidP="00E84BBF">
            <w:pPr>
              <w:pStyle w:val="ListParagraph"/>
              <w:numPr>
                <w:ilvl w:val="0"/>
                <w:numId w:val="18"/>
              </w:numPr>
              <w:spacing w:before="120" w:after="120"/>
              <w:rPr>
                <w:b/>
                <w:sz w:val="26"/>
                <w:szCs w:val="26"/>
              </w:rPr>
            </w:pPr>
            <w:r w:rsidRPr="00410FBA">
              <w:rPr>
                <w:b/>
                <w:sz w:val="26"/>
                <w:szCs w:val="26"/>
              </w:rPr>
              <w:t xml:space="preserve">Thông tin đầu ra: </w:t>
            </w:r>
          </w:p>
          <w:p w14:paraId="57338BC8" w14:textId="77777777" w:rsidR="00E84BBF" w:rsidRPr="00410FBA" w:rsidRDefault="00E84BBF" w:rsidP="00E84BBF">
            <w:pPr>
              <w:spacing w:before="120" w:after="120"/>
              <w:rPr>
                <w:sz w:val="26"/>
                <w:szCs w:val="26"/>
              </w:rPr>
            </w:pPr>
            <w:r w:rsidRPr="00410FBA">
              <w:rPr>
                <w:sz w:val="26"/>
                <w:szCs w:val="26"/>
              </w:rPr>
              <w:t>File biên bản được lưu vào cơ sở dữ liệu dưới dạng file pdf</w:t>
            </w:r>
          </w:p>
          <w:p w14:paraId="6F865EC1" w14:textId="77777777" w:rsidR="00E84BBF" w:rsidRPr="00410FBA" w:rsidRDefault="00E84BBF" w:rsidP="00E84BBF">
            <w:pPr>
              <w:pStyle w:val="ListParagraph"/>
              <w:numPr>
                <w:ilvl w:val="0"/>
                <w:numId w:val="18"/>
              </w:numPr>
              <w:spacing w:before="120" w:after="120"/>
              <w:rPr>
                <w:b/>
                <w:sz w:val="26"/>
                <w:szCs w:val="26"/>
              </w:rPr>
            </w:pPr>
            <w:r w:rsidRPr="00410FBA">
              <w:rPr>
                <w:b/>
                <w:sz w:val="26"/>
                <w:szCs w:val="26"/>
              </w:rPr>
              <w:t>Chức năng xử lý:</w:t>
            </w:r>
          </w:p>
          <w:p w14:paraId="10EE0FEC" w14:textId="77777777" w:rsidR="00E84BBF" w:rsidRPr="00410FBA" w:rsidRDefault="00E84BBF" w:rsidP="00E84BBF">
            <w:pPr>
              <w:spacing w:before="120" w:after="120"/>
              <w:rPr>
                <w:sz w:val="26"/>
                <w:szCs w:val="26"/>
              </w:rPr>
            </w:pPr>
            <w:r w:rsidRPr="00410FBA">
              <w:rPr>
                <w:sz w:val="26"/>
                <w:szCs w:val="26"/>
              </w:rPr>
              <w:t>Hệ thống lưu biên bản vào cơ sở dữ liệu</w:t>
            </w:r>
          </w:p>
          <w:p w14:paraId="17E58350" w14:textId="77777777" w:rsidR="00E84BBF" w:rsidRPr="00410FBA" w:rsidRDefault="00E84BBF" w:rsidP="00E84BBF">
            <w:pPr>
              <w:pStyle w:val="NormalWeb"/>
              <w:spacing w:before="0" w:beforeAutospacing="0" w:after="0" w:afterAutospacing="0"/>
              <w:rPr>
                <w:sz w:val="26"/>
                <w:szCs w:val="26"/>
              </w:rPr>
            </w:pPr>
            <w:r w:rsidRPr="00410FBA">
              <w:rPr>
                <w:sz w:val="26"/>
                <w:szCs w:val="26"/>
              </w:rPr>
              <w:t>+ Nếu thành công thì thông báo “Tạo biên bản thành công”</w:t>
            </w:r>
          </w:p>
          <w:p w14:paraId="5AEB5ED7" w14:textId="77777777" w:rsidR="00E84BBF" w:rsidRPr="00410FBA" w:rsidRDefault="00E84BBF" w:rsidP="00B41D4E">
            <w:pPr>
              <w:pStyle w:val="ListParagraph"/>
              <w:spacing w:before="120" w:after="120"/>
              <w:ind w:left="0"/>
              <w:rPr>
                <w:b/>
                <w:sz w:val="26"/>
                <w:szCs w:val="26"/>
              </w:rPr>
            </w:pPr>
            <w:r w:rsidRPr="00410FBA">
              <w:rPr>
                <w:sz w:val="26"/>
                <w:szCs w:val="26"/>
              </w:rPr>
              <w:t>+ Nếu không thành công thì thông báo “Tạo biên bản không thành công” (kèm lý do)</w:t>
            </w:r>
          </w:p>
        </w:tc>
        <w:tc>
          <w:tcPr>
            <w:tcW w:w="404" w:type="pct"/>
          </w:tcPr>
          <w:p w14:paraId="12A24296" w14:textId="77777777" w:rsidR="00E84BBF" w:rsidRPr="00410FBA" w:rsidRDefault="00E84BBF" w:rsidP="00E84BBF">
            <w:pPr>
              <w:spacing w:before="120" w:after="120"/>
              <w:rPr>
                <w:sz w:val="26"/>
                <w:szCs w:val="26"/>
              </w:rPr>
            </w:pPr>
            <w:r w:rsidRPr="00410FBA">
              <w:rPr>
                <w:sz w:val="26"/>
                <w:szCs w:val="26"/>
              </w:rPr>
              <w:t>Cao</w:t>
            </w:r>
          </w:p>
        </w:tc>
        <w:tc>
          <w:tcPr>
            <w:tcW w:w="495" w:type="pct"/>
          </w:tcPr>
          <w:p w14:paraId="75E13E38" w14:textId="77777777" w:rsidR="00E84BBF" w:rsidRPr="00410FBA" w:rsidRDefault="00E84BBF" w:rsidP="00E84BBF">
            <w:pPr>
              <w:spacing w:before="120" w:after="120"/>
              <w:rPr>
                <w:sz w:val="26"/>
                <w:szCs w:val="26"/>
              </w:rPr>
            </w:pPr>
            <w:r w:rsidRPr="00410FBA">
              <w:rPr>
                <w:sz w:val="26"/>
                <w:szCs w:val="26"/>
              </w:rPr>
              <w:t>Cao</w:t>
            </w:r>
          </w:p>
        </w:tc>
        <w:tc>
          <w:tcPr>
            <w:tcW w:w="484" w:type="pct"/>
          </w:tcPr>
          <w:p w14:paraId="5D1CE05B" w14:textId="77777777" w:rsidR="00E84BBF" w:rsidRPr="00410FBA" w:rsidRDefault="00E84BBF" w:rsidP="00E84BBF">
            <w:pPr>
              <w:spacing w:before="120" w:after="120"/>
              <w:rPr>
                <w:sz w:val="26"/>
                <w:szCs w:val="26"/>
              </w:rPr>
            </w:pPr>
            <w:r w:rsidRPr="00410FBA">
              <w:rPr>
                <w:sz w:val="26"/>
                <w:szCs w:val="26"/>
              </w:rPr>
              <w:t>Nhân viên kế toán</w:t>
            </w:r>
          </w:p>
        </w:tc>
      </w:tr>
      <w:tr w:rsidR="00E84BBF" w:rsidRPr="00410FBA" w14:paraId="3CB99094" w14:textId="77777777" w:rsidTr="00973EF2">
        <w:tc>
          <w:tcPr>
            <w:tcW w:w="391" w:type="pct"/>
          </w:tcPr>
          <w:p w14:paraId="6FC0AF89" w14:textId="77777777" w:rsidR="00E84BBF" w:rsidRPr="00410FBA" w:rsidRDefault="00E84BBF" w:rsidP="00E84BBF">
            <w:pPr>
              <w:pStyle w:val="ListParagraph"/>
              <w:spacing w:before="120" w:after="120"/>
              <w:ind w:left="0"/>
              <w:rPr>
                <w:sz w:val="26"/>
                <w:szCs w:val="26"/>
              </w:rPr>
            </w:pPr>
            <w:r w:rsidRPr="00410FBA">
              <w:rPr>
                <w:sz w:val="26"/>
                <w:szCs w:val="26"/>
              </w:rPr>
              <w:t>6</w:t>
            </w:r>
          </w:p>
        </w:tc>
        <w:tc>
          <w:tcPr>
            <w:tcW w:w="856" w:type="pct"/>
          </w:tcPr>
          <w:p w14:paraId="4E1AFEA6" w14:textId="6458F606" w:rsidR="00E84BBF" w:rsidRPr="00410FBA" w:rsidRDefault="00075681" w:rsidP="00E84BBF">
            <w:pPr>
              <w:spacing w:before="120" w:after="120"/>
              <w:jc w:val="center"/>
              <w:rPr>
                <w:sz w:val="26"/>
                <w:szCs w:val="26"/>
              </w:rPr>
            </w:pPr>
            <w:r w:rsidRPr="00410FBA">
              <w:rPr>
                <w:sz w:val="26"/>
                <w:szCs w:val="26"/>
              </w:rPr>
              <w:t>UR_HDDT_042.03.06</w:t>
            </w:r>
          </w:p>
        </w:tc>
        <w:tc>
          <w:tcPr>
            <w:tcW w:w="787" w:type="pct"/>
          </w:tcPr>
          <w:p w14:paraId="7CA80516" w14:textId="77777777" w:rsidR="00E84BBF" w:rsidRPr="00410FBA" w:rsidRDefault="00E84BBF" w:rsidP="00E84BBF">
            <w:pPr>
              <w:spacing w:before="120" w:after="120"/>
              <w:rPr>
                <w:sz w:val="26"/>
                <w:szCs w:val="26"/>
              </w:rPr>
            </w:pPr>
            <w:r w:rsidRPr="00410FBA">
              <w:rPr>
                <w:sz w:val="26"/>
                <w:szCs w:val="26"/>
              </w:rPr>
              <w:t>Tải biên bản</w:t>
            </w:r>
          </w:p>
        </w:tc>
        <w:tc>
          <w:tcPr>
            <w:tcW w:w="1584" w:type="pct"/>
          </w:tcPr>
          <w:p w14:paraId="54D81494" w14:textId="77777777" w:rsidR="00E84BBF" w:rsidRPr="00410FBA" w:rsidRDefault="00E84BBF" w:rsidP="00E84BBF">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09A47B6" w14:textId="77777777" w:rsidR="00E84BBF" w:rsidRPr="00410FBA" w:rsidRDefault="00E84BBF" w:rsidP="00E84BBF">
            <w:pPr>
              <w:pStyle w:val="ListParagraph"/>
              <w:spacing w:before="120" w:after="120"/>
              <w:ind w:left="0"/>
              <w:rPr>
                <w:sz w:val="26"/>
                <w:szCs w:val="26"/>
              </w:rPr>
            </w:pPr>
            <w:r w:rsidRPr="00410FBA">
              <w:rPr>
                <w:sz w:val="26"/>
                <w:szCs w:val="26"/>
              </w:rPr>
              <w:t>Cho phép người dùng download biên bản cho hóa đơn</w:t>
            </w:r>
          </w:p>
          <w:p w14:paraId="39BDD1B5" w14:textId="77777777" w:rsidR="00E84BBF" w:rsidRPr="00410FBA" w:rsidRDefault="00E84BBF" w:rsidP="00E84BBF">
            <w:pPr>
              <w:pStyle w:val="ListParagraph"/>
              <w:numPr>
                <w:ilvl w:val="0"/>
                <w:numId w:val="18"/>
              </w:numPr>
              <w:spacing w:before="120" w:after="120"/>
              <w:rPr>
                <w:b/>
                <w:sz w:val="26"/>
                <w:szCs w:val="26"/>
              </w:rPr>
            </w:pPr>
            <w:r w:rsidRPr="00410FBA">
              <w:rPr>
                <w:b/>
                <w:sz w:val="26"/>
                <w:szCs w:val="26"/>
              </w:rPr>
              <w:t>Thông tin đầu vào:</w:t>
            </w:r>
          </w:p>
          <w:p w14:paraId="4222D643" w14:textId="77777777" w:rsidR="00E84BBF" w:rsidRPr="00410FBA" w:rsidRDefault="00E84BBF" w:rsidP="00E84BBF">
            <w:pPr>
              <w:spacing w:before="120" w:after="120"/>
              <w:rPr>
                <w:sz w:val="26"/>
                <w:szCs w:val="26"/>
              </w:rPr>
            </w:pPr>
            <w:r w:rsidRPr="00410FBA">
              <w:rPr>
                <w:sz w:val="26"/>
                <w:szCs w:val="26"/>
              </w:rPr>
              <w:t>Người dùng nhấn nút “Download” tại hóa đơn muốn tải xuống biên bản</w:t>
            </w:r>
          </w:p>
          <w:p w14:paraId="4D828E8C" w14:textId="77777777" w:rsidR="00E84BBF" w:rsidRPr="00410FBA" w:rsidRDefault="00E84BBF" w:rsidP="00E84BBF">
            <w:pPr>
              <w:pStyle w:val="ListParagraph"/>
              <w:numPr>
                <w:ilvl w:val="0"/>
                <w:numId w:val="18"/>
              </w:numPr>
              <w:spacing w:before="120" w:after="120"/>
              <w:rPr>
                <w:b/>
                <w:sz w:val="26"/>
                <w:szCs w:val="26"/>
              </w:rPr>
            </w:pPr>
            <w:r w:rsidRPr="00410FBA">
              <w:rPr>
                <w:b/>
                <w:sz w:val="26"/>
                <w:szCs w:val="26"/>
              </w:rPr>
              <w:t xml:space="preserve">Thông tin đầu ra: </w:t>
            </w:r>
          </w:p>
          <w:p w14:paraId="24A37245" w14:textId="77777777" w:rsidR="00E84BBF" w:rsidRPr="00410FBA" w:rsidRDefault="00E84BBF" w:rsidP="00E84BBF">
            <w:pPr>
              <w:spacing w:before="120" w:after="120"/>
              <w:rPr>
                <w:sz w:val="26"/>
                <w:szCs w:val="26"/>
              </w:rPr>
            </w:pPr>
            <w:r w:rsidRPr="00410FBA">
              <w:rPr>
                <w:sz w:val="26"/>
                <w:szCs w:val="26"/>
              </w:rPr>
              <w:t>File biên bản được tải xuống thiết bị của người dùng</w:t>
            </w:r>
          </w:p>
          <w:p w14:paraId="2D6379A4" w14:textId="77777777" w:rsidR="00E84BBF" w:rsidRPr="00410FBA" w:rsidRDefault="00E84BBF" w:rsidP="00E84BBF">
            <w:pPr>
              <w:pStyle w:val="ListParagraph"/>
              <w:numPr>
                <w:ilvl w:val="0"/>
                <w:numId w:val="18"/>
              </w:numPr>
              <w:spacing w:before="120" w:after="120"/>
              <w:rPr>
                <w:b/>
                <w:sz w:val="26"/>
                <w:szCs w:val="26"/>
              </w:rPr>
            </w:pPr>
            <w:r w:rsidRPr="00410FBA">
              <w:rPr>
                <w:b/>
                <w:sz w:val="26"/>
                <w:szCs w:val="26"/>
              </w:rPr>
              <w:t>Chức năng xử lý:</w:t>
            </w:r>
          </w:p>
          <w:p w14:paraId="5C3E415F" w14:textId="77777777" w:rsidR="00E84BBF" w:rsidRPr="00410FBA" w:rsidRDefault="00E84BBF" w:rsidP="00E84BBF">
            <w:pPr>
              <w:spacing w:before="120" w:after="120"/>
              <w:rPr>
                <w:sz w:val="26"/>
                <w:szCs w:val="26"/>
              </w:rPr>
            </w:pPr>
            <w:r w:rsidRPr="00410FBA">
              <w:rPr>
                <w:sz w:val="26"/>
                <w:szCs w:val="26"/>
              </w:rPr>
              <w:t>Hệ thống hiển thị giao diện để người dùng tải file biên bản xuống thiết bị</w:t>
            </w:r>
          </w:p>
          <w:p w14:paraId="5B5ECD93" w14:textId="77777777" w:rsidR="00E84BBF" w:rsidRPr="00410FBA" w:rsidRDefault="00E84BBF" w:rsidP="00E84BBF">
            <w:pPr>
              <w:pStyle w:val="ListParagraph"/>
              <w:spacing w:before="120" w:after="120"/>
              <w:ind w:left="0"/>
              <w:rPr>
                <w:sz w:val="26"/>
                <w:szCs w:val="26"/>
              </w:rPr>
            </w:pPr>
            <w:r w:rsidRPr="00410FBA">
              <w:rPr>
                <w:sz w:val="26"/>
                <w:szCs w:val="26"/>
              </w:rPr>
              <w:t>+ Nếu thành công thì thông báo “Download biên bản thành công”</w:t>
            </w:r>
          </w:p>
          <w:p w14:paraId="5F01681A" w14:textId="77777777" w:rsidR="00E84BBF" w:rsidRPr="00410FBA" w:rsidRDefault="00E84BBF" w:rsidP="00E84BBF">
            <w:pPr>
              <w:pStyle w:val="ListParagraph"/>
              <w:spacing w:before="120" w:after="120"/>
              <w:ind w:left="0"/>
              <w:rPr>
                <w:b/>
                <w:sz w:val="26"/>
                <w:szCs w:val="26"/>
              </w:rPr>
            </w:pPr>
            <w:r w:rsidRPr="00410FBA">
              <w:rPr>
                <w:sz w:val="26"/>
                <w:szCs w:val="26"/>
              </w:rPr>
              <w:t>+ Nếu không thành công thì thông báo “Download biên bản không thành công” (kèm lý do)</w:t>
            </w:r>
          </w:p>
        </w:tc>
        <w:tc>
          <w:tcPr>
            <w:tcW w:w="404" w:type="pct"/>
          </w:tcPr>
          <w:p w14:paraId="54039645" w14:textId="77777777" w:rsidR="00E84BBF" w:rsidRPr="00410FBA" w:rsidRDefault="00E84BBF" w:rsidP="00E84BBF">
            <w:pPr>
              <w:spacing w:before="120" w:after="120"/>
              <w:rPr>
                <w:sz w:val="26"/>
                <w:szCs w:val="26"/>
              </w:rPr>
            </w:pPr>
            <w:r w:rsidRPr="00410FBA">
              <w:rPr>
                <w:sz w:val="26"/>
                <w:szCs w:val="26"/>
              </w:rPr>
              <w:t>Cao</w:t>
            </w:r>
          </w:p>
        </w:tc>
        <w:tc>
          <w:tcPr>
            <w:tcW w:w="495" w:type="pct"/>
          </w:tcPr>
          <w:p w14:paraId="28A8B354" w14:textId="77777777" w:rsidR="00E84BBF" w:rsidRPr="00410FBA" w:rsidRDefault="00E84BBF" w:rsidP="00E84BBF">
            <w:pPr>
              <w:spacing w:before="120" w:after="120"/>
              <w:rPr>
                <w:sz w:val="26"/>
                <w:szCs w:val="26"/>
              </w:rPr>
            </w:pPr>
            <w:r w:rsidRPr="00410FBA">
              <w:rPr>
                <w:sz w:val="26"/>
                <w:szCs w:val="26"/>
              </w:rPr>
              <w:t>Cao</w:t>
            </w:r>
          </w:p>
        </w:tc>
        <w:tc>
          <w:tcPr>
            <w:tcW w:w="484" w:type="pct"/>
          </w:tcPr>
          <w:p w14:paraId="6AF46452" w14:textId="77777777" w:rsidR="00E84BBF" w:rsidRPr="00410FBA" w:rsidRDefault="00E84BBF" w:rsidP="00E84BBF">
            <w:pPr>
              <w:spacing w:before="120" w:after="120"/>
              <w:rPr>
                <w:sz w:val="26"/>
                <w:szCs w:val="26"/>
              </w:rPr>
            </w:pPr>
            <w:r w:rsidRPr="00410FBA">
              <w:rPr>
                <w:sz w:val="26"/>
                <w:szCs w:val="26"/>
              </w:rPr>
              <w:t>Nhân viên kế toán</w:t>
            </w:r>
          </w:p>
        </w:tc>
      </w:tr>
    </w:tbl>
    <w:p w14:paraId="35EC6218" w14:textId="77777777" w:rsidR="00B41D4E" w:rsidRPr="00410FBA" w:rsidRDefault="00B41D4E" w:rsidP="000F3DAF"/>
    <w:p w14:paraId="487C14E0" w14:textId="77777777" w:rsidR="00634C5E" w:rsidRPr="00410FBA" w:rsidRDefault="00CE593F" w:rsidP="00634C5E">
      <w:pPr>
        <w:pStyle w:val="Heading3"/>
        <w:numPr>
          <w:ilvl w:val="0"/>
          <w:numId w:val="0"/>
        </w:numPr>
      </w:pPr>
      <w:bookmarkStart w:id="744" w:name="_Toc167894545"/>
      <w:r w:rsidRPr="00410FBA">
        <w:t>IV.3</w:t>
      </w:r>
      <w:r w:rsidR="00634C5E" w:rsidRPr="00410FBA">
        <w:t>.7 Lịch sử gửi cơ quan thuế</w:t>
      </w:r>
      <w:bookmarkEnd w:id="744"/>
    </w:p>
    <w:tbl>
      <w:tblPr>
        <w:tblStyle w:val="TableGrid"/>
        <w:tblW w:w="5000" w:type="pct"/>
        <w:tblLook w:val="04A0" w:firstRow="1" w:lastRow="0" w:firstColumn="1" w:lastColumn="0" w:noHBand="0" w:noVBand="1"/>
      </w:tblPr>
      <w:tblGrid>
        <w:gridCol w:w="708"/>
        <w:gridCol w:w="2600"/>
        <w:gridCol w:w="808"/>
        <w:gridCol w:w="2514"/>
        <w:gridCol w:w="733"/>
        <w:gridCol w:w="823"/>
        <w:gridCol w:w="878"/>
      </w:tblGrid>
      <w:tr w:rsidR="00410FBA" w:rsidRPr="00410FBA" w14:paraId="6DA5F5EA" w14:textId="77777777" w:rsidTr="000F3DAF">
        <w:tc>
          <w:tcPr>
            <w:tcW w:w="391" w:type="pct"/>
          </w:tcPr>
          <w:p w14:paraId="5B39AD44" w14:textId="77777777" w:rsidR="00B41D4E" w:rsidRPr="00410FBA" w:rsidRDefault="00B41D4E" w:rsidP="000F3DAF">
            <w:pPr>
              <w:spacing w:before="120" w:after="120"/>
              <w:jc w:val="center"/>
              <w:rPr>
                <w:b/>
                <w:sz w:val="26"/>
                <w:szCs w:val="26"/>
              </w:rPr>
            </w:pPr>
            <w:r w:rsidRPr="00410FBA">
              <w:rPr>
                <w:b/>
                <w:sz w:val="26"/>
                <w:szCs w:val="26"/>
              </w:rPr>
              <w:t>STT</w:t>
            </w:r>
          </w:p>
        </w:tc>
        <w:tc>
          <w:tcPr>
            <w:tcW w:w="856" w:type="pct"/>
          </w:tcPr>
          <w:p w14:paraId="4EB8E604" w14:textId="77777777" w:rsidR="00B41D4E" w:rsidRPr="00410FBA" w:rsidRDefault="00B41D4E" w:rsidP="000F3DAF">
            <w:pPr>
              <w:spacing w:before="120" w:after="120"/>
              <w:jc w:val="center"/>
              <w:rPr>
                <w:b/>
                <w:sz w:val="26"/>
                <w:szCs w:val="26"/>
              </w:rPr>
            </w:pPr>
            <w:r w:rsidRPr="00410FBA">
              <w:rPr>
                <w:b/>
                <w:sz w:val="26"/>
                <w:szCs w:val="26"/>
              </w:rPr>
              <w:t>Mã yêu cầu</w:t>
            </w:r>
          </w:p>
        </w:tc>
        <w:tc>
          <w:tcPr>
            <w:tcW w:w="787" w:type="pct"/>
          </w:tcPr>
          <w:p w14:paraId="265CF8E7" w14:textId="77777777" w:rsidR="00B41D4E" w:rsidRPr="00410FBA" w:rsidRDefault="00B41D4E" w:rsidP="000F3DAF">
            <w:pPr>
              <w:spacing w:before="120" w:after="120"/>
              <w:jc w:val="center"/>
              <w:rPr>
                <w:b/>
                <w:sz w:val="26"/>
                <w:szCs w:val="26"/>
              </w:rPr>
            </w:pPr>
            <w:r w:rsidRPr="00410FBA">
              <w:rPr>
                <w:b/>
                <w:sz w:val="26"/>
                <w:szCs w:val="26"/>
              </w:rPr>
              <w:t>Tên yêu cầu</w:t>
            </w:r>
          </w:p>
        </w:tc>
        <w:tc>
          <w:tcPr>
            <w:tcW w:w="1584" w:type="pct"/>
          </w:tcPr>
          <w:p w14:paraId="57C57A67" w14:textId="77777777" w:rsidR="00B41D4E" w:rsidRPr="00410FBA" w:rsidRDefault="00B41D4E" w:rsidP="000F3DAF">
            <w:pPr>
              <w:spacing w:before="120" w:after="120"/>
              <w:jc w:val="center"/>
              <w:rPr>
                <w:b/>
                <w:sz w:val="26"/>
                <w:szCs w:val="26"/>
              </w:rPr>
            </w:pPr>
            <w:r w:rsidRPr="00410FBA">
              <w:rPr>
                <w:b/>
                <w:sz w:val="26"/>
                <w:szCs w:val="26"/>
              </w:rPr>
              <w:t xml:space="preserve">Mô tả </w:t>
            </w:r>
          </w:p>
        </w:tc>
        <w:tc>
          <w:tcPr>
            <w:tcW w:w="404" w:type="pct"/>
          </w:tcPr>
          <w:p w14:paraId="4DF59C01" w14:textId="77777777" w:rsidR="00B41D4E" w:rsidRPr="00410FBA" w:rsidRDefault="00B41D4E" w:rsidP="000F3DAF">
            <w:pPr>
              <w:spacing w:before="120" w:after="120"/>
              <w:jc w:val="center"/>
              <w:rPr>
                <w:b/>
                <w:sz w:val="26"/>
                <w:szCs w:val="26"/>
              </w:rPr>
            </w:pPr>
            <w:r w:rsidRPr="00410FBA">
              <w:rPr>
                <w:b/>
                <w:sz w:val="26"/>
                <w:szCs w:val="26"/>
              </w:rPr>
              <w:t>Mức độ ưu tiên</w:t>
            </w:r>
          </w:p>
        </w:tc>
        <w:tc>
          <w:tcPr>
            <w:tcW w:w="495" w:type="pct"/>
          </w:tcPr>
          <w:p w14:paraId="626EC35A" w14:textId="77777777" w:rsidR="00B41D4E" w:rsidRPr="00410FBA" w:rsidRDefault="00B41D4E" w:rsidP="000F3DAF">
            <w:pPr>
              <w:spacing w:before="120" w:after="120"/>
              <w:jc w:val="center"/>
              <w:rPr>
                <w:b/>
                <w:sz w:val="26"/>
                <w:szCs w:val="26"/>
              </w:rPr>
            </w:pPr>
            <w:r w:rsidRPr="00410FBA">
              <w:rPr>
                <w:b/>
                <w:sz w:val="26"/>
                <w:szCs w:val="26"/>
              </w:rPr>
              <w:t>Mức độ quan trọng</w:t>
            </w:r>
          </w:p>
        </w:tc>
        <w:tc>
          <w:tcPr>
            <w:tcW w:w="484" w:type="pct"/>
          </w:tcPr>
          <w:p w14:paraId="4E49509A" w14:textId="77777777" w:rsidR="00B41D4E" w:rsidRPr="00410FBA" w:rsidRDefault="00B41D4E" w:rsidP="000F3DAF">
            <w:pPr>
              <w:spacing w:before="120" w:after="120"/>
              <w:jc w:val="center"/>
              <w:rPr>
                <w:b/>
                <w:sz w:val="26"/>
                <w:szCs w:val="26"/>
              </w:rPr>
            </w:pPr>
            <w:r w:rsidRPr="00410FBA">
              <w:rPr>
                <w:b/>
                <w:sz w:val="26"/>
                <w:szCs w:val="26"/>
              </w:rPr>
              <w:t>Đối tượng liên quan</w:t>
            </w:r>
          </w:p>
        </w:tc>
      </w:tr>
      <w:tr w:rsidR="00410FBA" w:rsidRPr="00410FBA" w14:paraId="7BA3B936" w14:textId="77777777" w:rsidTr="000F3DAF">
        <w:tc>
          <w:tcPr>
            <w:tcW w:w="391" w:type="pct"/>
          </w:tcPr>
          <w:p w14:paraId="12D80746" w14:textId="77777777" w:rsidR="00B41D4E" w:rsidRPr="00410FBA" w:rsidRDefault="00B41D4E" w:rsidP="000F3DAF">
            <w:pPr>
              <w:pStyle w:val="ListParagraph"/>
              <w:spacing w:before="120" w:after="120"/>
              <w:ind w:left="0"/>
              <w:rPr>
                <w:sz w:val="26"/>
                <w:szCs w:val="26"/>
              </w:rPr>
            </w:pPr>
            <w:r w:rsidRPr="00410FBA">
              <w:rPr>
                <w:sz w:val="26"/>
                <w:szCs w:val="26"/>
              </w:rPr>
              <w:t>1</w:t>
            </w:r>
          </w:p>
        </w:tc>
        <w:tc>
          <w:tcPr>
            <w:tcW w:w="856" w:type="pct"/>
          </w:tcPr>
          <w:p w14:paraId="6711331B" w14:textId="5974BAEC" w:rsidR="00B41D4E" w:rsidRPr="00410FBA" w:rsidRDefault="00075681" w:rsidP="00B41D4E">
            <w:pPr>
              <w:spacing w:before="120" w:after="120"/>
              <w:rPr>
                <w:sz w:val="26"/>
                <w:szCs w:val="26"/>
              </w:rPr>
            </w:pPr>
            <w:r w:rsidRPr="00410FBA">
              <w:rPr>
                <w:sz w:val="26"/>
                <w:szCs w:val="26"/>
              </w:rPr>
              <w:t>UR_HDDT_042.06.01</w:t>
            </w:r>
          </w:p>
        </w:tc>
        <w:tc>
          <w:tcPr>
            <w:tcW w:w="787" w:type="pct"/>
          </w:tcPr>
          <w:p w14:paraId="19E272F2" w14:textId="77777777" w:rsidR="00B41D4E" w:rsidRPr="00410FBA" w:rsidRDefault="00B41D4E" w:rsidP="00B41D4E">
            <w:pPr>
              <w:spacing w:before="120" w:after="120"/>
              <w:rPr>
                <w:sz w:val="26"/>
                <w:szCs w:val="26"/>
              </w:rPr>
            </w:pPr>
            <w:r w:rsidRPr="00410FBA">
              <w:rPr>
                <w:sz w:val="26"/>
                <w:szCs w:val="26"/>
              </w:rPr>
              <w:t>Xem danh sách lịch sử gửi CQT</w:t>
            </w:r>
          </w:p>
        </w:tc>
        <w:tc>
          <w:tcPr>
            <w:tcW w:w="1584" w:type="pct"/>
          </w:tcPr>
          <w:p w14:paraId="1F60631E" w14:textId="77777777" w:rsidR="00B41D4E" w:rsidRPr="00410FBA" w:rsidRDefault="00B41D4E" w:rsidP="000F3DAF">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4FC72806" w14:textId="77777777" w:rsidR="00B41D4E" w:rsidRPr="00410FBA" w:rsidRDefault="00B41D4E" w:rsidP="000F3DAF">
            <w:pPr>
              <w:pStyle w:val="ListParagraph"/>
              <w:spacing w:before="120" w:after="120"/>
              <w:ind w:left="0"/>
              <w:rPr>
                <w:sz w:val="26"/>
                <w:szCs w:val="26"/>
              </w:rPr>
            </w:pPr>
            <w:r w:rsidRPr="00410FBA">
              <w:rPr>
                <w:sz w:val="26"/>
                <w:szCs w:val="26"/>
              </w:rPr>
              <w:t>Cho phép người dùng xem danh sách hóa đơn hủy và tìm kiếm hóa đơn hủy</w:t>
            </w:r>
          </w:p>
          <w:p w14:paraId="26575BE0" w14:textId="77777777" w:rsidR="00B41D4E" w:rsidRPr="00410FBA" w:rsidRDefault="00B41D4E" w:rsidP="000F3DAF">
            <w:pPr>
              <w:pStyle w:val="ListParagraph"/>
              <w:numPr>
                <w:ilvl w:val="0"/>
                <w:numId w:val="18"/>
              </w:numPr>
              <w:spacing w:before="120" w:after="120"/>
              <w:rPr>
                <w:b/>
                <w:sz w:val="26"/>
                <w:szCs w:val="26"/>
              </w:rPr>
            </w:pPr>
            <w:r w:rsidRPr="00410FBA">
              <w:rPr>
                <w:b/>
                <w:sz w:val="26"/>
                <w:szCs w:val="26"/>
              </w:rPr>
              <w:t>Thông tin đầu vào:</w:t>
            </w:r>
          </w:p>
          <w:p w14:paraId="006C7739" w14:textId="77777777" w:rsidR="00B41D4E" w:rsidRPr="00410FBA" w:rsidRDefault="00B41D4E" w:rsidP="000F3DAF">
            <w:pPr>
              <w:spacing w:before="120" w:after="120"/>
              <w:rPr>
                <w:sz w:val="26"/>
                <w:szCs w:val="26"/>
              </w:rPr>
            </w:pPr>
            <w:r w:rsidRPr="00410FBA">
              <w:rPr>
                <w:sz w:val="26"/>
                <w:szCs w:val="26"/>
              </w:rPr>
              <w:t>Dữ liệu hóa đơn hủy có trên hệ thống</w:t>
            </w:r>
          </w:p>
          <w:p w14:paraId="5C2666D3" w14:textId="77777777" w:rsidR="00B41D4E" w:rsidRPr="00410FBA" w:rsidRDefault="00B41D4E" w:rsidP="000F3DAF">
            <w:pPr>
              <w:pStyle w:val="ListParagraph"/>
              <w:numPr>
                <w:ilvl w:val="0"/>
                <w:numId w:val="18"/>
              </w:numPr>
              <w:spacing w:before="120" w:after="120"/>
              <w:rPr>
                <w:b/>
                <w:sz w:val="26"/>
                <w:szCs w:val="26"/>
              </w:rPr>
            </w:pPr>
            <w:r w:rsidRPr="00410FBA">
              <w:rPr>
                <w:b/>
                <w:sz w:val="26"/>
                <w:szCs w:val="26"/>
              </w:rPr>
              <w:t xml:space="preserve">Thông tin đầu ra: </w:t>
            </w:r>
          </w:p>
          <w:p w14:paraId="4843916F" w14:textId="77777777" w:rsidR="00B41D4E" w:rsidRPr="00410FBA" w:rsidRDefault="00B41D4E" w:rsidP="000F3DAF">
            <w:pPr>
              <w:spacing w:before="120" w:after="120"/>
              <w:rPr>
                <w:sz w:val="26"/>
                <w:szCs w:val="26"/>
                <w:u w:val="single"/>
              </w:rPr>
            </w:pPr>
            <w:r w:rsidRPr="00410FBA">
              <w:rPr>
                <w:sz w:val="26"/>
                <w:szCs w:val="26"/>
                <w:u w:val="single"/>
              </w:rPr>
              <w:t>Danh sách gồm các trường thông tin sau:</w:t>
            </w:r>
          </w:p>
          <w:p w14:paraId="632F1A07" w14:textId="77777777" w:rsidR="00B41D4E" w:rsidRPr="00410FBA" w:rsidRDefault="00B41D4E" w:rsidP="000F3DAF">
            <w:pPr>
              <w:spacing w:before="120" w:after="120"/>
              <w:rPr>
                <w:sz w:val="26"/>
                <w:szCs w:val="26"/>
              </w:rPr>
            </w:pPr>
            <w:r w:rsidRPr="00410FBA">
              <w:rPr>
                <w:sz w:val="26"/>
                <w:szCs w:val="26"/>
              </w:rPr>
              <w:t>+ STT</w:t>
            </w:r>
          </w:p>
          <w:p w14:paraId="21065C0E" w14:textId="77777777" w:rsidR="000915C0" w:rsidRPr="00410FBA" w:rsidRDefault="000915C0" w:rsidP="000F3DAF">
            <w:pPr>
              <w:spacing w:before="120" w:after="120"/>
              <w:rPr>
                <w:sz w:val="26"/>
                <w:szCs w:val="26"/>
              </w:rPr>
            </w:pPr>
            <w:r w:rsidRPr="00410FBA">
              <w:rPr>
                <w:sz w:val="26"/>
                <w:szCs w:val="26"/>
              </w:rPr>
              <w:t>+ Mã giao dịch</w:t>
            </w:r>
          </w:p>
          <w:p w14:paraId="0C0652F1" w14:textId="77777777" w:rsidR="00B41D4E" w:rsidRPr="00410FBA" w:rsidRDefault="00B41D4E" w:rsidP="000F3DAF">
            <w:pPr>
              <w:spacing w:before="120" w:after="120"/>
              <w:rPr>
                <w:sz w:val="26"/>
                <w:szCs w:val="26"/>
              </w:rPr>
            </w:pPr>
            <w:r w:rsidRPr="00410FBA">
              <w:rPr>
                <w:sz w:val="26"/>
                <w:szCs w:val="26"/>
              </w:rPr>
              <w:t>+ Mẫu số</w:t>
            </w:r>
          </w:p>
          <w:p w14:paraId="69A89076" w14:textId="77777777" w:rsidR="00B41D4E" w:rsidRPr="00410FBA" w:rsidRDefault="00B41D4E" w:rsidP="000F3DAF">
            <w:pPr>
              <w:spacing w:before="120" w:after="120"/>
              <w:rPr>
                <w:sz w:val="26"/>
                <w:szCs w:val="26"/>
              </w:rPr>
            </w:pPr>
            <w:r w:rsidRPr="00410FBA">
              <w:rPr>
                <w:sz w:val="26"/>
                <w:szCs w:val="26"/>
              </w:rPr>
              <w:t>+ Ký hiệu</w:t>
            </w:r>
          </w:p>
          <w:p w14:paraId="02BADF74" w14:textId="77777777" w:rsidR="00B41D4E" w:rsidRPr="00410FBA" w:rsidRDefault="00B41D4E" w:rsidP="000F3DAF">
            <w:pPr>
              <w:spacing w:before="120" w:after="120"/>
              <w:rPr>
                <w:sz w:val="26"/>
                <w:szCs w:val="26"/>
              </w:rPr>
            </w:pPr>
            <w:r w:rsidRPr="00410FBA">
              <w:rPr>
                <w:sz w:val="26"/>
                <w:szCs w:val="26"/>
              </w:rPr>
              <w:t>+ Số hóa đơn</w:t>
            </w:r>
          </w:p>
          <w:p w14:paraId="561B1DC9" w14:textId="77777777" w:rsidR="000915C0" w:rsidRPr="00410FBA" w:rsidRDefault="000915C0" w:rsidP="000F3DAF">
            <w:pPr>
              <w:spacing w:before="120" w:after="120"/>
              <w:rPr>
                <w:sz w:val="26"/>
                <w:szCs w:val="26"/>
              </w:rPr>
            </w:pPr>
            <w:r w:rsidRPr="00410FBA">
              <w:rPr>
                <w:sz w:val="26"/>
                <w:szCs w:val="26"/>
              </w:rPr>
              <w:t>+ Bắt đầu giao dịch</w:t>
            </w:r>
          </w:p>
          <w:p w14:paraId="69528E26" w14:textId="77777777" w:rsidR="000915C0" w:rsidRPr="00410FBA" w:rsidRDefault="000915C0" w:rsidP="000F3DAF">
            <w:pPr>
              <w:spacing w:before="120" w:after="120"/>
              <w:rPr>
                <w:sz w:val="26"/>
                <w:szCs w:val="26"/>
              </w:rPr>
            </w:pPr>
            <w:r w:rsidRPr="00410FBA">
              <w:rPr>
                <w:sz w:val="26"/>
                <w:szCs w:val="26"/>
              </w:rPr>
              <w:t>+ Trạng thái</w:t>
            </w:r>
          </w:p>
          <w:p w14:paraId="1F242864" w14:textId="77777777" w:rsidR="000915C0" w:rsidRPr="00410FBA" w:rsidRDefault="000915C0" w:rsidP="000F3DAF">
            <w:pPr>
              <w:spacing w:before="120" w:after="120"/>
              <w:rPr>
                <w:sz w:val="26"/>
                <w:szCs w:val="26"/>
              </w:rPr>
            </w:pPr>
            <w:r w:rsidRPr="00410FBA">
              <w:rPr>
                <w:sz w:val="26"/>
                <w:szCs w:val="26"/>
              </w:rPr>
              <w:t>+ Loại thông điệp</w:t>
            </w:r>
          </w:p>
          <w:p w14:paraId="492E3CF9" w14:textId="77777777" w:rsidR="000915C0" w:rsidRPr="00410FBA" w:rsidRDefault="000915C0" w:rsidP="000F3DAF">
            <w:pPr>
              <w:spacing w:before="120" w:after="120"/>
              <w:rPr>
                <w:sz w:val="26"/>
                <w:szCs w:val="26"/>
              </w:rPr>
            </w:pPr>
            <w:r w:rsidRPr="00410FBA">
              <w:rPr>
                <w:sz w:val="26"/>
                <w:szCs w:val="26"/>
              </w:rPr>
              <w:t>+ Thông báo từ CQT</w:t>
            </w:r>
          </w:p>
          <w:p w14:paraId="0DE60296" w14:textId="77777777" w:rsidR="000915C0" w:rsidRPr="00410FBA" w:rsidRDefault="000915C0" w:rsidP="000F3DAF">
            <w:pPr>
              <w:spacing w:before="120" w:after="120"/>
              <w:rPr>
                <w:sz w:val="26"/>
                <w:szCs w:val="26"/>
              </w:rPr>
            </w:pPr>
            <w:r w:rsidRPr="00410FBA">
              <w:rPr>
                <w:sz w:val="26"/>
                <w:szCs w:val="26"/>
              </w:rPr>
              <w:t>+ Lý do</w:t>
            </w:r>
          </w:p>
          <w:p w14:paraId="4BFDFE12" w14:textId="77777777" w:rsidR="00B41D4E" w:rsidRPr="00410FBA" w:rsidRDefault="00B41D4E" w:rsidP="000F3DAF">
            <w:pPr>
              <w:spacing w:before="120" w:after="120"/>
              <w:rPr>
                <w:sz w:val="26"/>
                <w:szCs w:val="26"/>
                <w:u w:val="single"/>
              </w:rPr>
            </w:pPr>
            <w:r w:rsidRPr="00410FBA">
              <w:rPr>
                <w:sz w:val="26"/>
                <w:szCs w:val="26"/>
                <w:u w:val="single"/>
              </w:rPr>
              <w:t>Các nút thao tác chức năng gồm:</w:t>
            </w:r>
          </w:p>
          <w:p w14:paraId="6A08E09D" w14:textId="77777777" w:rsidR="00B41D4E" w:rsidRPr="00410FBA" w:rsidRDefault="00B41D4E" w:rsidP="000F3DAF">
            <w:pPr>
              <w:spacing w:before="120" w:after="120"/>
              <w:rPr>
                <w:sz w:val="26"/>
                <w:szCs w:val="26"/>
              </w:rPr>
            </w:pPr>
            <w:r w:rsidRPr="00410FBA">
              <w:rPr>
                <w:sz w:val="26"/>
                <w:szCs w:val="26"/>
              </w:rPr>
              <w:t>+ Xem: chức năng xem chi tiết; in hóa đơn; tải file pdf</w:t>
            </w:r>
          </w:p>
          <w:p w14:paraId="719DCC56" w14:textId="77777777" w:rsidR="00B41D4E" w:rsidRPr="00410FBA" w:rsidRDefault="00B41D4E" w:rsidP="000F3DAF">
            <w:pPr>
              <w:spacing w:before="120" w:after="120"/>
              <w:rPr>
                <w:sz w:val="26"/>
                <w:szCs w:val="26"/>
                <w:u w:val="single"/>
              </w:rPr>
            </w:pPr>
            <w:r w:rsidRPr="00410FBA">
              <w:rPr>
                <w:sz w:val="26"/>
                <w:szCs w:val="26"/>
                <w:u w:val="single"/>
              </w:rPr>
              <w:t>Chức năng tìm kiếm:</w:t>
            </w:r>
          </w:p>
          <w:p w14:paraId="4DB4EF42" w14:textId="77777777" w:rsidR="00B41D4E" w:rsidRPr="00410FBA" w:rsidRDefault="00B41D4E" w:rsidP="000F3DAF">
            <w:pPr>
              <w:spacing w:before="120" w:after="120"/>
              <w:rPr>
                <w:sz w:val="26"/>
                <w:szCs w:val="26"/>
              </w:rPr>
            </w:pPr>
            <w:r w:rsidRPr="00410FBA">
              <w:rPr>
                <w:sz w:val="26"/>
                <w:szCs w:val="26"/>
              </w:rPr>
              <w:t>Người dùng nhập từ khóa hoặc lựa chọn tiêu chí với các trường thông tin sau:</w:t>
            </w:r>
          </w:p>
          <w:p w14:paraId="314BA619" w14:textId="77777777" w:rsidR="000915C0" w:rsidRPr="00410FBA" w:rsidRDefault="00B41D4E" w:rsidP="000915C0">
            <w:pPr>
              <w:spacing w:before="120" w:after="120"/>
              <w:rPr>
                <w:sz w:val="26"/>
                <w:szCs w:val="26"/>
              </w:rPr>
            </w:pPr>
            <w:r w:rsidRPr="00410FBA">
              <w:rPr>
                <w:sz w:val="26"/>
                <w:szCs w:val="26"/>
              </w:rPr>
              <w:t xml:space="preserve">+ </w:t>
            </w:r>
            <w:r w:rsidR="000915C0" w:rsidRPr="00410FBA">
              <w:rPr>
                <w:sz w:val="26"/>
                <w:szCs w:val="26"/>
              </w:rPr>
              <w:t>Trạng thái: chọn 1 trong các trạng thái sau đây: Đã gửi Tdiep tới TCTN; Lỗi kết nối tới TCTN; Gửi TCTN thất bại; TCTN đã nhận được Tdiep; TCTN đã tiếp nhận và chưa xử lý; TCTN đã phản hồi Tdiep kỹ thuật; TCTN đã gửi Tdiep lên TCT; TCT đã phản hồi Tdiep kỹ thuật; TCT đã phản hồi kết quả Tdiep; Lỗi kết nối CQT</w:t>
            </w:r>
          </w:p>
          <w:p w14:paraId="3E2FCEDF" w14:textId="77777777" w:rsidR="000915C0" w:rsidRPr="00410FBA" w:rsidRDefault="000915C0" w:rsidP="000915C0">
            <w:pPr>
              <w:spacing w:before="120" w:after="120"/>
              <w:rPr>
                <w:sz w:val="26"/>
                <w:szCs w:val="26"/>
              </w:rPr>
            </w:pPr>
            <w:r w:rsidRPr="00410FBA">
              <w:rPr>
                <w:sz w:val="26"/>
                <w:szCs w:val="26"/>
              </w:rPr>
              <w:t>+ Loại thông điệp: chọn 1 trong các loại thông điệp sau: Gửi tờ khai đăng ký/thay đổi thông tin sử dụng HDDT; Gửi tờ khai đăng ký thay đổi thông tin đăng ký sử dụng HDDT khi ủy nhiệm/nhận ủy nhiệm lập hóa đơn; Gửi Đơn đề nghị cấp HDDT có mã của CQT theo từng lần phát sinh;…</w:t>
            </w:r>
          </w:p>
          <w:p w14:paraId="4B2006EB" w14:textId="77777777" w:rsidR="000915C0" w:rsidRPr="00410FBA" w:rsidRDefault="000915C0" w:rsidP="000915C0">
            <w:pPr>
              <w:spacing w:before="120" w:after="120"/>
              <w:rPr>
                <w:sz w:val="26"/>
                <w:szCs w:val="26"/>
              </w:rPr>
            </w:pPr>
            <w:r w:rsidRPr="00410FBA">
              <w:rPr>
                <w:sz w:val="26"/>
                <w:szCs w:val="26"/>
              </w:rPr>
              <w:t>+ Mẫu số: chọn trong danh sách có sẵn</w:t>
            </w:r>
          </w:p>
          <w:p w14:paraId="26B65145" w14:textId="77777777" w:rsidR="000915C0" w:rsidRPr="00410FBA" w:rsidRDefault="000915C0" w:rsidP="000915C0">
            <w:pPr>
              <w:spacing w:before="120" w:after="120"/>
              <w:rPr>
                <w:sz w:val="26"/>
                <w:szCs w:val="26"/>
              </w:rPr>
            </w:pPr>
            <w:r w:rsidRPr="00410FBA">
              <w:rPr>
                <w:sz w:val="26"/>
                <w:szCs w:val="26"/>
              </w:rPr>
              <w:t>+ Ký hiệu: chọn trong danh sách có sẵn</w:t>
            </w:r>
          </w:p>
          <w:p w14:paraId="3B588D1F" w14:textId="77777777" w:rsidR="000915C0" w:rsidRPr="00410FBA" w:rsidRDefault="000915C0" w:rsidP="000915C0">
            <w:pPr>
              <w:spacing w:before="120" w:after="120"/>
              <w:rPr>
                <w:sz w:val="26"/>
                <w:szCs w:val="26"/>
              </w:rPr>
            </w:pPr>
            <w:r w:rsidRPr="00410FBA">
              <w:rPr>
                <w:sz w:val="26"/>
                <w:szCs w:val="26"/>
              </w:rPr>
              <w:t>+ Số hóa đơn: tự nhập</w:t>
            </w:r>
          </w:p>
          <w:p w14:paraId="4F2ABBEC" w14:textId="77777777" w:rsidR="000915C0" w:rsidRPr="00410FBA" w:rsidRDefault="000915C0" w:rsidP="000915C0">
            <w:pPr>
              <w:spacing w:before="120" w:after="120"/>
              <w:rPr>
                <w:sz w:val="26"/>
                <w:szCs w:val="26"/>
              </w:rPr>
            </w:pPr>
            <w:r w:rsidRPr="00410FBA">
              <w:rPr>
                <w:sz w:val="26"/>
                <w:szCs w:val="26"/>
              </w:rPr>
              <w:t>+ Từ ngày: mặc định là ngày đầu tháng hiện tại</w:t>
            </w:r>
          </w:p>
          <w:p w14:paraId="35782886" w14:textId="77777777" w:rsidR="000915C0" w:rsidRPr="00410FBA" w:rsidRDefault="000915C0" w:rsidP="000915C0">
            <w:pPr>
              <w:spacing w:before="120" w:after="120"/>
              <w:rPr>
                <w:sz w:val="26"/>
                <w:szCs w:val="26"/>
              </w:rPr>
            </w:pPr>
            <w:r w:rsidRPr="00410FBA">
              <w:rPr>
                <w:sz w:val="26"/>
                <w:szCs w:val="26"/>
              </w:rPr>
              <w:t>+ Đến ngày: mặc định là ngày hiện tại</w:t>
            </w:r>
          </w:p>
          <w:p w14:paraId="5DB763B6" w14:textId="77777777" w:rsidR="000915C0" w:rsidRPr="00410FBA" w:rsidRDefault="000915C0" w:rsidP="000915C0">
            <w:pPr>
              <w:spacing w:before="120" w:after="120"/>
              <w:rPr>
                <w:sz w:val="26"/>
                <w:szCs w:val="26"/>
              </w:rPr>
            </w:pPr>
            <w:r w:rsidRPr="00410FBA">
              <w:rPr>
                <w:sz w:val="26"/>
                <w:szCs w:val="26"/>
              </w:rPr>
              <w:t xml:space="preserve">+ Thông báo từ CQT: chọn 1 trong các loại thông </w:t>
            </w:r>
            <w:r w:rsidR="000F3DAF" w:rsidRPr="00410FBA">
              <w:rPr>
                <w:sz w:val="26"/>
                <w:szCs w:val="26"/>
              </w:rPr>
              <w:t>báo</w:t>
            </w:r>
            <w:r w:rsidRPr="00410FBA">
              <w:rPr>
                <w:sz w:val="26"/>
                <w:szCs w:val="26"/>
              </w:rPr>
              <w:t xml:space="preserve"> sau: Tiếp nhận tờ khai đăng ký sử dụng HDDT; Không tiếp nhận tờ khai đăng ký sử dụng HDDT; Tiếp nhận tờ khai đăng ký thay đổi thông tin sử dụng HDDT;…</w:t>
            </w:r>
          </w:p>
          <w:p w14:paraId="5F791E73" w14:textId="77777777" w:rsidR="000F3DAF" w:rsidRPr="00410FBA" w:rsidRDefault="000F3DAF" w:rsidP="000915C0">
            <w:pPr>
              <w:spacing w:before="120" w:after="120"/>
              <w:rPr>
                <w:sz w:val="26"/>
                <w:szCs w:val="26"/>
              </w:rPr>
            </w:pPr>
            <w:r w:rsidRPr="00410FBA">
              <w:rPr>
                <w:sz w:val="26"/>
                <w:szCs w:val="26"/>
              </w:rPr>
              <w:t>+ Mã giao dịch: tự nhập</w:t>
            </w:r>
          </w:p>
          <w:p w14:paraId="4491F9BE" w14:textId="77777777" w:rsidR="00B41D4E" w:rsidRPr="00410FBA" w:rsidRDefault="000915C0" w:rsidP="000915C0">
            <w:pPr>
              <w:spacing w:before="120" w:after="120"/>
              <w:rPr>
                <w:b/>
                <w:sz w:val="26"/>
                <w:szCs w:val="26"/>
              </w:rPr>
            </w:pPr>
            <w:r w:rsidRPr="00410FBA">
              <w:rPr>
                <w:sz w:val="26"/>
                <w:szCs w:val="26"/>
              </w:rPr>
              <w:t xml:space="preserve"> </w:t>
            </w:r>
            <w:r w:rsidR="00B41D4E" w:rsidRPr="00410FBA">
              <w:rPr>
                <w:b/>
                <w:sz w:val="26"/>
                <w:szCs w:val="26"/>
              </w:rPr>
              <w:t>Chức năng xử lý:</w:t>
            </w:r>
          </w:p>
          <w:p w14:paraId="2F26D14E" w14:textId="77777777" w:rsidR="00B41D4E" w:rsidRPr="00410FBA" w:rsidRDefault="00B41D4E" w:rsidP="000F3DAF">
            <w:pPr>
              <w:spacing w:before="120" w:after="120"/>
              <w:rPr>
                <w:sz w:val="26"/>
                <w:szCs w:val="26"/>
              </w:rPr>
            </w:pPr>
            <w:r w:rsidRPr="00410FBA">
              <w:rPr>
                <w:sz w:val="26"/>
                <w:szCs w:val="26"/>
              </w:rPr>
              <w:t xml:space="preserve">+ Hệ thống hiển thị danh sách </w:t>
            </w:r>
            <w:r w:rsidR="000F3DAF" w:rsidRPr="00410FBA">
              <w:rPr>
                <w:sz w:val="26"/>
                <w:szCs w:val="26"/>
              </w:rPr>
              <w:t xml:space="preserve">lịch sử gửi CQT </w:t>
            </w:r>
            <w:r w:rsidRPr="00410FBA">
              <w:rPr>
                <w:sz w:val="26"/>
                <w:szCs w:val="26"/>
              </w:rPr>
              <w:t>mặc định/hiển thị theo tiêu chí tìm kiếm</w:t>
            </w:r>
          </w:p>
          <w:p w14:paraId="7F386AA9" w14:textId="77777777" w:rsidR="00B41D4E" w:rsidRPr="00410FBA" w:rsidRDefault="00B41D4E" w:rsidP="000F3DAF">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3260C09E" w14:textId="77777777" w:rsidR="00B41D4E" w:rsidRPr="00410FBA" w:rsidRDefault="00B41D4E" w:rsidP="000F3DAF">
            <w:pPr>
              <w:pStyle w:val="ListParagraph"/>
              <w:numPr>
                <w:ilvl w:val="0"/>
                <w:numId w:val="18"/>
              </w:numPr>
              <w:spacing w:before="120" w:after="120"/>
              <w:rPr>
                <w:b/>
                <w:sz w:val="26"/>
                <w:szCs w:val="26"/>
              </w:rPr>
            </w:pPr>
            <w:r w:rsidRPr="00410FBA">
              <w:rPr>
                <w:b/>
                <w:sz w:val="26"/>
                <w:szCs w:val="26"/>
              </w:rPr>
              <w:t xml:space="preserve">Các ngoại lệ: </w:t>
            </w:r>
          </w:p>
          <w:p w14:paraId="44CA448A" w14:textId="77777777" w:rsidR="00B41D4E" w:rsidRPr="00410FBA" w:rsidRDefault="00B41D4E" w:rsidP="000F3DAF">
            <w:pPr>
              <w:spacing w:before="120" w:after="120"/>
              <w:rPr>
                <w:b/>
                <w:sz w:val="26"/>
                <w:szCs w:val="26"/>
              </w:rPr>
            </w:pPr>
            <w:r w:rsidRPr="00410FBA">
              <w:rPr>
                <w:sz w:val="26"/>
                <w:szCs w:val="26"/>
              </w:rPr>
              <w:t>Không có</w:t>
            </w:r>
          </w:p>
        </w:tc>
        <w:tc>
          <w:tcPr>
            <w:tcW w:w="404" w:type="pct"/>
          </w:tcPr>
          <w:p w14:paraId="1EB4457D" w14:textId="77777777" w:rsidR="00B41D4E" w:rsidRPr="00410FBA" w:rsidRDefault="00B41D4E" w:rsidP="000F3DAF">
            <w:pPr>
              <w:spacing w:before="120" w:after="120"/>
              <w:rPr>
                <w:sz w:val="26"/>
                <w:szCs w:val="26"/>
              </w:rPr>
            </w:pPr>
            <w:r w:rsidRPr="00410FBA">
              <w:rPr>
                <w:sz w:val="26"/>
                <w:szCs w:val="26"/>
              </w:rPr>
              <w:t>Cao</w:t>
            </w:r>
          </w:p>
        </w:tc>
        <w:tc>
          <w:tcPr>
            <w:tcW w:w="495" w:type="pct"/>
          </w:tcPr>
          <w:p w14:paraId="04DAA0B5" w14:textId="77777777" w:rsidR="00B41D4E" w:rsidRPr="00410FBA" w:rsidRDefault="00B41D4E" w:rsidP="000F3DAF">
            <w:pPr>
              <w:spacing w:before="120" w:after="120"/>
              <w:rPr>
                <w:sz w:val="26"/>
                <w:szCs w:val="26"/>
              </w:rPr>
            </w:pPr>
            <w:r w:rsidRPr="00410FBA">
              <w:rPr>
                <w:sz w:val="26"/>
                <w:szCs w:val="26"/>
              </w:rPr>
              <w:t>Cao</w:t>
            </w:r>
          </w:p>
        </w:tc>
        <w:tc>
          <w:tcPr>
            <w:tcW w:w="484" w:type="pct"/>
          </w:tcPr>
          <w:p w14:paraId="5254007E" w14:textId="77777777" w:rsidR="00B41D4E" w:rsidRPr="00410FBA" w:rsidRDefault="00B41D4E" w:rsidP="000F3DAF">
            <w:pPr>
              <w:spacing w:before="120" w:after="120"/>
              <w:rPr>
                <w:sz w:val="26"/>
                <w:szCs w:val="26"/>
              </w:rPr>
            </w:pPr>
            <w:r w:rsidRPr="00410FBA">
              <w:rPr>
                <w:sz w:val="26"/>
                <w:szCs w:val="26"/>
              </w:rPr>
              <w:t>Nhân viên kế toán</w:t>
            </w:r>
          </w:p>
        </w:tc>
      </w:tr>
      <w:tr w:rsidR="00410FBA" w:rsidRPr="00410FBA" w14:paraId="6589C027" w14:textId="77777777" w:rsidTr="000F3DAF">
        <w:tc>
          <w:tcPr>
            <w:tcW w:w="391" w:type="pct"/>
          </w:tcPr>
          <w:p w14:paraId="53054BD8" w14:textId="77777777" w:rsidR="000F3DAF" w:rsidRPr="00410FBA" w:rsidRDefault="000F3DAF" w:rsidP="000F3DAF">
            <w:pPr>
              <w:pStyle w:val="ListParagraph"/>
              <w:spacing w:before="120" w:after="120"/>
              <w:ind w:left="0"/>
              <w:rPr>
                <w:sz w:val="26"/>
                <w:szCs w:val="26"/>
              </w:rPr>
            </w:pPr>
            <w:r w:rsidRPr="00410FBA">
              <w:rPr>
                <w:sz w:val="26"/>
                <w:szCs w:val="26"/>
              </w:rPr>
              <w:t>2</w:t>
            </w:r>
          </w:p>
        </w:tc>
        <w:tc>
          <w:tcPr>
            <w:tcW w:w="856" w:type="pct"/>
          </w:tcPr>
          <w:p w14:paraId="3FD546EB" w14:textId="443BF526" w:rsidR="000F3DAF" w:rsidRPr="00410FBA" w:rsidRDefault="00075681" w:rsidP="000F3DAF">
            <w:pPr>
              <w:spacing w:before="120" w:after="120"/>
              <w:jc w:val="center"/>
              <w:rPr>
                <w:sz w:val="26"/>
                <w:szCs w:val="26"/>
              </w:rPr>
            </w:pPr>
            <w:r w:rsidRPr="00410FBA">
              <w:rPr>
                <w:sz w:val="26"/>
                <w:szCs w:val="26"/>
              </w:rPr>
              <w:t>UR_HDDT_042.06.02</w:t>
            </w:r>
          </w:p>
        </w:tc>
        <w:tc>
          <w:tcPr>
            <w:tcW w:w="787" w:type="pct"/>
          </w:tcPr>
          <w:p w14:paraId="740E8CD8" w14:textId="77777777" w:rsidR="000F3DAF" w:rsidRPr="00410FBA" w:rsidRDefault="000F3DAF" w:rsidP="000F3DAF">
            <w:pPr>
              <w:spacing w:before="120" w:after="120"/>
              <w:rPr>
                <w:sz w:val="26"/>
                <w:szCs w:val="26"/>
              </w:rPr>
            </w:pPr>
            <w:r w:rsidRPr="00410FBA">
              <w:rPr>
                <w:sz w:val="26"/>
                <w:szCs w:val="26"/>
              </w:rPr>
              <w:t>Xem chi tiết lịch sử gửi CQT</w:t>
            </w:r>
          </w:p>
        </w:tc>
        <w:tc>
          <w:tcPr>
            <w:tcW w:w="1584" w:type="pct"/>
          </w:tcPr>
          <w:p w14:paraId="6D3E34C0" w14:textId="77777777" w:rsidR="000F3DAF" w:rsidRPr="00410FBA" w:rsidRDefault="000F3DAF" w:rsidP="000F3DAF">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67A9460" w14:textId="77777777" w:rsidR="000F3DAF" w:rsidRPr="00410FBA" w:rsidRDefault="000F3DAF" w:rsidP="000F3DAF">
            <w:pPr>
              <w:pStyle w:val="ListParagraph"/>
              <w:spacing w:before="120" w:after="120"/>
              <w:ind w:left="0"/>
              <w:rPr>
                <w:sz w:val="26"/>
                <w:szCs w:val="26"/>
              </w:rPr>
            </w:pPr>
            <w:r w:rsidRPr="00410FBA">
              <w:rPr>
                <w:sz w:val="26"/>
                <w:szCs w:val="26"/>
              </w:rPr>
              <w:t>Cho phép người dùng xem chi tiết lịch sử</w:t>
            </w:r>
          </w:p>
          <w:p w14:paraId="279AECA3" w14:textId="77777777" w:rsidR="000F3DAF" w:rsidRPr="00410FBA" w:rsidRDefault="000F3DAF" w:rsidP="000F3DAF">
            <w:pPr>
              <w:pStyle w:val="ListParagraph"/>
              <w:numPr>
                <w:ilvl w:val="0"/>
                <w:numId w:val="18"/>
              </w:numPr>
              <w:spacing w:before="120" w:after="120"/>
              <w:rPr>
                <w:b/>
                <w:sz w:val="26"/>
                <w:szCs w:val="26"/>
              </w:rPr>
            </w:pPr>
            <w:r w:rsidRPr="00410FBA">
              <w:rPr>
                <w:b/>
                <w:sz w:val="26"/>
                <w:szCs w:val="26"/>
              </w:rPr>
              <w:t>Thông tin đầu vào:</w:t>
            </w:r>
          </w:p>
          <w:p w14:paraId="7D74E0CF" w14:textId="77777777" w:rsidR="000F3DAF" w:rsidRPr="00410FBA" w:rsidRDefault="000F3DAF" w:rsidP="000F3DAF">
            <w:pPr>
              <w:spacing w:before="120" w:after="120"/>
              <w:rPr>
                <w:sz w:val="26"/>
                <w:szCs w:val="26"/>
              </w:rPr>
            </w:pPr>
            <w:r w:rsidRPr="00410FBA">
              <w:rPr>
                <w:sz w:val="26"/>
                <w:szCs w:val="26"/>
              </w:rPr>
              <w:t>Người dùng nhấn nút “Xem” tại lịch sử muốn xem chi tiết</w:t>
            </w:r>
          </w:p>
          <w:p w14:paraId="07E15CDD" w14:textId="77777777" w:rsidR="000F3DAF" w:rsidRPr="00410FBA" w:rsidRDefault="000F3DAF" w:rsidP="000F3DAF">
            <w:pPr>
              <w:pStyle w:val="ListParagraph"/>
              <w:numPr>
                <w:ilvl w:val="0"/>
                <w:numId w:val="18"/>
              </w:numPr>
              <w:spacing w:before="120" w:after="120"/>
              <w:rPr>
                <w:b/>
                <w:sz w:val="26"/>
                <w:szCs w:val="26"/>
              </w:rPr>
            </w:pPr>
            <w:r w:rsidRPr="00410FBA">
              <w:rPr>
                <w:b/>
                <w:sz w:val="26"/>
                <w:szCs w:val="26"/>
              </w:rPr>
              <w:t xml:space="preserve">Thông tin đầu ra: </w:t>
            </w:r>
          </w:p>
          <w:p w14:paraId="6BB440E8" w14:textId="77777777" w:rsidR="000F3DAF" w:rsidRPr="00410FBA" w:rsidRDefault="000F3DAF" w:rsidP="000F3DAF">
            <w:pPr>
              <w:spacing w:before="120" w:after="120"/>
              <w:rPr>
                <w:sz w:val="26"/>
                <w:szCs w:val="26"/>
              </w:rPr>
            </w:pPr>
            <w:r w:rsidRPr="00410FBA">
              <w:rPr>
                <w:sz w:val="26"/>
                <w:szCs w:val="26"/>
              </w:rPr>
              <w:t>Chi tiết lịch sử được hiển thị trên màn hình, gồm các trường thông tin sau:</w:t>
            </w:r>
          </w:p>
          <w:p w14:paraId="7D2AEE14" w14:textId="77777777" w:rsidR="000F3DAF" w:rsidRPr="00410FBA" w:rsidRDefault="000F3DAF" w:rsidP="000F3DAF">
            <w:pPr>
              <w:spacing w:before="120" w:after="120"/>
              <w:rPr>
                <w:sz w:val="26"/>
                <w:szCs w:val="26"/>
              </w:rPr>
            </w:pPr>
            <w:r w:rsidRPr="00410FBA">
              <w:rPr>
                <w:sz w:val="26"/>
                <w:szCs w:val="26"/>
              </w:rPr>
              <w:t>+ STT</w:t>
            </w:r>
          </w:p>
          <w:p w14:paraId="72FC6162" w14:textId="77777777" w:rsidR="000F3DAF" w:rsidRPr="00410FBA" w:rsidRDefault="000F3DAF" w:rsidP="000F3DAF">
            <w:pPr>
              <w:spacing w:before="120" w:after="120"/>
              <w:rPr>
                <w:sz w:val="26"/>
                <w:szCs w:val="26"/>
              </w:rPr>
            </w:pPr>
            <w:r w:rsidRPr="00410FBA">
              <w:rPr>
                <w:sz w:val="26"/>
                <w:szCs w:val="26"/>
              </w:rPr>
              <w:t>+ Mã giao dịch</w:t>
            </w:r>
          </w:p>
          <w:p w14:paraId="5730F100" w14:textId="77777777" w:rsidR="000F3DAF" w:rsidRPr="00410FBA" w:rsidRDefault="000F3DAF" w:rsidP="000F3DAF">
            <w:pPr>
              <w:spacing w:before="120" w:after="120"/>
              <w:rPr>
                <w:sz w:val="26"/>
                <w:szCs w:val="26"/>
              </w:rPr>
            </w:pPr>
            <w:r w:rsidRPr="00410FBA">
              <w:rPr>
                <w:sz w:val="26"/>
                <w:szCs w:val="26"/>
              </w:rPr>
              <w:t>+ Trạng thái</w:t>
            </w:r>
          </w:p>
          <w:p w14:paraId="0B9A6558" w14:textId="77777777" w:rsidR="000F3DAF" w:rsidRPr="00410FBA" w:rsidRDefault="000F3DAF" w:rsidP="000F3DAF">
            <w:pPr>
              <w:spacing w:before="120" w:after="120"/>
              <w:rPr>
                <w:sz w:val="26"/>
                <w:szCs w:val="26"/>
              </w:rPr>
            </w:pPr>
            <w:r w:rsidRPr="00410FBA">
              <w:rPr>
                <w:sz w:val="26"/>
                <w:szCs w:val="26"/>
              </w:rPr>
              <w:t>+ Ngày tạo</w:t>
            </w:r>
          </w:p>
          <w:p w14:paraId="3D2E9A5D" w14:textId="77777777" w:rsidR="000F3DAF" w:rsidRPr="00410FBA" w:rsidRDefault="000F3DAF" w:rsidP="000F3DAF">
            <w:pPr>
              <w:pStyle w:val="ListParagraph"/>
              <w:numPr>
                <w:ilvl w:val="0"/>
                <w:numId w:val="18"/>
              </w:numPr>
              <w:spacing w:before="120" w:after="120"/>
              <w:rPr>
                <w:b/>
                <w:sz w:val="26"/>
                <w:szCs w:val="26"/>
              </w:rPr>
            </w:pPr>
            <w:r w:rsidRPr="00410FBA">
              <w:rPr>
                <w:b/>
                <w:sz w:val="26"/>
                <w:szCs w:val="26"/>
              </w:rPr>
              <w:t>Chức năng xử lý:</w:t>
            </w:r>
          </w:p>
          <w:p w14:paraId="3FE4C0DF" w14:textId="77777777" w:rsidR="000F3DAF" w:rsidRPr="00410FBA" w:rsidRDefault="000F3DAF" w:rsidP="000F3DAF">
            <w:pPr>
              <w:pStyle w:val="ListParagraph"/>
              <w:spacing w:before="120" w:after="120"/>
              <w:ind w:left="0"/>
              <w:rPr>
                <w:sz w:val="26"/>
                <w:szCs w:val="26"/>
              </w:rPr>
            </w:pPr>
            <w:r w:rsidRPr="00410FBA">
              <w:rPr>
                <w:sz w:val="26"/>
                <w:szCs w:val="26"/>
              </w:rPr>
              <w:t>Hệ thống hiển thị chi tiết lịch sử gửi CQT</w:t>
            </w:r>
          </w:p>
        </w:tc>
        <w:tc>
          <w:tcPr>
            <w:tcW w:w="404" w:type="pct"/>
          </w:tcPr>
          <w:p w14:paraId="45C7F1BE" w14:textId="77777777" w:rsidR="000F3DAF" w:rsidRPr="00410FBA" w:rsidRDefault="000F3DAF" w:rsidP="000F3DAF">
            <w:pPr>
              <w:spacing w:before="120" w:after="120"/>
              <w:rPr>
                <w:sz w:val="26"/>
                <w:szCs w:val="26"/>
              </w:rPr>
            </w:pPr>
            <w:r w:rsidRPr="00410FBA">
              <w:rPr>
                <w:sz w:val="26"/>
                <w:szCs w:val="26"/>
              </w:rPr>
              <w:t>Cao</w:t>
            </w:r>
          </w:p>
        </w:tc>
        <w:tc>
          <w:tcPr>
            <w:tcW w:w="495" w:type="pct"/>
          </w:tcPr>
          <w:p w14:paraId="2291F1D9" w14:textId="77777777" w:rsidR="000F3DAF" w:rsidRPr="00410FBA" w:rsidRDefault="000F3DAF" w:rsidP="000F3DAF">
            <w:pPr>
              <w:spacing w:before="120" w:after="120"/>
              <w:rPr>
                <w:sz w:val="26"/>
                <w:szCs w:val="26"/>
              </w:rPr>
            </w:pPr>
            <w:r w:rsidRPr="00410FBA">
              <w:rPr>
                <w:sz w:val="26"/>
                <w:szCs w:val="26"/>
              </w:rPr>
              <w:t>Cao</w:t>
            </w:r>
          </w:p>
        </w:tc>
        <w:tc>
          <w:tcPr>
            <w:tcW w:w="484" w:type="pct"/>
          </w:tcPr>
          <w:p w14:paraId="53F7D3EB" w14:textId="77777777" w:rsidR="000F3DAF" w:rsidRPr="00410FBA" w:rsidRDefault="000F3DAF" w:rsidP="000F3DAF">
            <w:pPr>
              <w:spacing w:before="120" w:after="120"/>
              <w:rPr>
                <w:sz w:val="26"/>
                <w:szCs w:val="26"/>
              </w:rPr>
            </w:pPr>
            <w:r w:rsidRPr="00410FBA">
              <w:rPr>
                <w:sz w:val="26"/>
                <w:szCs w:val="26"/>
              </w:rPr>
              <w:t>Nhân viên kế toán</w:t>
            </w:r>
          </w:p>
        </w:tc>
      </w:tr>
      <w:tr w:rsidR="00410FBA" w:rsidRPr="00410FBA" w14:paraId="551D0F67" w14:textId="77777777" w:rsidTr="000F3DAF">
        <w:tc>
          <w:tcPr>
            <w:tcW w:w="391" w:type="pct"/>
          </w:tcPr>
          <w:p w14:paraId="709D7394" w14:textId="77777777" w:rsidR="000F3DAF" w:rsidRPr="00410FBA" w:rsidRDefault="000F3DAF" w:rsidP="000F3DAF">
            <w:pPr>
              <w:pStyle w:val="ListParagraph"/>
              <w:spacing w:before="120" w:after="120"/>
              <w:ind w:left="0"/>
              <w:rPr>
                <w:sz w:val="26"/>
                <w:szCs w:val="26"/>
              </w:rPr>
            </w:pPr>
            <w:r w:rsidRPr="00410FBA">
              <w:rPr>
                <w:sz w:val="26"/>
                <w:szCs w:val="26"/>
              </w:rPr>
              <w:t>3</w:t>
            </w:r>
          </w:p>
        </w:tc>
        <w:tc>
          <w:tcPr>
            <w:tcW w:w="856" w:type="pct"/>
          </w:tcPr>
          <w:p w14:paraId="23E33A3A" w14:textId="65AD7565" w:rsidR="000F3DAF" w:rsidRPr="00410FBA" w:rsidRDefault="00075681" w:rsidP="000F3DAF">
            <w:pPr>
              <w:spacing w:before="120" w:after="120"/>
              <w:jc w:val="center"/>
              <w:rPr>
                <w:sz w:val="26"/>
                <w:szCs w:val="26"/>
              </w:rPr>
            </w:pPr>
            <w:r w:rsidRPr="00410FBA">
              <w:rPr>
                <w:sz w:val="26"/>
                <w:szCs w:val="26"/>
              </w:rPr>
              <w:t>UR_HDDT_042.06.03</w:t>
            </w:r>
          </w:p>
        </w:tc>
        <w:tc>
          <w:tcPr>
            <w:tcW w:w="787" w:type="pct"/>
          </w:tcPr>
          <w:p w14:paraId="5F3D79C4" w14:textId="77777777" w:rsidR="000F3DAF" w:rsidRPr="00410FBA" w:rsidRDefault="000F3DAF" w:rsidP="000F3DAF">
            <w:pPr>
              <w:spacing w:before="120" w:after="120"/>
              <w:rPr>
                <w:sz w:val="26"/>
                <w:szCs w:val="26"/>
              </w:rPr>
            </w:pPr>
            <w:r w:rsidRPr="00410FBA">
              <w:rPr>
                <w:sz w:val="26"/>
                <w:szCs w:val="26"/>
              </w:rPr>
              <w:t>Xem chi tiết phản hồi</w:t>
            </w:r>
          </w:p>
        </w:tc>
        <w:tc>
          <w:tcPr>
            <w:tcW w:w="1584" w:type="pct"/>
          </w:tcPr>
          <w:p w14:paraId="547544F8" w14:textId="77777777" w:rsidR="000F3DAF" w:rsidRPr="00410FBA" w:rsidRDefault="000F3DAF" w:rsidP="000F3DAF">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31E3C618" w14:textId="77777777" w:rsidR="000F3DAF" w:rsidRPr="00410FBA" w:rsidRDefault="000F3DAF" w:rsidP="000F3DAF">
            <w:pPr>
              <w:pStyle w:val="ListParagraph"/>
              <w:spacing w:before="120" w:after="120"/>
              <w:ind w:left="0"/>
              <w:rPr>
                <w:sz w:val="26"/>
                <w:szCs w:val="26"/>
              </w:rPr>
            </w:pPr>
            <w:r w:rsidRPr="00410FBA">
              <w:rPr>
                <w:sz w:val="26"/>
                <w:szCs w:val="26"/>
              </w:rPr>
              <w:t>Cho phép người dùng xem chi tiết phản hồi</w:t>
            </w:r>
          </w:p>
          <w:p w14:paraId="0A33650F" w14:textId="77777777" w:rsidR="000F3DAF" w:rsidRPr="00410FBA" w:rsidRDefault="000F3DAF" w:rsidP="000F3DAF">
            <w:pPr>
              <w:pStyle w:val="ListParagraph"/>
              <w:numPr>
                <w:ilvl w:val="0"/>
                <w:numId w:val="18"/>
              </w:numPr>
              <w:spacing w:before="120" w:after="120"/>
              <w:rPr>
                <w:b/>
                <w:sz w:val="26"/>
                <w:szCs w:val="26"/>
              </w:rPr>
            </w:pPr>
            <w:r w:rsidRPr="00410FBA">
              <w:rPr>
                <w:b/>
                <w:sz w:val="26"/>
                <w:szCs w:val="26"/>
              </w:rPr>
              <w:t>Thông tin đầu vào:</w:t>
            </w:r>
          </w:p>
          <w:p w14:paraId="70B897DC" w14:textId="77777777" w:rsidR="000F3DAF" w:rsidRPr="00410FBA" w:rsidRDefault="000F3DAF" w:rsidP="000F3DAF">
            <w:pPr>
              <w:spacing w:before="120" w:after="120"/>
              <w:rPr>
                <w:sz w:val="26"/>
                <w:szCs w:val="26"/>
              </w:rPr>
            </w:pPr>
            <w:r w:rsidRPr="00410FBA">
              <w:rPr>
                <w:sz w:val="26"/>
                <w:szCs w:val="26"/>
              </w:rPr>
              <w:t>Người dùng nhấn nút “Xem” tại phản hồi muốn xem chi tiết</w:t>
            </w:r>
          </w:p>
          <w:p w14:paraId="74A6C197" w14:textId="77777777" w:rsidR="000F3DAF" w:rsidRPr="00410FBA" w:rsidRDefault="000F3DAF" w:rsidP="000F3DAF">
            <w:pPr>
              <w:pStyle w:val="ListParagraph"/>
              <w:numPr>
                <w:ilvl w:val="0"/>
                <w:numId w:val="18"/>
              </w:numPr>
              <w:spacing w:before="120" w:after="120"/>
              <w:rPr>
                <w:b/>
                <w:sz w:val="26"/>
                <w:szCs w:val="26"/>
              </w:rPr>
            </w:pPr>
            <w:r w:rsidRPr="00410FBA">
              <w:rPr>
                <w:b/>
                <w:sz w:val="26"/>
                <w:szCs w:val="26"/>
              </w:rPr>
              <w:t xml:space="preserve">Thông tin đầu ra: </w:t>
            </w:r>
          </w:p>
          <w:p w14:paraId="3C5DA2A2" w14:textId="77777777" w:rsidR="000F3DAF" w:rsidRPr="00410FBA" w:rsidRDefault="000F3DAF" w:rsidP="000F3DAF">
            <w:pPr>
              <w:spacing w:before="120" w:after="120"/>
              <w:rPr>
                <w:sz w:val="26"/>
                <w:szCs w:val="26"/>
              </w:rPr>
            </w:pPr>
            <w:r w:rsidRPr="00410FBA">
              <w:rPr>
                <w:sz w:val="26"/>
                <w:szCs w:val="26"/>
              </w:rPr>
              <w:t>Chi tiết phản hồi được hiển thị trên màn hình, gồm các trường thông tin sau:</w:t>
            </w:r>
          </w:p>
          <w:p w14:paraId="6F350687" w14:textId="77777777" w:rsidR="000F3DAF" w:rsidRPr="00410FBA" w:rsidRDefault="000F3DAF" w:rsidP="000F3DAF">
            <w:pPr>
              <w:spacing w:before="120" w:after="120"/>
              <w:rPr>
                <w:sz w:val="26"/>
                <w:szCs w:val="26"/>
              </w:rPr>
            </w:pPr>
            <w:r w:rsidRPr="00410FBA">
              <w:rPr>
                <w:sz w:val="26"/>
                <w:szCs w:val="26"/>
              </w:rPr>
              <w:t>+ Trạng thái</w:t>
            </w:r>
          </w:p>
          <w:p w14:paraId="6048558A" w14:textId="77777777" w:rsidR="000F3DAF" w:rsidRPr="00410FBA" w:rsidRDefault="000F3DAF" w:rsidP="000F3DAF">
            <w:pPr>
              <w:spacing w:before="120" w:after="120"/>
              <w:rPr>
                <w:sz w:val="26"/>
                <w:szCs w:val="26"/>
              </w:rPr>
            </w:pPr>
            <w:r w:rsidRPr="00410FBA">
              <w:rPr>
                <w:sz w:val="26"/>
                <w:szCs w:val="26"/>
              </w:rPr>
              <w:t>+ Mã giao dịch</w:t>
            </w:r>
          </w:p>
          <w:p w14:paraId="52066992" w14:textId="77777777" w:rsidR="000F3DAF" w:rsidRPr="00410FBA" w:rsidRDefault="000F3DAF" w:rsidP="000F3DAF">
            <w:pPr>
              <w:spacing w:before="120" w:after="120"/>
              <w:rPr>
                <w:sz w:val="26"/>
                <w:szCs w:val="26"/>
              </w:rPr>
            </w:pPr>
            <w:r w:rsidRPr="00410FBA">
              <w:rPr>
                <w:sz w:val="26"/>
                <w:szCs w:val="26"/>
              </w:rPr>
              <w:t>+ Ngày tạo</w:t>
            </w:r>
          </w:p>
          <w:p w14:paraId="5B0CE918" w14:textId="77777777" w:rsidR="000F3DAF" w:rsidRPr="00410FBA" w:rsidRDefault="000F3DAF" w:rsidP="000F3DAF">
            <w:pPr>
              <w:spacing w:before="120" w:after="120"/>
              <w:rPr>
                <w:sz w:val="26"/>
                <w:szCs w:val="26"/>
              </w:rPr>
            </w:pPr>
            <w:r w:rsidRPr="00410FBA">
              <w:rPr>
                <w:sz w:val="26"/>
                <w:szCs w:val="26"/>
              </w:rPr>
              <w:t>+ XML data</w:t>
            </w:r>
          </w:p>
          <w:p w14:paraId="19571C81" w14:textId="77777777" w:rsidR="000F3DAF" w:rsidRPr="00410FBA" w:rsidRDefault="000F3DAF" w:rsidP="000F3DAF">
            <w:pPr>
              <w:spacing w:before="120" w:after="120"/>
              <w:rPr>
                <w:sz w:val="26"/>
                <w:szCs w:val="26"/>
              </w:rPr>
            </w:pPr>
            <w:r w:rsidRPr="00410FBA">
              <w:rPr>
                <w:sz w:val="26"/>
                <w:szCs w:val="26"/>
              </w:rPr>
              <w:t>+ Thông báo từ hệ thống</w:t>
            </w:r>
          </w:p>
          <w:p w14:paraId="3DED5216" w14:textId="77777777" w:rsidR="000F3DAF" w:rsidRPr="00410FBA" w:rsidRDefault="000F3DAF" w:rsidP="000F3DAF">
            <w:pPr>
              <w:pStyle w:val="ListParagraph"/>
              <w:numPr>
                <w:ilvl w:val="0"/>
                <w:numId w:val="18"/>
              </w:numPr>
              <w:spacing w:before="120" w:after="120"/>
              <w:rPr>
                <w:b/>
                <w:sz w:val="26"/>
                <w:szCs w:val="26"/>
              </w:rPr>
            </w:pPr>
            <w:r w:rsidRPr="00410FBA">
              <w:rPr>
                <w:b/>
                <w:sz w:val="26"/>
                <w:szCs w:val="26"/>
              </w:rPr>
              <w:t>Chức năng xử lý:</w:t>
            </w:r>
          </w:p>
          <w:p w14:paraId="5472EBEF" w14:textId="77777777" w:rsidR="000F3DAF" w:rsidRPr="00410FBA" w:rsidRDefault="000F3DAF" w:rsidP="000F3DAF">
            <w:pPr>
              <w:pStyle w:val="ListParagraph"/>
              <w:spacing w:before="120" w:after="120"/>
              <w:ind w:left="0"/>
              <w:rPr>
                <w:b/>
                <w:sz w:val="26"/>
                <w:szCs w:val="26"/>
              </w:rPr>
            </w:pPr>
            <w:r w:rsidRPr="00410FBA">
              <w:rPr>
                <w:sz w:val="26"/>
                <w:szCs w:val="26"/>
              </w:rPr>
              <w:t>Hệ thống hiển thị chi tiết phản hồi của CQT</w:t>
            </w:r>
          </w:p>
        </w:tc>
        <w:tc>
          <w:tcPr>
            <w:tcW w:w="404" w:type="pct"/>
          </w:tcPr>
          <w:p w14:paraId="57D216C6" w14:textId="77777777" w:rsidR="000F3DAF" w:rsidRPr="00410FBA" w:rsidRDefault="000F3DAF" w:rsidP="000F3DAF">
            <w:pPr>
              <w:spacing w:before="120" w:after="120"/>
              <w:rPr>
                <w:sz w:val="26"/>
                <w:szCs w:val="26"/>
              </w:rPr>
            </w:pPr>
            <w:r w:rsidRPr="00410FBA">
              <w:rPr>
                <w:sz w:val="26"/>
                <w:szCs w:val="26"/>
              </w:rPr>
              <w:t>Cao</w:t>
            </w:r>
          </w:p>
        </w:tc>
        <w:tc>
          <w:tcPr>
            <w:tcW w:w="495" w:type="pct"/>
          </w:tcPr>
          <w:p w14:paraId="31C099CC" w14:textId="77777777" w:rsidR="000F3DAF" w:rsidRPr="00410FBA" w:rsidRDefault="000F3DAF" w:rsidP="000F3DAF">
            <w:pPr>
              <w:spacing w:before="120" w:after="120"/>
              <w:rPr>
                <w:sz w:val="26"/>
                <w:szCs w:val="26"/>
              </w:rPr>
            </w:pPr>
            <w:r w:rsidRPr="00410FBA">
              <w:rPr>
                <w:sz w:val="26"/>
                <w:szCs w:val="26"/>
              </w:rPr>
              <w:t>Cao</w:t>
            </w:r>
          </w:p>
        </w:tc>
        <w:tc>
          <w:tcPr>
            <w:tcW w:w="484" w:type="pct"/>
          </w:tcPr>
          <w:p w14:paraId="44D90837" w14:textId="77777777" w:rsidR="000F3DAF" w:rsidRPr="00410FBA" w:rsidRDefault="000F3DAF" w:rsidP="000F3DAF">
            <w:pPr>
              <w:spacing w:before="120" w:after="120"/>
              <w:rPr>
                <w:sz w:val="26"/>
                <w:szCs w:val="26"/>
              </w:rPr>
            </w:pPr>
            <w:r w:rsidRPr="00410FBA">
              <w:rPr>
                <w:sz w:val="26"/>
                <w:szCs w:val="26"/>
              </w:rPr>
              <w:t>Nhân viên kế toán</w:t>
            </w:r>
          </w:p>
        </w:tc>
      </w:tr>
      <w:tr w:rsidR="00410FBA" w:rsidRPr="00410FBA" w14:paraId="10B79D0D" w14:textId="77777777" w:rsidTr="000F3DAF">
        <w:tc>
          <w:tcPr>
            <w:tcW w:w="391" w:type="pct"/>
          </w:tcPr>
          <w:p w14:paraId="56E4D20F" w14:textId="77777777" w:rsidR="000F3DAF" w:rsidRPr="00410FBA" w:rsidRDefault="000F3DAF" w:rsidP="000F3DAF">
            <w:pPr>
              <w:pStyle w:val="ListParagraph"/>
              <w:spacing w:before="120" w:after="120"/>
              <w:ind w:left="0"/>
              <w:rPr>
                <w:sz w:val="26"/>
                <w:szCs w:val="26"/>
              </w:rPr>
            </w:pPr>
            <w:r w:rsidRPr="00410FBA">
              <w:rPr>
                <w:sz w:val="26"/>
                <w:szCs w:val="26"/>
              </w:rPr>
              <w:t>4</w:t>
            </w:r>
          </w:p>
        </w:tc>
        <w:tc>
          <w:tcPr>
            <w:tcW w:w="856" w:type="pct"/>
          </w:tcPr>
          <w:p w14:paraId="07B174E2" w14:textId="348C265C" w:rsidR="000F3DAF" w:rsidRPr="00410FBA" w:rsidRDefault="00075681" w:rsidP="000F3DAF">
            <w:pPr>
              <w:spacing w:before="120" w:after="120"/>
              <w:jc w:val="center"/>
              <w:rPr>
                <w:sz w:val="26"/>
                <w:szCs w:val="26"/>
              </w:rPr>
            </w:pPr>
            <w:r w:rsidRPr="00410FBA">
              <w:rPr>
                <w:sz w:val="26"/>
                <w:szCs w:val="26"/>
              </w:rPr>
              <w:t>UR_HDDT_042.06.04</w:t>
            </w:r>
          </w:p>
        </w:tc>
        <w:tc>
          <w:tcPr>
            <w:tcW w:w="787" w:type="pct"/>
          </w:tcPr>
          <w:p w14:paraId="3DDDA3E5" w14:textId="77777777" w:rsidR="000F3DAF" w:rsidRPr="00410FBA" w:rsidRDefault="000F3DAF" w:rsidP="000F3DAF">
            <w:pPr>
              <w:spacing w:before="120" w:after="120"/>
              <w:rPr>
                <w:sz w:val="26"/>
                <w:szCs w:val="26"/>
              </w:rPr>
            </w:pPr>
            <w:r w:rsidRPr="00410FBA">
              <w:rPr>
                <w:sz w:val="26"/>
                <w:szCs w:val="26"/>
              </w:rPr>
              <w:t>Nhận lại kết quả</w:t>
            </w:r>
            <w:r w:rsidR="00030FFE" w:rsidRPr="00410FBA">
              <w:rPr>
                <w:sz w:val="26"/>
                <w:szCs w:val="26"/>
              </w:rPr>
              <w:t xml:space="preserve"> phản hồi từ CQT</w:t>
            </w:r>
          </w:p>
        </w:tc>
        <w:tc>
          <w:tcPr>
            <w:tcW w:w="1584" w:type="pct"/>
          </w:tcPr>
          <w:p w14:paraId="7AE55EF5" w14:textId="77777777" w:rsidR="000F3DAF" w:rsidRPr="00410FBA" w:rsidRDefault="000F3DAF" w:rsidP="000F3DAF">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4C78C3E1" w14:textId="77777777" w:rsidR="000F3DAF" w:rsidRPr="00410FBA" w:rsidRDefault="000F3DAF" w:rsidP="000F3DAF">
            <w:pPr>
              <w:pStyle w:val="ListParagraph"/>
              <w:spacing w:before="120" w:after="120"/>
              <w:ind w:left="0"/>
              <w:rPr>
                <w:sz w:val="26"/>
                <w:szCs w:val="26"/>
              </w:rPr>
            </w:pPr>
            <w:r w:rsidRPr="00410FBA">
              <w:rPr>
                <w:sz w:val="26"/>
                <w:szCs w:val="26"/>
              </w:rPr>
              <w:t>Cho phép người dùng nhận kết quả phản hồi từ CQT</w:t>
            </w:r>
            <w:r w:rsidR="00C73390" w:rsidRPr="00410FBA">
              <w:rPr>
                <w:sz w:val="26"/>
                <w:szCs w:val="26"/>
              </w:rPr>
              <w:t xml:space="preserve"> trong trường hợp kết quả phản hồi chưa đồng bộ từ CQT về hệ thống</w:t>
            </w:r>
          </w:p>
          <w:p w14:paraId="4FFF77B6" w14:textId="77777777" w:rsidR="000F3DAF" w:rsidRPr="00410FBA" w:rsidRDefault="000F3DAF" w:rsidP="000F3DAF">
            <w:pPr>
              <w:pStyle w:val="ListParagraph"/>
              <w:numPr>
                <w:ilvl w:val="0"/>
                <w:numId w:val="18"/>
              </w:numPr>
              <w:spacing w:before="120" w:after="120"/>
              <w:rPr>
                <w:b/>
                <w:sz w:val="26"/>
                <w:szCs w:val="26"/>
              </w:rPr>
            </w:pPr>
            <w:r w:rsidRPr="00410FBA">
              <w:rPr>
                <w:b/>
                <w:sz w:val="26"/>
                <w:szCs w:val="26"/>
              </w:rPr>
              <w:t>Thông tin đầu vào:</w:t>
            </w:r>
          </w:p>
          <w:p w14:paraId="16A06D51" w14:textId="77777777" w:rsidR="000F3DAF" w:rsidRPr="00410FBA" w:rsidRDefault="00C73390" w:rsidP="000F3DAF">
            <w:pPr>
              <w:spacing w:before="120" w:after="120"/>
              <w:rPr>
                <w:sz w:val="26"/>
                <w:szCs w:val="26"/>
              </w:rPr>
            </w:pPr>
            <w:r w:rsidRPr="00410FBA">
              <w:rPr>
                <w:sz w:val="26"/>
                <w:szCs w:val="26"/>
              </w:rPr>
              <w:t>Trên màn hình Xem chi tiết lịch sử gửi CQT, người dùng nhấn nút “Nhận kết quả”</w:t>
            </w:r>
          </w:p>
          <w:p w14:paraId="238E7AFE" w14:textId="77777777" w:rsidR="000F3DAF" w:rsidRPr="00410FBA" w:rsidRDefault="000F3DAF" w:rsidP="000F3DAF">
            <w:pPr>
              <w:pStyle w:val="ListParagraph"/>
              <w:numPr>
                <w:ilvl w:val="0"/>
                <w:numId w:val="18"/>
              </w:numPr>
              <w:spacing w:before="120" w:after="120"/>
              <w:rPr>
                <w:b/>
                <w:sz w:val="26"/>
                <w:szCs w:val="26"/>
              </w:rPr>
            </w:pPr>
            <w:r w:rsidRPr="00410FBA">
              <w:rPr>
                <w:b/>
                <w:sz w:val="26"/>
                <w:szCs w:val="26"/>
              </w:rPr>
              <w:t xml:space="preserve">Thông tin đầu ra: </w:t>
            </w:r>
          </w:p>
          <w:p w14:paraId="2C112F73" w14:textId="77777777" w:rsidR="000F3DAF" w:rsidRPr="00410FBA" w:rsidRDefault="00C73390" w:rsidP="000F3DAF">
            <w:pPr>
              <w:spacing w:before="120" w:after="120"/>
              <w:rPr>
                <w:sz w:val="26"/>
                <w:szCs w:val="26"/>
              </w:rPr>
            </w:pPr>
            <w:r w:rsidRPr="00410FBA">
              <w:rPr>
                <w:sz w:val="26"/>
                <w:szCs w:val="26"/>
              </w:rPr>
              <w:t>Trạng thái và mã của CQT được đồng bộ từ CQT về hệ thống</w:t>
            </w:r>
          </w:p>
          <w:p w14:paraId="2A562C11" w14:textId="77777777" w:rsidR="000F3DAF" w:rsidRPr="00410FBA" w:rsidRDefault="000F3DAF" w:rsidP="000F3DAF">
            <w:pPr>
              <w:pStyle w:val="ListParagraph"/>
              <w:numPr>
                <w:ilvl w:val="0"/>
                <w:numId w:val="18"/>
              </w:numPr>
              <w:spacing w:before="120" w:after="120"/>
              <w:rPr>
                <w:b/>
                <w:sz w:val="26"/>
                <w:szCs w:val="26"/>
              </w:rPr>
            </w:pPr>
            <w:r w:rsidRPr="00410FBA">
              <w:rPr>
                <w:b/>
                <w:sz w:val="26"/>
                <w:szCs w:val="26"/>
              </w:rPr>
              <w:t>Chức năng xử lý:</w:t>
            </w:r>
          </w:p>
          <w:p w14:paraId="46E5411F" w14:textId="77777777" w:rsidR="000F3DAF" w:rsidRPr="00410FBA" w:rsidRDefault="00C73390" w:rsidP="00C73390">
            <w:pPr>
              <w:spacing w:before="120" w:after="120"/>
              <w:rPr>
                <w:sz w:val="26"/>
                <w:szCs w:val="26"/>
              </w:rPr>
            </w:pPr>
            <w:r w:rsidRPr="00410FBA">
              <w:rPr>
                <w:sz w:val="26"/>
                <w:szCs w:val="26"/>
              </w:rPr>
              <w:t xml:space="preserve">Hệ thống đồng bộ trạng thái và mã của CQT cấp </w:t>
            </w:r>
          </w:p>
        </w:tc>
        <w:tc>
          <w:tcPr>
            <w:tcW w:w="404" w:type="pct"/>
          </w:tcPr>
          <w:p w14:paraId="64001DE6" w14:textId="77777777" w:rsidR="000F3DAF" w:rsidRPr="00410FBA" w:rsidRDefault="000F3DAF" w:rsidP="000F3DAF">
            <w:pPr>
              <w:spacing w:before="120" w:after="120"/>
              <w:rPr>
                <w:sz w:val="26"/>
                <w:szCs w:val="26"/>
              </w:rPr>
            </w:pPr>
            <w:r w:rsidRPr="00410FBA">
              <w:rPr>
                <w:sz w:val="26"/>
                <w:szCs w:val="26"/>
              </w:rPr>
              <w:t>Cao</w:t>
            </w:r>
          </w:p>
        </w:tc>
        <w:tc>
          <w:tcPr>
            <w:tcW w:w="495" w:type="pct"/>
          </w:tcPr>
          <w:p w14:paraId="7387E003" w14:textId="77777777" w:rsidR="000F3DAF" w:rsidRPr="00410FBA" w:rsidRDefault="000F3DAF" w:rsidP="000F3DAF">
            <w:pPr>
              <w:spacing w:before="120" w:after="120"/>
              <w:rPr>
                <w:sz w:val="26"/>
                <w:szCs w:val="26"/>
              </w:rPr>
            </w:pPr>
            <w:r w:rsidRPr="00410FBA">
              <w:rPr>
                <w:sz w:val="26"/>
                <w:szCs w:val="26"/>
              </w:rPr>
              <w:t>Cao</w:t>
            </w:r>
          </w:p>
        </w:tc>
        <w:tc>
          <w:tcPr>
            <w:tcW w:w="484" w:type="pct"/>
          </w:tcPr>
          <w:p w14:paraId="3EA9BCAA" w14:textId="77777777" w:rsidR="000F3DAF" w:rsidRPr="00410FBA" w:rsidRDefault="000F3DAF" w:rsidP="000F3DAF">
            <w:pPr>
              <w:spacing w:before="120" w:after="120"/>
              <w:rPr>
                <w:sz w:val="26"/>
                <w:szCs w:val="26"/>
              </w:rPr>
            </w:pPr>
            <w:r w:rsidRPr="00410FBA">
              <w:rPr>
                <w:sz w:val="26"/>
                <w:szCs w:val="26"/>
              </w:rPr>
              <w:t>Nhân viên kế toán</w:t>
            </w:r>
          </w:p>
        </w:tc>
      </w:tr>
      <w:tr w:rsidR="000F3DAF" w:rsidRPr="00410FBA" w14:paraId="457F7A66" w14:textId="77777777" w:rsidTr="000F3DAF">
        <w:tc>
          <w:tcPr>
            <w:tcW w:w="391" w:type="pct"/>
          </w:tcPr>
          <w:p w14:paraId="6F10C6A6" w14:textId="77777777" w:rsidR="000F3DAF" w:rsidRPr="00410FBA" w:rsidRDefault="000F3DAF" w:rsidP="000F3DAF">
            <w:pPr>
              <w:pStyle w:val="ListParagraph"/>
              <w:spacing w:before="120" w:after="120"/>
              <w:ind w:left="0"/>
              <w:rPr>
                <w:sz w:val="26"/>
                <w:szCs w:val="26"/>
              </w:rPr>
            </w:pPr>
            <w:r w:rsidRPr="00410FBA">
              <w:rPr>
                <w:sz w:val="26"/>
                <w:szCs w:val="26"/>
              </w:rPr>
              <w:t>5</w:t>
            </w:r>
          </w:p>
        </w:tc>
        <w:tc>
          <w:tcPr>
            <w:tcW w:w="856" w:type="pct"/>
          </w:tcPr>
          <w:p w14:paraId="656B3AC4" w14:textId="0FF01233" w:rsidR="000F3DAF" w:rsidRPr="00410FBA" w:rsidRDefault="00075681" w:rsidP="000F3DAF">
            <w:pPr>
              <w:spacing w:before="120" w:after="120"/>
              <w:jc w:val="center"/>
              <w:rPr>
                <w:sz w:val="26"/>
                <w:szCs w:val="26"/>
              </w:rPr>
            </w:pPr>
            <w:r w:rsidRPr="00410FBA">
              <w:rPr>
                <w:sz w:val="26"/>
                <w:szCs w:val="26"/>
              </w:rPr>
              <w:t>UR_HDDT_042.06.05</w:t>
            </w:r>
          </w:p>
        </w:tc>
        <w:tc>
          <w:tcPr>
            <w:tcW w:w="787" w:type="pct"/>
          </w:tcPr>
          <w:p w14:paraId="5DBA6F02" w14:textId="77777777" w:rsidR="000F3DAF" w:rsidRPr="00410FBA" w:rsidRDefault="00030FFE" w:rsidP="00030FFE">
            <w:pPr>
              <w:spacing w:before="120" w:after="120"/>
              <w:rPr>
                <w:sz w:val="26"/>
                <w:szCs w:val="26"/>
              </w:rPr>
            </w:pPr>
            <w:r w:rsidRPr="00410FBA">
              <w:rPr>
                <w:sz w:val="26"/>
                <w:szCs w:val="26"/>
              </w:rPr>
              <w:t>Xuất file excel</w:t>
            </w:r>
          </w:p>
        </w:tc>
        <w:tc>
          <w:tcPr>
            <w:tcW w:w="1584" w:type="pct"/>
          </w:tcPr>
          <w:p w14:paraId="54417897" w14:textId="77777777" w:rsidR="00C73390" w:rsidRPr="00410FBA" w:rsidRDefault="00C73390" w:rsidP="00C73390">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6EBC2307" w14:textId="77777777" w:rsidR="00C73390" w:rsidRPr="00410FBA" w:rsidRDefault="00C73390" w:rsidP="00C73390">
            <w:pPr>
              <w:pStyle w:val="ListParagraph"/>
              <w:spacing w:before="120" w:after="120"/>
              <w:ind w:left="0"/>
              <w:rPr>
                <w:sz w:val="26"/>
                <w:szCs w:val="26"/>
              </w:rPr>
            </w:pPr>
            <w:r w:rsidRPr="00410FBA">
              <w:rPr>
                <w:sz w:val="26"/>
                <w:szCs w:val="26"/>
              </w:rPr>
              <w:t>Cho phép người dùng xuất file excel danh sách lịch sử gửi CQT</w:t>
            </w:r>
          </w:p>
          <w:p w14:paraId="4298AC25" w14:textId="77777777" w:rsidR="00C73390" w:rsidRPr="00410FBA" w:rsidRDefault="00C73390" w:rsidP="00C73390">
            <w:pPr>
              <w:pStyle w:val="ListParagraph"/>
              <w:numPr>
                <w:ilvl w:val="0"/>
                <w:numId w:val="18"/>
              </w:numPr>
              <w:spacing w:before="120" w:after="120"/>
              <w:rPr>
                <w:b/>
                <w:sz w:val="26"/>
                <w:szCs w:val="26"/>
              </w:rPr>
            </w:pPr>
            <w:r w:rsidRPr="00410FBA">
              <w:rPr>
                <w:b/>
                <w:sz w:val="26"/>
                <w:szCs w:val="26"/>
              </w:rPr>
              <w:t>Thông tin đầu vào:</w:t>
            </w:r>
          </w:p>
          <w:p w14:paraId="7610D0CB" w14:textId="77777777" w:rsidR="00C73390" w:rsidRPr="00410FBA" w:rsidRDefault="00C73390" w:rsidP="00C73390">
            <w:pPr>
              <w:spacing w:before="120" w:after="120"/>
              <w:rPr>
                <w:sz w:val="26"/>
                <w:szCs w:val="26"/>
              </w:rPr>
            </w:pPr>
            <w:r w:rsidRPr="00410FBA">
              <w:rPr>
                <w:sz w:val="26"/>
                <w:szCs w:val="26"/>
              </w:rPr>
              <w:t>Dữ liệu lịch sử gửi CQT có trên hệ thống</w:t>
            </w:r>
          </w:p>
          <w:p w14:paraId="7E26F547" w14:textId="77777777" w:rsidR="00C73390" w:rsidRPr="00410FBA" w:rsidRDefault="00C73390" w:rsidP="00C73390">
            <w:pPr>
              <w:pStyle w:val="ListParagraph"/>
              <w:numPr>
                <w:ilvl w:val="0"/>
                <w:numId w:val="18"/>
              </w:numPr>
              <w:spacing w:before="120" w:after="120"/>
              <w:rPr>
                <w:b/>
                <w:sz w:val="26"/>
                <w:szCs w:val="26"/>
              </w:rPr>
            </w:pPr>
            <w:r w:rsidRPr="00410FBA">
              <w:rPr>
                <w:b/>
                <w:sz w:val="26"/>
                <w:szCs w:val="26"/>
              </w:rPr>
              <w:t xml:space="preserve">Thông tin đầu ra: </w:t>
            </w:r>
          </w:p>
          <w:p w14:paraId="379C969C" w14:textId="77777777" w:rsidR="00C73390" w:rsidRPr="00410FBA" w:rsidRDefault="00C73390" w:rsidP="00C73390">
            <w:pPr>
              <w:spacing w:before="120" w:after="120"/>
              <w:rPr>
                <w:sz w:val="26"/>
                <w:szCs w:val="26"/>
              </w:rPr>
            </w:pPr>
            <w:r w:rsidRPr="00410FBA">
              <w:rPr>
                <w:sz w:val="26"/>
                <w:szCs w:val="26"/>
              </w:rPr>
              <w:t>File excel danh sách lịch sử gửi CQT gồm các trường thông tin như màn hình danh sách lịch sử gửi CQT</w:t>
            </w:r>
          </w:p>
          <w:p w14:paraId="0D4AB538" w14:textId="77777777" w:rsidR="00C73390" w:rsidRPr="00410FBA" w:rsidRDefault="00C73390" w:rsidP="00C73390">
            <w:pPr>
              <w:pStyle w:val="ListParagraph"/>
              <w:numPr>
                <w:ilvl w:val="0"/>
                <w:numId w:val="18"/>
              </w:numPr>
              <w:spacing w:before="120" w:after="120"/>
              <w:rPr>
                <w:b/>
                <w:sz w:val="26"/>
                <w:szCs w:val="26"/>
              </w:rPr>
            </w:pPr>
            <w:r w:rsidRPr="00410FBA">
              <w:rPr>
                <w:b/>
                <w:sz w:val="26"/>
                <w:szCs w:val="26"/>
              </w:rPr>
              <w:t>Chức năng xử lý:</w:t>
            </w:r>
          </w:p>
          <w:p w14:paraId="0616D0F5" w14:textId="77777777" w:rsidR="000F3DAF" w:rsidRPr="00410FBA" w:rsidRDefault="00C73390" w:rsidP="00C73390">
            <w:pPr>
              <w:pStyle w:val="ListParagraph"/>
              <w:spacing w:before="120" w:after="120"/>
              <w:ind w:left="0"/>
              <w:rPr>
                <w:b/>
                <w:sz w:val="26"/>
                <w:szCs w:val="26"/>
              </w:rPr>
            </w:pPr>
            <w:r w:rsidRPr="00410FBA">
              <w:rPr>
                <w:sz w:val="26"/>
                <w:szCs w:val="26"/>
              </w:rPr>
              <w:t xml:space="preserve">Hệ thống xuất ra file excel </w:t>
            </w:r>
          </w:p>
        </w:tc>
        <w:tc>
          <w:tcPr>
            <w:tcW w:w="404" w:type="pct"/>
          </w:tcPr>
          <w:p w14:paraId="345AEF8B" w14:textId="77777777" w:rsidR="000F3DAF" w:rsidRPr="00410FBA" w:rsidRDefault="000F3DAF" w:rsidP="000F3DAF">
            <w:pPr>
              <w:spacing w:before="120" w:after="120"/>
              <w:rPr>
                <w:sz w:val="26"/>
                <w:szCs w:val="26"/>
              </w:rPr>
            </w:pPr>
            <w:r w:rsidRPr="00410FBA">
              <w:rPr>
                <w:sz w:val="26"/>
                <w:szCs w:val="26"/>
              </w:rPr>
              <w:t>Cao</w:t>
            </w:r>
          </w:p>
        </w:tc>
        <w:tc>
          <w:tcPr>
            <w:tcW w:w="495" w:type="pct"/>
          </w:tcPr>
          <w:p w14:paraId="1FA4653D" w14:textId="77777777" w:rsidR="000F3DAF" w:rsidRPr="00410FBA" w:rsidRDefault="000F3DAF" w:rsidP="000F3DAF">
            <w:pPr>
              <w:spacing w:before="120" w:after="120"/>
              <w:rPr>
                <w:sz w:val="26"/>
                <w:szCs w:val="26"/>
              </w:rPr>
            </w:pPr>
            <w:r w:rsidRPr="00410FBA">
              <w:rPr>
                <w:sz w:val="26"/>
                <w:szCs w:val="26"/>
              </w:rPr>
              <w:t>Cao</w:t>
            </w:r>
          </w:p>
        </w:tc>
        <w:tc>
          <w:tcPr>
            <w:tcW w:w="484" w:type="pct"/>
          </w:tcPr>
          <w:p w14:paraId="00CCA26A" w14:textId="77777777" w:rsidR="000F3DAF" w:rsidRPr="00410FBA" w:rsidRDefault="000F3DAF" w:rsidP="000F3DAF">
            <w:pPr>
              <w:spacing w:before="120" w:after="120"/>
              <w:rPr>
                <w:sz w:val="26"/>
                <w:szCs w:val="26"/>
              </w:rPr>
            </w:pPr>
            <w:r w:rsidRPr="00410FBA">
              <w:rPr>
                <w:sz w:val="26"/>
                <w:szCs w:val="26"/>
              </w:rPr>
              <w:t>Nhân viên kế toán</w:t>
            </w:r>
          </w:p>
        </w:tc>
      </w:tr>
    </w:tbl>
    <w:p w14:paraId="4687763E" w14:textId="77777777" w:rsidR="00B41D4E" w:rsidRPr="00410FBA" w:rsidRDefault="00B41D4E" w:rsidP="00B41D4E"/>
    <w:p w14:paraId="55D01000" w14:textId="77777777" w:rsidR="00634C5E" w:rsidRPr="00410FBA" w:rsidRDefault="00CE593F" w:rsidP="00634C5E">
      <w:pPr>
        <w:pStyle w:val="Heading3"/>
        <w:numPr>
          <w:ilvl w:val="0"/>
          <w:numId w:val="0"/>
        </w:numPr>
      </w:pPr>
      <w:bookmarkStart w:id="745" w:name="_Toc167894546"/>
      <w:r w:rsidRPr="00410FBA">
        <w:t>IV.3</w:t>
      </w:r>
      <w:r w:rsidR="00634C5E" w:rsidRPr="00410FBA">
        <w:t>.8 Danh sách hóa đơn chuyển đổi</w:t>
      </w:r>
      <w:bookmarkEnd w:id="745"/>
    </w:p>
    <w:tbl>
      <w:tblPr>
        <w:tblStyle w:val="TableGrid"/>
        <w:tblW w:w="5000" w:type="pct"/>
        <w:tblLook w:val="04A0" w:firstRow="1" w:lastRow="0" w:firstColumn="1" w:lastColumn="0" w:noHBand="0" w:noVBand="1"/>
      </w:tblPr>
      <w:tblGrid>
        <w:gridCol w:w="708"/>
        <w:gridCol w:w="2600"/>
        <w:gridCol w:w="1025"/>
        <w:gridCol w:w="2297"/>
        <w:gridCol w:w="733"/>
        <w:gridCol w:w="823"/>
        <w:gridCol w:w="878"/>
      </w:tblGrid>
      <w:tr w:rsidR="00410FBA" w:rsidRPr="00410FBA" w14:paraId="4F3B181E" w14:textId="77777777" w:rsidTr="00D5196A">
        <w:tc>
          <w:tcPr>
            <w:tcW w:w="391" w:type="pct"/>
          </w:tcPr>
          <w:p w14:paraId="2A02A3EC" w14:textId="77777777" w:rsidR="000F7C4E" w:rsidRPr="00410FBA" w:rsidRDefault="000F7C4E" w:rsidP="00D5196A">
            <w:pPr>
              <w:spacing w:before="120" w:after="120"/>
              <w:jc w:val="center"/>
              <w:rPr>
                <w:b/>
                <w:sz w:val="26"/>
                <w:szCs w:val="26"/>
              </w:rPr>
            </w:pPr>
            <w:r w:rsidRPr="00410FBA">
              <w:rPr>
                <w:b/>
                <w:sz w:val="26"/>
                <w:szCs w:val="26"/>
              </w:rPr>
              <w:t>STT</w:t>
            </w:r>
          </w:p>
        </w:tc>
        <w:tc>
          <w:tcPr>
            <w:tcW w:w="856" w:type="pct"/>
          </w:tcPr>
          <w:p w14:paraId="425758FF" w14:textId="77777777" w:rsidR="000F7C4E" w:rsidRPr="00410FBA" w:rsidRDefault="000F7C4E" w:rsidP="00D5196A">
            <w:pPr>
              <w:spacing w:before="120" w:after="120"/>
              <w:jc w:val="center"/>
              <w:rPr>
                <w:b/>
                <w:sz w:val="26"/>
                <w:szCs w:val="26"/>
              </w:rPr>
            </w:pPr>
            <w:r w:rsidRPr="00410FBA">
              <w:rPr>
                <w:b/>
                <w:sz w:val="26"/>
                <w:szCs w:val="26"/>
              </w:rPr>
              <w:t>Mã yêu cầu</w:t>
            </w:r>
          </w:p>
        </w:tc>
        <w:tc>
          <w:tcPr>
            <w:tcW w:w="787" w:type="pct"/>
          </w:tcPr>
          <w:p w14:paraId="2BFDF452" w14:textId="77777777" w:rsidR="000F7C4E" w:rsidRPr="00410FBA" w:rsidRDefault="000F7C4E" w:rsidP="00D5196A">
            <w:pPr>
              <w:spacing w:before="120" w:after="120"/>
              <w:jc w:val="center"/>
              <w:rPr>
                <w:b/>
                <w:sz w:val="26"/>
                <w:szCs w:val="26"/>
              </w:rPr>
            </w:pPr>
            <w:r w:rsidRPr="00410FBA">
              <w:rPr>
                <w:b/>
                <w:sz w:val="26"/>
                <w:szCs w:val="26"/>
              </w:rPr>
              <w:t>Tên yêu cầu</w:t>
            </w:r>
          </w:p>
        </w:tc>
        <w:tc>
          <w:tcPr>
            <w:tcW w:w="1584" w:type="pct"/>
          </w:tcPr>
          <w:p w14:paraId="4892C4C8" w14:textId="77777777" w:rsidR="000F7C4E" w:rsidRPr="00410FBA" w:rsidRDefault="000F7C4E" w:rsidP="00D5196A">
            <w:pPr>
              <w:spacing w:before="120" w:after="120"/>
              <w:jc w:val="center"/>
              <w:rPr>
                <w:b/>
                <w:sz w:val="26"/>
                <w:szCs w:val="26"/>
              </w:rPr>
            </w:pPr>
            <w:r w:rsidRPr="00410FBA">
              <w:rPr>
                <w:b/>
                <w:sz w:val="26"/>
                <w:szCs w:val="26"/>
              </w:rPr>
              <w:t xml:space="preserve">Mô tả </w:t>
            </w:r>
          </w:p>
        </w:tc>
        <w:tc>
          <w:tcPr>
            <w:tcW w:w="404" w:type="pct"/>
          </w:tcPr>
          <w:p w14:paraId="41940213" w14:textId="77777777" w:rsidR="000F7C4E" w:rsidRPr="00410FBA" w:rsidRDefault="000F7C4E" w:rsidP="00D5196A">
            <w:pPr>
              <w:spacing w:before="120" w:after="120"/>
              <w:jc w:val="center"/>
              <w:rPr>
                <w:b/>
                <w:sz w:val="26"/>
                <w:szCs w:val="26"/>
              </w:rPr>
            </w:pPr>
            <w:r w:rsidRPr="00410FBA">
              <w:rPr>
                <w:b/>
                <w:sz w:val="26"/>
                <w:szCs w:val="26"/>
              </w:rPr>
              <w:t>Mức độ ưu tiên</w:t>
            </w:r>
          </w:p>
        </w:tc>
        <w:tc>
          <w:tcPr>
            <w:tcW w:w="495" w:type="pct"/>
          </w:tcPr>
          <w:p w14:paraId="66206F70" w14:textId="77777777" w:rsidR="000F7C4E" w:rsidRPr="00410FBA" w:rsidRDefault="000F7C4E" w:rsidP="00D5196A">
            <w:pPr>
              <w:spacing w:before="120" w:after="120"/>
              <w:jc w:val="center"/>
              <w:rPr>
                <w:b/>
                <w:sz w:val="26"/>
                <w:szCs w:val="26"/>
              </w:rPr>
            </w:pPr>
            <w:r w:rsidRPr="00410FBA">
              <w:rPr>
                <w:b/>
                <w:sz w:val="26"/>
                <w:szCs w:val="26"/>
              </w:rPr>
              <w:t>Mức độ quan trọng</w:t>
            </w:r>
          </w:p>
        </w:tc>
        <w:tc>
          <w:tcPr>
            <w:tcW w:w="484" w:type="pct"/>
          </w:tcPr>
          <w:p w14:paraId="0560020B" w14:textId="77777777" w:rsidR="000F7C4E" w:rsidRPr="00410FBA" w:rsidRDefault="000F7C4E" w:rsidP="00D5196A">
            <w:pPr>
              <w:spacing w:before="120" w:after="120"/>
              <w:jc w:val="center"/>
              <w:rPr>
                <w:b/>
                <w:sz w:val="26"/>
                <w:szCs w:val="26"/>
              </w:rPr>
            </w:pPr>
            <w:r w:rsidRPr="00410FBA">
              <w:rPr>
                <w:b/>
                <w:sz w:val="26"/>
                <w:szCs w:val="26"/>
              </w:rPr>
              <w:t>Đối tượng liên quan</w:t>
            </w:r>
          </w:p>
        </w:tc>
      </w:tr>
      <w:tr w:rsidR="00410FBA" w:rsidRPr="00410FBA" w14:paraId="391F8D3F" w14:textId="77777777" w:rsidTr="00D5196A">
        <w:tc>
          <w:tcPr>
            <w:tcW w:w="391" w:type="pct"/>
          </w:tcPr>
          <w:p w14:paraId="2919129D" w14:textId="77777777" w:rsidR="000F7C4E" w:rsidRPr="00410FBA" w:rsidRDefault="000F7C4E" w:rsidP="00D5196A">
            <w:pPr>
              <w:pStyle w:val="ListParagraph"/>
              <w:spacing w:before="120" w:after="120"/>
              <w:ind w:left="0"/>
              <w:rPr>
                <w:sz w:val="26"/>
                <w:szCs w:val="26"/>
              </w:rPr>
            </w:pPr>
            <w:r w:rsidRPr="00410FBA">
              <w:rPr>
                <w:sz w:val="26"/>
                <w:szCs w:val="26"/>
              </w:rPr>
              <w:t>1</w:t>
            </w:r>
          </w:p>
        </w:tc>
        <w:tc>
          <w:tcPr>
            <w:tcW w:w="856" w:type="pct"/>
          </w:tcPr>
          <w:p w14:paraId="0EC1918A" w14:textId="575D1035" w:rsidR="000F7C4E" w:rsidRPr="00410FBA" w:rsidRDefault="00075681" w:rsidP="00D5196A">
            <w:pPr>
              <w:spacing w:before="120" w:after="120"/>
              <w:rPr>
                <w:sz w:val="26"/>
                <w:szCs w:val="26"/>
              </w:rPr>
            </w:pPr>
            <w:r w:rsidRPr="00410FBA">
              <w:rPr>
                <w:sz w:val="26"/>
                <w:szCs w:val="26"/>
              </w:rPr>
              <w:t>UR_HDDT_042.07.01</w:t>
            </w:r>
          </w:p>
        </w:tc>
        <w:tc>
          <w:tcPr>
            <w:tcW w:w="787" w:type="pct"/>
          </w:tcPr>
          <w:p w14:paraId="32F90C5D" w14:textId="77777777" w:rsidR="000F7C4E" w:rsidRPr="00410FBA" w:rsidRDefault="000F7C4E" w:rsidP="000F7C4E">
            <w:pPr>
              <w:spacing w:before="120" w:after="120"/>
              <w:rPr>
                <w:sz w:val="26"/>
                <w:szCs w:val="26"/>
              </w:rPr>
            </w:pPr>
            <w:r w:rsidRPr="00410FBA">
              <w:rPr>
                <w:sz w:val="26"/>
                <w:szCs w:val="26"/>
              </w:rPr>
              <w:t>Xem danh sách hóa đơn chuyển đổi</w:t>
            </w:r>
          </w:p>
        </w:tc>
        <w:tc>
          <w:tcPr>
            <w:tcW w:w="1584" w:type="pct"/>
          </w:tcPr>
          <w:p w14:paraId="175C0C3A" w14:textId="77777777" w:rsidR="000F7C4E" w:rsidRPr="00410FBA" w:rsidRDefault="000F7C4E" w:rsidP="00D5196A">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414DC8A3" w14:textId="77777777" w:rsidR="000F7C4E" w:rsidRPr="00410FBA" w:rsidRDefault="000F7C4E" w:rsidP="00D5196A">
            <w:pPr>
              <w:pStyle w:val="ListParagraph"/>
              <w:spacing w:before="120" w:after="120"/>
              <w:ind w:left="0"/>
              <w:rPr>
                <w:sz w:val="26"/>
                <w:szCs w:val="26"/>
              </w:rPr>
            </w:pPr>
            <w:r w:rsidRPr="00410FBA">
              <w:rPr>
                <w:sz w:val="26"/>
                <w:szCs w:val="26"/>
              </w:rPr>
              <w:t>Cho phép người dùng xem danh sách hóa đơn chuyển đổi</w:t>
            </w:r>
          </w:p>
          <w:p w14:paraId="6016FE90" w14:textId="77777777" w:rsidR="000F7C4E" w:rsidRPr="00410FBA" w:rsidRDefault="000F7C4E" w:rsidP="00D5196A">
            <w:pPr>
              <w:pStyle w:val="ListParagraph"/>
              <w:numPr>
                <w:ilvl w:val="0"/>
                <w:numId w:val="18"/>
              </w:numPr>
              <w:spacing w:before="120" w:after="120"/>
              <w:rPr>
                <w:b/>
                <w:sz w:val="26"/>
                <w:szCs w:val="26"/>
              </w:rPr>
            </w:pPr>
            <w:r w:rsidRPr="00410FBA">
              <w:rPr>
                <w:b/>
                <w:sz w:val="26"/>
                <w:szCs w:val="26"/>
              </w:rPr>
              <w:t>Thông tin đầu vào:</w:t>
            </w:r>
          </w:p>
          <w:p w14:paraId="6D30C2FC" w14:textId="77777777" w:rsidR="000F7C4E" w:rsidRPr="00410FBA" w:rsidRDefault="000F7C4E" w:rsidP="00D5196A">
            <w:pPr>
              <w:spacing w:before="120" w:after="120"/>
              <w:rPr>
                <w:sz w:val="26"/>
                <w:szCs w:val="26"/>
              </w:rPr>
            </w:pPr>
            <w:r w:rsidRPr="00410FBA">
              <w:rPr>
                <w:sz w:val="26"/>
                <w:szCs w:val="26"/>
              </w:rPr>
              <w:t>Dữ liệu hóa đơn hủy có trên hệ thống</w:t>
            </w:r>
          </w:p>
          <w:p w14:paraId="02B5343D" w14:textId="77777777" w:rsidR="000F7C4E" w:rsidRPr="00410FBA" w:rsidRDefault="000F7C4E" w:rsidP="00D5196A">
            <w:pPr>
              <w:pStyle w:val="ListParagraph"/>
              <w:numPr>
                <w:ilvl w:val="0"/>
                <w:numId w:val="18"/>
              </w:numPr>
              <w:spacing w:before="120" w:after="120"/>
              <w:rPr>
                <w:b/>
                <w:sz w:val="26"/>
                <w:szCs w:val="26"/>
              </w:rPr>
            </w:pPr>
            <w:r w:rsidRPr="00410FBA">
              <w:rPr>
                <w:b/>
                <w:sz w:val="26"/>
                <w:szCs w:val="26"/>
              </w:rPr>
              <w:t xml:space="preserve">Thông tin đầu ra: </w:t>
            </w:r>
          </w:p>
          <w:p w14:paraId="7CA1B0D8" w14:textId="77777777" w:rsidR="000F7C4E" w:rsidRPr="00410FBA" w:rsidRDefault="000F7C4E" w:rsidP="00D5196A">
            <w:pPr>
              <w:spacing w:before="120" w:after="120"/>
              <w:rPr>
                <w:sz w:val="26"/>
                <w:szCs w:val="26"/>
                <w:u w:val="single"/>
              </w:rPr>
            </w:pPr>
            <w:r w:rsidRPr="00410FBA">
              <w:rPr>
                <w:sz w:val="26"/>
                <w:szCs w:val="26"/>
                <w:u w:val="single"/>
              </w:rPr>
              <w:t>Danh sách gồm các trường thông tin sau:</w:t>
            </w:r>
          </w:p>
          <w:p w14:paraId="620A4083" w14:textId="77777777" w:rsidR="000F7C4E" w:rsidRPr="00410FBA" w:rsidRDefault="000F7C4E" w:rsidP="00D5196A">
            <w:pPr>
              <w:spacing w:before="120" w:after="120"/>
              <w:rPr>
                <w:sz w:val="26"/>
                <w:szCs w:val="26"/>
              </w:rPr>
            </w:pPr>
            <w:r w:rsidRPr="00410FBA">
              <w:rPr>
                <w:sz w:val="26"/>
                <w:szCs w:val="26"/>
              </w:rPr>
              <w:t>+ STT</w:t>
            </w:r>
          </w:p>
          <w:p w14:paraId="3E59BDAD" w14:textId="77777777" w:rsidR="000F7C4E" w:rsidRPr="00410FBA" w:rsidRDefault="000F7C4E" w:rsidP="00D5196A">
            <w:pPr>
              <w:spacing w:before="120" w:after="120"/>
              <w:rPr>
                <w:sz w:val="26"/>
                <w:szCs w:val="26"/>
              </w:rPr>
            </w:pPr>
            <w:r w:rsidRPr="00410FBA">
              <w:rPr>
                <w:sz w:val="26"/>
                <w:szCs w:val="26"/>
              </w:rPr>
              <w:t>+ Mẫu số</w:t>
            </w:r>
          </w:p>
          <w:p w14:paraId="13CE78C2" w14:textId="77777777" w:rsidR="000F7C4E" w:rsidRPr="00410FBA" w:rsidRDefault="000F7C4E" w:rsidP="00D5196A">
            <w:pPr>
              <w:spacing w:before="120" w:after="120"/>
              <w:rPr>
                <w:sz w:val="26"/>
                <w:szCs w:val="26"/>
              </w:rPr>
            </w:pPr>
            <w:r w:rsidRPr="00410FBA">
              <w:rPr>
                <w:sz w:val="26"/>
                <w:szCs w:val="26"/>
              </w:rPr>
              <w:t>+ Ký hiệu</w:t>
            </w:r>
          </w:p>
          <w:p w14:paraId="72FB54F5" w14:textId="77777777" w:rsidR="000F7C4E" w:rsidRPr="00410FBA" w:rsidRDefault="000F7C4E" w:rsidP="00D5196A">
            <w:pPr>
              <w:spacing w:before="120" w:after="120"/>
              <w:rPr>
                <w:sz w:val="26"/>
                <w:szCs w:val="26"/>
              </w:rPr>
            </w:pPr>
            <w:r w:rsidRPr="00410FBA">
              <w:rPr>
                <w:sz w:val="26"/>
                <w:szCs w:val="26"/>
              </w:rPr>
              <w:t>+ Số hóa đơn</w:t>
            </w:r>
          </w:p>
          <w:p w14:paraId="2EF73AD5" w14:textId="77777777" w:rsidR="001D476A" w:rsidRPr="00410FBA" w:rsidRDefault="001D476A" w:rsidP="00D5196A">
            <w:pPr>
              <w:spacing w:before="120" w:after="120"/>
              <w:rPr>
                <w:sz w:val="26"/>
                <w:szCs w:val="26"/>
              </w:rPr>
            </w:pPr>
            <w:r w:rsidRPr="00410FBA">
              <w:rPr>
                <w:sz w:val="26"/>
                <w:szCs w:val="26"/>
              </w:rPr>
              <w:t>+ Mã khách hàng</w:t>
            </w:r>
          </w:p>
          <w:p w14:paraId="5D98D2B9" w14:textId="77777777" w:rsidR="001D476A" w:rsidRPr="00410FBA" w:rsidRDefault="001D476A" w:rsidP="00D5196A">
            <w:pPr>
              <w:spacing w:before="120" w:after="120"/>
              <w:rPr>
                <w:sz w:val="26"/>
                <w:szCs w:val="26"/>
              </w:rPr>
            </w:pPr>
            <w:r w:rsidRPr="00410FBA">
              <w:rPr>
                <w:sz w:val="26"/>
                <w:szCs w:val="26"/>
              </w:rPr>
              <w:t>+ Người mua hàng</w:t>
            </w:r>
          </w:p>
          <w:p w14:paraId="4AD8D8C6" w14:textId="77777777" w:rsidR="001D476A" w:rsidRPr="00410FBA" w:rsidRDefault="001D476A" w:rsidP="00D5196A">
            <w:pPr>
              <w:spacing w:before="120" w:after="120"/>
              <w:rPr>
                <w:sz w:val="26"/>
                <w:szCs w:val="26"/>
              </w:rPr>
            </w:pPr>
            <w:r w:rsidRPr="00410FBA">
              <w:rPr>
                <w:sz w:val="26"/>
                <w:szCs w:val="26"/>
              </w:rPr>
              <w:t>+ Ngày phát hành</w:t>
            </w:r>
          </w:p>
          <w:p w14:paraId="7C010E66" w14:textId="77777777" w:rsidR="000F7C4E" w:rsidRPr="00410FBA" w:rsidRDefault="000F7C4E" w:rsidP="00D5196A">
            <w:pPr>
              <w:spacing w:before="120" w:after="120"/>
              <w:rPr>
                <w:sz w:val="26"/>
                <w:szCs w:val="26"/>
                <w:u w:val="single"/>
              </w:rPr>
            </w:pPr>
            <w:r w:rsidRPr="00410FBA">
              <w:rPr>
                <w:sz w:val="26"/>
                <w:szCs w:val="26"/>
                <w:u w:val="single"/>
              </w:rPr>
              <w:t>Các nút thao tác chức năng gồm:</w:t>
            </w:r>
          </w:p>
          <w:p w14:paraId="4F926387" w14:textId="77777777" w:rsidR="000F7C4E" w:rsidRPr="00410FBA" w:rsidRDefault="000F7C4E" w:rsidP="00D5196A">
            <w:pPr>
              <w:spacing w:before="120" w:after="120"/>
              <w:rPr>
                <w:sz w:val="26"/>
                <w:szCs w:val="26"/>
              </w:rPr>
            </w:pPr>
            <w:r w:rsidRPr="00410FBA">
              <w:rPr>
                <w:sz w:val="26"/>
                <w:szCs w:val="26"/>
              </w:rPr>
              <w:t xml:space="preserve">+ Xem: </w:t>
            </w:r>
            <w:r w:rsidR="001D476A" w:rsidRPr="00410FBA">
              <w:rPr>
                <w:sz w:val="26"/>
                <w:szCs w:val="26"/>
              </w:rPr>
              <w:t>xem hóa đơn gốc</w:t>
            </w:r>
          </w:p>
          <w:p w14:paraId="3E011147" w14:textId="77777777" w:rsidR="001D476A" w:rsidRPr="00410FBA" w:rsidRDefault="001D476A" w:rsidP="00D5196A">
            <w:pPr>
              <w:spacing w:before="120" w:after="120"/>
              <w:rPr>
                <w:sz w:val="26"/>
                <w:szCs w:val="26"/>
              </w:rPr>
            </w:pPr>
            <w:r w:rsidRPr="00410FBA">
              <w:rPr>
                <w:sz w:val="26"/>
                <w:szCs w:val="26"/>
              </w:rPr>
              <w:t>+ Chuyển đổi lưu trữ</w:t>
            </w:r>
          </w:p>
          <w:p w14:paraId="4A00A576" w14:textId="77777777" w:rsidR="000F7C4E" w:rsidRPr="00410FBA" w:rsidRDefault="000F7C4E" w:rsidP="00D5196A">
            <w:pPr>
              <w:spacing w:before="120" w:after="120"/>
              <w:rPr>
                <w:sz w:val="26"/>
                <w:szCs w:val="26"/>
                <w:u w:val="single"/>
              </w:rPr>
            </w:pPr>
            <w:r w:rsidRPr="00410FBA">
              <w:rPr>
                <w:sz w:val="26"/>
                <w:szCs w:val="26"/>
                <w:u w:val="single"/>
              </w:rPr>
              <w:t>Chức năng tìm kiếm:</w:t>
            </w:r>
          </w:p>
          <w:p w14:paraId="15D88373" w14:textId="77777777" w:rsidR="000F7C4E" w:rsidRPr="00410FBA" w:rsidRDefault="000F7C4E" w:rsidP="00D5196A">
            <w:pPr>
              <w:spacing w:before="120" w:after="120"/>
              <w:rPr>
                <w:sz w:val="26"/>
                <w:szCs w:val="26"/>
              </w:rPr>
            </w:pPr>
            <w:r w:rsidRPr="00410FBA">
              <w:rPr>
                <w:sz w:val="26"/>
                <w:szCs w:val="26"/>
              </w:rPr>
              <w:t>Người dùng nhập từ khóa hoặc lựa chọn tiêu chí với các trường thông tin sau:</w:t>
            </w:r>
          </w:p>
          <w:p w14:paraId="2E37959D" w14:textId="77777777" w:rsidR="000F7C4E" w:rsidRPr="00410FBA" w:rsidRDefault="000F7C4E" w:rsidP="000F7C4E">
            <w:pPr>
              <w:spacing w:before="120" w:after="120"/>
              <w:rPr>
                <w:sz w:val="26"/>
                <w:szCs w:val="26"/>
              </w:rPr>
            </w:pPr>
            <w:r w:rsidRPr="00410FBA">
              <w:rPr>
                <w:sz w:val="26"/>
                <w:szCs w:val="26"/>
              </w:rPr>
              <w:t>+ Mẫu số</w:t>
            </w:r>
            <w:r w:rsidR="001D476A" w:rsidRPr="00410FBA">
              <w:rPr>
                <w:sz w:val="26"/>
                <w:szCs w:val="26"/>
              </w:rPr>
              <w:t>: chọn 1 mẫu số trong danh sách có sẵn</w:t>
            </w:r>
          </w:p>
          <w:p w14:paraId="257382C6" w14:textId="77777777" w:rsidR="001D476A" w:rsidRPr="00410FBA" w:rsidRDefault="000F7C4E" w:rsidP="001D476A">
            <w:pPr>
              <w:spacing w:before="120" w:after="120"/>
              <w:rPr>
                <w:sz w:val="26"/>
                <w:szCs w:val="26"/>
              </w:rPr>
            </w:pPr>
            <w:r w:rsidRPr="00410FBA">
              <w:rPr>
                <w:sz w:val="26"/>
                <w:szCs w:val="26"/>
              </w:rPr>
              <w:t>+ Ký hiệu</w:t>
            </w:r>
            <w:r w:rsidR="001D476A" w:rsidRPr="00410FBA">
              <w:rPr>
                <w:sz w:val="26"/>
                <w:szCs w:val="26"/>
              </w:rPr>
              <w:t>: chọn 1 mẫu số trong danh sách có sẵn</w:t>
            </w:r>
          </w:p>
          <w:p w14:paraId="5B6CBE7E" w14:textId="77777777" w:rsidR="000F7C4E" w:rsidRPr="00410FBA" w:rsidRDefault="000F7C4E" w:rsidP="000F7C4E">
            <w:pPr>
              <w:spacing w:before="120" w:after="120"/>
              <w:rPr>
                <w:sz w:val="26"/>
                <w:szCs w:val="26"/>
              </w:rPr>
            </w:pPr>
            <w:r w:rsidRPr="00410FBA">
              <w:rPr>
                <w:sz w:val="26"/>
                <w:szCs w:val="26"/>
              </w:rPr>
              <w:t>+ Số hóa đơn</w:t>
            </w:r>
            <w:r w:rsidR="001D476A" w:rsidRPr="00410FBA">
              <w:rPr>
                <w:sz w:val="26"/>
                <w:szCs w:val="26"/>
              </w:rPr>
              <w:t>: tự nhập</w:t>
            </w:r>
          </w:p>
          <w:p w14:paraId="75D4DC6F" w14:textId="77777777" w:rsidR="001D476A" w:rsidRPr="00410FBA" w:rsidRDefault="001D476A" w:rsidP="001D476A">
            <w:pPr>
              <w:spacing w:before="120" w:after="120"/>
              <w:rPr>
                <w:sz w:val="26"/>
                <w:szCs w:val="26"/>
              </w:rPr>
            </w:pPr>
            <w:r w:rsidRPr="00410FBA">
              <w:rPr>
                <w:sz w:val="26"/>
                <w:szCs w:val="26"/>
              </w:rPr>
              <w:t>+ Trạng thái: chọn 1 trạng thái trong danh sách có sẵn</w:t>
            </w:r>
          </w:p>
          <w:p w14:paraId="0219876A" w14:textId="77777777" w:rsidR="000F7C4E" w:rsidRPr="00410FBA" w:rsidRDefault="000F7C4E" w:rsidP="000F7C4E">
            <w:pPr>
              <w:spacing w:before="120" w:after="120"/>
              <w:rPr>
                <w:sz w:val="26"/>
                <w:szCs w:val="26"/>
              </w:rPr>
            </w:pPr>
            <w:r w:rsidRPr="00410FBA">
              <w:rPr>
                <w:sz w:val="26"/>
                <w:szCs w:val="26"/>
              </w:rPr>
              <w:t xml:space="preserve">+ </w:t>
            </w:r>
            <w:r w:rsidR="001D476A" w:rsidRPr="00410FBA">
              <w:rPr>
                <w:sz w:val="26"/>
                <w:szCs w:val="26"/>
              </w:rPr>
              <w:t>Từ ngày *: mặc định là ngày đầu tháng, có thể chọn lại</w:t>
            </w:r>
          </w:p>
          <w:p w14:paraId="286C8F01" w14:textId="77777777" w:rsidR="001D476A" w:rsidRPr="00410FBA" w:rsidRDefault="001D476A" w:rsidP="001D476A">
            <w:pPr>
              <w:spacing w:before="120" w:after="120"/>
              <w:rPr>
                <w:sz w:val="26"/>
                <w:szCs w:val="26"/>
              </w:rPr>
            </w:pPr>
            <w:r w:rsidRPr="00410FBA">
              <w:rPr>
                <w:sz w:val="26"/>
                <w:szCs w:val="26"/>
              </w:rPr>
              <w:t>+ Đến ngày *: mặc định là ngày hiện tại, có thể chọn lại</w:t>
            </w:r>
          </w:p>
          <w:p w14:paraId="67B6D442" w14:textId="77777777" w:rsidR="001D476A" w:rsidRPr="00410FBA" w:rsidRDefault="001D476A" w:rsidP="001D476A">
            <w:pPr>
              <w:spacing w:before="120" w:after="120"/>
              <w:rPr>
                <w:sz w:val="26"/>
                <w:szCs w:val="26"/>
              </w:rPr>
            </w:pPr>
            <w:r w:rsidRPr="00410FBA">
              <w:rPr>
                <w:sz w:val="26"/>
                <w:szCs w:val="26"/>
              </w:rPr>
              <w:t>+ MST khách hàng: tự nhập</w:t>
            </w:r>
          </w:p>
          <w:p w14:paraId="6BF9CFFA" w14:textId="77777777" w:rsidR="001D476A" w:rsidRPr="00410FBA" w:rsidRDefault="001D476A" w:rsidP="001D476A">
            <w:pPr>
              <w:spacing w:before="120" w:after="120"/>
              <w:rPr>
                <w:sz w:val="26"/>
                <w:szCs w:val="26"/>
              </w:rPr>
            </w:pPr>
            <w:r w:rsidRPr="00410FBA">
              <w:rPr>
                <w:sz w:val="26"/>
                <w:szCs w:val="26"/>
              </w:rPr>
              <w:t>+ Mã khách hàng: tự nhập</w:t>
            </w:r>
          </w:p>
          <w:p w14:paraId="69AC8827" w14:textId="77777777" w:rsidR="001D476A" w:rsidRPr="00410FBA" w:rsidRDefault="001D476A" w:rsidP="001D476A">
            <w:pPr>
              <w:spacing w:before="120" w:after="120"/>
              <w:rPr>
                <w:sz w:val="26"/>
                <w:szCs w:val="26"/>
              </w:rPr>
            </w:pPr>
            <w:r w:rsidRPr="00410FBA">
              <w:rPr>
                <w:sz w:val="26"/>
                <w:szCs w:val="26"/>
              </w:rPr>
              <w:t>+ Tên khách hàng: tự nhập</w:t>
            </w:r>
          </w:p>
          <w:p w14:paraId="1AF03462" w14:textId="77777777" w:rsidR="001D476A" w:rsidRPr="00410FBA" w:rsidRDefault="001D476A" w:rsidP="001D476A">
            <w:pPr>
              <w:spacing w:before="120" w:after="120"/>
              <w:rPr>
                <w:sz w:val="26"/>
                <w:szCs w:val="26"/>
              </w:rPr>
            </w:pPr>
            <w:r w:rsidRPr="00410FBA">
              <w:rPr>
                <w:sz w:val="26"/>
                <w:szCs w:val="26"/>
              </w:rPr>
              <w:t>+ Fkey: tự nhập</w:t>
            </w:r>
          </w:p>
          <w:p w14:paraId="0C1662E1" w14:textId="77777777" w:rsidR="000F7C4E" w:rsidRPr="00410FBA" w:rsidRDefault="000F7C4E" w:rsidP="00D5196A">
            <w:pPr>
              <w:spacing w:before="120" w:after="120"/>
              <w:rPr>
                <w:b/>
                <w:sz w:val="26"/>
                <w:szCs w:val="26"/>
              </w:rPr>
            </w:pPr>
            <w:r w:rsidRPr="00410FBA">
              <w:rPr>
                <w:sz w:val="26"/>
                <w:szCs w:val="26"/>
              </w:rPr>
              <w:t xml:space="preserve"> </w:t>
            </w:r>
            <w:r w:rsidRPr="00410FBA">
              <w:rPr>
                <w:b/>
                <w:sz w:val="26"/>
                <w:szCs w:val="26"/>
              </w:rPr>
              <w:t>Chức năng xử lý:</w:t>
            </w:r>
          </w:p>
          <w:p w14:paraId="51DC0BF5" w14:textId="77777777" w:rsidR="000F7C4E" w:rsidRPr="00410FBA" w:rsidRDefault="000F7C4E" w:rsidP="00D5196A">
            <w:pPr>
              <w:spacing w:before="120" w:after="120"/>
              <w:rPr>
                <w:sz w:val="26"/>
                <w:szCs w:val="26"/>
              </w:rPr>
            </w:pPr>
            <w:r w:rsidRPr="00410FBA">
              <w:rPr>
                <w:sz w:val="26"/>
                <w:szCs w:val="26"/>
              </w:rPr>
              <w:t>+ Hệ thống hiển thị danh sách lịch sử gửi CQT mặc định/hiển thị theo tiêu chí tìm kiếm</w:t>
            </w:r>
          </w:p>
          <w:p w14:paraId="01C39504" w14:textId="77777777" w:rsidR="000F7C4E" w:rsidRPr="00410FBA" w:rsidRDefault="000F7C4E" w:rsidP="00D5196A">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47387A38" w14:textId="77777777" w:rsidR="000F7C4E" w:rsidRPr="00410FBA" w:rsidRDefault="000F7C4E" w:rsidP="00D5196A">
            <w:pPr>
              <w:pStyle w:val="ListParagraph"/>
              <w:numPr>
                <w:ilvl w:val="0"/>
                <w:numId w:val="18"/>
              </w:numPr>
              <w:spacing w:before="120" w:after="120"/>
              <w:rPr>
                <w:b/>
                <w:sz w:val="26"/>
                <w:szCs w:val="26"/>
              </w:rPr>
            </w:pPr>
            <w:r w:rsidRPr="00410FBA">
              <w:rPr>
                <w:b/>
                <w:sz w:val="26"/>
                <w:szCs w:val="26"/>
              </w:rPr>
              <w:t xml:space="preserve">Các ngoại lệ: </w:t>
            </w:r>
          </w:p>
          <w:p w14:paraId="5CB57FED" w14:textId="77777777" w:rsidR="000F7C4E" w:rsidRPr="00410FBA" w:rsidRDefault="000F7C4E" w:rsidP="00D5196A">
            <w:pPr>
              <w:spacing w:before="120" w:after="120"/>
              <w:rPr>
                <w:b/>
                <w:sz w:val="26"/>
                <w:szCs w:val="26"/>
              </w:rPr>
            </w:pPr>
            <w:r w:rsidRPr="00410FBA">
              <w:rPr>
                <w:sz w:val="26"/>
                <w:szCs w:val="26"/>
              </w:rPr>
              <w:t>Không có</w:t>
            </w:r>
          </w:p>
        </w:tc>
        <w:tc>
          <w:tcPr>
            <w:tcW w:w="404" w:type="pct"/>
          </w:tcPr>
          <w:p w14:paraId="39F97FD0" w14:textId="77777777" w:rsidR="000F7C4E" w:rsidRPr="00410FBA" w:rsidRDefault="000F7C4E" w:rsidP="00D5196A">
            <w:pPr>
              <w:spacing w:before="120" w:after="120"/>
              <w:rPr>
                <w:sz w:val="26"/>
                <w:szCs w:val="26"/>
              </w:rPr>
            </w:pPr>
            <w:r w:rsidRPr="00410FBA">
              <w:rPr>
                <w:sz w:val="26"/>
                <w:szCs w:val="26"/>
              </w:rPr>
              <w:t>Cao</w:t>
            </w:r>
          </w:p>
        </w:tc>
        <w:tc>
          <w:tcPr>
            <w:tcW w:w="495" w:type="pct"/>
          </w:tcPr>
          <w:p w14:paraId="33A92ACD" w14:textId="77777777" w:rsidR="000F7C4E" w:rsidRPr="00410FBA" w:rsidRDefault="000F7C4E" w:rsidP="00D5196A">
            <w:pPr>
              <w:spacing w:before="120" w:after="120"/>
              <w:rPr>
                <w:sz w:val="26"/>
                <w:szCs w:val="26"/>
              </w:rPr>
            </w:pPr>
            <w:r w:rsidRPr="00410FBA">
              <w:rPr>
                <w:sz w:val="26"/>
                <w:szCs w:val="26"/>
              </w:rPr>
              <w:t>Cao</w:t>
            </w:r>
          </w:p>
        </w:tc>
        <w:tc>
          <w:tcPr>
            <w:tcW w:w="484" w:type="pct"/>
          </w:tcPr>
          <w:p w14:paraId="7BDBC4F3" w14:textId="77777777" w:rsidR="000F7C4E" w:rsidRPr="00410FBA" w:rsidRDefault="000F7C4E" w:rsidP="00D5196A">
            <w:pPr>
              <w:spacing w:before="120" w:after="120"/>
              <w:rPr>
                <w:sz w:val="26"/>
                <w:szCs w:val="26"/>
              </w:rPr>
            </w:pPr>
            <w:r w:rsidRPr="00410FBA">
              <w:rPr>
                <w:sz w:val="26"/>
                <w:szCs w:val="26"/>
              </w:rPr>
              <w:t>Nhân viên kế toán</w:t>
            </w:r>
          </w:p>
        </w:tc>
      </w:tr>
      <w:tr w:rsidR="00410FBA" w:rsidRPr="00410FBA" w14:paraId="2958CF89" w14:textId="77777777" w:rsidTr="00D5196A">
        <w:tc>
          <w:tcPr>
            <w:tcW w:w="391" w:type="pct"/>
          </w:tcPr>
          <w:p w14:paraId="0A7A842E" w14:textId="77777777" w:rsidR="001D476A" w:rsidRPr="00410FBA" w:rsidRDefault="001D476A" w:rsidP="001D476A">
            <w:pPr>
              <w:pStyle w:val="ListParagraph"/>
              <w:spacing w:before="120" w:after="120"/>
              <w:ind w:left="0"/>
              <w:rPr>
                <w:sz w:val="26"/>
                <w:szCs w:val="26"/>
              </w:rPr>
            </w:pPr>
            <w:r w:rsidRPr="00410FBA">
              <w:rPr>
                <w:sz w:val="26"/>
                <w:szCs w:val="26"/>
              </w:rPr>
              <w:t>2</w:t>
            </w:r>
          </w:p>
        </w:tc>
        <w:tc>
          <w:tcPr>
            <w:tcW w:w="856" w:type="pct"/>
          </w:tcPr>
          <w:p w14:paraId="02B2C743" w14:textId="38164A04" w:rsidR="001D476A" w:rsidRPr="00410FBA" w:rsidRDefault="00075681" w:rsidP="001D476A">
            <w:pPr>
              <w:spacing w:before="120" w:after="120"/>
              <w:rPr>
                <w:sz w:val="26"/>
                <w:szCs w:val="26"/>
              </w:rPr>
            </w:pPr>
            <w:r w:rsidRPr="00410FBA">
              <w:rPr>
                <w:sz w:val="26"/>
                <w:szCs w:val="26"/>
              </w:rPr>
              <w:t>UR_HDDT_042.07.02</w:t>
            </w:r>
          </w:p>
        </w:tc>
        <w:tc>
          <w:tcPr>
            <w:tcW w:w="787" w:type="pct"/>
          </w:tcPr>
          <w:p w14:paraId="1F92FF74" w14:textId="77777777" w:rsidR="001D476A" w:rsidRPr="00410FBA" w:rsidRDefault="001D476A" w:rsidP="007F3B23">
            <w:pPr>
              <w:spacing w:before="120" w:after="120"/>
              <w:rPr>
                <w:sz w:val="26"/>
                <w:szCs w:val="26"/>
              </w:rPr>
            </w:pPr>
            <w:r w:rsidRPr="00410FBA">
              <w:rPr>
                <w:sz w:val="26"/>
                <w:szCs w:val="26"/>
              </w:rPr>
              <w:t xml:space="preserve">Chuyển </w:t>
            </w:r>
            <w:r w:rsidR="007F3B23" w:rsidRPr="00410FBA">
              <w:rPr>
                <w:sz w:val="26"/>
                <w:szCs w:val="26"/>
              </w:rPr>
              <w:t xml:space="preserve">đổi </w:t>
            </w:r>
            <w:r w:rsidRPr="00410FBA">
              <w:rPr>
                <w:sz w:val="26"/>
                <w:szCs w:val="26"/>
              </w:rPr>
              <w:t>lưu trữ</w:t>
            </w:r>
          </w:p>
        </w:tc>
        <w:tc>
          <w:tcPr>
            <w:tcW w:w="1584" w:type="pct"/>
          </w:tcPr>
          <w:p w14:paraId="655EBBC4" w14:textId="77777777" w:rsidR="007F3B23" w:rsidRPr="00410FBA" w:rsidRDefault="007F3B23" w:rsidP="007F3B23">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E5628A3" w14:textId="77777777" w:rsidR="007F3B23" w:rsidRPr="00410FBA" w:rsidRDefault="007F3B23" w:rsidP="007F3B23">
            <w:pPr>
              <w:pStyle w:val="ListParagraph"/>
              <w:spacing w:before="120" w:after="120"/>
              <w:ind w:left="0"/>
              <w:rPr>
                <w:sz w:val="26"/>
                <w:szCs w:val="26"/>
              </w:rPr>
            </w:pPr>
            <w:r w:rsidRPr="00410FBA">
              <w:rPr>
                <w:sz w:val="26"/>
                <w:szCs w:val="26"/>
              </w:rPr>
              <w:t>Cho phép người dùng chuyển đổi lưu trữ hóa đơn (lưu trữ từ dạng HDDT sang hóa đơn giấy)</w:t>
            </w:r>
          </w:p>
          <w:p w14:paraId="4A61FEA2" w14:textId="77777777" w:rsidR="007F3B23" w:rsidRPr="00410FBA" w:rsidRDefault="007F3B23" w:rsidP="007F3B23">
            <w:pPr>
              <w:pStyle w:val="ListParagraph"/>
              <w:numPr>
                <w:ilvl w:val="0"/>
                <w:numId w:val="18"/>
              </w:numPr>
              <w:spacing w:before="120" w:after="120"/>
              <w:rPr>
                <w:b/>
                <w:sz w:val="26"/>
                <w:szCs w:val="26"/>
              </w:rPr>
            </w:pPr>
            <w:r w:rsidRPr="00410FBA">
              <w:rPr>
                <w:b/>
                <w:sz w:val="26"/>
                <w:szCs w:val="26"/>
              </w:rPr>
              <w:t>Thông tin đầu vào:</w:t>
            </w:r>
          </w:p>
          <w:p w14:paraId="2C726BCA" w14:textId="77777777" w:rsidR="007F3B23" w:rsidRPr="00410FBA" w:rsidRDefault="007F3B23" w:rsidP="007F3B23">
            <w:pPr>
              <w:spacing w:before="120" w:after="120"/>
              <w:rPr>
                <w:sz w:val="26"/>
                <w:szCs w:val="26"/>
              </w:rPr>
            </w:pPr>
            <w:r w:rsidRPr="00410FBA">
              <w:rPr>
                <w:sz w:val="26"/>
                <w:szCs w:val="26"/>
              </w:rPr>
              <w:t xml:space="preserve">Người dùng nhấn nút “Chuyển đổi” tại hóa đơn muốn chuyển đổi lưu trữ </w:t>
            </w:r>
          </w:p>
          <w:p w14:paraId="3C9DDD2E" w14:textId="77777777" w:rsidR="007F3B23" w:rsidRPr="00410FBA" w:rsidRDefault="007F3B23" w:rsidP="007F3B23">
            <w:pPr>
              <w:pStyle w:val="ListParagraph"/>
              <w:numPr>
                <w:ilvl w:val="0"/>
                <w:numId w:val="18"/>
              </w:numPr>
              <w:spacing w:before="120" w:after="120"/>
              <w:rPr>
                <w:b/>
                <w:sz w:val="26"/>
                <w:szCs w:val="26"/>
              </w:rPr>
            </w:pPr>
            <w:r w:rsidRPr="00410FBA">
              <w:rPr>
                <w:b/>
                <w:sz w:val="26"/>
                <w:szCs w:val="26"/>
              </w:rPr>
              <w:t xml:space="preserve">Thông tin đầu ra: </w:t>
            </w:r>
          </w:p>
          <w:p w14:paraId="0F3AFB6A" w14:textId="77777777" w:rsidR="007F3B23" w:rsidRPr="00410FBA" w:rsidRDefault="007F3B23" w:rsidP="007F3B23">
            <w:pPr>
              <w:spacing w:before="120" w:after="120"/>
              <w:rPr>
                <w:sz w:val="26"/>
                <w:szCs w:val="26"/>
              </w:rPr>
            </w:pPr>
            <w:r w:rsidRPr="00410FBA">
              <w:rPr>
                <w:sz w:val="26"/>
                <w:szCs w:val="26"/>
              </w:rPr>
              <w:t>HDDT được chuyển sang dạng hóa đơn lưu trữ giấy</w:t>
            </w:r>
          </w:p>
          <w:p w14:paraId="64CBD2D8" w14:textId="77777777" w:rsidR="007F3B23" w:rsidRPr="00410FBA" w:rsidRDefault="007F3B23" w:rsidP="007F3B23">
            <w:pPr>
              <w:pStyle w:val="ListParagraph"/>
              <w:numPr>
                <w:ilvl w:val="0"/>
                <w:numId w:val="18"/>
              </w:numPr>
              <w:spacing w:before="120" w:after="120"/>
              <w:rPr>
                <w:b/>
                <w:sz w:val="26"/>
                <w:szCs w:val="26"/>
              </w:rPr>
            </w:pPr>
            <w:r w:rsidRPr="00410FBA">
              <w:rPr>
                <w:b/>
                <w:sz w:val="26"/>
                <w:szCs w:val="26"/>
              </w:rPr>
              <w:t>Chức năng xử lý:</w:t>
            </w:r>
          </w:p>
          <w:p w14:paraId="7A64914A" w14:textId="77777777" w:rsidR="007F3B23" w:rsidRPr="00410FBA" w:rsidRDefault="007F3B23" w:rsidP="007F3B23">
            <w:pPr>
              <w:pStyle w:val="ListParagraph"/>
              <w:spacing w:before="120" w:after="120"/>
              <w:ind w:left="0"/>
              <w:rPr>
                <w:sz w:val="26"/>
                <w:szCs w:val="26"/>
              </w:rPr>
            </w:pPr>
            <w:r w:rsidRPr="00410FBA">
              <w:rPr>
                <w:sz w:val="26"/>
                <w:szCs w:val="26"/>
              </w:rPr>
              <w:t>Hệ thống chuyển đổi HDDT sang dạng để lưu trữ giấy</w:t>
            </w:r>
          </w:p>
          <w:p w14:paraId="7F26C881" w14:textId="77777777" w:rsidR="007F3B23" w:rsidRPr="00410FBA" w:rsidRDefault="007F3B23" w:rsidP="007F3B23">
            <w:pPr>
              <w:pStyle w:val="ListParagraph"/>
              <w:numPr>
                <w:ilvl w:val="0"/>
                <w:numId w:val="18"/>
              </w:numPr>
              <w:spacing w:before="120" w:after="120"/>
              <w:rPr>
                <w:b/>
                <w:sz w:val="26"/>
                <w:szCs w:val="26"/>
              </w:rPr>
            </w:pPr>
            <w:r w:rsidRPr="00410FBA">
              <w:rPr>
                <w:b/>
                <w:sz w:val="26"/>
                <w:szCs w:val="26"/>
              </w:rPr>
              <w:t>Ngoại lệ:</w:t>
            </w:r>
          </w:p>
          <w:p w14:paraId="0DE6EA30" w14:textId="77777777" w:rsidR="001D476A" w:rsidRPr="00410FBA" w:rsidRDefault="007F3B23" w:rsidP="007F3B23">
            <w:pPr>
              <w:pStyle w:val="ListParagraph"/>
              <w:spacing w:before="120" w:after="120"/>
              <w:ind w:left="0"/>
              <w:rPr>
                <w:b/>
                <w:sz w:val="26"/>
                <w:szCs w:val="26"/>
              </w:rPr>
            </w:pPr>
            <w:r w:rsidRPr="00410FBA">
              <w:rPr>
                <w:sz w:val="26"/>
                <w:szCs w:val="26"/>
              </w:rPr>
              <w:t>Không có</w:t>
            </w:r>
          </w:p>
        </w:tc>
        <w:tc>
          <w:tcPr>
            <w:tcW w:w="404" w:type="pct"/>
          </w:tcPr>
          <w:p w14:paraId="6EB2E783" w14:textId="77777777" w:rsidR="001D476A" w:rsidRPr="00410FBA" w:rsidRDefault="001D476A" w:rsidP="001D476A">
            <w:pPr>
              <w:spacing w:before="120" w:after="120"/>
              <w:rPr>
                <w:sz w:val="26"/>
                <w:szCs w:val="26"/>
              </w:rPr>
            </w:pPr>
            <w:r w:rsidRPr="00410FBA">
              <w:rPr>
                <w:sz w:val="26"/>
                <w:szCs w:val="26"/>
              </w:rPr>
              <w:t>Cao</w:t>
            </w:r>
          </w:p>
        </w:tc>
        <w:tc>
          <w:tcPr>
            <w:tcW w:w="495" w:type="pct"/>
          </w:tcPr>
          <w:p w14:paraId="60686FA5" w14:textId="77777777" w:rsidR="001D476A" w:rsidRPr="00410FBA" w:rsidRDefault="001D476A" w:rsidP="001D476A">
            <w:pPr>
              <w:spacing w:before="120" w:after="120"/>
              <w:rPr>
                <w:sz w:val="26"/>
                <w:szCs w:val="26"/>
              </w:rPr>
            </w:pPr>
            <w:r w:rsidRPr="00410FBA">
              <w:rPr>
                <w:sz w:val="26"/>
                <w:szCs w:val="26"/>
              </w:rPr>
              <w:t>Cao</w:t>
            </w:r>
          </w:p>
        </w:tc>
        <w:tc>
          <w:tcPr>
            <w:tcW w:w="484" w:type="pct"/>
          </w:tcPr>
          <w:p w14:paraId="218FEBE1" w14:textId="77777777" w:rsidR="001D476A" w:rsidRPr="00410FBA" w:rsidRDefault="001D476A" w:rsidP="001D476A">
            <w:pPr>
              <w:spacing w:before="120" w:after="120"/>
              <w:rPr>
                <w:sz w:val="26"/>
                <w:szCs w:val="26"/>
              </w:rPr>
            </w:pPr>
            <w:r w:rsidRPr="00410FBA">
              <w:rPr>
                <w:sz w:val="26"/>
                <w:szCs w:val="26"/>
              </w:rPr>
              <w:t>Nhân viên kế toán</w:t>
            </w:r>
          </w:p>
        </w:tc>
      </w:tr>
      <w:tr w:rsidR="001D476A" w:rsidRPr="00410FBA" w14:paraId="0F481F1B" w14:textId="77777777" w:rsidTr="00D5196A">
        <w:tc>
          <w:tcPr>
            <w:tcW w:w="391" w:type="pct"/>
          </w:tcPr>
          <w:p w14:paraId="4F1E8878" w14:textId="77777777" w:rsidR="001D476A" w:rsidRPr="00410FBA" w:rsidRDefault="001D476A" w:rsidP="001D476A">
            <w:pPr>
              <w:pStyle w:val="ListParagraph"/>
              <w:spacing w:before="120" w:after="120"/>
              <w:ind w:left="0"/>
              <w:rPr>
                <w:sz w:val="26"/>
                <w:szCs w:val="26"/>
              </w:rPr>
            </w:pPr>
            <w:r w:rsidRPr="00410FBA">
              <w:rPr>
                <w:sz w:val="26"/>
                <w:szCs w:val="26"/>
              </w:rPr>
              <w:t>3</w:t>
            </w:r>
          </w:p>
        </w:tc>
        <w:tc>
          <w:tcPr>
            <w:tcW w:w="856" w:type="pct"/>
          </w:tcPr>
          <w:p w14:paraId="2C636513" w14:textId="69E30E59" w:rsidR="001D476A" w:rsidRPr="00410FBA" w:rsidRDefault="00075681" w:rsidP="001D476A">
            <w:pPr>
              <w:spacing w:before="120" w:after="120"/>
              <w:rPr>
                <w:sz w:val="26"/>
                <w:szCs w:val="26"/>
              </w:rPr>
            </w:pPr>
            <w:r w:rsidRPr="00410FBA">
              <w:rPr>
                <w:sz w:val="26"/>
                <w:szCs w:val="26"/>
              </w:rPr>
              <w:t>UR_HDDT_042.07.03</w:t>
            </w:r>
          </w:p>
        </w:tc>
        <w:tc>
          <w:tcPr>
            <w:tcW w:w="787" w:type="pct"/>
          </w:tcPr>
          <w:p w14:paraId="7C2941CC" w14:textId="77777777" w:rsidR="001D476A" w:rsidRPr="00410FBA" w:rsidRDefault="001D476A" w:rsidP="007F3B23">
            <w:pPr>
              <w:spacing w:before="120" w:after="120"/>
              <w:rPr>
                <w:sz w:val="26"/>
                <w:szCs w:val="26"/>
              </w:rPr>
            </w:pPr>
            <w:r w:rsidRPr="00410FBA">
              <w:rPr>
                <w:sz w:val="26"/>
                <w:szCs w:val="26"/>
              </w:rPr>
              <w:t xml:space="preserve">Xem chi tiết hóa đơn </w:t>
            </w:r>
            <w:r w:rsidR="007F3B23" w:rsidRPr="00410FBA">
              <w:rPr>
                <w:sz w:val="26"/>
                <w:szCs w:val="26"/>
              </w:rPr>
              <w:t>gốc</w:t>
            </w:r>
          </w:p>
        </w:tc>
        <w:tc>
          <w:tcPr>
            <w:tcW w:w="1584" w:type="pct"/>
          </w:tcPr>
          <w:p w14:paraId="55CE1C47" w14:textId="77777777" w:rsidR="001D476A" w:rsidRPr="00410FBA" w:rsidRDefault="001D476A" w:rsidP="001D476A">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5F1FC2A8" w14:textId="77777777" w:rsidR="001D476A" w:rsidRPr="00410FBA" w:rsidRDefault="001D476A" w:rsidP="001D476A">
            <w:pPr>
              <w:pStyle w:val="ListParagraph"/>
              <w:spacing w:before="120" w:after="120"/>
              <w:ind w:left="0"/>
              <w:rPr>
                <w:sz w:val="26"/>
                <w:szCs w:val="26"/>
              </w:rPr>
            </w:pPr>
            <w:r w:rsidRPr="00410FBA">
              <w:rPr>
                <w:sz w:val="26"/>
                <w:szCs w:val="26"/>
              </w:rPr>
              <w:t xml:space="preserve">Cho phép người dùng xem chi tiết hóa đơn </w:t>
            </w:r>
            <w:r w:rsidR="007F3B23" w:rsidRPr="00410FBA">
              <w:rPr>
                <w:sz w:val="26"/>
                <w:szCs w:val="26"/>
              </w:rPr>
              <w:t>gốc</w:t>
            </w:r>
          </w:p>
          <w:p w14:paraId="607B9254" w14:textId="77777777" w:rsidR="001D476A" w:rsidRPr="00410FBA" w:rsidRDefault="001D476A" w:rsidP="001D476A">
            <w:pPr>
              <w:pStyle w:val="ListParagraph"/>
              <w:numPr>
                <w:ilvl w:val="0"/>
                <w:numId w:val="18"/>
              </w:numPr>
              <w:spacing w:before="120" w:after="120"/>
              <w:rPr>
                <w:b/>
                <w:sz w:val="26"/>
                <w:szCs w:val="26"/>
              </w:rPr>
            </w:pPr>
            <w:r w:rsidRPr="00410FBA">
              <w:rPr>
                <w:b/>
                <w:sz w:val="26"/>
                <w:szCs w:val="26"/>
              </w:rPr>
              <w:t>Thông tin đầu vào:</w:t>
            </w:r>
          </w:p>
          <w:p w14:paraId="7FA97E8C" w14:textId="77777777" w:rsidR="001D476A" w:rsidRPr="00410FBA" w:rsidRDefault="001D476A" w:rsidP="001D476A">
            <w:pPr>
              <w:spacing w:before="120" w:after="120"/>
              <w:rPr>
                <w:sz w:val="26"/>
                <w:szCs w:val="26"/>
              </w:rPr>
            </w:pPr>
            <w:r w:rsidRPr="00410FBA">
              <w:rPr>
                <w:sz w:val="26"/>
                <w:szCs w:val="26"/>
              </w:rPr>
              <w:t>Người dùng nhấn nút “Xem” tại hóa đơn muốn xem chi tiết</w:t>
            </w:r>
          </w:p>
          <w:p w14:paraId="2468BF7D" w14:textId="77777777" w:rsidR="001D476A" w:rsidRPr="00410FBA" w:rsidRDefault="001D476A" w:rsidP="001D476A">
            <w:pPr>
              <w:pStyle w:val="ListParagraph"/>
              <w:numPr>
                <w:ilvl w:val="0"/>
                <w:numId w:val="18"/>
              </w:numPr>
              <w:spacing w:before="120" w:after="120"/>
              <w:rPr>
                <w:b/>
                <w:sz w:val="26"/>
                <w:szCs w:val="26"/>
              </w:rPr>
            </w:pPr>
            <w:r w:rsidRPr="00410FBA">
              <w:rPr>
                <w:b/>
                <w:sz w:val="26"/>
                <w:szCs w:val="26"/>
              </w:rPr>
              <w:t xml:space="preserve">Thông tin đầu ra: </w:t>
            </w:r>
          </w:p>
          <w:p w14:paraId="6186F759" w14:textId="77777777" w:rsidR="007F3B23" w:rsidRPr="00410FBA" w:rsidRDefault="001D476A" w:rsidP="007F3B23">
            <w:pPr>
              <w:spacing w:before="120" w:after="120"/>
              <w:rPr>
                <w:sz w:val="26"/>
                <w:szCs w:val="26"/>
              </w:rPr>
            </w:pPr>
            <w:r w:rsidRPr="00410FBA">
              <w:rPr>
                <w:sz w:val="26"/>
                <w:szCs w:val="26"/>
              </w:rPr>
              <w:t xml:space="preserve">Chi tiết </w:t>
            </w:r>
            <w:r w:rsidR="007F3B23" w:rsidRPr="00410FBA">
              <w:rPr>
                <w:sz w:val="26"/>
                <w:szCs w:val="26"/>
              </w:rPr>
              <w:t>hóa đơn gốc được hiển thị trên màn hình. Người dùng có thể tải file pdf hóa đơn.</w:t>
            </w:r>
          </w:p>
          <w:p w14:paraId="11CC027A" w14:textId="77777777" w:rsidR="001D476A" w:rsidRPr="00410FBA" w:rsidRDefault="001D476A" w:rsidP="007F3B23">
            <w:pPr>
              <w:pStyle w:val="ListParagraph"/>
              <w:numPr>
                <w:ilvl w:val="0"/>
                <w:numId w:val="18"/>
              </w:numPr>
              <w:spacing w:before="120" w:after="120"/>
              <w:rPr>
                <w:b/>
                <w:sz w:val="26"/>
                <w:szCs w:val="26"/>
              </w:rPr>
            </w:pPr>
            <w:r w:rsidRPr="00410FBA">
              <w:rPr>
                <w:b/>
                <w:sz w:val="26"/>
                <w:szCs w:val="26"/>
              </w:rPr>
              <w:t>Chức năng xử lý:</w:t>
            </w:r>
          </w:p>
          <w:p w14:paraId="5A87C06F" w14:textId="77777777" w:rsidR="001D476A" w:rsidRPr="00410FBA" w:rsidRDefault="001D476A" w:rsidP="007F3B23">
            <w:pPr>
              <w:pStyle w:val="ListParagraph"/>
              <w:spacing w:before="120" w:after="120"/>
              <w:ind w:left="0"/>
              <w:rPr>
                <w:sz w:val="26"/>
                <w:szCs w:val="26"/>
              </w:rPr>
            </w:pPr>
            <w:r w:rsidRPr="00410FBA">
              <w:rPr>
                <w:sz w:val="26"/>
                <w:szCs w:val="26"/>
              </w:rPr>
              <w:t xml:space="preserve">Hệ thống hiển thị chi tiết </w:t>
            </w:r>
            <w:r w:rsidR="007F3B23" w:rsidRPr="00410FBA">
              <w:rPr>
                <w:sz w:val="26"/>
                <w:szCs w:val="26"/>
              </w:rPr>
              <w:t>hóa đơn gốc và cho phép người dùng tải file pdf hóa đơn</w:t>
            </w:r>
          </w:p>
          <w:p w14:paraId="24EE526B" w14:textId="77777777" w:rsidR="007F3B23" w:rsidRPr="00410FBA" w:rsidRDefault="007F3B23" w:rsidP="007F3B23">
            <w:pPr>
              <w:pStyle w:val="ListParagraph"/>
              <w:numPr>
                <w:ilvl w:val="0"/>
                <w:numId w:val="18"/>
              </w:numPr>
              <w:spacing w:before="120" w:after="120"/>
              <w:rPr>
                <w:b/>
                <w:sz w:val="26"/>
                <w:szCs w:val="26"/>
              </w:rPr>
            </w:pPr>
            <w:r w:rsidRPr="00410FBA">
              <w:rPr>
                <w:b/>
                <w:sz w:val="26"/>
                <w:szCs w:val="26"/>
              </w:rPr>
              <w:t>Ngoại lệ:</w:t>
            </w:r>
          </w:p>
          <w:p w14:paraId="65DCA285" w14:textId="77777777" w:rsidR="007F3B23" w:rsidRPr="00410FBA" w:rsidRDefault="007F3B23" w:rsidP="007F3B23">
            <w:pPr>
              <w:pStyle w:val="ListParagraph"/>
              <w:spacing w:before="120" w:after="120"/>
              <w:ind w:left="0"/>
              <w:rPr>
                <w:sz w:val="26"/>
                <w:szCs w:val="26"/>
              </w:rPr>
            </w:pPr>
            <w:r w:rsidRPr="00410FBA">
              <w:rPr>
                <w:sz w:val="26"/>
                <w:szCs w:val="26"/>
              </w:rPr>
              <w:t>Không có</w:t>
            </w:r>
          </w:p>
        </w:tc>
        <w:tc>
          <w:tcPr>
            <w:tcW w:w="404" w:type="pct"/>
          </w:tcPr>
          <w:p w14:paraId="5C53A560" w14:textId="77777777" w:rsidR="001D476A" w:rsidRPr="00410FBA" w:rsidRDefault="001D476A" w:rsidP="001D476A">
            <w:pPr>
              <w:spacing w:before="120" w:after="120"/>
              <w:rPr>
                <w:sz w:val="26"/>
                <w:szCs w:val="26"/>
              </w:rPr>
            </w:pPr>
            <w:r w:rsidRPr="00410FBA">
              <w:rPr>
                <w:sz w:val="26"/>
                <w:szCs w:val="26"/>
              </w:rPr>
              <w:t>Cao</w:t>
            </w:r>
          </w:p>
        </w:tc>
        <w:tc>
          <w:tcPr>
            <w:tcW w:w="495" w:type="pct"/>
          </w:tcPr>
          <w:p w14:paraId="0FFC44A5" w14:textId="77777777" w:rsidR="001D476A" w:rsidRPr="00410FBA" w:rsidRDefault="001D476A" w:rsidP="001D476A">
            <w:pPr>
              <w:spacing w:before="120" w:after="120"/>
              <w:rPr>
                <w:sz w:val="26"/>
                <w:szCs w:val="26"/>
              </w:rPr>
            </w:pPr>
            <w:r w:rsidRPr="00410FBA">
              <w:rPr>
                <w:sz w:val="26"/>
                <w:szCs w:val="26"/>
              </w:rPr>
              <w:t>Cao</w:t>
            </w:r>
          </w:p>
        </w:tc>
        <w:tc>
          <w:tcPr>
            <w:tcW w:w="484" w:type="pct"/>
          </w:tcPr>
          <w:p w14:paraId="5BE22F94" w14:textId="77777777" w:rsidR="001D476A" w:rsidRPr="00410FBA" w:rsidRDefault="001D476A" w:rsidP="001D476A">
            <w:pPr>
              <w:spacing w:before="120" w:after="120"/>
              <w:rPr>
                <w:sz w:val="26"/>
                <w:szCs w:val="26"/>
              </w:rPr>
            </w:pPr>
            <w:r w:rsidRPr="00410FBA">
              <w:rPr>
                <w:sz w:val="26"/>
                <w:szCs w:val="26"/>
              </w:rPr>
              <w:t>Nhân viên kế toán</w:t>
            </w:r>
          </w:p>
        </w:tc>
      </w:tr>
    </w:tbl>
    <w:p w14:paraId="5CDDF638" w14:textId="77777777" w:rsidR="00C73390" w:rsidRPr="00410FBA" w:rsidRDefault="00C73390" w:rsidP="00C73390"/>
    <w:p w14:paraId="4A3BB103" w14:textId="77777777" w:rsidR="00634C5E" w:rsidRPr="00410FBA" w:rsidRDefault="00CE593F" w:rsidP="00634C5E">
      <w:pPr>
        <w:pStyle w:val="Heading3"/>
        <w:numPr>
          <w:ilvl w:val="0"/>
          <w:numId w:val="0"/>
        </w:numPr>
      </w:pPr>
      <w:bookmarkStart w:id="746" w:name="_Toc167894547"/>
      <w:r w:rsidRPr="00410FBA">
        <w:t>IV.3</w:t>
      </w:r>
      <w:r w:rsidR="007F3B23" w:rsidRPr="00410FBA">
        <w:t>.9 Tra cứu hóa đơn từ Hệ thống HDDT của Tổng cục thuế</w:t>
      </w:r>
      <w:bookmarkEnd w:id="746"/>
    </w:p>
    <w:tbl>
      <w:tblPr>
        <w:tblStyle w:val="TableGrid"/>
        <w:tblW w:w="5000" w:type="pct"/>
        <w:tblLook w:val="04A0" w:firstRow="1" w:lastRow="0" w:firstColumn="1" w:lastColumn="0" w:noHBand="0" w:noVBand="1"/>
      </w:tblPr>
      <w:tblGrid>
        <w:gridCol w:w="708"/>
        <w:gridCol w:w="2600"/>
        <w:gridCol w:w="939"/>
        <w:gridCol w:w="2383"/>
        <w:gridCol w:w="733"/>
        <w:gridCol w:w="823"/>
        <w:gridCol w:w="878"/>
      </w:tblGrid>
      <w:tr w:rsidR="00410FBA" w:rsidRPr="00410FBA" w14:paraId="1234EA15" w14:textId="77777777" w:rsidTr="00D5196A">
        <w:tc>
          <w:tcPr>
            <w:tcW w:w="391" w:type="pct"/>
          </w:tcPr>
          <w:p w14:paraId="6F02A4CA" w14:textId="77777777" w:rsidR="007F3B23" w:rsidRPr="00410FBA" w:rsidRDefault="007F3B23" w:rsidP="00D5196A">
            <w:pPr>
              <w:spacing w:before="120" w:after="120"/>
              <w:jc w:val="center"/>
              <w:rPr>
                <w:b/>
                <w:sz w:val="26"/>
                <w:szCs w:val="26"/>
              </w:rPr>
            </w:pPr>
            <w:r w:rsidRPr="00410FBA">
              <w:rPr>
                <w:b/>
                <w:sz w:val="26"/>
                <w:szCs w:val="26"/>
              </w:rPr>
              <w:t>STT</w:t>
            </w:r>
          </w:p>
        </w:tc>
        <w:tc>
          <w:tcPr>
            <w:tcW w:w="856" w:type="pct"/>
          </w:tcPr>
          <w:p w14:paraId="5378DE61" w14:textId="77777777" w:rsidR="007F3B23" w:rsidRPr="00410FBA" w:rsidRDefault="007F3B23" w:rsidP="00D5196A">
            <w:pPr>
              <w:spacing w:before="120" w:after="120"/>
              <w:jc w:val="center"/>
              <w:rPr>
                <w:b/>
                <w:sz w:val="26"/>
                <w:szCs w:val="26"/>
              </w:rPr>
            </w:pPr>
            <w:r w:rsidRPr="00410FBA">
              <w:rPr>
                <w:b/>
                <w:sz w:val="26"/>
                <w:szCs w:val="26"/>
              </w:rPr>
              <w:t>Mã yêu cầu</w:t>
            </w:r>
          </w:p>
        </w:tc>
        <w:tc>
          <w:tcPr>
            <w:tcW w:w="787" w:type="pct"/>
          </w:tcPr>
          <w:p w14:paraId="5EF818F6" w14:textId="77777777" w:rsidR="007F3B23" w:rsidRPr="00410FBA" w:rsidRDefault="007F3B23" w:rsidP="00D5196A">
            <w:pPr>
              <w:spacing w:before="120" w:after="120"/>
              <w:jc w:val="center"/>
              <w:rPr>
                <w:b/>
                <w:sz w:val="26"/>
                <w:szCs w:val="26"/>
              </w:rPr>
            </w:pPr>
            <w:r w:rsidRPr="00410FBA">
              <w:rPr>
                <w:b/>
                <w:sz w:val="26"/>
                <w:szCs w:val="26"/>
              </w:rPr>
              <w:t>Tên yêu cầu</w:t>
            </w:r>
          </w:p>
        </w:tc>
        <w:tc>
          <w:tcPr>
            <w:tcW w:w="1584" w:type="pct"/>
          </w:tcPr>
          <w:p w14:paraId="6EE27A85" w14:textId="77777777" w:rsidR="007F3B23" w:rsidRPr="00410FBA" w:rsidRDefault="007F3B23" w:rsidP="00D5196A">
            <w:pPr>
              <w:spacing w:before="120" w:after="120"/>
              <w:jc w:val="center"/>
              <w:rPr>
                <w:b/>
                <w:sz w:val="26"/>
                <w:szCs w:val="26"/>
              </w:rPr>
            </w:pPr>
            <w:r w:rsidRPr="00410FBA">
              <w:rPr>
                <w:b/>
                <w:sz w:val="26"/>
                <w:szCs w:val="26"/>
              </w:rPr>
              <w:t xml:space="preserve">Mô tả </w:t>
            </w:r>
          </w:p>
        </w:tc>
        <w:tc>
          <w:tcPr>
            <w:tcW w:w="404" w:type="pct"/>
          </w:tcPr>
          <w:p w14:paraId="01832267" w14:textId="77777777" w:rsidR="007F3B23" w:rsidRPr="00410FBA" w:rsidRDefault="007F3B23" w:rsidP="00D5196A">
            <w:pPr>
              <w:spacing w:before="120" w:after="120"/>
              <w:jc w:val="center"/>
              <w:rPr>
                <w:b/>
                <w:sz w:val="26"/>
                <w:szCs w:val="26"/>
              </w:rPr>
            </w:pPr>
            <w:r w:rsidRPr="00410FBA">
              <w:rPr>
                <w:b/>
                <w:sz w:val="26"/>
                <w:szCs w:val="26"/>
              </w:rPr>
              <w:t>Mức độ ưu tiên</w:t>
            </w:r>
          </w:p>
        </w:tc>
        <w:tc>
          <w:tcPr>
            <w:tcW w:w="495" w:type="pct"/>
          </w:tcPr>
          <w:p w14:paraId="1ECB740E" w14:textId="77777777" w:rsidR="007F3B23" w:rsidRPr="00410FBA" w:rsidRDefault="007F3B23" w:rsidP="00D5196A">
            <w:pPr>
              <w:spacing w:before="120" w:after="120"/>
              <w:jc w:val="center"/>
              <w:rPr>
                <w:b/>
                <w:sz w:val="26"/>
                <w:szCs w:val="26"/>
              </w:rPr>
            </w:pPr>
            <w:r w:rsidRPr="00410FBA">
              <w:rPr>
                <w:b/>
                <w:sz w:val="26"/>
                <w:szCs w:val="26"/>
              </w:rPr>
              <w:t>Mức độ quan trọng</w:t>
            </w:r>
          </w:p>
        </w:tc>
        <w:tc>
          <w:tcPr>
            <w:tcW w:w="484" w:type="pct"/>
          </w:tcPr>
          <w:p w14:paraId="7E2FFE1F" w14:textId="77777777" w:rsidR="007F3B23" w:rsidRPr="00410FBA" w:rsidRDefault="007F3B23" w:rsidP="00D5196A">
            <w:pPr>
              <w:spacing w:before="120" w:after="120"/>
              <w:jc w:val="center"/>
              <w:rPr>
                <w:b/>
                <w:sz w:val="26"/>
                <w:szCs w:val="26"/>
              </w:rPr>
            </w:pPr>
            <w:r w:rsidRPr="00410FBA">
              <w:rPr>
                <w:b/>
                <w:sz w:val="26"/>
                <w:szCs w:val="26"/>
              </w:rPr>
              <w:t>Đối tượng liên quan</w:t>
            </w:r>
          </w:p>
        </w:tc>
      </w:tr>
      <w:tr w:rsidR="00410FBA" w:rsidRPr="00410FBA" w14:paraId="5F6A0C37" w14:textId="77777777" w:rsidTr="00D5196A">
        <w:tc>
          <w:tcPr>
            <w:tcW w:w="391" w:type="pct"/>
          </w:tcPr>
          <w:p w14:paraId="1304D869" w14:textId="77777777" w:rsidR="007F3B23" w:rsidRPr="00410FBA" w:rsidRDefault="007F3B23" w:rsidP="00D5196A">
            <w:pPr>
              <w:pStyle w:val="ListParagraph"/>
              <w:spacing w:before="120" w:after="120"/>
              <w:ind w:left="0"/>
              <w:rPr>
                <w:sz w:val="26"/>
                <w:szCs w:val="26"/>
              </w:rPr>
            </w:pPr>
            <w:r w:rsidRPr="00410FBA">
              <w:rPr>
                <w:sz w:val="26"/>
                <w:szCs w:val="26"/>
              </w:rPr>
              <w:t>1</w:t>
            </w:r>
          </w:p>
        </w:tc>
        <w:tc>
          <w:tcPr>
            <w:tcW w:w="856" w:type="pct"/>
          </w:tcPr>
          <w:p w14:paraId="58A5A002" w14:textId="4648E2FF" w:rsidR="007F3B23" w:rsidRPr="00410FBA" w:rsidRDefault="00075681" w:rsidP="00D5196A">
            <w:pPr>
              <w:spacing w:before="120" w:after="120"/>
              <w:rPr>
                <w:sz w:val="26"/>
                <w:szCs w:val="26"/>
              </w:rPr>
            </w:pPr>
            <w:r w:rsidRPr="00410FBA">
              <w:rPr>
                <w:sz w:val="26"/>
                <w:szCs w:val="26"/>
              </w:rPr>
              <w:t>UR_HDDT_042.08.01</w:t>
            </w:r>
          </w:p>
        </w:tc>
        <w:tc>
          <w:tcPr>
            <w:tcW w:w="787" w:type="pct"/>
          </w:tcPr>
          <w:p w14:paraId="64F853D3" w14:textId="77777777" w:rsidR="007F3B23" w:rsidRPr="00410FBA" w:rsidRDefault="007F3B23" w:rsidP="007F3B23">
            <w:pPr>
              <w:spacing w:before="120" w:after="120"/>
              <w:rPr>
                <w:sz w:val="26"/>
                <w:szCs w:val="26"/>
              </w:rPr>
            </w:pPr>
            <w:r w:rsidRPr="00410FBA">
              <w:rPr>
                <w:sz w:val="26"/>
                <w:szCs w:val="26"/>
              </w:rPr>
              <w:t>Xem danh sách hóa đơn từ Hệ thống HDDT của Tổng cục thuế</w:t>
            </w:r>
          </w:p>
        </w:tc>
        <w:tc>
          <w:tcPr>
            <w:tcW w:w="1584" w:type="pct"/>
          </w:tcPr>
          <w:p w14:paraId="25B4C375" w14:textId="77777777" w:rsidR="007F3B23" w:rsidRPr="00410FBA" w:rsidRDefault="007F3B23" w:rsidP="00D5196A">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22BB385F" w14:textId="77777777" w:rsidR="007F3B23" w:rsidRPr="00410FBA" w:rsidRDefault="007F3B23" w:rsidP="00D5196A">
            <w:pPr>
              <w:pStyle w:val="ListParagraph"/>
              <w:spacing w:before="120" w:after="120"/>
              <w:ind w:left="0"/>
              <w:rPr>
                <w:sz w:val="26"/>
                <w:szCs w:val="26"/>
              </w:rPr>
            </w:pPr>
            <w:r w:rsidRPr="00410FBA">
              <w:rPr>
                <w:sz w:val="26"/>
                <w:szCs w:val="26"/>
              </w:rPr>
              <w:t xml:space="preserve">Cho phép người dùng xem danh sách hóa đơn </w:t>
            </w:r>
            <w:r w:rsidR="006650B8" w:rsidRPr="00410FBA">
              <w:rPr>
                <w:sz w:val="26"/>
                <w:szCs w:val="26"/>
              </w:rPr>
              <w:t>từ hệ thống HDDT của Tổng cục thuế</w:t>
            </w:r>
          </w:p>
          <w:p w14:paraId="036E5853" w14:textId="77777777" w:rsidR="007F3B23" w:rsidRPr="00410FBA" w:rsidRDefault="007F3B23" w:rsidP="00D5196A">
            <w:pPr>
              <w:pStyle w:val="ListParagraph"/>
              <w:numPr>
                <w:ilvl w:val="0"/>
                <w:numId w:val="18"/>
              </w:numPr>
              <w:spacing w:before="120" w:after="120"/>
              <w:rPr>
                <w:b/>
                <w:sz w:val="26"/>
                <w:szCs w:val="26"/>
              </w:rPr>
            </w:pPr>
            <w:r w:rsidRPr="00410FBA">
              <w:rPr>
                <w:b/>
                <w:sz w:val="26"/>
                <w:szCs w:val="26"/>
              </w:rPr>
              <w:t>Thông tin đầu vào:</w:t>
            </w:r>
          </w:p>
          <w:p w14:paraId="3B3F2A64" w14:textId="77777777" w:rsidR="007F3B23" w:rsidRPr="00410FBA" w:rsidRDefault="007F3B23" w:rsidP="00D5196A">
            <w:pPr>
              <w:spacing w:before="120" w:after="120"/>
              <w:rPr>
                <w:sz w:val="26"/>
                <w:szCs w:val="26"/>
              </w:rPr>
            </w:pPr>
            <w:r w:rsidRPr="00410FBA">
              <w:rPr>
                <w:sz w:val="26"/>
                <w:szCs w:val="26"/>
              </w:rPr>
              <w:t xml:space="preserve">Dữ liệu </w:t>
            </w:r>
            <w:r w:rsidR="006650B8" w:rsidRPr="00410FBA">
              <w:rPr>
                <w:sz w:val="26"/>
                <w:szCs w:val="26"/>
              </w:rPr>
              <w:t>hóa đơn</w:t>
            </w:r>
            <w:r w:rsidRPr="00410FBA">
              <w:rPr>
                <w:sz w:val="26"/>
                <w:szCs w:val="26"/>
              </w:rPr>
              <w:t xml:space="preserve"> có trên hệ thống</w:t>
            </w:r>
          </w:p>
          <w:p w14:paraId="014A07B0" w14:textId="77777777" w:rsidR="007F3B23" w:rsidRPr="00410FBA" w:rsidRDefault="007F3B23" w:rsidP="00D5196A">
            <w:pPr>
              <w:pStyle w:val="ListParagraph"/>
              <w:numPr>
                <w:ilvl w:val="0"/>
                <w:numId w:val="18"/>
              </w:numPr>
              <w:spacing w:before="120" w:after="120"/>
              <w:rPr>
                <w:b/>
                <w:sz w:val="26"/>
                <w:szCs w:val="26"/>
              </w:rPr>
            </w:pPr>
            <w:r w:rsidRPr="00410FBA">
              <w:rPr>
                <w:b/>
                <w:sz w:val="26"/>
                <w:szCs w:val="26"/>
              </w:rPr>
              <w:t xml:space="preserve">Thông tin đầu ra: </w:t>
            </w:r>
          </w:p>
          <w:p w14:paraId="101597BF" w14:textId="77777777" w:rsidR="007F3B23" w:rsidRPr="00410FBA" w:rsidRDefault="007F3B23" w:rsidP="00D5196A">
            <w:pPr>
              <w:spacing w:before="120" w:after="120"/>
              <w:rPr>
                <w:sz w:val="26"/>
                <w:szCs w:val="26"/>
                <w:u w:val="single"/>
              </w:rPr>
            </w:pPr>
            <w:r w:rsidRPr="00410FBA">
              <w:rPr>
                <w:sz w:val="26"/>
                <w:szCs w:val="26"/>
                <w:u w:val="single"/>
              </w:rPr>
              <w:t>Danh sách gồm các trường thông tin sau:</w:t>
            </w:r>
          </w:p>
          <w:p w14:paraId="276B45B1" w14:textId="77777777" w:rsidR="007F3B23" w:rsidRPr="00410FBA" w:rsidRDefault="007F3B23" w:rsidP="00D5196A">
            <w:pPr>
              <w:spacing w:before="120" w:after="120"/>
              <w:rPr>
                <w:sz w:val="26"/>
                <w:szCs w:val="26"/>
              </w:rPr>
            </w:pPr>
            <w:r w:rsidRPr="00410FBA">
              <w:rPr>
                <w:sz w:val="26"/>
                <w:szCs w:val="26"/>
              </w:rPr>
              <w:t>+ STT</w:t>
            </w:r>
          </w:p>
          <w:p w14:paraId="595D6B55" w14:textId="77777777" w:rsidR="006650B8" w:rsidRPr="00410FBA" w:rsidRDefault="006650B8" w:rsidP="00D5196A">
            <w:pPr>
              <w:spacing w:before="120" w:after="120"/>
              <w:rPr>
                <w:sz w:val="26"/>
                <w:szCs w:val="26"/>
              </w:rPr>
            </w:pPr>
            <w:r w:rsidRPr="00410FBA">
              <w:rPr>
                <w:sz w:val="26"/>
                <w:szCs w:val="26"/>
              </w:rPr>
              <w:t>+ Số hóa đơn</w:t>
            </w:r>
          </w:p>
          <w:p w14:paraId="6FEB7DC5" w14:textId="77777777" w:rsidR="006650B8" w:rsidRPr="00410FBA" w:rsidRDefault="006650B8" w:rsidP="00D5196A">
            <w:pPr>
              <w:spacing w:before="120" w:after="120"/>
              <w:rPr>
                <w:sz w:val="26"/>
                <w:szCs w:val="26"/>
              </w:rPr>
            </w:pPr>
            <w:r w:rsidRPr="00410FBA">
              <w:rPr>
                <w:sz w:val="26"/>
                <w:szCs w:val="26"/>
              </w:rPr>
              <w:t>+ Mã CQT cấp</w:t>
            </w:r>
          </w:p>
          <w:p w14:paraId="3844E7A7" w14:textId="77777777" w:rsidR="007F3B23" w:rsidRPr="00410FBA" w:rsidRDefault="007F3B23" w:rsidP="00D5196A">
            <w:pPr>
              <w:spacing w:before="120" w:after="120"/>
              <w:rPr>
                <w:sz w:val="26"/>
                <w:szCs w:val="26"/>
              </w:rPr>
            </w:pPr>
            <w:r w:rsidRPr="00410FBA">
              <w:rPr>
                <w:sz w:val="26"/>
                <w:szCs w:val="26"/>
              </w:rPr>
              <w:t>+ Mẫu số</w:t>
            </w:r>
          </w:p>
          <w:p w14:paraId="4677B986" w14:textId="77777777" w:rsidR="007F3B23" w:rsidRPr="00410FBA" w:rsidRDefault="007F3B23" w:rsidP="00D5196A">
            <w:pPr>
              <w:spacing w:before="120" w:after="120"/>
              <w:rPr>
                <w:sz w:val="26"/>
                <w:szCs w:val="26"/>
              </w:rPr>
            </w:pPr>
            <w:r w:rsidRPr="00410FBA">
              <w:rPr>
                <w:sz w:val="26"/>
                <w:szCs w:val="26"/>
              </w:rPr>
              <w:t>+ Ký hiệu</w:t>
            </w:r>
          </w:p>
          <w:p w14:paraId="7A152AEF" w14:textId="77777777" w:rsidR="006650B8" w:rsidRPr="00410FBA" w:rsidRDefault="006650B8" w:rsidP="00D5196A">
            <w:pPr>
              <w:spacing w:before="120" w:after="120"/>
              <w:rPr>
                <w:sz w:val="26"/>
                <w:szCs w:val="26"/>
              </w:rPr>
            </w:pPr>
            <w:r w:rsidRPr="00410FBA">
              <w:rPr>
                <w:sz w:val="26"/>
                <w:szCs w:val="26"/>
              </w:rPr>
              <w:t>+ Tên đơn vị mua hàng</w:t>
            </w:r>
          </w:p>
          <w:p w14:paraId="191D0A30" w14:textId="77777777" w:rsidR="006650B8" w:rsidRPr="00410FBA" w:rsidRDefault="006650B8" w:rsidP="00D5196A">
            <w:pPr>
              <w:spacing w:before="120" w:after="120"/>
              <w:rPr>
                <w:sz w:val="26"/>
                <w:szCs w:val="26"/>
              </w:rPr>
            </w:pPr>
            <w:r w:rsidRPr="00410FBA">
              <w:rPr>
                <w:sz w:val="26"/>
                <w:szCs w:val="26"/>
              </w:rPr>
              <w:t>+ Tên người mua hàng</w:t>
            </w:r>
          </w:p>
          <w:p w14:paraId="0A1C948E" w14:textId="77777777" w:rsidR="006650B8" w:rsidRPr="00410FBA" w:rsidRDefault="006650B8" w:rsidP="00D5196A">
            <w:pPr>
              <w:spacing w:before="120" w:after="120"/>
              <w:rPr>
                <w:sz w:val="26"/>
                <w:szCs w:val="26"/>
              </w:rPr>
            </w:pPr>
            <w:r w:rsidRPr="00410FBA">
              <w:rPr>
                <w:sz w:val="26"/>
                <w:szCs w:val="26"/>
              </w:rPr>
              <w:t>+ MST người mua hàng</w:t>
            </w:r>
          </w:p>
          <w:p w14:paraId="057BB925" w14:textId="77777777" w:rsidR="006650B8" w:rsidRPr="00410FBA" w:rsidRDefault="006650B8" w:rsidP="00D5196A">
            <w:pPr>
              <w:spacing w:before="120" w:after="120"/>
              <w:rPr>
                <w:sz w:val="26"/>
                <w:szCs w:val="26"/>
              </w:rPr>
            </w:pPr>
            <w:r w:rsidRPr="00410FBA">
              <w:rPr>
                <w:sz w:val="26"/>
                <w:szCs w:val="26"/>
              </w:rPr>
              <w:t>+ Ngày hóa đơn</w:t>
            </w:r>
          </w:p>
          <w:p w14:paraId="767A84B3" w14:textId="77777777" w:rsidR="006650B8" w:rsidRPr="00410FBA" w:rsidRDefault="006650B8" w:rsidP="00D5196A">
            <w:pPr>
              <w:spacing w:before="120" w:after="120"/>
              <w:rPr>
                <w:sz w:val="26"/>
                <w:szCs w:val="26"/>
              </w:rPr>
            </w:pPr>
            <w:r w:rsidRPr="00410FBA">
              <w:rPr>
                <w:sz w:val="26"/>
                <w:szCs w:val="26"/>
              </w:rPr>
              <w:t>+ Trạng thái hóa đơn</w:t>
            </w:r>
          </w:p>
          <w:p w14:paraId="5541B313" w14:textId="77777777" w:rsidR="006650B8" w:rsidRPr="00410FBA" w:rsidRDefault="006650B8" w:rsidP="00D5196A">
            <w:pPr>
              <w:spacing w:before="120" w:after="120"/>
              <w:rPr>
                <w:sz w:val="26"/>
                <w:szCs w:val="26"/>
              </w:rPr>
            </w:pPr>
            <w:r w:rsidRPr="00410FBA">
              <w:rPr>
                <w:sz w:val="26"/>
                <w:szCs w:val="26"/>
              </w:rPr>
              <w:t>+ Kiểu hóa đơn</w:t>
            </w:r>
          </w:p>
          <w:p w14:paraId="547FB70B" w14:textId="77777777" w:rsidR="007F3B23" w:rsidRPr="00410FBA" w:rsidRDefault="007F3B23" w:rsidP="00D5196A">
            <w:pPr>
              <w:spacing w:before="120" w:after="120"/>
              <w:rPr>
                <w:sz w:val="26"/>
                <w:szCs w:val="26"/>
                <w:u w:val="single"/>
              </w:rPr>
            </w:pPr>
            <w:r w:rsidRPr="00410FBA">
              <w:rPr>
                <w:sz w:val="26"/>
                <w:szCs w:val="26"/>
                <w:u w:val="single"/>
              </w:rPr>
              <w:t xml:space="preserve">Các nút thao tác </w:t>
            </w:r>
            <w:r w:rsidR="006650B8" w:rsidRPr="00410FBA">
              <w:rPr>
                <w:sz w:val="26"/>
                <w:szCs w:val="26"/>
                <w:u w:val="single"/>
              </w:rPr>
              <w:t xml:space="preserve">trên lưới danh sách </w:t>
            </w:r>
            <w:r w:rsidRPr="00410FBA">
              <w:rPr>
                <w:sz w:val="26"/>
                <w:szCs w:val="26"/>
                <w:u w:val="single"/>
              </w:rPr>
              <w:t>gồm:</w:t>
            </w:r>
          </w:p>
          <w:p w14:paraId="429E045A" w14:textId="77777777" w:rsidR="007F3B23" w:rsidRPr="00410FBA" w:rsidRDefault="007F3B23" w:rsidP="00D5196A">
            <w:pPr>
              <w:spacing w:before="120" w:after="120"/>
              <w:rPr>
                <w:sz w:val="26"/>
                <w:szCs w:val="26"/>
              </w:rPr>
            </w:pPr>
            <w:r w:rsidRPr="00410FBA">
              <w:rPr>
                <w:sz w:val="26"/>
                <w:szCs w:val="26"/>
              </w:rPr>
              <w:t xml:space="preserve">+ Xem: xem </w:t>
            </w:r>
            <w:r w:rsidR="006650B8" w:rsidRPr="00410FBA">
              <w:rPr>
                <w:sz w:val="26"/>
                <w:szCs w:val="26"/>
              </w:rPr>
              <w:t>chi tiết hóa đơn</w:t>
            </w:r>
          </w:p>
          <w:p w14:paraId="4319C4FD" w14:textId="77777777" w:rsidR="007F3B23" w:rsidRPr="00410FBA" w:rsidRDefault="007F3B23" w:rsidP="00D5196A">
            <w:pPr>
              <w:spacing w:before="120" w:after="120"/>
              <w:rPr>
                <w:sz w:val="26"/>
                <w:szCs w:val="26"/>
              </w:rPr>
            </w:pPr>
            <w:r w:rsidRPr="00410FBA">
              <w:rPr>
                <w:sz w:val="26"/>
                <w:szCs w:val="26"/>
              </w:rPr>
              <w:t xml:space="preserve">+ </w:t>
            </w:r>
            <w:r w:rsidR="006650B8" w:rsidRPr="00410FBA">
              <w:rPr>
                <w:sz w:val="26"/>
                <w:szCs w:val="26"/>
              </w:rPr>
              <w:t>Đồng bộ</w:t>
            </w:r>
          </w:p>
          <w:p w14:paraId="4EA70503" w14:textId="77777777" w:rsidR="007F3B23" w:rsidRPr="00410FBA" w:rsidRDefault="007F3B23" w:rsidP="00D5196A">
            <w:pPr>
              <w:spacing w:before="120" w:after="120"/>
              <w:rPr>
                <w:sz w:val="26"/>
                <w:szCs w:val="26"/>
                <w:u w:val="single"/>
              </w:rPr>
            </w:pPr>
            <w:r w:rsidRPr="00410FBA">
              <w:rPr>
                <w:sz w:val="26"/>
                <w:szCs w:val="26"/>
                <w:u w:val="single"/>
              </w:rPr>
              <w:t>Chức năng tìm kiếm:</w:t>
            </w:r>
          </w:p>
          <w:p w14:paraId="78781B87" w14:textId="77777777" w:rsidR="007F3B23" w:rsidRPr="00410FBA" w:rsidRDefault="007F3B23" w:rsidP="00D5196A">
            <w:pPr>
              <w:spacing w:before="120" w:after="120"/>
              <w:rPr>
                <w:sz w:val="26"/>
                <w:szCs w:val="26"/>
              </w:rPr>
            </w:pPr>
            <w:r w:rsidRPr="00410FBA">
              <w:rPr>
                <w:sz w:val="26"/>
                <w:szCs w:val="26"/>
              </w:rPr>
              <w:t>Người dùng nhập từ khóa hoặc lựa chọn tiêu chí với các trường thông tin sau:</w:t>
            </w:r>
          </w:p>
          <w:p w14:paraId="32C50946" w14:textId="77777777" w:rsidR="007F3B23" w:rsidRPr="00410FBA" w:rsidRDefault="007F3B23" w:rsidP="00D5196A">
            <w:pPr>
              <w:spacing w:before="120" w:after="120"/>
              <w:rPr>
                <w:sz w:val="26"/>
                <w:szCs w:val="26"/>
              </w:rPr>
            </w:pPr>
            <w:r w:rsidRPr="00410FBA">
              <w:rPr>
                <w:sz w:val="26"/>
                <w:szCs w:val="26"/>
              </w:rPr>
              <w:t>+ Mẫu số: chọn 1 mẫu số trong danh sách có sẵn</w:t>
            </w:r>
          </w:p>
          <w:p w14:paraId="4C018664" w14:textId="77777777" w:rsidR="007F3B23" w:rsidRPr="00410FBA" w:rsidRDefault="007F3B23" w:rsidP="00D5196A">
            <w:pPr>
              <w:spacing w:before="120" w:after="120"/>
              <w:rPr>
                <w:sz w:val="26"/>
                <w:szCs w:val="26"/>
              </w:rPr>
            </w:pPr>
            <w:r w:rsidRPr="00410FBA">
              <w:rPr>
                <w:sz w:val="26"/>
                <w:szCs w:val="26"/>
              </w:rPr>
              <w:t>+ Ký hiệu: chọn 1 mẫu số trong danh sách có sẵn</w:t>
            </w:r>
          </w:p>
          <w:p w14:paraId="718D7A80" w14:textId="77777777" w:rsidR="006650B8" w:rsidRPr="00410FBA" w:rsidRDefault="006650B8" w:rsidP="00D5196A">
            <w:pPr>
              <w:spacing w:before="120" w:after="120"/>
              <w:rPr>
                <w:sz w:val="26"/>
                <w:szCs w:val="26"/>
              </w:rPr>
            </w:pPr>
            <w:r w:rsidRPr="00410FBA">
              <w:rPr>
                <w:sz w:val="26"/>
                <w:szCs w:val="26"/>
              </w:rPr>
              <w:t>+ Từ ngày: mặc định là ngày hiện tại, cho phép chọn lại</w:t>
            </w:r>
          </w:p>
          <w:p w14:paraId="5BA167FA" w14:textId="77777777" w:rsidR="006650B8" w:rsidRPr="00410FBA" w:rsidRDefault="006650B8" w:rsidP="00D5196A">
            <w:pPr>
              <w:spacing w:before="120" w:after="120"/>
              <w:rPr>
                <w:sz w:val="26"/>
                <w:szCs w:val="26"/>
              </w:rPr>
            </w:pPr>
            <w:r w:rsidRPr="00410FBA">
              <w:rPr>
                <w:sz w:val="26"/>
                <w:szCs w:val="26"/>
              </w:rPr>
              <w:t>+ Đến ngày: mặc định là ngày hiện tại, cho phép chọn lại</w:t>
            </w:r>
          </w:p>
          <w:p w14:paraId="5A1EB5D0" w14:textId="77777777" w:rsidR="007F3B23" w:rsidRPr="00410FBA" w:rsidRDefault="007F3B23" w:rsidP="00D5196A">
            <w:pPr>
              <w:spacing w:before="120" w:after="120"/>
              <w:rPr>
                <w:b/>
                <w:sz w:val="26"/>
                <w:szCs w:val="26"/>
              </w:rPr>
            </w:pPr>
            <w:r w:rsidRPr="00410FBA">
              <w:rPr>
                <w:b/>
                <w:sz w:val="26"/>
                <w:szCs w:val="26"/>
              </w:rPr>
              <w:t>Chức năng xử lý:</w:t>
            </w:r>
          </w:p>
          <w:p w14:paraId="6731DE27" w14:textId="77777777" w:rsidR="007F3B23" w:rsidRPr="00410FBA" w:rsidRDefault="007F3B23" w:rsidP="00D5196A">
            <w:pPr>
              <w:spacing w:before="120" w:after="120"/>
              <w:rPr>
                <w:sz w:val="26"/>
                <w:szCs w:val="26"/>
              </w:rPr>
            </w:pPr>
            <w:r w:rsidRPr="00410FBA">
              <w:rPr>
                <w:sz w:val="26"/>
                <w:szCs w:val="26"/>
              </w:rPr>
              <w:t xml:space="preserve">+ Hệ thống hiển thị danh sách </w:t>
            </w:r>
            <w:r w:rsidR="006650B8" w:rsidRPr="00410FBA">
              <w:rPr>
                <w:sz w:val="26"/>
                <w:szCs w:val="26"/>
              </w:rPr>
              <w:t>hóa đơn</w:t>
            </w:r>
            <w:r w:rsidRPr="00410FBA">
              <w:rPr>
                <w:sz w:val="26"/>
                <w:szCs w:val="26"/>
              </w:rPr>
              <w:t xml:space="preserve"> mặc định/hiển thị theo tiêu chí tìm kiếm</w:t>
            </w:r>
          </w:p>
          <w:p w14:paraId="7F246617" w14:textId="77777777" w:rsidR="007F3B23" w:rsidRPr="00410FBA" w:rsidRDefault="007F3B23" w:rsidP="00D5196A">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326D7E16" w14:textId="77777777" w:rsidR="007F3B23" w:rsidRPr="00410FBA" w:rsidRDefault="007F3B23" w:rsidP="00D5196A">
            <w:pPr>
              <w:pStyle w:val="ListParagraph"/>
              <w:numPr>
                <w:ilvl w:val="0"/>
                <w:numId w:val="18"/>
              </w:numPr>
              <w:spacing w:before="120" w:after="120"/>
              <w:rPr>
                <w:b/>
                <w:sz w:val="26"/>
                <w:szCs w:val="26"/>
              </w:rPr>
            </w:pPr>
            <w:r w:rsidRPr="00410FBA">
              <w:rPr>
                <w:b/>
                <w:sz w:val="26"/>
                <w:szCs w:val="26"/>
              </w:rPr>
              <w:t xml:space="preserve">Các ngoại lệ: </w:t>
            </w:r>
          </w:p>
          <w:p w14:paraId="2D8AE40A" w14:textId="77777777" w:rsidR="007F3B23" w:rsidRPr="00410FBA" w:rsidRDefault="007F3B23" w:rsidP="00D5196A">
            <w:pPr>
              <w:spacing w:before="120" w:after="120"/>
              <w:rPr>
                <w:b/>
                <w:sz w:val="26"/>
                <w:szCs w:val="26"/>
              </w:rPr>
            </w:pPr>
            <w:r w:rsidRPr="00410FBA">
              <w:rPr>
                <w:sz w:val="26"/>
                <w:szCs w:val="26"/>
              </w:rPr>
              <w:t>Không có</w:t>
            </w:r>
          </w:p>
        </w:tc>
        <w:tc>
          <w:tcPr>
            <w:tcW w:w="404" w:type="pct"/>
          </w:tcPr>
          <w:p w14:paraId="445B2980" w14:textId="77777777" w:rsidR="007F3B23" w:rsidRPr="00410FBA" w:rsidRDefault="007F3B23" w:rsidP="00D5196A">
            <w:pPr>
              <w:spacing w:before="120" w:after="120"/>
              <w:rPr>
                <w:sz w:val="26"/>
                <w:szCs w:val="26"/>
              </w:rPr>
            </w:pPr>
            <w:r w:rsidRPr="00410FBA">
              <w:rPr>
                <w:sz w:val="26"/>
                <w:szCs w:val="26"/>
              </w:rPr>
              <w:t>Cao</w:t>
            </w:r>
          </w:p>
        </w:tc>
        <w:tc>
          <w:tcPr>
            <w:tcW w:w="495" w:type="pct"/>
          </w:tcPr>
          <w:p w14:paraId="7853F37B" w14:textId="77777777" w:rsidR="007F3B23" w:rsidRPr="00410FBA" w:rsidRDefault="007F3B23" w:rsidP="00D5196A">
            <w:pPr>
              <w:spacing w:before="120" w:after="120"/>
              <w:rPr>
                <w:sz w:val="26"/>
                <w:szCs w:val="26"/>
              </w:rPr>
            </w:pPr>
            <w:r w:rsidRPr="00410FBA">
              <w:rPr>
                <w:sz w:val="26"/>
                <w:szCs w:val="26"/>
              </w:rPr>
              <w:t>Cao</w:t>
            </w:r>
          </w:p>
        </w:tc>
        <w:tc>
          <w:tcPr>
            <w:tcW w:w="484" w:type="pct"/>
          </w:tcPr>
          <w:p w14:paraId="47B0A9AC" w14:textId="77777777" w:rsidR="007F3B23" w:rsidRPr="00410FBA" w:rsidRDefault="007F3B23" w:rsidP="00D5196A">
            <w:pPr>
              <w:spacing w:before="120" w:after="120"/>
              <w:rPr>
                <w:sz w:val="26"/>
                <w:szCs w:val="26"/>
              </w:rPr>
            </w:pPr>
            <w:r w:rsidRPr="00410FBA">
              <w:rPr>
                <w:sz w:val="26"/>
                <w:szCs w:val="26"/>
              </w:rPr>
              <w:t>Nhân viên kế toán</w:t>
            </w:r>
          </w:p>
        </w:tc>
      </w:tr>
      <w:tr w:rsidR="00410FBA" w:rsidRPr="00410FBA" w14:paraId="351BE89A" w14:textId="77777777" w:rsidTr="00D5196A">
        <w:tc>
          <w:tcPr>
            <w:tcW w:w="391" w:type="pct"/>
          </w:tcPr>
          <w:p w14:paraId="026386EE" w14:textId="77777777" w:rsidR="007F3B23" w:rsidRPr="00410FBA" w:rsidRDefault="007F3B23" w:rsidP="007F3B23">
            <w:pPr>
              <w:pStyle w:val="ListParagraph"/>
              <w:spacing w:before="120" w:after="120"/>
              <w:ind w:left="0"/>
              <w:rPr>
                <w:sz w:val="26"/>
                <w:szCs w:val="26"/>
              </w:rPr>
            </w:pPr>
            <w:r w:rsidRPr="00410FBA">
              <w:rPr>
                <w:sz w:val="26"/>
                <w:szCs w:val="26"/>
              </w:rPr>
              <w:t>2</w:t>
            </w:r>
          </w:p>
        </w:tc>
        <w:tc>
          <w:tcPr>
            <w:tcW w:w="856" w:type="pct"/>
          </w:tcPr>
          <w:p w14:paraId="7E3E00E0" w14:textId="40AD47A7" w:rsidR="007F3B23" w:rsidRPr="00410FBA" w:rsidRDefault="00075681" w:rsidP="007F3B23">
            <w:pPr>
              <w:spacing w:before="120" w:after="120"/>
              <w:rPr>
                <w:sz w:val="26"/>
                <w:szCs w:val="26"/>
              </w:rPr>
            </w:pPr>
            <w:r w:rsidRPr="00410FBA">
              <w:rPr>
                <w:sz w:val="26"/>
                <w:szCs w:val="26"/>
              </w:rPr>
              <w:t>UR_HDDT_042.08.02</w:t>
            </w:r>
          </w:p>
        </w:tc>
        <w:tc>
          <w:tcPr>
            <w:tcW w:w="787" w:type="pct"/>
          </w:tcPr>
          <w:p w14:paraId="2BB48969" w14:textId="77777777" w:rsidR="007F3B23" w:rsidRPr="00410FBA" w:rsidRDefault="007F3B23" w:rsidP="007F3B23">
            <w:pPr>
              <w:spacing w:before="120" w:after="120"/>
              <w:rPr>
                <w:sz w:val="26"/>
                <w:szCs w:val="26"/>
              </w:rPr>
            </w:pPr>
            <w:r w:rsidRPr="00410FBA">
              <w:rPr>
                <w:sz w:val="26"/>
                <w:szCs w:val="26"/>
              </w:rPr>
              <w:t>Xem chi tiết hóa đơn từ Hệ thống HDDT của Tổng cục thuế</w:t>
            </w:r>
          </w:p>
        </w:tc>
        <w:tc>
          <w:tcPr>
            <w:tcW w:w="1584" w:type="pct"/>
          </w:tcPr>
          <w:p w14:paraId="48085AAF" w14:textId="77777777" w:rsidR="006650B8" w:rsidRPr="00410FBA" w:rsidRDefault="006650B8" w:rsidP="006650B8">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38BC7BD" w14:textId="77777777" w:rsidR="006650B8" w:rsidRPr="00410FBA" w:rsidRDefault="006650B8" w:rsidP="006650B8">
            <w:pPr>
              <w:pStyle w:val="ListParagraph"/>
              <w:spacing w:before="120" w:after="120"/>
              <w:ind w:left="0"/>
              <w:rPr>
                <w:sz w:val="26"/>
                <w:szCs w:val="26"/>
              </w:rPr>
            </w:pPr>
            <w:r w:rsidRPr="00410FBA">
              <w:rPr>
                <w:sz w:val="26"/>
                <w:szCs w:val="26"/>
              </w:rPr>
              <w:t>Cho phép người dùng xem chi tiết hóa đơn</w:t>
            </w:r>
          </w:p>
          <w:p w14:paraId="247A612C" w14:textId="77777777" w:rsidR="006650B8" w:rsidRPr="00410FBA" w:rsidRDefault="006650B8" w:rsidP="006650B8">
            <w:pPr>
              <w:pStyle w:val="ListParagraph"/>
              <w:numPr>
                <w:ilvl w:val="0"/>
                <w:numId w:val="18"/>
              </w:numPr>
              <w:spacing w:before="120" w:after="120"/>
              <w:rPr>
                <w:b/>
                <w:sz w:val="26"/>
                <w:szCs w:val="26"/>
              </w:rPr>
            </w:pPr>
            <w:r w:rsidRPr="00410FBA">
              <w:rPr>
                <w:b/>
                <w:sz w:val="26"/>
                <w:szCs w:val="26"/>
              </w:rPr>
              <w:t>Thông tin đầu vào:</w:t>
            </w:r>
          </w:p>
          <w:p w14:paraId="05EEA1B7" w14:textId="77777777" w:rsidR="006650B8" w:rsidRPr="00410FBA" w:rsidRDefault="006650B8" w:rsidP="006650B8">
            <w:pPr>
              <w:spacing w:before="120" w:after="120"/>
              <w:rPr>
                <w:sz w:val="26"/>
                <w:szCs w:val="26"/>
              </w:rPr>
            </w:pPr>
            <w:r w:rsidRPr="00410FBA">
              <w:rPr>
                <w:sz w:val="26"/>
                <w:szCs w:val="26"/>
              </w:rPr>
              <w:t>Người dùng nhấn nút “Xem” tại hóa đơn muốn xem chi tiết</w:t>
            </w:r>
          </w:p>
          <w:p w14:paraId="2EBE9CF5" w14:textId="77777777" w:rsidR="006650B8" w:rsidRPr="00410FBA" w:rsidRDefault="006650B8" w:rsidP="006650B8">
            <w:pPr>
              <w:pStyle w:val="ListParagraph"/>
              <w:numPr>
                <w:ilvl w:val="0"/>
                <w:numId w:val="18"/>
              </w:numPr>
              <w:spacing w:before="120" w:after="120"/>
              <w:rPr>
                <w:b/>
                <w:sz w:val="26"/>
                <w:szCs w:val="26"/>
              </w:rPr>
            </w:pPr>
            <w:r w:rsidRPr="00410FBA">
              <w:rPr>
                <w:b/>
                <w:sz w:val="26"/>
                <w:szCs w:val="26"/>
              </w:rPr>
              <w:t xml:space="preserve">Thông tin đầu ra: </w:t>
            </w:r>
          </w:p>
          <w:p w14:paraId="619834AD" w14:textId="77777777" w:rsidR="006650B8" w:rsidRPr="00410FBA" w:rsidRDefault="006650B8" w:rsidP="006650B8">
            <w:pPr>
              <w:spacing w:before="120" w:after="120"/>
              <w:rPr>
                <w:sz w:val="26"/>
                <w:szCs w:val="26"/>
              </w:rPr>
            </w:pPr>
            <w:r w:rsidRPr="00410FBA">
              <w:rPr>
                <w:sz w:val="26"/>
                <w:szCs w:val="26"/>
              </w:rPr>
              <w:t>Chi tiết hóa đơn được hiển thị trên màn hình. Người dùng có thể tải file pdf hóa đơn.</w:t>
            </w:r>
          </w:p>
          <w:p w14:paraId="2729AA3D" w14:textId="77777777" w:rsidR="006650B8" w:rsidRPr="00410FBA" w:rsidRDefault="006650B8" w:rsidP="006650B8">
            <w:pPr>
              <w:pStyle w:val="ListParagraph"/>
              <w:numPr>
                <w:ilvl w:val="0"/>
                <w:numId w:val="18"/>
              </w:numPr>
              <w:spacing w:before="120" w:after="120"/>
              <w:rPr>
                <w:b/>
                <w:sz w:val="26"/>
                <w:szCs w:val="26"/>
              </w:rPr>
            </w:pPr>
            <w:r w:rsidRPr="00410FBA">
              <w:rPr>
                <w:b/>
                <w:sz w:val="26"/>
                <w:szCs w:val="26"/>
              </w:rPr>
              <w:t>Chức năng xử lý:</w:t>
            </w:r>
          </w:p>
          <w:p w14:paraId="0474B464" w14:textId="77777777" w:rsidR="006650B8" w:rsidRPr="00410FBA" w:rsidRDefault="006650B8" w:rsidP="006650B8">
            <w:pPr>
              <w:pStyle w:val="ListParagraph"/>
              <w:spacing w:before="120" w:after="120"/>
              <w:ind w:left="0"/>
              <w:rPr>
                <w:sz w:val="26"/>
                <w:szCs w:val="26"/>
              </w:rPr>
            </w:pPr>
            <w:r w:rsidRPr="00410FBA">
              <w:rPr>
                <w:sz w:val="26"/>
                <w:szCs w:val="26"/>
              </w:rPr>
              <w:t>Hệ thống hiển thị chi tiết hóa đơn và cho phép người dùng tải file pdf hóa đơn</w:t>
            </w:r>
          </w:p>
          <w:p w14:paraId="0C3905B9" w14:textId="77777777" w:rsidR="006650B8" w:rsidRPr="00410FBA" w:rsidRDefault="006650B8" w:rsidP="006650B8">
            <w:pPr>
              <w:pStyle w:val="ListParagraph"/>
              <w:numPr>
                <w:ilvl w:val="0"/>
                <w:numId w:val="18"/>
              </w:numPr>
              <w:spacing w:before="120" w:after="120"/>
              <w:rPr>
                <w:b/>
                <w:sz w:val="26"/>
                <w:szCs w:val="26"/>
              </w:rPr>
            </w:pPr>
            <w:r w:rsidRPr="00410FBA">
              <w:rPr>
                <w:b/>
                <w:sz w:val="26"/>
                <w:szCs w:val="26"/>
              </w:rPr>
              <w:t>Ngoại lệ:</w:t>
            </w:r>
          </w:p>
          <w:p w14:paraId="029D2FD3" w14:textId="77777777" w:rsidR="007F3B23" w:rsidRPr="00410FBA" w:rsidRDefault="006650B8" w:rsidP="006650B8">
            <w:pPr>
              <w:pStyle w:val="ListParagraph"/>
              <w:spacing w:before="120" w:after="120"/>
              <w:ind w:left="0"/>
              <w:rPr>
                <w:b/>
                <w:sz w:val="26"/>
                <w:szCs w:val="26"/>
              </w:rPr>
            </w:pPr>
            <w:r w:rsidRPr="00410FBA">
              <w:rPr>
                <w:sz w:val="26"/>
                <w:szCs w:val="26"/>
              </w:rPr>
              <w:t>Không có</w:t>
            </w:r>
          </w:p>
        </w:tc>
        <w:tc>
          <w:tcPr>
            <w:tcW w:w="404" w:type="pct"/>
          </w:tcPr>
          <w:p w14:paraId="63406C2B" w14:textId="77777777" w:rsidR="007F3B23" w:rsidRPr="00410FBA" w:rsidRDefault="007F3B23" w:rsidP="007F3B23">
            <w:pPr>
              <w:spacing w:before="120" w:after="120"/>
              <w:rPr>
                <w:sz w:val="26"/>
                <w:szCs w:val="26"/>
              </w:rPr>
            </w:pPr>
            <w:r w:rsidRPr="00410FBA">
              <w:rPr>
                <w:sz w:val="26"/>
                <w:szCs w:val="26"/>
              </w:rPr>
              <w:t>Cao</w:t>
            </w:r>
          </w:p>
        </w:tc>
        <w:tc>
          <w:tcPr>
            <w:tcW w:w="495" w:type="pct"/>
          </w:tcPr>
          <w:p w14:paraId="3982A882" w14:textId="77777777" w:rsidR="007F3B23" w:rsidRPr="00410FBA" w:rsidRDefault="007F3B23" w:rsidP="007F3B23">
            <w:pPr>
              <w:spacing w:before="120" w:after="120"/>
              <w:rPr>
                <w:sz w:val="26"/>
                <w:szCs w:val="26"/>
              </w:rPr>
            </w:pPr>
            <w:r w:rsidRPr="00410FBA">
              <w:rPr>
                <w:sz w:val="26"/>
                <w:szCs w:val="26"/>
              </w:rPr>
              <w:t>Cao</w:t>
            </w:r>
          </w:p>
        </w:tc>
        <w:tc>
          <w:tcPr>
            <w:tcW w:w="484" w:type="pct"/>
          </w:tcPr>
          <w:p w14:paraId="64874982" w14:textId="77777777" w:rsidR="007F3B23" w:rsidRPr="00410FBA" w:rsidRDefault="007F3B23" w:rsidP="007F3B23">
            <w:pPr>
              <w:spacing w:before="120" w:after="120"/>
              <w:rPr>
                <w:sz w:val="26"/>
                <w:szCs w:val="26"/>
              </w:rPr>
            </w:pPr>
            <w:r w:rsidRPr="00410FBA">
              <w:rPr>
                <w:sz w:val="26"/>
                <w:szCs w:val="26"/>
              </w:rPr>
              <w:t>Nhân viên kế toán</w:t>
            </w:r>
          </w:p>
        </w:tc>
      </w:tr>
      <w:tr w:rsidR="007F3B23" w:rsidRPr="00410FBA" w14:paraId="4C1A9842" w14:textId="77777777" w:rsidTr="00D5196A">
        <w:tc>
          <w:tcPr>
            <w:tcW w:w="391" w:type="pct"/>
          </w:tcPr>
          <w:p w14:paraId="0AB736C3" w14:textId="77777777" w:rsidR="007F3B23" w:rsidRPr="00410FBA" w:rsidRDefault="007F3B23" w:rsidP="007F3B23">
            <w:pPr>
              <w:pStyle w:val="ListParagraph"/>
              <w:spacing w:before="120" w:after="120"/>
              <w:ind w:left="0"/>
              <w:rPr>
                <w:sz w:val="26"/>
                <w:szCs w:val="26"/>
              </w:rPr>
            </w:pPr>
            <w:r w:rsidRPr="00410FBA">
              <w:rPr>
                <w:sz w:val="26"/>
                <w:szCs w:val="26"/>
              </w:rPr>
              <w:t>3</w:t>
            </w:r>
          </w:p>
        </w:tc>
        <w:tc>
          <w:tcPr>
            <w:tcW w:w="856" w:type="pct"/>
          </w:tcPr>
          <w:p w14:paraId="29ED8D45" w14:textId="0113A577" w:rsidR="007F3B23" w:rsidRPr="00410FBA" w:rsidRDefault="00075681" w:rsidP="007F3B23">
            <w:pPr>
              <w:spacing w:before="120" w:after="120"/>
              <w:rPr>
                <w:sz w:val="26"/>
                <w:szCs w:val="26"/>
              </w:rPr>
            </w:pPr>
            <w:r w:rsidRPr="00410FBA">
              <w:rPr>
                <w:sz w:val="26"/>
                <w:szCs w:val="26"/>
              </w:rPr>
              <w:t>UR_HDDT_042.08.03</w:t>
            </w:r>
          </w:p>
        </w:tc>
        <w:tc>
          <w:tcPr>
            <w:tcW w:w="787" w:type="pct"/>
          </w:tcPr>
          <w:p w14:paraId="1951632A" w14:textId="77777777" w:rsidR="007F3B23" w:rsidRPr="00410FBA" w:rsidRDefault="007F3B23" w:rsidP="007F3B23">
            <w:pPr>
              <w:spacing w:before="120" w:after="120"/>
              <w:rPr>
                <w:sz w:val="26"/>
                <w:szCs w:val="26"/>
              </w:rPr>
            </w:pPr>
            <w:r w:rsidRPr="00410FBA">
              <w:rPr>
                <w:sz w:val="26"/>
                <w:szCs w:val="26"/>
              </w:rPr>
              <w:t>Đồng bộ về hệ thống</w:t>
            </w:r>
          </w:p>
        </w:tc>
        <w:tc>
          <w:tcPr>
            <w:tcW w:w="1584" w:type="pct"/>
          </w:tcPr>
          <w:p w14:paraId="62560697" w14:textId="77777777" w:rsidR="00BA2214" w:rsidRPr="00410FBA" w:rsidRDefault="00BA2214" w:rsidP="00BA2214">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1947C1E0" w14:textId="77777777" w:rsidR="00BA2214" w:rsidRPr="00410FBA" w:rsidRDefault="00BA2214" w:rsidP="00BA2214">
            <w:pPr>
              <w:pStyle w:val="ListParagraph"/>
              <w:spacing w:before="120" w:after="120"/>
              <w:ind w:left="0"/>
              <w:rPr>
                <w:sz w:val="26"/>
                <w:szCs w:val="26"/>
              </w:rPr>
            </w:pPr>
            <w:r w:rsidRPr="00410FBA">
              <w:rPr>
                <w:sz w:val="26"/>
                <w:szCs w:val="26"/>
              </w:rPr>
              <w:t>Cho phép người dùng xem thông tin đồng bộ hóa đơn từ hệ thống HDDT của Tổng cục thuế</w:t>
            </w:r>
          </w:p>
          <w:p w14:paraId="70E55AE1" w14:textId="77777777" w:rsidR="00BA2214" w:rsidRPr="00410FBA" w:rsidRDefault="00BA2214" w:rsidP="00BA2214">
            <w:pPr>
              <w:pStyle w:val="ListParagraph"/>
              <w:numPr>
                <w:ilvl w:val="0"/>
                <w:numId w:val="18"/>
              </w:numPr>
              <w:spacing w:before="120" w:after="120"/>
              <w:rPr>
                <w:b/>
                <w:sz w:val="26"/>
                <w:szCs w:val="26"/>
              </w:rPr>
            </w:pPr>
            <w:r w:rsidRPr="00410FBA">
              <w:rPr>
                <w:b/>
                <w:sz w:val="26"/>
                <w:szCs w:val="26"/>
              </w:rPr>
              <w:t>Thông tin đầu vào:</w:t>
            </w:r>
          </w:p>
          <w:p w14:paraId="29DC65E5" w14:textId="77777777" w:rsidR="00BA2214" w:rsidRPr="00410FBA" w:rsidRDefault="00BA2214" w:rsidP="00BA2214">
            <w:pPr>
              <w:spacing w:before="120" w:after="120"/>
              <w:rPr>
                <w:sz w:val="26"/>
                <w:szCs w:val="26"/>
              </w:rPr>
            </w:pPr>
            <w:r w:rsidRPr="00410FBA">
              <w:rPr>
                <w:sz w:val="26"/>
                <w:szCs w:val="26"/>
              </w:rPr>
              <w:t>Người dùng nhấn nút “Đồng bộ” tại hóa đơn muốn đồng bộ</w:t>
            </w:r>
          </w:p>
          <w:p w14:paraId="073DDB49" w14:textId="77777777" w:rsidR="00BA2214" w:rsidRPr="00410FBA" w:rsidRDefault="00BA2214" w:rsidP="00BA2214">
            <w:pPr>
              <w:pStyle w:val="ListParagraph"/>
              <w:numPr>
                <w:ilvl w:val="0"/>
                <w:numId w:val="18"/>
              </w:numPr>
              <w:spacing w:before="120" w:after="120"/>
              <w:rPr>
                <w:b/>
                <w:sz w:val="26"/>
                <w:szCs w:val="26"/>
              </w:rPr>
            </w:pPr>
            <w:r w:rsidRPr="00410FBA">
              <w:rPr>
                <w:b/>
                <w:sz w:val="26"/>
                <w:szCs w:val="26"/>
              </w:rPr>
              <w:t xml:space="preserve">Thông tin đầu ra: </w:t>
            </w:r>
          </w:p>
          <w:p w14:paraId="6B1231DE" w14:textId="77777777" w:rsidR="00BA2214" w:rsidRPr="00410FBA" w:rsidRDefault="00BA2214" w:rsidP="00BA2214">
            <w:pPr>
              <w:pStyle w:val="ListParagraph"/>
              <w:spacing w:before="120" w:after="120"/>
              <w:ind w:left="0"/>
              <w:rPr>
                <w:sz w:val="26"/>
                <w:szCs w:val="26"/>
              </w:rPr>
            </w:pPr>
            <w:r w:rsidRPr="00410FBA">
              <w:rPr>
                <w:sz w:val="26"/>
                <w:szCs w:val="26"/>
              </w:rPr>
              <w:t>Toàn bộ thông tin của hóa đơn được đồng bộ từ hệ thống HDDT của Tổng cục thuế</w:t>
            </w:r>
          </w:p>
          <w:p w14:paraId="34101440" w14:textId="77777777" w:rsidR="00BA2214" w:rsidRPr="00410FBA" w:rsidRDefault="00BA2214" w:rsidP="00BA2214">
            <w:pPr>
              <w:pStyle w:val="ListParagraph"/>
              <w:numPr>
                <w:ilvl w:val="0"/>
                <w:numId w:val="18"/>
              </w:numPr>
              <w:spacing w:before="120" w:after="120"/>
              <w:rPr>
                <w:b/>
                <w:sz w:val="26"/>
                <w:szCs w:val="26"/>
              </w:rPr>
            </w:pPr>
            <w:r w:rsidRPr="00410FBA">
              <w:rPr>
                <w:b/>
                <w:sz w:val="26"/>
                <w:szCs w:val="26"/>
              </w:rPr>
              <w:t>Chức năng xử lý:</w:t>
            </w:r>
          </w:p>
          <w:p w14:paraId="67E5A5CD" w14:textId="77777777" w:rsidR="00BA2214" w:rsidRPr="00410FBA" w:rsidRDefault="00BA2214" w:rsidP="00BA2214">
            <w:pPr>
              <w:pStyle w:val="ListParagraph"/>
              <w:spacing w:before="120" w:after="120"/>
              <w:ind w:left="0"/>
              <w:rPr>
                <w:sz w:val="26"/>
                <w:szCs w:val="26"/>
              </w:rPr>
            </w:pPr>
            <w:r w:rsidRPr="00410FBA">
              <w:rPr>
                <w:sz w:val="26"/>
                <w:szCs w:val="26"/>
              </w:rPr>
              <w:t>Hệ thống đồng bộ các thông tin của hóa đơn từ hệ thống HDDT của Tổng cục thuế</w:t>
            </w:r>
          </w:p>
          <w:p w14:paraId="70169F68" w14:textId="77777777" w:rsidR="00BA2214" w:rsidRPr="00410FBA" w:rsidRDefault="00BA2214" w:rsidP="00BA2214">
            <w:pPr>
              <w:pStyle w:val="ListParagraph"/>
              <w:numPr>
                <w:ilvl w:val="0"/>
                <w:numId w:val="18"/>
              </w:numPr>
              <w:spacing w:before="120" w:after="120"/>
              <w:rPr>
                <w:b/>
                <w:sz w:val="26"/>
                <w:szCs w:val="26"/>
              </w:rPr>
            </w:pPr>
            <w:r w:rsidRPr="00410FBA">
              <w:rPr>
                <w:b/>
                <w:sz w:val="26"/>
                <w:szCs w:val="26"/>
              </w:rPr>
              <w:t>Ngoại lệ:</w:t>
            </w:r>
          </w:p>
          <w:p w14:paraId="2EEE553D" w14:textId="77777777" w:rsidR="007F3B23" w:rsidRPr="00410FBA" w:rsidRDefault="00BA2214" w:rsidP="00BA2214">
            <w:pPr>
              <w:pStyle w:val="ListParagraph"/>
              <w:spacing w:before="120" w:after="120"/>
              <w:ind w:left="0"/>
              <w:rPr>
                <w:b/>
                <w:sz w:val="26"/>
                <w:szCs w:val="26"/>
              </w:rPr>
            </w:pPr>
            <w:r w:rsidRPr="00410FBA">
              <w:rPr>
                <w:sz w:val="26"/>
                <w:szCs w:val="26"/>
              </w:rPr>
              <w:t>Không có</w:t>
            </w:r>
          </w:p>
        </w:tc>
        <w:tc>
          <w:tcPr>
            <w:tcW w:w="404" w:type="pct"/>
          </w:tcPr>
          <w:p w14:paraId="0848D3C3" w14:textId="77777777" w:rsidR="007F3B23" w:rsidRPr="00410FBA" w:rsidRDefault="007F3B23" w:rsidP="007F3B23">
            <w:pPr>
              <w:spacing w:before="120" w:after="120"/>
              <w:rPr>
                <w:sz w:val="26"/>
                <w:szCs w:val="26"/>
              </w:rPr>
            </w:pPr>
            <w:r w:rsidRPr="00410FBA">
              <w:rPr>
                <w:sz w:val="26"/>
                <w:szCs w:val="26"/>
              </w:rPr>
              <w:t>Cao</w:t>
            </w:r>
          </w:p>
        </w:tc>
        <w:tc>
          <w:tcPr>
            <w:tcW w:w="495" w:type="pct"/>
          </w:tcPr>
          <w:p w14:paraId="6CF0A811" w14:textId="77777777" w:rsidR="007F3B23" w:rsidRPr="00410FBA" w:rsidRDefault="007F3B23" w:rsidP="007F3B23">
            <w:pPr>
              <w:spacing w:before="120" w:after="120"/>
              <w:rPr>
                <w:sz w:val="26"/>
                <w:szCs w:val="26"/>
              </w:rPr>
            </w:pPr>
            <w:r w:rsidRPr="00410FBA">
              <w:rPr>
                <w:sz w:val="26"/>
                <w:szCs w:val="26"/>
              </w:rPr>
              <w:t>Cao</w:t>
            </w:r>
          </w:p>
        </w:tc>
        <w:tc>
          <w:tcPr>
            <w:tcW w:w="484" w:type="pct"/>
          </w:tcPr>
          <w:p w14:paraId="676C9846" w14:textId="77777777" w:rsidR="007F3B23" w:rsidRPr="00410FBA" w:rsidRDefault="007F3B23" w:rsidP="007F3B23">
            <w:pPr>
              <w:spacing w:before="120" w:after="120"/>
              <w:rPr>
                <w:sz w:val="26"/>
                <w:szCs w:val="26"/>
              </w:rPr>
            </w:pPr>
            <w:r w:rsidRPr="00410FBA">
              <w:rPr>
                <w:sz w:val="26"/>
                <w:szCs w:val="26"/>
              </w:rPr>
              <w:t>Nhân viên kế toán</w:t>
            </w:r>
          </w:p>
        </w:tc>
      </w:tr>
    </w:tbl>
    <w:p w14:paraId="33500C38" w14:textId="77777777" w:rsidR="007F3B23" w:rsidRPr="00410FBA" w:rsidRDefault="007F3B23" w:rsidP="007F3B23"/>
    <w:p w14:paraId="20F19DEE" w14:textId="77777777" w:rsidR="004F2A06" w:rsidRPr="00410FBA" w:rsidRDefault="006E4081" w:rsidP="00C808E0">
      <w:pPr>
        <w:pStyle w:val="Heading2"/>
      </w:pPr>
      <w:bookmarkStart w:id="747" w:name="_Toc167894548"/>
      <w:r w:rsidRPr="00410FBA">
        <w:t>Báo cáo</w:t>
      </w:r>
      <w:bookmarkEnd w:id="747"/>
    </w:p>
    <w:p w14:paraId="70448847" w14:textId="77777777" w:rsidR="004F2A06" w:rsidRPr="00410FBA" w:rsidRDefault="00030FFE">
      <w:pPr>
        <w:spacing w:before="120" w:after="120"/>
        <w:rPr>
          <w:sz w:val="26"/>
          <w:szCs w:val="26"/>
        </w:rPr>
      </w:pPr>
      <w:r w:rsidRPr="00410FBA">
        <w:rPr>
          <w:noProof/>
        </w:rPr>
        <w:drawing>
          <wp:inline distT="0" distB="0" distL="0" distR="0" wp14:anchorId="19F24142" wp14:editId="7DBE40D0">
            <wp:extent cx="5761990" cy="4087495"/>
            <wp:effectExtent l="38100" t="0" r="10160" b="8255"/>
            <wp:docPr id="1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102CFD50" w14:textId="77777777" w:rsidR="00D5196A" w:rsidRPr="00410FBA" w:rsidRDefault="00D5196A">
      <w:pPr>
        <w:spacing w:before="120" w:after="120"/>
        <w:rPr>
          <w:sz w:val="26"/>
          <w:szCs w:val="26"/>
        </w:rPr>
      </w:pPr>
    </w:p>
    <w:p w14:paraId="28FEA0BC" w14:textId="77777777" w:rsidR="00D5196A" w:rsidRPr="00410FBA" w:rsidRDefault="00D5196A" w:rsidP="00D5196A">
      <w:pPr>
        <w:pStyle w:val="Heading3"/>
        <w:numPr>
          <w:ilvl w:val="0"/>
          <w:numId w:val="0"/>
        </w:numPr>
      </w:pPr>
      <w:bookmarkStart w:id="748" w:name="_Toc167894549"/>
      <w:r w:rsidRPr="00410FBA">
        <w:t>IV.3.1 Bảng kê hóa đơn từ chứng từ bán hàng (mẫu GTGT)</w:t>
      </w:r>
      <w:bookmarkEnd w:id="748"/>
    </w:p>
    <w:tbl>
      <w:tblPr>
        <w:tblStyle w:val="TableGrid"/>
        <w:tblW w:w="5000" w:type="pct"/>
        <w:tblLook w:val="04A0" w:firstRow="1" w:lastRow="0" w:firstColumn="1" w:lastColumn="0" w:noHBand="0" w:noVBand="1"/>
      </w:tblPr>
      <w:tblGrid>
        <w:gridCol w:w="708"/>
        <w:gridCol w:w="2557"/>
        <w:gridCol w:w="771"/>
        <w:gridCol w:w="2493"/>
        <w:gridCol w:w="733"/>
        <w:gridCol w:w="823"/>
        <w:gridCol w:w="979"/>
      </w:tblGrid>
      <w:tr w:rsidR="00410FBA" w:rsidRPr="00410FBA" w14:paraId="4185F0CE" w14:textId="77777777" w:rsidTr="00D5196A">
        <w:tc>
          <w:tcPr>
            <w:tcW w:w="391" w:type="pct"/>
          </w:tcPr>
          <w:p w14:paraId="4B690864" w14:textId="77777777" w:rsidR="00D5196A" w:rsidRPr="00410FBA" w:rsidRDefault="00D5196A" w:rsidP="00D5196A">
            <w:pPr>
              <w:spacing w:before="120" w:after="120"/>
              <w:jc w:val="center"/>
              <w:rPr>
                <w:b/>
                <w:sz w:val="26"/>
                <w:szCs w:val="26"/>
              </w:rPr>
            </w:pPr>
            <w:r w:rsidRPr="00410FBA">
              <w:rPr>
                <w:b/>
                <w:sz w:val="26"/>
                <w:szCs w:val="26"/>
              </w:rPr>
              <w:t>STT</w:t>
            </w:r>
          </w:p>
        </w:tc>
        <w:tc>
          <w:tcPr>
            <w:tcW w:w="856" w:type="pct"/>
          </w:tcPr>
          <w:p w14:paraId="1773B1BB" w14:textId="77777777" w:rsidR="00D5196A" w:rsidRPr="00410FBA" w:rsidRDefault="00D5196A" w:rsidP="00D5196A">
            <w:pPr>
              <w:spacing w:before="120" w:after="120"/>
              <w:jc w:val="center"/>
              <w:rPr>
                <w:b/>
                <w:sz w:val="26"/>
                <w:szCs w:val="26"/>
              </w:rPr>
            </w:pPr>
            <w:r w:rsidRPr="00410FBA">
              <w:rPr>
                <w:b/>
                <w:sz w:val="26"/>
                <w:szCs w:val="26"/>
              </w:rPr>
              <w:t>Mã yêu cầu</w:t>
            </w:r>
          </w:p>
        </w:tc>
        <w:tc>
          <w:tcPr>
            <w:tcW w:w="787" w:type="pct"/>
          </w:tcPr>
          <w:p w14:paraId="4C761EC3" w14:textId="77777777" w:rsidR="00D5196A" w:rsidRPr="00410FBA" w:rsidRDefault="00D5196A" w:rsidP="00D5196A">
            <w:pPr>
              <w:spacing w:before="120" w:after="120"/>
              <w:jc w:val="center"/>
              <w:rPr>
                <w:b/>
                <w:sz w:val="26"/>
                <w:szCs w:val="26"/>
              </w:rPr>
            </w:pPr>
            <w:r w:rsidRPr="00410FBA">
              <w:rPr>
                <w:b/>
                <w:sz w:val="26"/>
                <w:szCs w:val="26"/>
              </w:rPr>
              <w:t>Tên yêu cầu</w:t>
            </w:r>
          </w:p>
        </w:tc>
        <w:tc>
          <w:tcPr>
            <w:tcW w:w="1584" w:type="pct"/>
          </w:tcPr>
          <w:p w14:paraId="6A86F1C8" w14:textId="77777777" w:rsidR="00D5196A" w:rsidRPr="00410FBA" w:rsidRDefault="00D5196A" w:rsidP="00D5196A">
            <w:pPr>
              <w:spacing w:before="120" w:after="120"/>
              <w:jc w:val="center"/>
              <w:rPr>
                <w:b/>
                <w:sz w:val="26"/>
                <w:szCs w:val="26"/>
              </w:rPr>
            </w:pPr>
            <w:r w:rsidRPr="00410FBA">
              <w:rPr>
                <w:b/>
                <w:sz w:val="26"/>
                <w:szCs w:val="26"/>
              </w:rPr>
              <w:t xml:space="preserve">Mô tả </w:t>
            </w:r>
          </w:p>
        </w:tc>
        <w:tc>
          <w:tcPr>
            <w:tcW w:w="404" w:type="pct"/>
          </w:tcPr>
          <w:p w14:paraId="55F688C8" w14:textId="77777777" w:rsidR="00D5196A" w:rsidRPr="00410FBA" w:rsidRDefault="00D5196A" w:rsidP="00D5196A">
            <w:pPr>
              <w:spacing w:before="120" w:after="120"/>
              <w:jc w:val="center"/>
              <w:rPr>
                <w:b/>
                <w:sz w:val="26"/>
                <w:szCs w:val="26"/>
              </w:rPr>
            </w:pPr>
            <w:r w:rsidRPr="00410FBA">
              <w:rPr>
                <w:b/>
                <w:sz w:val="26"/>
                <w:szCs w:val="26"/>
              </w:rPr>
              <w:t>Mức độ ưu tiên</w:t>
            </w:r>
          </w:p>
        </w:tc>
        <w:tc>
          <w:tcPr>
            <w:tcW w:w="495" w:type="pct"/>
          </w:tcPr>
          <w:p w14:paraId="6DEA358C" w14:textId="77777777" w:rsidR="00D5196A" w:rsidRPr="00410FBA" w:rsidRDefault="00D5196A" w:rsidP="00D5196A">
            <w:pPr>
              <w:spacing w:before="120" w:after="120"/>
              <w:jc w:val="center"/>
              <w:rPr>
                <w:b/>
                <w:sz w:val="26"/>
                <w:szCs w:val="26"/>
              </w:rPr>
            </w:pPr>
            <w:r w:rsidRPr="00410FBA">
              <w:rPr>
                <w:b/>
                <w:sz w:val="26"/>
                <w:szCs w:val="26"/>
              </w:rPr>
              <w:t>Mức độ quan trọng</w:t>
            </w:r>
          </w:p>
        </w:tc>
        <w:tc>
          <w:tcPr>
            <w:tcW w:w="484" w:type="pct"/>
          </w:tcPr>
          <w:p w14:paraId="4D153458" w14:textId="77777777" w:rsidR="00D5196A" w:rsidRPr="00410FBA" w:rsidRDefault="00D5196A" w:rsidP="00D5196A">
            <w:pPr>
              <w:spacing w:before="120" w:after="120"/>
              <w:jc w:val="center"/>
              <w:rPr>
                <w:b/>
                <w:sz w:val="26"/>
                <w:szCs w:val="26"/>
              </w:rPr>
            </w:pPr>
            <w:r w:rsidRPr="00410FBA">
              <w:rPr>
                <w:b/>
                <w:sz w:val="26"/>
                <w:szCs w:val="26"/>
              </w:rPr>
              <w:t>Đối tượng liên quan</w:t>
            </w:r>
          </w:p>
        </w:tc>
      </w:tr>
      <w:tr w:rsidR="00410FBA" w:rsidRPr="00410FBA" w14:paraId="3AB6EC4B" w14:textId="77777777" w:rsidTr="00D5196A">
        <w:tc>
          <w:tcPr>
            <w:tcW w:w="391" w:type="pct"/>
          </w:tcPr>
          <w:p w14:paraId="4A73EAB3" w14:textId="77777777" w:rsidR="00D5196A" w:rsidRPr="00410FBA" w:rsidRDefault="00D5196A" w:rsidP="00D5196A">
            <w:pPr>
              <w:pStyle w:val="ListParagraph"/>
              <w:spacing w:before="120" w:after="120"/>
              <w:ind w:left="0"/>
              <w:rPr>
                <w:sz w:val="26"/>
                <w:szCs w:val="26"/>
              </w:rPr>
            </w:pPr>
            <w:r w:rsidRPr="00410FBA">
              <w:rPr>
                <w:sz w:val="26"/>
                <w:szCs w:val="26"/>
              </w:rPr>
              <w:t>1</w:t>
            </w:r>
          </w:p>
        </w:tc>
        <w:tc>
          <w:tcPr>
            <w:tcW w:w="856" w:type="pct"/>
          </w:tcPr>
          <w:p w14:paraId="791E20C0" w14:textId="1447BEFE" w:rsidR="00D5196A" w:rsidRPr="00410FBA" w:rsidRDefault="00075681" w:rsidP="00D5196A">
            <w:pPr>
              <w:spacing w:before="120" w:after="120"/>
              <w:rPr>
                <w:sz w:val="26"/>
                <w:szCs w:val="26"/>
              </w:rPr>
            </w:pPr>
            <w:r w:rsidRPr="00410FBA">
              <w:rPr>
                <w:sz w:val="26"/>
                <w:szCs w:val="26"/>
              </w:rPr>
              <w:t>SR_HDDT_043.01.01</w:t>
            </w:r>
          </w:p>
        </w:tc>
        <w:tc>
          <w:tcPr>
            <w:tcW w:w="787" w:type="pct"/>
          </w:tcPr>
          <w:p w14:paraId="13DB6475" w14:textId="77777777" w:rsidR="00D5196A" w:rsidRPr="00410FBA" w:rsidRDefault="00D5196A" w:rsidP="00417020">
            <w:pPr>
              <w:spacing w:before="120" w:after="120"/>
              <w:rPr>
                <w:sz w:val="26"/>
                <w:szCs w:val="26"/>
              </w:rPr>
            </w:pPr>
            <w:r w:rsidRPr="00410FBA">
              <w:rPr>
                <w:sz w:val="26"/>
                <w:szCs w:val="26"/>
              </w:rPr>
              <w:t xml:space="preserve">Xem </w:t>
            </w:r>
            <w:r w:rsidR="00832287" w:rsidRPr="00410FBA">
              <w:rPr>
                <w:sz w:val="26"/>
                <w:szCs w:val="26"/>
              </w:rPr>
              <w:t xml:space="preserve">số liệu </w:t>
            </w:r>
            <w:r w:rsidRPr="00410FBA">
              <w:rPr>
                <w:sz w:val="26"/>
                <w:szCs w:val="26"/>
              </w:rPr>
              <w:t>bảng kê hóa đơn</w:t>
            </w:r>
          </w:p>
        </w:tc>
        <w:tc>
          <w:tcPr>
            <w:tcW w:w="1584" w:type="pct"/>
          </w:tcPr>
          <w:p w14:paraId="62A995F9" w14:textId="77777777" w:rsidR="00D5196A" w:rsidRPr="00410FBA" w:rsidRDefault="00D5196A" w:rsidP="00D5196A">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1EEB5783" w14:textId="77777777" w:rsidR="00D5196A" w:rsidRPr="00410FBA" w:rsidRDefault="00D5196A" w:rsidP="00D5196A">
            <w:pPr>
              <w:pStyle w:val="ListParagraph"/>
              <w:spacing w:before="120" w:after="120"/>
              <w:ind w:left="0"/>
              <w:rPr>
                <w:sz w:val="26"/>
                <w:szCs w:val="26"/>
              </w:rPr>
            </w:pPr>
            <w:r w:rsidRPr="00410FBA">
              <w:rPr>
                <w:sz w:val="26"/>
                <w:szCs w:val="26"/>
              </w:rPr>
              <w:t>Cho phép người dùng xem bảng kê hóa đơn từ chứng từ bán hàng</w:t>
            </w:r>
          </w:p>
          <w:p w14:paraId="4588FF33" w14:textId="77777777" w:rsidR="00D5196A" w:rsidRPr="00410FBA" w:rsidRDefault="00D5196A" w:rsidP="00D5196A">
            <w:pPr>
              <w:pStyle w:val="ListParagraph"/>
              <w:numPr>
                <w:ilvl w:val="0"/>
                <w:numId w:val="18"/>
              </w:numPr>
              <w:spacing w:before="120" w:after="120"/>
              <w:rPr>
                <w:b/>
                <w:sz w:val="26"/>
                <w:szCs w:val="26"/>
              </w:rPr>
            </w:pPr>
            <w:r w:rsidRPr="00410FBA">
              <w:rPr>
                <w:b/>
                <w:sz w:val="26"/>
                <w:szCs w:val="26"/>
              </w:rPr>
              <w:t>Thông tin đầu vào:</w:t>
            </w:r>
          </w:p>
          <w:p w14:paraId="33B333BA" w14:textId="77777777" w:rsidR="00D5196A" w:rsidRPr="00410FBA" w:rsidRDefault="00D5196A" w:rsidP="00D5196A">
            <w:pPr>
              <w:spacing w:before="120" w:after="120"/>
              <w:rPr>
                <w:sz w:val="26"/>
                <w:szCs w:val="26"/>
              </w:rPr>
            </w:pPr>
            <w:r w:rsidRPr="00410FBA">
              <w:rPr>
                <w:sz w:val="26"/>
                <w:szCs w:val="26"/>
              </w:rPr>
              <w:t xml:space="preserve">Dữ liệu </w:t>
            </w:r>
            <w:r w:rsidR="007814A0" w:rsidRPr="00410FBA">
              <w:rPr>
                <w:sz w:val="26"/>
                <w:szCs w:val="26"/>
              </w:rPr>
              <w:t>bảng kê</w:t>
            </w:r>
            <w:r w:rsidRPr="00410FBA">
              <w:rPr>
                <w:sz w:val="26"/>
                <w:szCs w:val="26"/>
              </w:rPr>
              <w:t xml:space="preserve"> có trên hệ thống</w:t>
            </w:r>
          </w:p>
          <w:p w14:paraId="7CD42522" w14:textId="77777777" w:rsidR="00D5196A" w:rsidRPr="00410FBA" w:rsidRDefault="00D5196A" w:rsidP="00D5196A">
            <w:pPr>
              <w:pStyle w:val="ListParagraph"/>
              <w:numPr>
                <w:ilvl w:val="0"/>
                <w:numId w:val="18"/>
              </w:numPr>
              <w:spacing w:before="120" w:after="120"/>
              <w:rPr>
                <w:b/>
                <w:sz w:val="26"/>
                <w:szCs w:val="26"/>
              </w:rPr>
            </w:pPr>
            <w:r w:rsidRPr="00410FBA">
              <w:rPr>
                <w:b/>
                <w:sz w:val="26"/>
                <w:szCs w:val="26"/>
              </w:rPr>
              <w:t xml:space="preserve">Thông tin đầu ra: </w:t>
            </w:r>
          </w:p>
          <w:p w14:paraId="71A17CE3" w14:textId="77777777" w:rsidR="00D5196A" w:rsidRPr="00410FBA" w:rsidRDefault="00417020" w:rsidP="00D5196A">
            <w:pPr>
              <w:spacing w:before="120" w:after="120"/>
              <w:rPr>
                <w:sz w:val="26"/>
                <w:szCs w:val="26"/>
                <w:u w:val="single"/>
              </w:rPr>
            </w:pPr>
            <w:r w:rsidRPr="00410FBA">
              <w:rPr>
                <w:sz w:val="26"/>
                <w:szCs w:val="26"/>
                <w:u w:val="single"/>
              </w:rPr>
              <w:t>Bảng kê</w:t>
            </w:r>
            <w:r w:rsidR="00D5196A" w:rsidRPr="00410FBA">
              <w:rPr>
                <w:sz w:val="26"/>
                <w:szCs w:val="26"/>
                <w:u w:val="single"/>
              </w:rPr>
              <w:t xml:space="preserve"> gồm các trường thông tin sau:</w:t>
            </w:r>
          </w:p>
          <w:p w14:paraId="5B411443" w14:textId="77777777" w:rsidR="00AC5BDF" w:rsidRPr="00410FBA" w:rsidRDefault="00AC5BDF" w:rsidP="00AC5BDF">
            <w:pPr>
              <w:spacing w:before="120" w:after="120"/>
              <w:rPr>
                <w:sz w:val="26"/>
                <w:szCs w:val="26"/>
              </w:rPr>
            </w:pPr>
            <w:r w:rsidRPr="00410FBA">
              <w:rPr>
                <w:sz w:val="26"/>
                <w:szCs w:val="26"/>
              </w:rPr>
              <w:t xml:space="preserve">Danh sách hóa đơn, chứng từ bán được </w:t>
            </w:r>
            <w:r w:rsidR="00417020" w:rsidRPr="00410FBA">
              <w:rPr>
                <w:sz w:val="26"/>
                <w:szCs w:val="26"/>
              </w:rPr>
              <w:t xml:space="preserve">phân vào </w:t>
            </w:r>
            <w:r w:rsidRPr="00410FBA">
              <w:rPr>
                <w:sz w:val="26"/>
                <w:szCs w:val="26"/>
              </w:rPr>
              <w:t>các loại sau:</w:t>
            </w:r>
          </w:p>
          <w:p w14:paraId="6AB33BA8" w14:textId="77777777" w:rsidR="00AC5BDF" w:rsidRPr="00410FBA" w:rsidRDefault="00AC5BDF" w:rsidP="00AC5BDF">
            <w:pPr>
              <w:spacing w:before="120" w:after="120"/>
              <w:rPr>
                <w:sz w:val="26"/>
                <w:szCs w:val="26"/>
              </w:rPr>
            </w:pPr>
            <w:r w:rsidRPr="00410FBA">
              <w:rPr>
                <w:sz w:val="26"/>
                <w:szCs w:val="26"/>
              </w:rPr>
              <w:t>+ Hàng hóa, dịch vụ không kê khai và nộp thuế</w:t>
            </w:r>
          </w:p>
          <w:p w14:paraId="79049CC1" w14:textId="77777777" w:rsidR="00AC5BDF" w:rsidRPr="00410FBA" w:rsidRDefault="00AC5BDF" w:rsidP="00AC5BDF">
            <w:pPr>
              <w:spacing w:before="120" w:after="120"/>
              <w:rPr>
                <w:sz w:val="26"/>
                <w:szCs w:val="26"/>
              </w:rPr>
            </w:pPr>
            <w:r w:rsidRPr="00410FBA">
              <w:rPr>
                <w:sz w:val="26"/>
                <w:szCs w:val="26"/>
              </w:rPr>
              <w:t>+ Hàng hóa, dịch vụ không chịu thuế GTGT</w:t>
            </w:r>
          </w:p>
          <w:p w14:paraId="40FE9A90" w14:textId="77777777" w:rsidR="00AC5BDF" w:rsidRPr="00410FBA" w:rsidRDefault="00AC5BDF" w:rsidP="00AC5BDF">
            <w:pPr>
              <w:spacing w:before="120" w:after="120"/>
              <w:rPr>
                <w:sz w:val="26"/>
                <w:szCs w:val="26"/>
              </w:rPr>
            </w:pPr>
            <w:r w:rsidRPr="00410FBA">
              <w:rPr>
                <w:sz w:val="26"/>
                <w:szCs w:val="26"/>
              </w:rPr>
              <w:t>+ Hàng hóa, dịch vụ chịu thuế suất thuế GTGT 0%</w:t>
            </w:r>
          </w:p>
          <w:p w14:paraId="027C694C" w14:textId="77777777" w:rsidR="00D5196A" w:rsidRPr="00410FBA" w:rsidRDefault="00AC5BDF" w:rsidP="00AC5BDF">
            <w:pPr>
              <w:spacing w:before="120" w:after="120"/>
              <w:rPr>
                <w:sz w:val="26"/>
                <w:szCs w:val="26"/>
              </w:rPr>
            </w:pPr>
            <w:r w:rsidRPr="00410FBA">
              <w:rPr>
                <w:sz w:val="26"/>
                <w:szCs w:val="26"/>
              </w:rPr>
              <w:t>+ Hàng hóa, dịch vụ chịu thuế suất thuế GTGT 5%</w:t>
            </w:r>
          </w:p>
          <w:p w14:paraId="79E03A0F" w14:textId="77777777" w:rsidR="00AC5BDF" w:rsidRPr="00410FBA" w:rsidRDefault="00AC5BDF" w:rsidP="00AC5BDF">
            <w:pPr>
              <w:spacing w:before="120" w:after="120"/>
              <w:rPr>
                <w:sz w:val="26"/>
                <w:szCs w:val="26"/>
              </w:rPr>
            </w:pPr>
            <w:r w:rsidRPr="00410FBA">
              <w:rPr>
                <w:sz w:val="26"/>
                <w:szCs w:val="26"/>
              </w:rPr>
              <w:t>+ Hàng hóa, dịch vụ chịu thuế suất thuế GTGT 8%</w:t>
            </w:r>
          </w:p>
          <w:p w14:paraId="2A204D29" w14:textId="77777777" w:rsidR="00AC5BDF" w:rsidRPr="00410FBA" w:rsidRDefault="00AC5BDF" w:rsidP="00AC5BDF">
            <w:pPr>
              <w:spacing w:before="120" w:after="120"/>
              <w:rPr>
                <w:sz w:val="26"/>
                <w:szCs w:val="26"/>
              </w:rPr>
            </w:pPr>
            <w:r w:rsidRPr="00410FBA">
              <w:rPr>
                <w:sz w:val="26"/>
                <w:szCs w:val="26"/>
              </w:rPr>
              <w:t>+ Hàng hóa, dịch vụ chịu thuế suất thuế GTGT 10%</w:t>
            </w:r>
          </w:p>
          <w:p w14:paraId="343CE41A" w14:textId="77777777" w:rsidR="00AC5BDF" w:rsidRPr="00410FBA" w:rsidRDefault="00AC5BDF" w:rsidP="00AC5BDF">
            <w:pPr>
              <w:spacing w:before="120" w:after="120"/>
              <w:rPr>
                <w:sz w:val="26"/>
                <w:szCs w:val="26"/>
              </w:rPr>
            </w:pPr>
            <w:r w:rsidRPr="00410FBA">
              <w:rPr>
                <w:sz w:val="26"/>
                <w:szCs w:val="26"/>
              </w:rPr>
              <w:t>+ Hàng hóa, dịch vụ loại thuế khác</w:t>
            </w:r>
          </w:p>
          <w:p w14:paraId="1F079ADB" w14:textId="77777777" w:rsidR="00AC5BDF" w:rsidRPr="00410FBA" w:rsidRDefault="00AC5BDF" w:rsidP="00AC5BDF">
            <w:pPr>
              <w:spacing w:before="120" w:after="120"/>
              <w:rPr>
                <w:sz w:val="26"/>
                <w:szCs w:val="26"/>
              </w:rPr>
            </w:pPr>
            <w:r w:rsidRPr="00410FBA">
              <w:rPr>
                <w:sz w:val="26"/>
                <w:szCs w:val="26"/>
              </w:rPr>
              <w:t>Các trường thông tin hiển thị trên lưới gồm:</w:t>
            </w:r>
          </w:p>
          <w:p w14:paraId="01CC7C22" w14:textId="77777777" w:rsidR="00AC5BDF" w:rsidRPr="00410FBA" w:rsidRDefault="00AC5BDF" w:rsidP="00AC5BDF">
            <w:pPr>
              <w:spacing w:before="120" w:after="120"/>
              <w:rPr>
                <w:sz w:val="26"/>
                <w:szCs w:val="26"/>
              </w:rPr>
            </w:pPr>
            <w:r w:rsidRPr="00410FBA">
              <w:rPr>
                <w:sz w:val="26"/>
                <w:szCs w:val="26"/>
              </w:rPr>
              <w:t>+ Số hóa đơn</w:t>
            </w:r>
          </w:p>
          <w:p w14:paraId="1CC2DD26" w14:textId="77777777" w:rsidR="00AC5BDF" w:rsidRPr="00410FBA" w:rsidRDefault="00AC5BDF" w:rsidP="00AC5BDF">
            <w:pPr>
              <w:spacing w:before="120" w:after="120"/>
              <w:rPr>
                <w:sz w:val="26"/>
                <w:szCs w:val="26"/>
              </w:rPr>
            </w:pPr>
            <w:r w:rsidRPr="00410FBA">
              <w:rPr>
                <w:sz w:val="26"/>
                <w:szCs w:val="26"/>
              </w:rPr>
              <w:t>+ Ngày tháng năm phát hành</w:t>
            </w:r>
          </w:p>
          <w:p w14:paraId="7AAAC881" w14:textId="77777777" w:rsidR="00AC5BDF" w:rsidRPr="00410FBA" w:rsidRDefault="00AC5BDF" w:rsidP="00AC5BDF">
            <w:pPr>
              <w:spacing w:before="120" w:after="120"/>
              <w:rPr>
                <w:sz w:val="26"/>
                <w:szCs w:val="26"/>
              </w:rPr>
            </w:pPr>
            <w:r w:rsidRPr="00410FBA">
              <w:rPr>
                <w:sz w:val="26"/>
                <w:szCs w:val="26"/>
              </w:rPr>
              <w:t>+ Tên người mua</w:t>
            </w:r>
          </w:p>
          <w:p w14:paraId="04DAFB92" w14:textId="77777777" w:rsidR="00AC5BDF" w:rsidRPr="00410FBA" w:rsidRDefault="00AC5BDF" w:rsidP="00AC5BDF">
            <w:pPr>
              <w:spacing w:before="120" w:after="120"/>
              <w:rPr>
                <w:sz w:val="26"/>
                <w:szCs w:val="26"/>
              </w:rPr>
            </w:pPr>
            <w:r w:rsidRPr="00410FBA">
              <w:rPr>
                <w:sz w:val="26"/>
                <w:szCs w:val="26"/>
              </w:rPr>
              <w:t>+ Tên đơn vị mua hàng</w:t>
            </w:r>
          </w:p>
          <w:p w14:paraId="5FF1C982" w14:textId="77777777" w:rsidR="00FF5631" w:rsidRPr="00410FBA" w:rsidRDefault="00FF5631" w:rsidP="00AC5BDF">
            <w:pPr>
              <w:spacing w:before="120" w:after="120"/>
              <w:rPr>
                <w:sz w:val="26"/>
                <w:szCs w:val="26"/>
              </w:rPr>
            </w:pPr>
            <w:r w:rsidRPr="00410FBA">
              <w:rPr>
                <w:sz w:val="26"/>
                <w:szCs w:val="26"/>
              </w:rPr>
              <w:t>+ Hình thức thanh toán</w:t>
            </w:r>
          </w:p>
          <w:p w14:paraId="59CC6647" w14:textId="77777777" w:rsidR="00AC5BDF" w:rsidRPr="00410FBA" w:rsidRDefault="00AC5BDF" w:rsidP="00AC5BDF">
            <w:pPr>
              <w:spacing w:before="120" w:after="120"/>
              <w:rPr>
                <w:sz w:val="26"/>
                <w:szCs w:val="26"/>
              </w:rPr>
            </w:pPr>
            <w:r w:rsidRPr="00410FBA">
              <w:rPr>
                <w:sz w:val="26"/>
                <w:szCs w:val="26"/>
              </w:rPr>
              <w:t>+ MST người mua</w:t>
            </w:r>
          </w:p>
          <w:p w14:paraId="117C9AC5" w14:textId="77777777" w:rsidR="00AC5BDF" w:rsidRPr="00410FBA" w:rsidRDefault="00AC5BDF" w:rsidP="00AC5BDF">
            <w:pPr>
              <w:spacing w:before="120" w:after="120"/>
              <w:rPr>
                <w:sz w:val="26"/>
                <w:szCs w:val="26"/>
              </w:rPr>
            </w:pPr>
            <w:r w:rsidRPr="00410FBA">
              <w:rPr>
                <w:sz w:val="26"/>
                <w:szCs w:val="26"/>
              </w:rPr>
              <w:t>+ Doanh số bán chưa có thuế</w:t>
            </w:r>
          </w:p>
          <w:p w14:paraId="744A3D66" w14:textId="77777777" w:rsidR="00AC5BDF" w:rsidRPr="00410FBA" w:rsidRDefault="00AC5BDF" w:rsidP="00AC5BDF">
            <w:pPr>
              <w:spacing w:before="120" w:after="120"/>
              <w:rPr>
                <w:sz w:val="26"/>
                <w:szCs w:val="26"/>
              </w:rPr>
            </w:pPr>
            <w:r w:rsidRPr="00410FBA">
              <w:rPr>
                <w:sz w:val="26"/>
                <w:szCs w:val="26"/>
              </w:rPr>
              <w:t>+ Chiết khấu thương mại</w:t>
            </w:r>
          </w:p>
          <w:p w14:paraId="5F2256FB" w14:textId="77777777" w:rsidR="00AC5BDF" w:rsidRPr="00410FBA" w:rsidRDefault="00AC5BDF" w:rsidP="00AC5BDF">
            <w:pPr>
              <w:spacing w:before="120" w:after="120"/>
              <w:rPr>
                <w:sz w:val="26"/>
                <w:szCs w:val="26"/>
              </w:rPr>
            </w:pPr>
            <w:r w:rsidRPr="00410FBA">
              <w:rPr>
                <w:sz w:val="26"/>
                <w:szCs w:val="26"/>
              </w:rPr>
              <w:t>+ Giảm thuế</w:t>
            </w:r>
          </w:p>
          <w:p w14:paraId="436FCECC" w14:textId="77777777" w:rsidR="00AC5BDF" w:rsidRPr="00410FBA" w:rsidRDefault="00AC5BDF" w:rsidP="00AC5BDF">
            <w:pPr>
              <w:spacing w:before="120" w:after="120"/>
              <w:rPr>
                <w:sz w:val="26"/>
                <w:szCs w:val="26"/>
              </w:rPr>
            </w:pPr>
            <w:r w:rsidRPr="00410FBA">
              <w:rPr>
                <w:sz w:val="26"/>
                <w:szCs w:val="26"/>
              </w:rPr>
              <w:t>+ Giảm trừ khác</w:t>
            </w:r>
          </w:p>
          <w:p w14:paraId="335D4C5D" w14:textId="77777777" w:rsidR="00AC5BDF" w:rsidRPr="00410FBA" w:rsidRDefault="00AC5BDF" w:rsidP="00AC5BDF">
            <w:pPr>
              <w:spacing w:before="120" w:after="120"/>
              <w:rPr>
                <w:sz w:val="26"/>
                <w:szCs w:val="26"/>
              </w:rPr>
            </w:pPr>
            <w:r w:rsidRPr="00410FBA">
              <w:rPr>
                <w:sz w:val="26"/>
                <w:szCs w:val="26"/>
              </w:rPr>
              <w:t>+ Thuế GTGT</w:t>
            </w:r>
          </w:p>
          <w:p w14:paraId="1D4766FA" w14:textId="77777777" w:rsidR="00AC5BDF" w:rsidRPr="00410FBA" w:rsidRDefault="00AC5BDF" w:rsidP="00AC5BDF">
            <w:pPr>
              <w:spacing w:before="120" w:after="120"/>
              <w:rPr>
                <w:sz w:val="26"/>
                <w:szCs w:val="26"/>
              </w:rPr>
            </w:pPr>
            <w:r w:rsidRPr="00410FBA">
              <w:rPr>
                <w:sz w:val="26"/>
                <w:szCs w:val="26"/>
              </w:rPr>
              <w:t>+ Doanh số trên hóa đơn</w:t>
            </w:r>
          </w:p>
          <w:p w14:paraId="57463A78" w14:textId="77777777" w:rsidR="00AC5BDF" w:rsidRPr="00410FBA" w:rsidRDefault="00AC5BDF" w:rsidP="00AC5BDF">
            <w:pPr>
              <w:spacing w:before="120" w:after="120"/>
              <w:rPr>
                <w:sz w:val="26"/>
                <w:szCs w:val="26"/>
              </w:rPr>
            </w:pPr>
            <w:r w:rsidRPr="00410FBA">
              <w:rPr>
                <w:sz w:val="26"/>
                <w:szCs w:val="26"/>
              </w:rPr>
              <w:t>+ Ghi chú</w:t>
            </w:r>
          </w:p>
          <w:p w14:paraId="3C3DE988" w14:textId="77777777" w:rsidR="00AC5BDF" w:rsidRPr="00410FBA" w:rsidRDefault="00AC5BDF" w:rsidP="00AC5BDF">
            <w:pPr>
              <w:spacing w:before="120" w:after="120"/>
              <w:rPr>
                <w:sz w:val="26"/>
                <w:szCs w:val="26"/>
              </w:rPr>
            </w:pPr>
            <w:r w:rsidRPr="00410FBA">
              <w:rPr>
                <w:sz w:val="26"/>
                <w:szCs w:val="26"/>
              </w:rPr>
              <w:t>+ Tổng cộng doanh số bán hàng chưa thuế</w:t>
            </w:r>
          </w:p>
          <w:p w14:paraId="2E34DB60" w14:textId="77777777" w:rsidR="00AC5BDF" w:rsidRPr="00410FBA" w:rsidRDefault="00AC5BDF" w:rsidP="00AC5BDF">
            <w:pPr>
              <w:spacing w:before="120" w:after="120"/>
              <w:rPr>
                <w:sz w:val="26"/>
                <w:szCs w:val="26"/>
              </w:rPr>
            </w:pPr>
            <w:r w:rsidRPr="00410FBA">
              <w:rPr>
                <w:sz w:val="26"/>
                <w:szCs w:val="26"/>
              </w:rPr>
              <w:t>+ Tổng cộng chiết khấu thương mại</w:t>
            </w:r>
          </w:p>
          <w:p w14:paraId="3CD0CAF7" w14:textId="77777777" w:rsidR="00AC5BDF" w:rsidRPr="00410FBA" w:rsidRDefault="00AC5BDF" w:rsidP="00AC5BDF">
            <w:pPr>
              <w:spacing w:before="120" w:after="120"/>
              <w:rPr>
                <w:sz w:val="26"/>
                <w:szCs w:val="26"/>
              </w:rPr>
            </w:pPr>
            <w:r w:rsidRPr="00410FBA">
              <w:rPr>
                <w:sz w:val="26"/>
                <w:szCs w:val="26"/>
              </w:rPr>
              <w:t>+ Tổng cộng giảm thuế NĐ15</w:t>
            </w:r>
          </w:p>
          <w:p w14:paraId="31073E72" w14:textId="77777777" w:rsidR="00AC5BDF" w:rsidRPr="00410FBA" w:rsidRDefault="00AC5BDF" w:rsidP="00AC5BDF">
            <w:pPr>
              <w:spacing w:before="120" w:after="120"/>
              <w:rPr>
                <w:sz w:val="26"/>
                <w:szCs w:val="26"/>
              </w:rPr>
            </w:pPr>
            <w:r w:rsidRPr="00410FBA">
              <w:rPr>
                <w:sz w:val="26"/>
                <w:szCs w:val="26"/>
              </w:rPr>
              <w:t>+ Tổng cộng giảm trừ khác</w:t>
            </w:r>
          </w:p>
          <w:p w14:paraId="7DF377A6" w14:textId="77777777" w:rsidR="00AC5BDF" w:rsidRPr="00410FBA" w:rsidRDefault="00AC5BDF" w:rsidP="00AC5BDF">
            <w:pPr>
              <w:spacing w:before="120" w:after="120"/>
              <w:rPr>
                <w:sz w:val="26"/>
                <w:szCs w:val="26"/>
              </w:rPr>
            </w:pPr>
            <w:r w:rsidRPr="00410FBA">
              <w:rPr>
                <w:sz w:val="26"/>
                <w:szCs w:val="26"/>
              </w:rPr>
              <w:t>+ Tổng cộng thuế GTGT</w:t>
            </w:r>
          </w:p>
          <w:p w14:paraId="00420C27" w14:textId="77777777" w:rsidR="00AC5BDF" w:rsidRPr="00410FBA" w:rsidRDefault="00AC5BDF" w:rsidP="00AC5BDF">
            <w:pPr>
              <w:spacing w:before="120" w:after="120"/>
              <w:rPr>
                <w:sz w:val="26"/>
                <w:szCs w:val="26"/>
              </w:rPr>
            </w:pPr>
            <w:r w:rsidRPr="00410FBA">
              <w:rPr>
                <w:sz w:val="26"/>
                <w:szCs w:val="26"/>
              </w:rPr>
              <w:t>+ Tổng cộng doanh số trên hóa đơn</w:t>
            </w:r>
          </w:p>
          <w:p w14:paraId="00D8D690" w14:textId="77777777" w:rsidR="00AC5BDF" w:rsidRPr="00410FBA" w:rsidRDefault="00AC5BDF" w:rsidP="00AC5BDF">
            <w:pPr>
              <w:spacing w:before="120" w:after="120"/>
              <w:rPr>
                <w:sz w:val="26"/>
                <w:szCs w:val="26"/>
              </w:rPr>
            </w:pPr>
            <w:r w:rsidRPr="00410FBA">
              <w:rPr>
                <w:sz w:val="26"/>
                <w:szCs w:val="26"/>
              </w:rPr>
              <w:t>+ Tổng doanh thu hàng hóa, dịch vụ bán ra chịu thuế GTGT</w:t>
            </w:r>
          </w:p>
          <w:p w14:paraId="19AC141B" w14:textId="77777777" w:rsidR="00AC5BDF" w:rsidRPr="00410FBA" w:rsidRDefault="00AC5BDF" w:rsidP="00AC5BDF">
            <w:pPr>
              <w:spacing w:before="120" w:after="120"/>
              <w:rPr>
                <w:sz w:val="26"/>
                <w:szCs w:val="26"/>
              </w:rPr>
            </w:pPr>
            <w:r w:rsidRPr="00410FBA">
              <w:rPr>
                <w:sz w:val="26"/>
                <w:szCs w:val="26"/>
              </w:rPr>
              <w:t>+ Tổng số thuế GTGT của hàng hóa dịch vụ bán ra</w:t>
            </w:r>
          </w:p>
          <w:p w14:paraId="798BFDB9" w14:textId="77777777" w:rsidR="00D5196A" w:rsidRPr="00410FBA" w:rsidRDefault="00D5196A" w:rsidP="00D5196A">
            <w:pPr>
              <w:spacing w:before="120" w:after="120"/>
              <w:rPr>
                <w:sz w:val="26"/>
                <w:szCs w:val="26"/>
                <w:u w:val="single"/>
              </w:rPr>
            </w:pPr>
            <w:r w:rsidRPr="00410FBA">
              <w:rPr>
                <w:sz w:val="26"/>
                <w:szCs w:val="26"/>
                <w:u w:val="single"/>
              </w:rPr>
              <w:t xml:space="preserve">Các nút thao tác trên </w:t>
            </w:r>
            <w:r w:rsidR="00417020" w:rsidRPr="00410FBA">
              <w:rPr>
                <w:sz w:val="26"/>
                <w:szCs w:val="26"/>
                <w:u w:val="single"/>
              </w:rPr>
              <w:t>màn hình</w:t>
            </w:r>
            <w:r w:rsidRPr="00410FBA">
              <w:rPr>
                <w:sz w:val="26"/>
                <w:szCs w:val="26"/>
                <w:u w:val="single"/>
              </w:rPr>
              <w:t xml:space="preserve"> </w:t>
            </w:r>
            <w:r w:rsidR="00417020" w:rsidRPr="00410FBA">
              <w:rPr>
                <w:sz w:val="26"/>
                <w:szCs w:val="26"/>
                <w:u w:val="single"/>
              </w:rPr>
              <w:t>bảng kê</w:t>
            </w:r>
            <w:r w:rsidRPr="00410FBA">
              <w:rPr>
                <w:sz w:val="26"/>
                <w:szCs w:val="26"/>
                <w:u w:val="single"/>
              </w:rPr>
              <w:t xml:space="preserve"> gồm:</w:t>
            </w:r>
          </w:p>
          <w:p w14:paraId="0A91A449" w14:textId="77777777" w:rsidR="00D5196A" w:rsidRPr="00410FBA" w:rsidRDefault="00D5196A" w:rsidP="00D5196A">
            <w:pPr>
              <w:spacing w:before="120" w:after="120"/>
              <w:rPr>
                <w:sz w:val="26"/>
                <w:szCs w:val="26"/>
              </w:rPr>
            </w:pPr>
            <w:r w:rsidRPr="00410FBA">
              <w:rPr>
                <w:sz w:val="26"/>
                <w:szCs w:val="26"/>
              </w:rPr>
              <w:t>+ Xem</w:t>
            </w:r>
            <w:r w:rsidR="00417020" w:rsidRPr="00410FBA">
              <w:rPr>
                <w:sz w:val="26"/>
                <w:szCs w:val="26"/>
              </w:rPr>
              <w:t xml:space="preserve"> số liệu: </w:t>
            </w:r>
            <w:r w:rsidR="0036151A" w:rsidRPr="00410FBA">
              <w:rPr>
                <w:sz w:val="26"/>
                <w:szCs w:val="26"/>
              </w:rPr>
              <w:t>chức năng tìm kiếm bảng kê theo tiêu chí tìm kiếm</w:t>
            </w:r>
          </w:p>
          <w:p w14:paraId="10584496" w14:textId="77777777" w:rsidR="00D5196A" w:rsidRPr="00410FBA" w:rsidRDefault="00417020" w:rsidP="00D5196A">
            <w:pPr>
              <w:spacing w:before="120" w:after="120"/>
              <w:rPr>
                <w:sz w:val="26"/>
                <w:szCs w:val="26"/>
              </w:rPr>
            </w:pPr>
            <w:r w:rsidRPr="00410FBA">
              <w:rPr>
                <w:sz w:val="26"/>
                <w:szCs w:val="26"/>
              </w:rPr>
              <w:t>+ Xem báo cáo</w:t>
            </w:r>
            <w:r w:rsidR="0036151A" w:rsidRPr="00410FBA">
              <w:rPr>
                <w:sz w:val="26"/>
                <w:szCs w:val="26"/>
              </w:rPr>
              <w:t>: hiển thị bảng kê theo biểu mẫu báo cáo</w:t>
            </w:r>
          </w:p>
          <w:p w14:paraId="254BED95" w14:textId="77777777" w:rsidR="00417020" w:rsidRPr="00410FBA" w:rsidRDefault="00417020" w:rsidP="00D5196A">
            <w:pPr>
              <w:spacing w:before="120" w:after="120"/>
              <w:rPr>
                <w:sz w:val="26"/>
                <w:szCs w:val="26"/>
              </w:rPr>
            </w:pPr>
            <w:r w:rsidRPr="00410FBA">
              <w:rPr>
                <w:sz w:val="26"/>
                <w:szCs w:val="26"/>
              </w:rPr>
              <w:t>+ Xuất excel</w:t>
            </w:r>
          </w:p>
          <w:p w14:paraId="6CE644B8" w14:textId="77777777" w:rsidR="00D5196A" w:rsidRPr="00410FBA" w:rsidRDefault="00D5196A" w:rsidP="00D5196A">
            <w:pPr>
              <w:spacing w:before="120" w:after="120"/>
              <w:rPr>
                <w:sz w:val="26"/>
                <w:szCs w:val="26"/>
                <w:u w:val="single"/>
              </w:rPr>
            </w:pPr>
            <w:r w:rsidRPr="00410FBA">
              <w:rPr>
                <w:sz w:val="26"/>
                <w:szCs w:val="26"/>
                <w:u w:val="single"/>
              </w:rPr>
              <w:t>Chức năng tìm kiếm:</w:t>
            </w:r>
          </w:p>
          <w:p w14:paraId="58E72DA5" w14:textId="77777777" w:rsidR="00D5196A" w:rsidRPr="00410FBA" w:rsidRDefault="00D5196A" w:rsidP="00D5196A">
            <w:pPr>
              <w:spacing w:before="120" w:after="120"/>
              <w:rPr>
                <w:sz w:val="26"/>
                <w:szCs w:val="26"/>
              </w:rPr>
            </w:pPr>
            <w:r w:rsidRPr="00410FBA">
              <w:rPr>
                <w:sz w:val="26"/>
                <w:szCs w:val="26"/>
              </w:rPr>
              <w:t>Người dùng nhập từ khóa hoặc lựa chọn tiêu chí với các trường thông tin sau:</w:t>
            </w:r>
          </w:p>
          <w:p w14:paraId="37CEF4E0" w14:textId="77777777" w:rsidR="007814A0" w:rsidRPr="00410FBA" w:rsidRDefault="007814A0" w:rsidP="007814A0">
            <w:pPr>
              <w:spacing w:before="120" w:after="120"/>
              <w:rPr>
                <w:sz w:val="26"/>
                <w:szCs w:val="26"/>
              </w:rPr>
            </w:pPr>
            <w:r w:rsidRPr="00410FBA">
              <w:rPr>
                <w:sz w:val="26"/>
                <w:szCs w:val="26"/>
              </w:rPr>
              <w:t xml:space="preserve">+ </w:t>
            </w:r>
            <w:r w:rsidR="002E7BF4" w:rsidRPr="00410FBA">
              <w:rPr>
                <w:sz w:val="26"/>
                <w:szCs w:val="26"/>
              </w:rPr>
              <w:t>Ngày hóa đơn/Ngày phát hành t</w:t>
            </w:r>
            <w:r w:rsidRPr="00410FBA">
              <w:rPr>
                <w:sz w:val="26"/>
                <w:szCs w:val="26"/>
              </w:rPr>
              <w:t>ừ ngày: mặc định là ngày đầu tháng hiện tại, cho phép chọn lại</w:t>
            </w:r>
          </w:p>
          <w:p w14:paraId="1994F85D" w14:textId="77777777" w:rsidR="007814A0" w:rsidRPr="00410FBA" w:rsidRDefault="007814A0" w:rsidP="007814A0">
            <w:pPr>
              <w:spacing w:before="120" w:after="120"/>
              <w:rPr>
                <w:sz w:val="26"/>
                <w:szCs w:val="26"/>
              </w:rPr>
            </w:pPr>
            <w:r w:rsidRPr="00410FBA">
              <w:rPr>
                <w:sz w:val="26"/>
                <w:szCs w:val="26"/>
              </w:rPr>
              <w:t xml:space="preserve">+ </w:t>
            </w:r>
            <w:r w:rsidR="002E7BF4" w:rsidRPr="00410FBA">
              <w:rPr>
                <w:sz w:val="26"/>
                <w:szCs w:val="26"/>
              </w:rPr>
              <w:t>Ngày hóa đơn/Ngày phát hành đ</w:t>
            </w:r>
            <w:r w:rsidRPr="00410FBA">
              <w:rPr>
                <w:sz w:val="26"/>
                <w:szCs w:val="26"/>
              </w:rPr>
              <w:t>ến ngày: mặc định là ngày hiện tại, cho phép chọn lại</w:t>
            </w:r>
          </w:p>
          <w:p w14:paraId="0308CA1A" w14:textId="77777777" w:rsidR="007814A0" w:rsidRPr="00410FBA" w:rsidRDefault="007814A0" w:rsidP="00D5196A">
            <w:pPr>
              <w:spacing w:before="120" w:after="120"/>
              <w:rPr>
                <w:sz w:val="26"/>
                <w:szCs w:val="26"/>
              </w:rPr>
            </w:pPr>
            <w:r w:rsidRPr="00410FBA">
              <w:rPr>
                <w:sz w:val="26"/>
                <w:szCs w:val="26"/>
              </w:rPr>
              <w:t>+ MST người mua: tự nhập</w:t>
            </w:r>
          </w:p>
          <w:p w14:paraId="033DF169" w14:textId="77777777" w:rsidR="00D5196A" w:rsidRPr="00410FBA" w:rsidRDefault="00D5196A" w:rsidP="00D5196A">
            <w:pPr>
              <w:spacing w:before="120" w:after="120"/>
              <w:rPr>
                <w:b/>
                <w:sz w:val="26"/>
                <w:szCs w:val="26"/>
              </w:rPr>
            </w:pPr>
            <w:r w:rsidRPr="00410FBA">
              <w:rPr>
                <w:b/>
                <w:sz w:val="26"/>
                <w:szCs w:val="26"/>
              </w:rPr>
              <w:t>Chức năng xử lý:</w:t>
            </w:r>
          </w:p>
          <w:p w14:paraId="7A62F1D4" w14:textId="77777777" w:rsidR="00D5196A" w:rsidRPr="00410FBA" w:rsidRDefault="00D5196A" w:rsidP="00D5196A">
            <w:pPr>
              <w:spacing w:before="120" w:after="120"/>
              <w:rPr>
                <w:sz w:val="26"/>
                <w:szCs w:val="26"/>
              </w:rPr>
            </w:pPr>
            <w:r w:rsidRPr="00410FBA">
              <w:rPr>
                <w:sz w:val="26"/>
                <w:szCs w:val="26"/>
              </w:rPr>
              <w:t>+ Hệ thống hiển thị danh sách hóa đơn mặc định/hiển thị theo tiêu chí tìm kiếm</w:t>
            </w:r>
            <w:r w:rsidR="007814A0" w:rsidRPr="00410FBA">
              <w:rPr>
                <w:sz w:val="26"/>
                <w:szCs w:val="26"/>
              </w:rPr>
              <w:t>: các hóa đơn được sắp xếp theo thứ tự tăng dần của ngày hóa đơn</w:t>
            </w:r>
          </w:p>
          <w:p w14:paraId="40E45B0E" w14:textId="77777777" w:rsidR="00D5196A" w:rsidRPr="00410FBA" w:rsidRDefault="00D5196A" w:rsidP="00D5196A">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138602D4" w14:textId="77777777" w:rsidR="00D5196A" w:rsidRPr="00410FBA" w:rsidRDefault="00D5196A" w:rsidP="00D5196A">
            <w:pPr>
              <w:pStyle w:val="ListParagraph"/>
              <w:numPr>
                <w:ilvl w:val="0"/>
                <w:numId w:val="18"/>
              </w:numPr>
              <w:spacing w:before="120" w:after="120"/>
              <w:rPr>
                <w:b/>
                <w:sz w:val="26"/>
                <w:szCs w:val="26"/>
              </w:rPr>
            </w:pPr>
            <w:r w:rsidRPr="00410FBA">
              <w:rPr>
                <w:b/>
                <w:sz w:val="26"/>
                <w:szCs w:val="26"/>
              </w:rPr>
              <w:t xml:space="preserve">Các ngoại lệ: </w:t>
            </w:r>
          </w:p>
          <w:p w14:paraId="17273138" w14:textId="77777777" w:rsidR="00D5196A" w:rsidRPr="00410FBA" w:rsidRDefault="00D5196A" w:rsidP="00D5196A">
            <w:pPr>
              <w:spacing w:before="120" w:after="120"/>
              <w:rPr>
                <w:b/>
                <w:sz w:val="26"/>
                <w:szCs w:val="26"/>
              </w:rPr>
            </w:pPr>
            <w:r w:rsidRPr="00410FBA">
              <w:rPr>
                <w:sz w:val="26"/>
                <w:szCs w:val="26"/>
              </w:rPr>
              <w:t>Không có</w:t>
            </w:r>
          </w:p>
        </w:tc>
        <w:tc>
          <w:tcPr>
            <w:tcW w:w="404" w:type="pct"/>
          </w:tcPr>
          <w:p w14:paraId="5597FFA5" w14:textId="77777777" w:rsidR="00D5196A" w:rsidRPr="00410FBA" w:rsidRDefault="00D5196A" w:rsidP="00D5196A">
            <w:pPr>
              <w:spacing w:before="120" w:after="120"/>
              <w:rPr>
                <w:sz w:val="26"/>
                <w:szCs w:val="26"/>
              </w:rPr>
            </w:pPr>
            <w:r w:rsidRPr="00410FBA">
              <w:rPr>
                <w:sz w:val="26"/>
                <w:szCs w:val="26"/>
              </w:rPr>
              <w:t>Cao</w:t>
            </w:r>
          </w:p>
        </w:tc>
        <w:tc>
          <w:tcPr>
            <w:tcW w:w="495" w:type="pct"/>
          </w:tcPr>
          <w:p w14:paraId="43372FAA" w14:textId="77777777" w:rsidR="00D5196A" w:rsidRPr="00410FBA" w:rsidRDefault="00D5196A" w:rsidP="00D5196A">
            <w:pPr>
              <w:spacing w:before="120" w:after="120"/>
              <w:rPr>
                <w:sz w:val="26"/>
                <w:szCs w:val="26"/>
              </w:rPr>
            </w:pPr>
            <w:r w:rsidRPr="00410FBA">
              <w:rPr>
                <w:sz w:val="26"/>
                <w:szCs w:val="26"/>
              </w:rPr>
              <w:t>Cao</w:t>
            </w:r>
          </w:p>
        </w:tc>
        <w:tc>
          <w:tcPr>
            <w:tcW w:w="484" w:type="pct"/>
          </w:tcPr>
          <w:p w14:paraId="372C549D" w14:textId="77777777" w:rsidR="00D5196A" w:rsidRPr="00410FBA" w:rsidRDefault="00486EAE" w:rsidP="00D5196A">
            <w:pPr>
              <w:spacing w:before="120" w:after="120"/>
              <w:rPr>
                <w:sz w:val="26"/>
                <w:szCs w:val="26"/>
              </w:rPr>
            </w:pPr>
            <w:r w:rsidRPr="00410FBA">
              <w:rPr>
                <w:sz w:val="26"/>
                <w:szCs w:val="26"/>
              </w:rPr>
              <w:t>Kế toán trưởng, Lãnh đạo đơn vị, Cơ quan thuế</w:t>
            </w:r>
          </w:p>
        </w:tc>
      </w:tr>
      <w:tr w:rsidR="00410FBA" w:rsidRPr="00410FBA" w14:paraId="2F38835A" w14:textId="77777777" w:rsidTr="00D5196A">
        <w:tc>
          <w:tcPr>
            <w:tcW w:w="391" w:type="pct"/>
          </w:tcPr>
          <w:p w14:paraId="1693CA3F" w14:textId="77777777" w:rsidR="00486EAE" w:rsidRPr="00410FBA" w:rsidRDefault="00486EAE" w:rsidP="00486EAE">
            <w:pPr>
              <w:pStyle w:val="ListParagraph"/>
              <w:spacing w:before="120" w:after="120"/>
              <w:ind w:left="0"/>
              <w:rPr>
                <w:sz w:val="26"/>
                <w:szCs w:val="26"/>
              </w:rPr>
            </w:pPr>
            <w:r w:rsidRPr="00410FBA">
              <w:rPr>
                <w:sz w:val="26"/>
                <w:szCs w:val="26"/>
              </w:rPr>
              <w:t>2</w:t>
            </w:r>
          </w:p>
        </w:tc>
        <w:tc>
          <w:tcPr>
            <w:tcW w:w="856" w:type="pct"/>
          </w:tcPr>
          <w:p w14:paraId="49B1B80C" w14:textId="765F576D" w:rsidR="00486EAE" w:rsidRPr="00410FBA" w:rsidRDefault="00075681" w:rsidP="00486EAE">
            <w:pPr>
              <w:spacing w:before="120" w:after="120"/>
              <w:rPr>
                <w:sz w:val="26"/>
                <w:szCs w:val="26"/>
              </w:rPr>
            </w:pPr>
            <w:r w:rsidRPr="00410FBA">
              <w:rPr>
                <w:sz w:val="26"/>
                <w:szCs w:val="26"/>
              </w:rPr>
              <w:t>SR_HDDT_043.01.02</w:t>
            </w:r>
          </w:p>
        </w:tc>
        <w:tc>
          <w:tcPr>
            <w:tcW w:w="787" w:type="pct"/>
          </w:tcPr>
          <w:p w14:paraId="41EE931B" w14:textId="77777777" w:rsidR="00486EAE" w:rsidRPr="00410FBA" w:rsidRDefault="00486EAE" w:rsidP="00486EAE">
            <w:pPr>
              <w:spacing w:before="120" w:after="120"/>
              <w:rPr>
                <w:sz w:val="26"/>
                <w:szCs w:val="26"/>
              </w:rPr>
            </w:pPr>
            <w:r w:rsidRPr="00410FBA">
              <w:rPr>
                <w:sz w:val="26"/>
                <w:szCs w:val="26"/>
              </w:rPr>
              <w:t>Xem báo cáo bảng kê hóa đơn</w:t>
            </w:r>
          </w:p>
        </w:tc>
        <w:tc>
          <w:tcPr>
            <w:tcW w:w="1584" w:type="pct"/>
          </w:tcPr>
          <w:p w14:paraId="788E381D" w14:textId="77777777" w:rsidR="00486EAE" w:rsidRPr="00410FBA" w:rsidRDefault="00486EAE" w:rsidP="00486EA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30BB16A" w14:textId="77777777" w:rsidR="00486EAE" w:rsidRPr="00410FBA" w:rsidRDefault="00486EAE" w:rsidP="00486EAE">
            <w:pPr>
              <w:pStyle w:val="ListParagraph"/>
              <w:spacing w:before="120" w:after="120"/>
              <w:ind w:left="0"/>
              <w:rPr>
                <w:sz w:val="26"/>
                <w:szCs w:val="26"/>
              </w:rPr>
            </w:pPr>
            <w:r w:rsidRPr="00410FBA">
              <w:rPr>
                <w:sz w:val="26"/>
                <w:szCs w:val="26"/>
              </w:rPr>
              <w:t>Cho phép người dùng xem báo cáo bảng kê hóa đơn</w:t>
            </w:r>
          </w:p>
          <w:p w14:paraId="72A1F32A"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Thông tin đầu vào:</w:t>
            </w:r>
          </w:p>
          <w:p w14:paraId="49FA9349" w14:textId="77777777" w:rsidR="00486EAE" w:rsidRPr="00410FBA" w:rsidRDefault="00486EAE" w:rsidP="00486EAE">
            <w:pPr>
              <w:spacing w:before="120" w:after="120"/>
              <w:rPr>
                <w:sz w:val="26"/>
                <w:szCs w:val="26"/>
              </w:rPr>
            </w:pPr>
            <w:r w:rsidRPr="00410FBA">
              <w:rPr>
                <w:sz w:val="26"/>
                <w:szCs w:val="26"/>
              </w:rPr>
              <w:t>Dữ liệu bảng kê hóa đơn có trên hệ thống</w:t>
            </w:r>
          </w:p>
          <w:p w14:paraId="2CF14032"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 xml:space="preserve">Thông tin đầu ra: </w:t>
            </w:r>
          </w:p>
          <w:p w14:paraId="3E388E7D" w14:textId="77777777" w:rsidR="00486EAE" w:rsidRPr="00410FBA" w:rsidRDefault="00486EAE" w:rsidP="00486EAE">
            <w:pPr>
              <w:spacing w:before="120" w:after="120"/>
              <w:rPr>
                <w:sz w:val="26"/>
                <w:szCs w:val="26"/>
              </w:rPr>
            </w:pPr>
            <w:r w:rsidRPr="00410FBA">
              <w:rPr>
                <w:sz w:val="26"/>
                <w:szCs w:val="26"/>
              </w:rPr>
              <w:t>Danh sách bảng kê hóa đơn hiển thị dưới dạng báo cáo theo biểu mẫu có sẵn</w:t>
            </w:r>
          </w:p>
          <w:p w14:paraId="1ABF2076" w14:textId="77777777" w:rsidR="00486EAE" w:rsidRPr="00410FBA" w:rsidRDefault="00486EAE" w:rsidP="00486EAE">
            <w:pPr>
              <w:spacing w:before="120" w:after="120"/>
              <w:rPr>
                <w:sz w:val="26"/>
                <w:szCs w:val="26"/>
              </w:rPr>
            </w:pPr>
            <w:r w:rsidRPr="00410FBA">
              <w:rPr>
                <w:sz w:val="26"/>
                <w:szCs w:val="26"/>
              </w:rPr>
              <w:t>Người dùng có thể in và tải file pdf xuống thiết bị</w:t>
            </w:r>
          </w:p>
          <w:p w14:paraId="314D1A8C" w14:textId="77777777" w:rsidR="00486EAE" w:rsidRPr="00410FBA" w:rsidRDefault="00486EAE" w:rsidP="00486EAE">
            <w:pPr>
              <w:spacing w:before="120" w:after="120"/>
              <w:rPr>
                <w:sz w:val="26"/>
                <w:szCs w:val="26"/>
              </w:rPr>
            </w:pPr>
            <w:r w:rsidRPr="00410FBA">
              <w:rPr>
                <w:sz w:val="26"/>
                <w:szCs w:val="26"/>
              </w:rPr>
              <w:t>Biểu mẫu báo cáo gồm các thông tin sau:</w:t>
            </w:r>
          </w:p>
          <w:p w14:paraId="760031DE" w14:textId="77777777" w:rsidR="00486EAE" w:rsidRPr="00410FBA" w:rsidRDefault="00486EAE" w:rsidP="00486EAE">
            <w:pPr>
              <w:spacing w:before="120" w:after="120"/>
              <w:rPr>
                <w:sz w:val="26"/>
                <w:szCs w:val="26"/>
              </w:rPr>
            </w:pPr>
            <w:r w:rsidRPr="00410FBA">
              <w:rPr>
                <w:sz w:val="26"/>
                <w:szCs w:val="26"/>
              </w:rPr>
              <w:t>+ Kỳ tính thuế</w:t>
            </w:r>
          </w:p>
          <w:p w14:paraId="0085F6A8" w14:textId="77777777" w:rsidR="00486EAE" w:rsidRPr="00410FBA" w:rsidRDefault="00486EAE" w:rsidP="00486EAE">
            <w:pPr>
              <w:spacing w:before="120" w:after="120"/>
              <w:rPr>
                <w:sz w:val="26"/>
                <w:szCs w:val="26"/>
              </w:rPr>
            </w:pPr>
            <w:r w:rsidRPr="00410FBA">
              <w:rPr>
                <w:sz w:val="26"/>
                <w:szCs w:val="26"/>
              </w:rPr>
              <w:t>+ Tên người nộp thuế</w:t>
            </w:r>
          </w:p>
          <w:p w14:paraId="2E5438D0" w14:textId="77777777" w:rsidR="00486EAE" w:rsidRPr="00410FBA" w:rsidRDefault="00486EAE" w:rsidP="00486EAE">
            <w:pPr>
              <w:spacing w:before="120" w:after="120"/>
              <w:rPr>
                <w:sz w:val="26"/>
                <w:szCs w:val="26"/>
              </w:rPr>
            </w:pPr>
            <w:r w:rsidRPr="00410FBA">
              <w:rPr>
                <w:sz w:val="26"/>
                <w:szCs w:val="26"/>
              </w:rPr>
              <w:t>+ Mã số thuế</w:t>
            </w:r>
          </w:p>
          <w:p w14:paraId="70145CBA" w14:textId="77777777" w:rsidR="00486EAE" w:rsidRPr="00410FBA" w:rsidRDefault="00486EAE" w:rsidP="00486EAE">
            <w:pPr>
              <w:spacing w:before="120" w:after="120"/>
              <w:rPr>
                <w:sz w:val="26"/>
                <w:szCs w:val="26"/>
              </w:rPr>
            </w:pPr>
            <w:r w:rsidRPr="00410FBA">
              <w:rPr>
                <w:sz w:val="26"/>
                <w:szCs w:val="26"/>
              </w:rPr>
              <w:t>+ Tên đại lý thuế (nếu có)</w:t>
            </w:r>
          </w:p>
          <w:p w14:paraId="583636C1" w14:textId="77777777" w:rsidR="00486EAE" w:rsidRPr="00410FBA" w:rsidRDefault="00486EAE" w:rsidP="00486EAE">
            <w:pPr>
              <w:spacing w:before="120" w:after="120"/>
              <w:rPr>
                <w:sz w:val="26"/>
                <w:szCs w:val="26"/>
              </w:rPr>
            </w:pPr>
            <w:r w:rsidRPr="00410FBA">
              <w:rPr>
                <w:sz w:val="26"/>
                <w:szCs w:val="26"/>
              </w:rPr>
              <w:t>+ Mã số thuế</w:t>
            </w:r>
          </w:p>
          <w:p w14:paraId="32DF70FE" w14:textId="77777777" w:rsidR="00486EAE" w:rsidRPr="00410FBA" w:rsidRDefault="00486EAE" w:rsidP="00486EAE">
            <w:pPr>
              <w:spacing w:before="120" w:after="120"/>
              <w:rPr>
                <w:sz w:val="26"/>
                <w:szCs w:val="26"/>
              </w:rPr>
            </w:pPr>
            <w:r w:rsidRPr="00410FBA">
              <w:rPr>
                <w:sz w:val="26"/>
                <w:szCs w:val="26"/>
              </w:rPr>
              <w:t xml:space="preserve">+ Các trường thông tin như trong lưới tại màn hình </w:t>
            </w:r>
            <w:r w:rsidR="00163AAD" w:rsidRPr="00410FBA">
              <w:rPr>
                <w:sz w:val="26"/>
                <w:szCs w:val="26"/>
              </w:rPr>
              <w:t xml:space="preserve">xem số liệu </w:t>
            </w:r>
            <w:r w:rsidRPr="00410FBA">
              <w:rPr>
                <w:sz w:val="26"/>
                <w:szCs w:val="26"/>
              </w:rPr>
              <w:t>bảng kê</w:t>
            </w:r>
          </w:p>
          <w:p w14:paraId="40FE82CF"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Chức năng xử lý:</w:t>
            </w:r>
          </w:p>
          <w:p w14:paraId="7EED246C" w14:textId="77777777" w:rsidR="00486EAE" w:rsidRPr="00410FBA" w:rsidRDefault="00486EAE" w:rsidP="00486EAE">
            <w:pPr>
              <w:pStyle w:val="ListParagraph"/>
              <w:spacing w:before="120" w:after="120"/>
              <w:ind w:left="0"/>
              <w:rPr>
                <w:sz w:val="26"/>
                <w:szCs w:val="26"/>
              </w:rPr>
            </w:pPr>
            <w:r w:rsidRPr="00410FBA">
              <w:rPr>
                <w:sz w:val="26"/>
                <w:szCs w:val="26"/>
              </w:rPr>
              <w:t>+ Hiển thị danh sách bảng kê hóa đơn dưới dạng biểu mẫu báo cáo</w:t>
            </w:r>
          </w:p>
          <w:p w14:paraId="6A9B52A5" w14:textId="77777777" w:rsidR="00486EAE" w:rsidRPr="00410FBA" w:rsidRDefault="00486EAE" w:rsidP="00486EAE">
            <w:pPr>
              <w:pStyle w:val="ListParagraph"/>
              <w:spacing w:before="120" w:after="120"/>
              <w:ind w:left="0"/>
              <w:rPr>
                <w:sz w:val="26"/>
                <w:szCs w:val="26"/>
              </w:rPr>
            </w:pPr>
            <w:r w:rsidRPr="00410FBA">
              <w:rPr>
                <w:sz w:val="26"/>
                <w:szCs w:val="26"/>
              </w:rPr>
              <w:t>+ Cho phép người dùng in và tải xuống file pdf báo cáo</w:t>
            </w:r>
          </w:p>
          <w:p w14:paraId="63BE7741"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Ngoại lệ:</w:t>
            </w:r>
          </w:p>
          <w:p w14:paraId="1CF1E75C" w14:textId="77777777" w:rsidR="00486EAE" w:rsidRPr="00410FBA" w:rsidRDefault="00486EAE" w:rsidP="00486EAE">
            <w:pPr>
              <w:pStyle w:val="ListParagraph"/>
              <w:spacing w:before="120" w:after="120"/>
              <w:ind w:left="0"/>
              <w:rPr>
                <w:b/>
                <w:sz w:val="26"/>
                <w:szCs w:val="26"/>
              </w:rPr>
            </w:pPr>
            <w:r w:rsidRPr="00410FBA">
              <w:rPr>
                <w:sz w:val="26"/>
                <w:szCs w:val="26"/>
              </w:rPr>
              <w:t>Không có</w:t>
            </w:r>
          </w:p>
        </w:tc>
        <w:tc>
          <w:tcPr>
            <w:tcW w:w="404" w:type="pct"/>
          </w:tcPr>
          <w:p w14:paraId="074579BC" w14:textId="77777777" w:rsidR="00486EAE" w:rsidRPr="00410FBA" w:rsidRDefault="00486EAE" w:rsidP="00486EAE">
            <w:pPr>
              <w:spacing w:before="120" w:after="120"/>
              <w:rPr>
                <w:sz w:val="26"/>
                <w:szCs w:val="26"/>
              </w:rPr>
            </w:pPr>
            <w:r w:rsidRPr="00410FBA">
              <w:rPr>
                <w:sz w:val="26"/>
                <w:szCs w:val="26"/>
              </w:rPr>
              <w:t>Cao</w:t>
            </w:r>
          </w:p>
        </w:tc>
        <w:tc>
          <w:tcPr>
            <w:tcW w:w="495" w:type="pct"/>
          </w:tcPr>
          <w:p w14:paraId="0F5BD573" w14:textId="77777777" w:rsidR="00486EAE" w:rsidRPr="00410FBA" w:rsidRDefault="00486EAE" w:rsidP="00486EAE">
            <w:pPr>
              <w:spacing w:before="120" w:after="120"/>
              <w:rPr>
                <w:sz w:val="26"/>
                <w:szCs w:val="26"/>
              </w:rPr>
            </w:pPr>
            <w:r w:rsidRPr="00410FBA">
              <w:rPr>
                <w:sz w:val="26"/>
                <w:szCs w:val="26"/>
              </w:rPr>
              <w:t>Cao</w:t>
            </w:r>
          </w:p>
        </w:tc>
        <w:tc>
          <w:tcPr>
            <w:tcW w:w="484" w:type="pct"/>
          </w:tcPr>
          <w:p w14:paraId="51186070" w14:textId="77777777" w:rsidR="00486EAE" w:rsidRPr="00410FBA" w:rsidRDefault="00486EAE" w:rsidP="00486EAE">
            <w:pPr>
              <w:spacing w:before="120" w:after="120"/>
              <w:rPr>
                <w:sz w:val="26"/>
                <w:szCs w:val="26"/>
              </w:rPr>
            </w:pPr>
            <w:r w:rsidRPr="00410FBA">
              <w:rPr>
                <w:sz w:val="26"/>
                <w:szCs w:val="26"/>
              </w:rPr>
              <w:t>Kế toán trưởng, Lãnh đạo đơn vị, Cơ quan thuế</w:t>
            </w:r>
          </w:p>
        </w:tc>
      </w:tr>
      <w:tr w:rsidR="00486EAE" w:rsidRPr="00410FBA" w14:paraId="56D8E351" w14:textId="77777777" w:rsidTr="00D5196A">
        <w:tc>
          <w:tcPr>
            <w:tcW w:w="391" w:type="pct"/>
          </w:tcPr>
          <w:p w14:paraId="2613E54B" w14:textId="77777777" w:rsidR="00486EAE" w:rsidRPr="00410FBA" w:rsidRDefault="00486EAE" w:rsidP="00486EAE">
            <w:pPr>
              <w:pStyle w:val="ListParagraph"/>
              <w:spacing w:before="120" w:after="120"/>
              <w:ind w:left="0"/>
              <w:rPr>
                <w:sz w:val="26"/>
                <w:szCs w:val="26"/>
              </w:rPr>
            </w:pPr>
            <w:r w:rsidRPr="00410FBA">
              <w:rPr>
                <w:sz w:val="26"/>
                <w:szCs w:val="26"/>
              </w:rPr>
              <w:t>3</w:t>
            </w:r>
          </w:p>
        </w:tc>
        <w:tc>
          <w:tcPr>
            <w:tcW w:w="856" w:type="pct"/>
          </w:tcPr>
          <w:p w14:paraId="75CDB277" w14:textId="68A8271F" w:rsidR="00486EAE" w:rsidRPr="00410FBA" w:rsidRDefault="00075681" w:rsidP="00486EAE">
            <w:pPr>
              <w:spacing w:before="120" w:after="120"/>
              <w:rPr>
                <w:sz w:val="26"/>
                <w:szCs w:val="26"/>
              </w:rPr>
            </w:pPr>
            <w:r w:rsidRPr="00410FBA">
              <w:rPr>
                <w:sz w:val="26"/>
                <w:szCs w:val="26"/>
              </w:rPr>
              <w:t>SR_HDDT_043.01.03</w:t>
            </w:r>
          </w:p>
        </w:tc>
        <w:tc>
          <w:tcPr>
            <w:tcW w:w="787" w:type="pct"/>
          </w:tcPr>
          <w:p w14:paraId="6F4470F8" w14:textId="77777777" w:rsidR="00486EAE" w:rsidRPr="00410FBA" w:rsidRDefault="00486EAE" w:rsidP="00486EAE">
            <w:pPr>
              <w:spacing w:before="120" w:after="120"/>
              <w:rPr>
                <w:sz w:val="26"/>
                <w:szCs w:val="26"/>
              </w:rPr>
            </w:pPr>
            <w:r w:rsidRPr="00410FBA">
              <w:rPr>
                <w:sz w:val="26"/>
                <w:szCs w:val="26"/>
              </w:rPr>
              <w:t>Xuất file excel bảng kê hóa đơn</w:t>
            </w:r>
          </w:p>
        </w:tc>
        <w:tc>
          <w:tcPr>
            <w:tcW w:w="1584" w:type="pct"/>
          </w:tcPr>
          <w:p w14:paraId="2FAED01B" w14:textId="77777777" w:rsidR="00486EAE" w:rsidRPr="00410FBA" w:rsidRDefault="00486EAE" w:rsidP="00486EA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607278F1" w14:textId="77777777" w:rsidR="00486EAE" w:rsidRPr="00410FBA" w:rsidRDefault="00486EAE" w:rsidP="00486EAE">
            <w:pPr>
              <w:pStyle w:val="ListParagraph"/>
              <w:spacing w:before="120" w:after="120"/>
              <w:ind w:left="0"/>
              <w:rPr>
                <w:sz w:val="26"/>
                <w:szCs w:val="26"/>
              </w:rPr>
            </w:pPr>
            <w:r w:rsidRPr="00410FBA">
              <w:rPr>
                <w:sz w:val="26"/>
                <w:szCs w:val="26"/>
              </w:rPr>
              <w:t>Cho phép người dùng xuất file excel bảng kê hóa đơn</w:t>
            </w:r>
          </w:p>
          <w:p w14:paraId="2296AD4A"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Thông tin đầu vào:</w:t>
            </w:r>
          </w:p>
          <w:p w14:paraId="0982AD67" w14:textId="77777777" w:rsidR="00486EAE" w:rsidRPr="00410FBA" w:rsidRDefault="00486EAE" w:rsidP="00486EAE">
            <w:pPr>
              <w:spacing w:before="120" w:after="120"/>
              <w:rPr>
                <w:sz w:val="26"/>
                <w:szCs w:val="26"/>
              </w:rPr>
            </w:pPr>
            <w:r w:rsidRPr="00410FBA">
              <w:rPr>
                <w:sz w:val="26"/>
                <w:szCs w:val="26"/>
              </w:rPr>
              <w:t>Người dùng nhấn nút “Xuất file excel” trên màn hình danh sách bảng kê</w:t>
            </w:r>
          </w:p>
          <w:p w14:paraId="754300C3"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 xml:space="preserve">Thông tin đầu ra: </w:t>
            </w:r>
          </w:p>
          <w:p w14:paraId="26812975" w14:textId="77777777" w:rsidR="00486EAE" w:rsidRPr="00410FBA" w:rsidRDefault="00486EAE" w:rsidP="00486EAE">
            <w:pPr>
              <w:spacing w:before="120" w:after="120"/>
              <w:rPr>
                <w:sz w:val="26"/>
                <w:szCs w:val="26"/>
              </w:rPr>
            </w:pPr>
            <w:r w:rsidRPr="00410FBA">
              <w:rPr>
                <w:sz w:val="26"/>
                <w:szCs w:val="26"/>
              </w:rPr>
              <w:t>File excel danh sách bảng kê được tải xuống thiết bị của người dùng</w:t>
            </w:r>
          </w:p>
          <w:p w14:paraId="442047A5"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Chức năng xử lý:</w:t>
            </w:r>
          </w:p>
          <w:p w14:paraId="25694C20" w14:textId="77777777" w:rsidR="00486EAE" w:rsidRPr="00410FBA" w:rsidRDefault="00486EAE" w:rsidP="00486EAE">
            <w:pPr>
              <w:spacing w:before="120" w:after="120"/>
              <w:rPr>
                <w:sz w:val="26"/>
                <w:szCs w:val="26"/>
              </w:rPr>
            </w:pPr>
            <w:r w:rsidRPr="00410FBA">
              <w:rPr>
                <w:sz w:val="26"/>
                <w:szCs w:val="26"/>
              </w:rPr>
              <w:t xml:space="preserve">Hệ thống hiển thị giao diện để người dùng tải file </w:t>
            </w:r>
            <w:r w:rsidR="00C33D81" w:rsidRPr="00410FBA">
              <w:rPr>
                <w:sz w:val="26"/>
                <w:szCs w:val="26"/>
              </w:rPr>
              <w:t>excel</w:t>
            </w:r>
            <w:r w:rsidRPr="00410FBA">
              <w:rPr>
                <w:sz w:val="26"/>
                <w:szCs w:val="26"/>
              </w:rPr>
              <w:t xml:space="preserve"> xuống thiết bị</w:t>
            </w:r>
          </w:p>
          <w:p w14:paraId="539A3088" w14:textId="77777777" w:rsidR="00486EAE" w:rsidRPr="00410FBA" w:rsidRDefault="00486EAE" w:rsidP="00486EAE">
            <w:pPr>
              <w:pStyle w:val="ListParagraph"/>
              <w:spacing w:before="120" w:after="120"/>
              <w:ind w:left="0"/>
              <w:rPr>
                <w:sz w:val="26"/>
                <w:szCs w:val="26"/>
              </w:rPr>
            </w:pPr>
            <w:r w:rsidRPr="00410FBA">
              <w:rPr>
                <w:sz w:val="26"/>
                <w:szCs w:val="26"/>
              </w:rPr>
              <w:t>+ Nếu thành công thì thông báo “Download bảng kê thành công”</w:t>
            </w:r>
          </w:p>
          <w:p w14:paraId="5D44A121" w14:textId="77777777" w:rsidR="00486EAE" w:rsidRPr="00410FBA" w:rsidRDefault="00486EAE" w:rsidP="00486EAE">
            <w:pPr>
              <w:pStyle w:val="ListParagraph"/>
              <w:spacing w:before="120" w:after="120"/>
              <w:ind w:left="0"/>
              <w:rPr>
                <w:b/>
                <w:sz w:val="26"/>
                <w:szCs w:val="26"/>
              </w:rPr>
            </w:pPr>
            <w:r w:rsidRPr="00410FBA">
              <w:rPr>
                <w:sz w:val="26"/>
                <w:szCs w:val="26"/>
              </w:rPr>
              <w:t>+ Nếu không thành công thì thông báo “Download bảng kê không thành công” (kèm lý do)</w:t>
            </w:r>
          </w:p>
        </w:tc>
        <w:tc>
          <w:tcPr>
            <w:tcW w:w="404" w:type="pct"/>
          </w:tcPr>
          <w:p w14:paraId="2CE65305" w14:textId="77777777" w:rsidR="00486EAE" w:rsidRPr="00410FBA" w:rsidRDefault="00486EAE" w:rsidP="00486EAE">
            <w:pPr>
              <w:spacing w:before="120" w:after="120"/>
              <w:rPr>
                <w:sz w:val="26"/>
                <w:szCs w:val="26"/>
              </w:rPr>
            </w:pPr>
            <w:r w:rsidRPr="00410FBA">
              <w:rPr>
                <w:sz w:val="26"/>
                <w:szCs w:val="26"/>
              </w:rPr>
              <w:t>Cao</w:t>
            </w:r>
          </w:p>
        </w:tc>
        <w:tc>
          <w:tcPr>
            <w:tcW w:w="495" w:type="pct"/>
          </w:tcPr>
          <w:p w14:paraId="1B0BAD1A" w14:textId="77777777" w:rsidR="00486EAE" w:rsidRPr="00410FBA" w:rsidRDefault="00486EAE" w:rsidP="00486EAE">
            <w:pPr>
              <w:spacing w:before="120" w:after="120"/>
              <w:rPr>
                <w:sz w:val="26"/>
                <w:szCs w:val="26"/>
              </w:rPr>
            </w:pPr>
            <w:r w:rsidRPr="00410FBA">
              <w:rPr>
                <w:sz w:val="26"/>
                <w:szCs w:val="26"/>
              </w:rPr>
              <w:t>Cao</w:t>
            </w:r>
          </w:p>
        </w:tc>
        <w:tc>
          <w:tcPr>
            <w:tcW w:w="484" w:type="pct"/>
          </w:tcPr>
          <w:p w14:paraId="29FC8075" w14:textId="77777777" w:rsidR="00486EAE" w:rsidRPr="00410FBA" w:rsidRDefault="00486EAE" w:rsidP="00486EAE">
            <w:pPr>
              <w:spacing w:before="120" w:after="120"/>
              <w:rPr>
                <w:sz w:val="26"/>
                <w:szCs w:val="26"/>
              </w:rPr>
            </w:pPr>
            <w:r w:rsidRPr="00410FBA">
              <w:rPr>
                <w:sz w:val="26"/>
                <w:szCs w:val="26"/>
              </w:rPr>
              <w:t>Kế toán trưởng, Lãnh đạo đơn vị, Cơ quan thuế</w:t>
            </w:r>
          </w:p>
        </w:tc>
      </w:tr>
    </w:tbl>
    <w:p w14:paraId="599579F5" w14:textId="77777777" w:rsidR="00D5196A" w:rsidRPr="00410FBA" w:rsidRDefault="00D5196A" w:rsidP="00D5196A"/>
    <w:p w14:paraId="56749C8C" w14:textId="77777777" w:rsidR="00D5196A" w:rsidRPr="00410FBA" w:rsidRDefault="00D5196A" w:rsidP="00D5196A">
      <w:pPr>
        <w:pStyle w:val="Heading3"/>
        <w:numPr>
          <w:ilvl w:val="0"/>
          <w:numId w:val="0"/>
        </w:numPr>
      </w:pPr>
      <w:bookmarkStart w:id="749" w:name="_Toc167894550"/>
      <w:r w:rsidRPr="00410FBA">
        <w:t>IV.3.2 Thống kê chi tiết hàng hóa</w:t>
      </w:r>
      <w:r w:rsidR="00486EAE" w:rsidRPr="00410FBA">
        <w:t xml:space="preserve"> trong hóa đơn</w:t>
      </w:r>
      <w:bookmarkEnd w:id="749"/>
    </w:p>
    <w:tbl>
      <w:tblPr>
        <w:tblStyle w:val="TableGrid"/>
        <w:tblW w:w="5000" w:type="pct"/>
        <w:tblLook w:val="04A0" w:firstRow="1" w:lastRow="0" w:firstColumn="1" w:lastColumn="0" w:noHBand="0" w:noVBand="1"/>
      </w:tblPr>
      <w:tblGrid>
        <w:gridCol w:w="708"/>
        <w:gridCol w:w="2600"/>
        <w:gridCol w:w="809"/>
        <w:gridCol w:w="2412"/>
        <w:gridCol w:w="733"/>
        <w:gridCol w:w="823"/>
        <w:gridCol w:w="979"/>
      </w:tblGrid>
      <w:tr w:rsidR="00410FBA" w:rsidRPr="00410FBA" w14:paraId="244D2E03" w14:textId="77777777" w:rsidTr="00486EAE">
        <w:tc>
          <w:tcPr>
            <w:tcW w:w="391" w:type="pct"/>
          </w:tcPr>
          <w:p w14:paraId="52A679F4" w14:textId="77777777" w:rsidR="00486EAE" w:rsidRPr="00410FBA" w:rsidRDefault="00486EAE" w:rsidP="00486EAE">
            <w:pPr>
              <w:spacing w:before="120" w:after="120"/>
              <w:jc w:val="center"/>
              <w:rPr>
                <w:b/>
                <w:sz w:val="26"/>
                <w:szCs w:val="26"/>
              </w:rPr>
            </w:pPr>
            <w:r w:rsidRPr="00410FBA">
              <w:rPr>
                <w:b/>
                <w:sz w:val="26"/>
                <w:szCs w:val="26"/>
              </w:rPr>
              <w:t>STT</w:t>
            </w:r>
          </w:p>
        </w:tc>
        <w:tc>
          <w:tcPr>
            <w:tcW w:w="856" w:type="pct"/>
          </w:tcPr>
          <w:p w14:paraId="57A17056" w14:textId="77777777" w:rsidR="00486EAE" w:rsidRPr="00410FBA" w:rsidRDefault="00486EAE" w:rsidP="00486EAE">
            <w:pPr>
              <w:spacing w:before="120" w:after="120"/>
              <w:jc w:val="center"/>
              <w:rPr>
                <w:b/>
                <w:sz w:val="26"/>
                <w:szCs w:val="26"/>
              </w:rPr>
            </w:pPr>
            <w:r w:rsidRPr="00410FBA">
              <w:rPr>
                <w:b/>
                <w:sz w:val="26"/>
                <w:szCs w:val="26"/>
              </w:rPr>
              <w:t>Mã yêu cầu</w:t>
            </w:r>
          </w:p>
        </w:tc>
        <w:tc>
          <w:tcPr>
            <w:tcW w:w="787" w:type="pct"/>
          </w:tcPr>
          <w:p w14:paraId="675F8641" w14:textId="77777777" w:rsidR="00486EAE" w:rsidRPr="00410FBA" w:rsidRDefault="00486EAE" w:rsidP="00486EAE">
            <w:pPr>
              <w:spacing w:before="120" w:after="120"/>
              <w:jc w:val="center"/>
              <w:rPr>
                <w:b/>
                <w:sz w:val="26"/>
                <w:szCs w:val="26"/>
              </w:rPr>
            </w:pPr>
            <w:r w:rsidRPr="00410FBA">
              <w:rPr>
                <w:b/>
                <w:sz w:val="26"/>
                <w:szCs w:val="26"/>
              </w:rPr>
              <w:t>Tên yêu cầu</w:t>
            </w:r>
          </w:p>
        </w:tc>
        <w:tc>
          <w:tcPr>
            <w:tcW w:w="1584" w:type="pct"/>
          </w:tcPr>
          <w:p w14:paraId="56AE64D9" w14:textId="77777777" w:rsidR="00486EAE" w:rsidRPr="00410FBA" w:rsidRDefault="00486EAE" w:rsidP="00486EAE">
            <w:pPr>
              <w:spacing w:before="120" w:after="120"/>
              <w:jc w:val="center"/>
              <w:rPr>
                <w:b/>
                <w:sz w:val="26"/>
                <w:szCs w:val="26"/>
              </w:rPr>
            </w:pPr>
            <w:r w:rsidRPr="00410FBA">
              <w:rPr>
                <w:b/>
                <w:sz w:val="26"/>
                <w:szCs w:val="26"/>
              </w:rPr>
              <w:t xml:space="preserve">Mô tả </w:t>
            </w:r>
          </w:p>
        </w:tc>
        <w:tc>
          <w:tcPr>
            <w:tcW w:w="404" w:type="pct"/>
          </w:tcPr>
          <w:p w14:paraId="7B5FAE9F" w14:textId="77777777" w:rsidR="00486EAE" w:rsidRPr="00410FBA" w:rsidRDefault="00486EAE" w:rsidP="00486EAE">
            <w:pPr>
              <w:spacing w:before="120" w:after="120"/>
              <w:jc w:val="center"/>
              <w:rPr>
                <w:b/>
                <w:sz w:val="26"/>
                <w:szCs w:val="26"/>
              </w:rPr>
            </w:pPr>
            <w:r w:rsidRPr="00410FBA">
              <w:rPr>
                <w:b/>
                <w:sz w:val="26"/>
                <w:szCs w:val="26"/>
              </w:rPr>
              <w:t>Mức độ ưu tiên</w:t>
            </w:r>
          </w:p>
        </w:tc>
        <w:tc>
          <w:tcPr>
            <w:tcW w:w="495" w:type="pct"/>
          </w:tcPr>
          <w:p w14:paraId="20BB0924" w14:textId="77777777" w:rsidR="00486EAE" w:rsidRPr="00410FBA" w:rsidRDefault="00486EAE" w:rsidP="00486EAE">
            <w:pPr>
              <w:spacing w:before="120" w:after="120"/>
              <w:jc w:val="center"/>
              <w:rPr>
                <w:b/>
                <w:sz w:val="26"/>
                <w:szCs w:val="26"/>
              </w:rPr>
            </w:pPr>
            <w:r w:rsidRPr="00410FBA">
              <w:rPr>
                <w:b/>
                <w:sz w:val="26"/>
                <w:szCs w:val="26"/>
              </w:rPr>
              <w:t>Mức độ quan trọng</w:t>
            </w:r>
          </w:p>
        </w:tc>
        <w:tc>
          <w:tcPr>
            <w:tcW w:w="484" w:type="pct"/>
          </w:tcPr>
          <w:p w14:paraId="425A7BD3" w14:textId="77777777" w:rsidR="00486EAE" w:rsidRPr="00410FBA" w:rsidRDefault="00486EAE" w:rsidP="00486EAE">
            <w:pPr>
              <w:spacing w:before="120" w:after="120"/>
              <w:jc w:val="center"/>
              <w:rPr>
                <w:b/>
                <w:sz w:val="26"/>
                <w:szCs w:val="26"/>
              </w:rPr>
            </w:pPr>
            <w:r w:rsidRPr="00410FBA">
              <w:rPr>
                <w:b/>
                <w:sz w:val="26"/>
                <w:szCs w:val="26"/>
              </w:rPr>
              <w:t>Đối tượng liên quan</w:t>
            </w:r>
          </w:p>
        </w:tc>
      </w:tr>
      <w:tr w:rsidR="00410FBA" w:rsidRPr="00410FBA" w14:paraId="3946FC47" w14:textId="77777777" w:rsidTr="00486EAE">
        <w:tc>
          <w:tcPr>
            <w:tcW w:w="391" w:type="pct"/>
          </w:tcPr>
          <w:p w14:paraId="3FEAF332" w14:textId="77777777" w:rsidR="00486EAE" w:rsidRPr="00410FBA" w:rsidRDefault="00486EAE" w:rsidP="00486EAE">
            <w:pPr>
              <w:pStyle w:val="ListParagraph"/>
              <w:spacing w:before="120" w:after="120"/>
              <w:ind w:left="0"/>
              <w:rPr>
                <w:sz w:val="26"/>
                <w:szCs w:val="26"/>
              </w:rPr>
            </w:pPr>
            <w:r w:rsidRPr="00410FBA">
              <w:rPr>
                <w:sz w:val="26"/>
                <w:szCs w:val="26"/>
              </w:rPr>
              <w:t>1</w:t>
            </w:r>
          </w:p>
        </w:tc>
        <w:tc>
          <w:tcPr>
            <w:tcW w:w="856" w:type="pct"/>
          </w:tcPr>
          <w:p w14:paraId="6652B2B3" w14:textId="696DBE97" w:rsidR="00486EAE" w:rsidRPr="00410FBA" w:rsidRDefault="00075681" w:rsidP="00486EAE">
            <w:pPr>
              <w:spacing w:before="120" w:after="120"/>
              <w:rPr>
                <w:sz w:val="26"/>
                <w:szCs w:val="26"/>
              </w:rPr>
            </w:pPr>
            <w:r w:rsidRPr="00410FBA">
              <w:rPr>
                <w:sz w:val="26"/>
                <w:szCs w:val="26"/>
              </w:rPr>
              <w:t>UR_HDDT_043.02.01</w:t>
            </w:r>
          </w:p>
        </w:tc>
        <w:tc>
          <w:tcPr>
            <w:tcW w:w="787" w:type="pct"/>
          </w:tcPr>
          <w:p w14:paraId="0D9E6FAC" w14:textId="77777777" w:rsidR="00486EAE" w:rsidRPr="00410FBA" w:rsidRDefault="00486EAE" w:rsidP="00486EAE">
            <w:pPr>
              <w:spacing w:before="120" w:after="120"/>
              <w:rPr>
                <w:sz w:val="26"/>
                <w:szCs w:val="26"/>
              </w:rPr>
            </w:pPr>
            <w:r w:rsidRPr="00410FBA">
              <w:rPr>
                <w:sz w:val="26"/>
                <w:szCs w:val="26"/>
              </w:rPr>
              <w:t>Xem thống kê chi tiết hàng hóa trong hóa đơn</w:t>
            </w:r>
          </w:p>
        </w:tc>
        <w:tc>
          <w:tcPr>
            <w:tcW w:w="1584" w:type="pct"/>
          </w:tcPr>
          <w:p w14:paraId="122EC984" w14:textId="77777777" w:rsidR="00486EAE" w:rsidRPr="00410FBA" w:rsidRDefault="00486EAE" w:rsidP="00486EA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27F590FD" w14:textId="77777777" w:rsidR="00486EAE" w:rsidRPr="00410FBA" w:rsidRDefault="00486EAE" w:rsidP="00486EAE">
            <w:pPr>
              <w:pStyle w:val="ListParagraph"/>
              <w:spacing w:before="120" w:after="120"/>
              <w:ind w:left="0"/>
              <w:rPr>
                <w:sz w:val="26"/>
                <w:szCs w:val="26"/>
              </w:rPr>
            </w:pPr>
            <w:r w:rsidRPr="00410FBA">
              <w:rPr>
                <w:sz w:val="26"/>
                <w:szCs w:val="26"/>
              </w:rPr>
              <w:t>Cho phép người dùng xem thống kê chi tiết hàng hóa trong hóa đơn</w:t>
            </w:r>
          </w:p>
          <w:p w14:paraId="12C8110E"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Thông tin đầu vào:</w:t>
            </w:r>
          </w:p>
          <w:p w14:paraId="20430314" w14:textId="77777777" w:rsidR="00486EAE" w:rsidRPr="00410FBA" w:rsidRDefault="00486EAE" w:rsidP="00486EAE">
            <w:pPr>
              <w:spacing w:before="120" w:after="120"/>
              <w:rPr>
                <w:sz w:val="26"/>
                <w:szCs w:val="26"/>
              </w:rPr>
            </w:pPr>
            <w:r w:rsidRPr="00410FBA">
              <w:rPr>
                <w:sz w:val="26"/>
                <w:szCs w:val="26"/>
              </w:rPr>
              <w:t>Dữ liệu hóa đơn (chi tiết về hàng hóa) có trên hệ thống</w:t>
            </w:r>
          </w:p>
          <w:p w14:paraId="45D9EA8F"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 xml:space="preserve">Thông tin đầu ra: </w:t>
            </w:r>
          </w:p>
          <w:p w14:paraId="5408570D" w14:textId="77777777" w:rsidR="00486EAE" w:rsidRPr="00410FBA" w:rsidRDefault="00486EAE" w:rsidP="00486EAE">
            <w:pPr>
              <w:spacing w:before="120" w:after="120"/>
              <w:rPr>
                <w:sz w:val="26"/>
                <w:szCs w:val="26"/>
                <w:u w:val="single"/>
              </w:rPr>
            </w:pPr>
            <w:r w:rsidRPr="00410FBA">
              <w:rPr>
                <w:sz w:val="26"/>
                <w:szCs w:val="26"/>
                <w:u w:val="single"/>
              </w:rPr>
              <w:t>Thống kê gồm các trường thông tin sau:</w:t>
            </w:r>
          </w:p>
          <w:p w14:paraId="5F00652A" w14:textId="77777777" w:rsidR="00486EAE" w:rsidRPr="00410FBA" w:rsidRDefault="00486EAE" w:rsidP="00486EAE">
            <w:pPr>
              <w:spacing w:before="120" w:after="120"/>
              <w:rPr>
                <w:sz w:val="26"/>
                <w:szCs w:val="26"/>
              </w:rPr>
            </w:pPr>
            <w:r w:rsidRPr="00410FBA">
              <w:rPr>
                <w:sz w:val="26"/>
                <w:szCs w:val="26"/>
              </w:rPr>
              <w:t>Danh sách hóa đơn, chứng từ bán được phân vào các loại sau:</w:t>
            </w:r>
          </w:p>
          <w:p w14:paraId="2D35D520" w14:textId="77777777" w:rsidR="00486EAE" w:rsidRPr="00410FBA" w:rsidRDefault="00486EAE" w:rsidP="00486EAE">
            <w:pPr>
              <w:spacing w:before="120" w:after="120"/>
              <w:rPr>
                <w:sz w:val="26"/>
                <w:szCs w:val="26"/>
              </w:rPr>
            </w:pPr>
            <w:r w:rsidRPr="00410FBA">
              <w:rPr>
                <w:sz w:val="26"/>
                <w:szCs w:val="26"/>
              </w:rPr>
              <w:t>+ Hàng hóa, dịch vụ không kê khai và nộp thuế</w:t>
            </w:r>
          </w:p>
          <w:p w14:paraId="053DF070" w14:textId="77777777" w:rsidR="00486EAE" w:rsidRPr="00410FBA" w:rsidRDefault="00486EAE" w:rsidP="00486EAE">
            <w:pPr>
              <w:spacing w:before="120" w:after="120"/>
              <w:rPr>
                <w:sz w:val="26"/>
                <w:szCs w:val="26"/>
              </w:rPr>
            </w:pPr>
            <w:r w:rsidRPr="00410FBA">
              <w:rPr>
                <w:sz w:val="26"/>
                <w:szCs w:val="26"/>
              </w:rPr>
              <w:t>+ Hàng hóa, dịch vụ không chịu thuế GTGT</w:t>
            </w:r>
          </w:p>
          <w:p w14:paraId="343DBAED" w14:textId="77777777" w:rsidR="00486EAE" w:rsidRPr="00410FBA" w:rsidRDefault="00486EAE" w:rsidP="00486EAE">
            <w:pPr>
              <w:spacing w:before="120" w:after="120"/>
              <w:rPr>
                <w:sz w:val="26"/>
                <w:szCs w:val="26"/>
              </w:rPr>
            </w:pPr>
            <w:r w:rsidRPr="00410FBA">
              <w:rPr>
                <w:sz w:val="26"/>
                <w:szCs w:val="26"/>
              </w:rPr>
              <w:t>+ Hàng hóa, dịch vụ chịu thuế suất thuế GTGT 0%</w:t>
            </w:r>
          </w:p>
          <w:p w14:paraId="3F38DF74" w14:textId="77777777" w:rsidR="00486EAE" w:rsidRPr="00410FBA" w:rsidRDefault="00486EAE" w:rsidP="00486EAE">
            <w:pPr>
              <w:spacing w:before="120" w:after="120"/>
              <w:rPr>
                <w:sz w:val="26"/>
                <w:szCs w:val="26"/>
              </w:rPr>
            </w:pPr>
            <w:r w:rsidRPr="00410FBA">
              <w:rPr>
                <w:sz w:val="26"/>
                <w:szCs w:val="26"/>
              </w:rPr>
              <w:t>+ Hàng hóa, dịch vụ chịu thuế suất thuế GTGT 5%</w:t>
            </w:r>
          </w:p>
          <w:p w14:paraId="03E13851" w14:textId="77777777" w:rsidR="00486EAE" w:rsidRPr="00410FBA" w:rsidRDefault="00486EAE" w:rsidP="00486EAE">
            <w:pPr>
              <w:spacing w:before="120" w:after="120"/>
              <w:rPr>
                <w:sz w:val="26"/>
                <w:szCs w:val="26"/>
              </w:rPr>
            </w:pPr>
            <w:r w:rsidRPr="00410FBA">
              <w:rPr>
                <w:sz w:val="26"/>
                <w:szCs w:val="26"/>
              </w:rPr>
              <w:t>+ Hàng hóa, dịch vụ chịu thuế suất thuế GTGT 8%</w:t>
            </w:r>
          </w:p>
          <w:p w14:paraId="723A205D" w14:textId="77777777" w:rsidR="00486EAE" w:rsidRPr="00410FBA" w:rsidRDefault="00486EAE" w:rsidP="00486EAE">
            <w:pPr>
              <w:spacing w:before="120" w:after="120"/>
              <w:rPr>
                <w:sz w:val="26"/>
                <w:szCs w:val="26"/>
              </w:rPr>
            </w:pPr>
            <w:r w:rsidRPr="00410FBA">
              <w:rPr>
                <w:sz w:val="26"/>
                <w:szCs w:val="26"/>
              </w:rPr>
              <w:t>+ Hàng hóa, dịch vụ chịu thuế suất thuế GTGT 10%</w:t>
            </w:r>
          </w:p>
          <w:p w14:paraId="3AF87EAE" w14:textId="77777777" w:rsidR="00486EAE" w:rsidRPr="00410FBA" w:rsidRDefault="00486EAE" w:rsidP="00486EAE">
            <w:pPr>
              <w:spacing w:before="120" w:after="120"/>
              <w:rPr>
                <w:sz w:val="26"/>
                <w:szCs w:val="26"/>
              </w:rPr>
            </w:pPr>
            <w:r w:rsidRPr="00410FBA">
              <w:rPr>
                <w:sz w:val="26"/>
                <w:szCs w:val="26"/>
              </w:rPr>
              <w:t>+ Hàng hóa, dịch vụ loại thuế khác</w:t>
            </w:r>
          </w:p>
          <w:p w14:paraId="6A20AC74" w14:textId="77777777" w:rsidR="00486EAE" w:rsidRPr="00410FBA" w:rsidRDefault="00486EAE" w:rsidP="00486EAE">
            <w:pPr>
              <w:spacing w:before="120" w:after="120"/>
              <w:rPr>
                <w:sz w:val="26"/>
                <w:szCs w:val="26"/>
              </w:rPr>
            </w:pPr>
            <w:r w:rsidRPr="00410FBA">
              <w:rPr>
                <w:sz w:val="26"/>
                <w:szCs w:val="26"/>
              </w:rPr>
              <w:t>Các trường thông tin hiển thị trên lưới gồm:</w:t>
            </w:r>
          </w:p>
          <w:p w14:paraId="0284D6C7" w14:textId="77777777" w:rsidR="00486EAE" w:rsidRPr="00410FBA" w:rsidRDefault="00486EAE" w:rsidP="00486EAE">
            <w:pPr>
              <w:spacing w:before="120" w:after="120"/>
              <w:rPr>
                <w:sz w:val="26"/>
                <w:szCs w:val="26"/>
              </w:rPr>
            </w:pPr>
            <w:r w:rsidRPr="00410FBA">
              <w:rPr>
                <w:sz w:val="26"/>
                <w:szCs w:val="26"/>
              </w:rPr>
              <w:t>+ Số hóa đơn</w:t>
            </w:r>
          </w:p>
          <w:p w14:paraId="3D3054B4" w14:textId="77777777" w:rsidR="00486EAE" w:rsidRPr="00410FBA" w:rsidRDefault="00486EAE" w:rsidP="00486EAE">
            <w:pPr>
              <w:spacing w:before="120" w:after="120"/>
              <w:rPr>
                <w:sz w:val="26"/>
                <w:szCs w:val="26"/>
              </w:rPr>
            </w:pPr>
            <w:r w:rsidRPr="00410FBA">
              <w:rPr>
                <w:sz w:val="26"/>
                <w:szCs w:val="26"/>
              </w:rPr>
              <w:t>+ Ngày tháng năm phát hành</w:t>
            </w:r>
          </w:p>
          <w:p w14:paraId="022E5104" w14:textId="77777777" w:rsidR="00486EAE" w:rsidRPr="00410FBA" w:rsidRDefault="00486EAE" w:rsidP="00486EAE">
            <w:pPr>
              <w:spacing w:before="120" w:after="120"/>
              <w:rPr>
                <w:sz w:val="26"/>
                <w:szCs w:val="26"/>
              </w:rPr>
            </w:pPr>
            <w:r w:rsidRPr="00410FBA">
              <w:rPr>
                <w:sz w:val="26"/>
                <w:szCs w:val="26"/>
              </w:rPr>
              <w:t>+ Tên người mua</w:t>
            </w:r>
          </w:p>
          <w:p w14:paraId="45E6C5D8" w14:textId="77777777" w:rsidR="00486EAE" w:rsidRPr="00410FBA" w:rsidRDefault="00486EAE" w:rsidP="00486EAE">
            <w:pPr>
              <w:spacing w:before="120" w:after="120"/>
              <w:rPr>
                <w:sz w:val="26"/>
                <w:szCs w:val="26"/>
              </w:rPr>
            </w:pPr>
            <w:r w:rsidRPr="00410FBA">
              <w:rPr>
                <w:sz w:val="26"/>
                <w:szCs w:val="26"/>
              </w:rPr>
              <w:t>+ Tên đơn vị mua hàng</w:t>
            </w:r>
          </w:p>
          <w:p w14:paraId="4140BC93" w14:textId="77777777" w:rsidR="00486EAE" w:rsidRPr="00410FBA" w:rsidRDefault="00486EAE" w:rsidP="00486EAE">
            <w:pPr>
              <w:spacing w:before="120" w:after="120"/>
              <w:rPr>
                <w:sz w:val="26"/>
                <w:szCs w:val="26"/>
              </w:rPr>
            </w:pPr>
            <w:r w:rsidRPr="00410FBA">
              <w:rPr>
                <w:sz w:val="26"/>
                <w:szCs w:val="26"/>
              </w:rPr>
              <w:t>+ MST người mua</w:t>
            </w:r>
          </w:p>
          <w:p w14:paraId="6B8F1A5B" w14:textId="77777777" w:rsidR="00C33D81" w:rsidRPr="00410FBA" w:rsidRDefault="00C33D81" w:rsidP="00486EAE">
            <w:pPr>
              <w:spacing w:before="120" w:after="120"/>
              <w:rPr>
                <w:sz w:val="26"/>
                <w:szCs w:val="26"/>
              </w:rPr>
            </w:pPr>
            <w:r w:rsidRPr="00410FBA">
              <w:rPr>
                <w:sz w:val="26"/>
                <w:szCs w:val="26"/>
              </w:rPr>
              <w:t>+ Mặt hàng</w:t>
            </w:r>
          </w:p>
          <w:p w14:paraId="6BF315C8" w14:textId="77777777" w:rsidR="00C33D81" w:rsidRPr="00410FBA" w:rsidRDefault="00C33D81" w:rsidP="00486EAE">
            <w:pPr>
              <w:spacing w:before="120" w:after="120"/>
              <w:rPr>
                <w:sz w:val="26"/>
                <w:szCs w:val="26"/>
              </w:rPr>
            </w:pPr>
            <w:r w:rsidRPr="00410FBA">
              <w:rPr>
                <w:sz w:val="26"/>
                <w:szCs w:val="26"/>
              </w:rPr>
              <w:t>+ Nhóm hàng</w:t>
            </w:r>
          </w:p>
          <w:p w14:paraId="67979C41" w14:textId="77777777" w:rsidR="00C33D81" w:rsidRPr="00410FBA" w:rsidRDefault="00C33D81" w:rsidP="00486EAE">
            <w:pPr>
              <w:spacing w:before="120" w:after="120"/>
              <w:rPr>
                <w:sz w:val="26"/>
                <w:szCs w:val="26"/>
              </w:rPr>
            </w:pPr>
            <w:r w:rsidRPr="00410FBA">
              <w:rPr>
                <w:sz w:val="26"/>
                <w:szCs w:val="26"/>
              </w:rPr>
              <w:t>+ Đơn vị tính</w:t>
            </w:r>
          </w:p>
          <w:p w14:paraId="3E525A88" w14:textId="77777777" w:rsidR="00C33D81" w:rsidRPr="00410FBA" w:rsidRDefault="00C33D81" w:rsidP="00486EAE">
            <w:pPr>
              <w:spacing w:before="120" w:after="120"/>
              <w:rPr>
                <w:sz w:val="26"/>
                <w:szCs w:val="26"/>
              </w:rPr>
            </w:pPr>
            <w:r w:rsidRPr="00410FBA">
              <w:rPr>
                <w:sz w:val="26"/>
                <w:szCs w:val="26"/>
              </w:rPr>
              <w:t>+ Đơn giá</w:t>
            </w:r>
          </w:p>
          <w:p w14:paraId="7867E2FA" w14:textId="77777777" w:rsidR="00C33D81" w:rsidRPr="00410FBA" w:rsidRDefault="00C33D81" w:rsidP="00486EAE">
            <w:pPr>
              <w:spacing w:before="120" w:after="120"/>
              <w:rPr>
                <w:sz w:val="26"/>
                <w:szCs w:val="26"/>
              </w:rPr>
            </w:pPr>
            <w:r w:rsidRPr="00410FBA">
              <w:rPr>
                <w:sz w:val="26"/>
                <w:szCs w:val="26"/>
              </w:rPr>
              <w:t>+ Số lượng</w:t>
            </w:r>
          </w:p>
          <w:p w14:paraId="447B8D47" w14:textId="77777777" w:rsidR="00486EAE" w:rsidRPr="00410FBA" w:rsidRDefault="00486EAE" w:rsidP="00486EAE">
            <w:pPr>
              <w:spacing w:before="120" w:after="120"/>
              <w:rPr>
                <w:sz w:val="26"/>
                <w:szCs w:val="26"/>
              </w:rPr>
            </w:pPr>
            <w:r w:rsidRPr="00410FBA">
              <w:rPr>
                <w:sz w:val="26"/>
                <w:szCs w:val="26"/>
              </w:rPr>
              <w:t>+ Doanh số bán chưa có thuế</w:t>
            </w:r>
          </w:p>
          <w:p w14:paraId="52E7AB64" w14:textId="77777777" w:rsidR="00486EAE" w:rsidRPr="00410FBA" w:rsidRDefault="00486EAE" w:rsidP="00486EAE">
            <w:pPr>
              <w:spacing w:before="120" w:after="120"/>
              <w:rPr>
                <w:sz w:val="26"/>
                <w:szCs w:val="26"/>
              </w:rPr>
            </w:pPr>
            <w:r w:rsidRPr="00410FBA">
              <w:rPr>
                <w:sz w:val="26"/>
                <w:szCs w:val="26"/>
              </w:rPr>
              <w:t>+ Chiết khấu thương mại</w:t>
            </w:r>
          </w:p>
          <w:p w14:paraId="1CA709ED" w14:textId="77777777" w:rsidR="00486EAE" w:rsidRPr="00410FBA" w:rsidRDefault="00486EAE" w:rsidP="00486EAE">
            <w:pPr>
              <w:spacing w:before="120" w:after="120"/>
              <w:rPr>
                <w:sz w:val="26"/>
                <w:szCs w:val="26"/>
              </w:rPr>
            </w:pPr>
            <w:r w:rsidRPr="00410FBA">
              <w:rPr>
                <w:sz w:val="26"/>
                <w:szCs w:val="26"/>
              </w:rPr>
              <w:t>+ Giảm thuế</w:t>
            </w:r>
          </w:p>
          <w:p w14:paraId="4F348078" w14:textId="77777777" w:rsidR="00486EAE" w:rsidRPr="00410FBA" w:rsidRDefault="00486EAE" w:rsidP="00486EAE">
            <w:pPr>
              <w:spacing w:before="120" w:after="120"/>
              <w:rPr>
                <w:sz w:val="26"/>
                <w:szCs w:val="26"/>
              </w:rPr>
            </w:pPr>
            <w:r w:rsidRPr="00410FBA">
              <w:rPr>
                <w:sz w:val="26"/>
                <w:szCs w:val="26"/>
              </w:rPr>
              <w:t>+ Giảm trừ khác</w:t>
            </w:r>
          </w:p>
          <w:p w14:paraId="2C315E5A" w14:textId="77777777" w:rsidR="00486EAE" w:rsidRPr="00410FBA" w:rsidRDefault="00486EAE" w:rsidP="00486EAE">
            <w:pPr>
              <w:spacing w:before="120" w:after="120"/>
              <w:rPr>
                <w:sz w:val="26"/>
                <w:szCs w:val="26"/>
              </w:rPr>
            </w:pPr>
            <w:r w:rsidRPr="00410FBA">
              <w:rPr>
                <w:sz w:val="26"/>
                <w:szCs w:val="26"/>
              </w:rPr>
              <w:t>+ Thuế GTGT</w:t>
            </w:r>
          </w:p>
          <w:p w14:paraId="7CFD659A" w14:textId="77777777" w:rsidR="00486EAE" w:rsidRPr="00410FBA" w:rsidRDefault="00486EAE" w:rsidP="00486EAE">
            <w:pPr>
              <w:spacing w:before="120" w:after="120"/>
              <w:rPr>
                <w:sz w:val="26"/>
                <w:szCs w:val="26"/>
              </w:rPr>
            </w:pPr>
            <w:r w:rsidRPr="00410FBA">
              <w:rPr>
                <w:sz w:val="26"/>
                <w:szCs w:val="26"/>
              </w:rPr>
              <w:t>+ Doanh số trên hóa đơn</w:t>
            </w:r>
          </w:p>
          <w:p w14:paraId="202FCD04" w14:textId="77777777" w:rsidR="00486EAE" w:rsidRPr="00410FBA" w:rsidRDefault="00486EAE" w:rsidP="00486EAE">
            <w:pPr>
              <w:spacing w:before="120" w:after="120"/>
              <w:rPr>
                <w:sz w:val="26"/>
                <w:szCs w:val="26"/>
              </w:rPr>
            </w:pPr>
            <w:r w:rsidRPr="00410FBA">
              <w:rPr>
                <w:sz w:val="26"/>
                <w:szCs w:val="26"/>
              </w:rPr>
              <w:t>+ Ghi chú</w:t>
            </w:r>
          </w:p>
          <w:p w14:paraId="64D8E6E5" w14:textId="77777777" w:rsidR="00C33D81" w:rsidRPr="00410FBA" w:rsidRDefault="00C33D81" w:rsidP="00486EAE">
            <w:pPr>
              <w:spacing w:before="120" w:after="120"/>
              <w:rPr>
                <w:sz w:val="26"/>
                <w:szCs w:val="26"/>
              </w:rPr>
            </w:pPr>
            <w:r w:rsidRPr="00410FBA">
              <w:rPr>
                <w:sz w:val="26"/>
                <w:szCs w:val="26"/>
              </w:rPr>
              <w:t>+ Trạng thái hóa đơn</w:t>
            </w:r>
          </w:p>
          <w:p w14:paraId="701ED43A" w14:textId="77777777" w:rsidR="00486EAE" w:rsidRPr="00410FBA" w:rsidRDefault="00486EAE" w:rsidP="00486EAE">
            <w:pPr>
              <w:spacing w:before="120" w:after="120"/>
              <w:rPr>
                <w:sz w:val="26"/>
                <w:szCs w:val="26"/>
              </w:rPr>
            </w:pPr>
            <w:r w:rsidRPr="00410FBA">
              <w:rPr>
                <w:sz w:val="26"/>
                <w:szCs w:val="26"/>
              </w:rPr>
              <w:t>+ Tổng cộng doanh số bán hàng chưa thuế</w:t>
            </w:r>
          </w:p>
          <w:p w14:paraId="69C0AAA1" w14:textId="77777777" w:rsidR="00486EAE" w:rsidRPr="00410FBA" w:rsidRDefault="00486EAE" w:rsidP="00486EAE">
            <w:pPr>
              <w:spacing w:before="120" w:after="120"/>
              <w:rPr>
                <w:sz w:val="26"/>
                <w:szCs w:val="26"/>
              </w:rPr>
            </w:pPr>
            <w:r w:rsidRPr="00410FBA">
              <w:rPr>
                <w:sz w:val="26"/>
                <w:szCs w:val="26"/>
              </w:rPr>
              <w:t>+ Tổng cộng chiết khấu thương mại</w:t>
            </w:r>
          </w:p>
          <w:p w14:paraId="1F5EE28B" w14:textId="77777777" w:rsidR="00486EAE" w:rsidRPr="00410FBA" w:rsidRDefault="00486EAE" w:rsidP="00486EAE">
            <w:pPr>
              <w:spacing w:before="120" w:after="120"/>
              <w:rPr>
                <w:sz w:val="26"/>
                <w:szCs w:val="26"/>
              </w:rPr>
            </w:pPr>
            <w:r w:rsidRPr="00410FBA">
              <w:rPr>
                <w:sz w:val="26"/>
                <w:szCs w:val="26"/>
              </w:rPr>
              <w:t>+ Tổng cộng giảm thuế NĐ15</w:t>
            </w:r>
          </w:p>
          <w:p w14:paraId="1625B23C" w14:textId="77777777" w:rsidR="00486EAE" w:rsidRPr="00410FBA" w:rsidRDefault="00486EAE" w:rsidP="00486EAE">
            <w:pPr>
              <w:spacing w:before="120" w:after="120"/>
              <w:rPr>
                <w:sz w:val="26"/>
                <w:szCs w:val="26"/>
              </w:rPr>
            </w:pPr>
            <w:r w:rsidRPr="00410FBA">
              <w:rPr>
                <w:sz w:val="26"/>
                <w:szCs w:val="26"/>
              </w:rPr>
              <w:t>+ Tổng cộng giảm trừ khác</w:t>
            </w:r>
          </w:p>
          <w:p w14:paraId="3F336311" w14:textId="77777777" w:rsidR="00486EAE" w:rsidRPr="00410FBA" w:rsidRDefault="00486EAE" w:rsidP="00486EAE">
            <w:pPr>
              <w:spacing w:before="120" w:after="120"/>
              <w:rPr>
                <w:sz w:val="26"/>
                <w:szCs w:val="26"/>
              </w:rPr>
            </w:pPr>
            <w:r w:rsidRPr="00410FBA">
              <w:rPr>
                <w:sz w:val="26"/>
                <w:szCs w:val="26"/>
              </w:rPr>
              <w:t>+ Tổng cộng thuế GTGT</w:t>
            </w:r>
          </w:p>
          <w:p w14:paraId="316C50A7" w14:textId="77777777" w:rsidR="00486EAE" w:rsidRPr="00410FBA" w:rsidRDefault="00486EAE" w:rsidP="00486EAE">
            <w:pPr>
              <w:spacing w:before="120" w:after="120"/>
              <w:rPr>
                <w:sz w:val="26"/>
                <w:szCs w:val="26"/>
              </w:rPr>
            </w:pPr>
            <w:r w:rsidRPr="00410FBA">
              <w:rPr>
                <w:sz w:val="26"/>
                <w:szCs w:val="26"/>
              </w:rPr>
              <w:t>+ Tổng cộng doanh số trên hóa đơn</w:t>
            </w:r>
          </w:p>
          <w:p w14:paraId="235EE977" w14:textId="77777777" w:rsidR="00486EAE" w:rsidRPr="00410FBA" w:rsidRDefault="00486EAE" w:rsidP="00486EAE">
            <w:pPr>
              <w:spacing w:before="120" w:after="120"/>
              <w:rPr>
                <w:sz w:val="26"/>
                <w:szCs w:val="26"/>
              </w:rPr>
            </w:pPr>
            <w:r w:rsidRPr="00410FBA">
              <w:rPr>
                <w:sz w:val="26"/>
                <w:szCs w:val="26"/>
              </w:rPr>
              <w:t>+ Tổng doanh thu hàng hóa, dịch vụ bán ra chịu thuế GTGT</w:t>
            </w:r>
          </w:p>
          <w:p w14:paraId="0B2F490F" w14:textId="77777777" w:rsidR="00486EAE" w:rsidRPr="00410FBA" w:rsidRDefault="00486EAE" w:rsidP="00486EAE">
            <w:pPr>
              <w:spacing w:before="120" w:after="120"/>
              <w:rPr>
                <w:sz w:val="26"/>
                <w:szCs w:val="26"/>
              </w:rPr>
            </w:pPr>
            <w:r w:rsidRPr="00410FBA">
              <w:rPr>
                <w:sz w:val="26"/>
                <w:szCs w:val="26"/>
              </w:rPr>
              <w:t>+ Tổng số thuế GTGT của hàng hóa dịch vụ bán ra</w:t>
            </w:r>
          </w:p>
          <w:p w14:paraId="30127B39" w14:textId="77777777" w:rsidR="00486EAE" w:rsidRPr="00410FBA" w:rsidRDefault="00486EAE" w:rsidP="00486EAE">
            <w:pPr>
              <w:spacing w:before="120" w:after="120"/>
              <w:rPr>
                <w:sz w:val="26"/>
                <w:szCs w:val="26"/>
                <w:u w:val="single"/>
              </w:rPr>
            </w:pPr>
            <w:r w:rsidRPr="00410FBA">
              <w:rPr>
                <w:sz w:val="26"/>
                <w:szCs w:val="26"/>
                <w:u w:val="single"/>
              </w:rPr>
              <w:t>Các nút thao tác trên màn hình bảng kê gồm:</w:t>
            </w:r>
          </w:p>
          <w:p w14:paraId="500E0B14" w14:textId="77777777" w:rsidR="00486EAE" w:rsidRPr="00410FBA" w:rsidRDefault="00486EAE" w:rsidP="00486EAE">
            <w:pPr>
              <w:spacing w:before="120" w:after="120"/>
              <w:rPr>
                <w:sz w:val="26"/>
                <w:szCs w:val="26"/>
              </w:rPr>
            </w:pPr>
            <w:r w:rsidRPr="00410FBA">
              <w:rPr>
                <w:sz w:val="26"/>
                <w:szCs w:val="26"/>
              </w:rPr>
              <w:t>+ Xem số liệu: chức năng tìm kiếm bảng kê theo tiêu chí tìm kiếm</w:t>
            </w:r>
          </w:p>
          <w:p w14:paraId="45CBE225" w14:textId="77777777" w:rsidR="00486EAE" w:rsidRPr="00410FBA" w:rsidRDefault="00486EAE" w:rsidP="00486EAE">
            <w:pPr>
              <w:spacing w:before="120" w:after="120"/>
              <w:rPr>
                <w:sz w:val="26"/>
                <w:szCs w:val="26"/>
              </w:rPr>
            </w:pPr>
            <w:r w:rsidRPr="00410FBA">
              <w:rPr>
                <w:sz w:val="26"/>
                <w:szCs w:val="26"/>
              </w:rPr>
              <w:t>+ Xem báo cáo: hiển thị bảng kê theo biểu mẫu báo cáo</w:t>
            </w:r>
          </w:p>
          <w:p w14:paraId="39AF8427" w14:textId="77777777" w:rsidR="00486EAE" w:rsidRPr="00410FBA" w:rsidRDefault="00486EAE" w:rsidP="00486EAE">
            <w:pPr>
              <w:spacing w:before="120" w:after="120"/>
              <w:rPr>
                <w:sz w:val="26"/>
                <w:szCs w:val="26"/>
              </w:rPr>
            </w:pPr>
            <w:r w:rsidRPr="00410FBA">
              <w:rPr>
                <w:sz w:val="26"/>
                <w:szCs w:val="26"/>
              </w:rPr>
              <w:t>+ Xuất excel</w:t>
            </w:r>
          </w:p>
          <w:p w14:paraId="1D6D966D" w14:textId="77777777" w:rsidR="00486EAE" w:rsidRPr="00410FBA" w:rsidRDefault="00486EAE" w:rsidP="00486EAE">
            <w:pPr>
              <w:spacing w:before="120" w:after="120"/>
              <w:rPr>
                <w:sz w:val="26"/>
                <w:szCs w:val="26"/>
                <w:u w:val="single"/>
              </w:rPr>
            </w:pPr>
            <w:r w:rsidRPr="00410FBA">
              <w:rPr>
                <w:sz w:val="26"/>
                <w:szCs w:val="26"/>
                <w:u w:val="single"/>
              </w:rPr>
              <w:t>Chức năng tìm kiếm:</w:t>
            </w:r>
          </w:p>
          <w:p w14:paraId="1030874D" w14:textId="77777777" w:rsidR="00486EAE" w:rsidRPr="00410FBA" w:rsidRDefault="00486EAE" w:rsidP="00486EAE">
            <w:pPr>
              <w:spacing w:before="120" w:after="120"/>
              <w:rPr>
                <w:sz w:val="26"/>
                <w:szCs w:val="26"/>
              </w:rPr>
            </w:pPr>
            <w:r w:rsidRPr="00410FBA">
              <w:rPr>
                <w:sz w:val="26"/>
                <w:szCs w:val="26"/>
              </w:rPr>
              <w:t>Người dùng nhập từ khóa hoặc lựa chọn tiêu chí với các trường thông tin sau:</w:t>
            </w:r>
          </w:p>
          <w:p w14:paraId="30C35530" w14:textId="77777777" w:rsidR="00486EAE" w:rsidRPr="00410FBA" w:rsidRDefault="00486EAE" w:rsidP="00486EAE">
            <w:pPr>
              <w:spacing w:before="120" w:after="120"/>
              <w:rPr>
                <w:sz w:val="26"/>
                <w:szCs w:val="26"/>
              </w:rPr>
            </w:pPr>
            <w:r w:rsidRPr="00410FBA">
              <w:rPr>
                <w:sz w:val="26"/>
                <w:szCs w:val="26"/>
              </w:rPr>
              <w:t xml:space="preserve">+ </w:t>
            </w:r>
            <w:r w:rsidR="002E7BF4" w:rsidRPr="00410FBA">
              <w:rPr>
                <w:sz w:val="26"/>
                <w:szCs w:val="26"/>
              </w:rPr>
              <w:t>Ngày hóa đơn/Ngày phát hành t</w:t>
            </w:r>
            <w:r w:rsidRPr="00410FBA">
              <w:rPr>
                <w:sz w:val="26"/>
                <w:szCs w:val="26"/>
              </w:rPr>
              <w:t>ừ ngày: mặc định là ngày đầu tháng hiện tại, cho phép chọn lại</w:t>
            </w:r>
          </w:p>
          <w:p w14:paraId="50A7DF77" w14:textId="77777777" w:rsidR="00486EAE" w:rsidRPr="00410FBA" w:rsidRDefault="00486EAE" w:rsidP="00486EAE">
            <w:pPr>
              <w:spacing w:before="120" w:after="120"/>
              <w:rPr>
                <w:sz w:val="26"/>
                <w:szCs w:val="26"/>
              </w:rPr>
            </w:pPr>
            <w:r w:rsidRPr="00410FBA">
              <w:rPr>
                <w:sz w:val="26"/>
                <w:szCs w:val="26"/>
              </w:rPr>
              <w:t xml:space="preserve">+ </w:t>
            </w:r>
            <w:r w:rsidR="002E7BF4" w:rsidRPr="00410FBA">
              <w:rPr>
                <w:sz w:val="26"/>
                <w:szCs w:val="26"/>
              </w:rPr>
              <w:t>Ngày hóa đơn/Ngày phát hành đ</w:t>
            </w:r>
            <w:r w:rsidRPr="00410FBA">
              <w:rPr>
                <w:sz w:val="26"/>
                <w:szCs w:val="26"/>
              </w:rPr>
              <w:t>ến ngày: mặc định là ngày hiện tại, cho phép chọn lại</w:t>
            </w:r>
          </w:p>
          <w:p w14:paraId="5334A794" w14:textId="77777777" w:rsidR="00486EAE" w:rsidRPr="00410FBA" w:rsidRDefault="00486EAE" w:rsidP="00486EAE">
            <w:pPr>
              <w:spacing w:before="120" w:after="120"/>
              <w:rPr>
                <w:sz w:val="26"/>
                <w:szCs w:val="26"/>
              </w:rPr>
            </w:pPr>
            <w:r w:rsidRPr="00410FBA">
              <w:rPr>
                <w:sz w:val="26"/>
                <w:szCs w:val="26"/>
              </w:rPr>
              <w:t>+ MST người mua: tự nhập</w:t>
            </w:r>
          </w:p>
          <w:p w14:paraId="260DC052" w14:textId="77777777" w:rsidR="00486EAE" w:rsidRPr="00410FBA" w:rsidRDefault="00486EAE" w:rsidP="00486EAE">
            <w:pPr>
              <w:spacing w:before="120" w:after="120"/>
              <w:rPr>
                <w:b/>
                <w:sz w:val="26"/>
                <w:szCs w:val="26"/>
              </w:rPr>
            </w:pPr>
            <w:r w:rsidRPr="00410FBA">
              <w:rPr>
                <w:b/>
                <w:sz w:val="26"/>
                <w:szCs w:val="26"/>
              </w:rPr>
              <w:t>Chức năng xử lý:</w:t>
            </w:r>
          </w:p>
          <w:p w14:paraId="7897BE50" w14:textId="77777777" w:rsidR="00486EAE" w:rsidRPr="00410FBA" w:rsidRDefault="00486EAE" w:rsidP="00486EAE">
            <w:pPr>
              <w:spacing w:before="120" w:after="120"/>
              <w:rPr>
                <w:sz w:val="26"/>
                <w:szCs w:val="26"/>
              </w:rPr>
            </w:pPr>
            <w:r w:rsidRPr="00410FBA">
              <w:rPr>
                <w:sz w:val="26"/>
                <w:szCs w:val="26"/>
              </w:rPr>
              <w:t>+ Hệ thống hiển thị danh sách hóa đơn mặc định/hiển thị theo tiêu chí</w:t>
            </w:r>
            <w:r w:rsidR="00C33D81" w:rsidRPr="00410FBA">
              <w:rPr>
                <w:sz w:val="26"/>
                <w:szCs w:val="26"/>
              </w:rPr>
              <w:t xml:space="preserve"> tìm kiếm</w:t>
            </w:r>
          </w:p>
          <w:p w14:paraId="706CE990" w14:textId="77777777" w:rsidR="00486EAE" w:rsidRPr="00410FBA" w:rsidRDefault="00486EAE" w:rsidP="00486EAE">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1D4925BC"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 xml:space="preserve">Các ngoại lệ: </w:t>
            </w:r>
          </w:p>
          <w:p w14:paraId="1A3970D8" w14:textId="77777777" w:rsidR="00486EAE" w:rsidRPr="00410FBA" w:rsidRDefault="00486EAE" w:rsidP="00486EAE">
            <w:pPr>
              <w:spacing w:before="120" w:after="120"/>
              <w:rPr>
                <w:b/>
                <w:sz w:val="26"/>
                <w:szCs w:val="26"/>
              </w:rPr>
            </w:pPr>
            <w:r w:rsidRPr="00410FBA">
              <w:rPr>
                <w:sz w:val="26"/>
                <w:szCs w:val="26"/>
              </w:rPr>
              <w:t>Không có</w:t>
            </w:r>
          </w:p>
        </w:tc>
        <w:tc>
          <w:tcPr>
            <w:tcW w:w="404" w:type="pct"/>
          </w:tcPr>
          <w:p w14:paraId="28AAD640" w14:textId="77777777" w:rsidR="00486EAE" w:rsidRPr="00410FBA" w:rsidRDefault="00486EAE" w:rsidP="00486EAE">
            <w:pPr>
              <w:spacing w:before="120" w:after="120"/>
              <w:rPr>
                <w:sz w:val="26"/>
                <w:szCs w:val="26"/>
              </w:rPr>
            </w:pPr>
            <w:r w:rsidRPr="00410FBA">
              <w:rPr>
                <w:sz w:val="26"/>
                <w:szCs w:val="26"/>
              </w:rPr>
              <w:t>Cao</w:t>
            </w:r>
          </w:p>
        </w:tc>
        <w:tc>
          <w:tcPr>
            <w:tcW w:w="495" w:type="pct"/>
          </w:tcPr>
          <w:p w14:paraId="3CEA2F8A" w14:textId="77777777" w:rsidR="00486EAE" w:rsidRPr="00410FBA" w:rsidRDefault="00486EAE" w:rsidP="00486EAE">
            <w:pPr>
              <w:spacing w:before="120" w:after="120"/>
              <w:rPr>
                <w:sz w:val="26"/>
                <w:szCs w:val="26"/>
              </w:rPr>
            </w:pPr>
            <w:r w:rsidRPr="00410FBA">
              <w:rPr>
                <w:sz w:val="26"/>
                <w:szCs w:val="26"/>
              </w:rPr>
              <w:t>Cao</w:t>
            </w:r>
          </w:p>
        </w:tc>
        <w:tc>
          <w:tcPr>
            <w:tcW w:w="484" w:type="pct"/>
          </w:tcPr>
          <w:p w14:paraId="7F2E963F" w14:textId="77777777" w:rsidR="00486EAE" w:rsidRPr="00410FBA" w:rsidRDefault="00486EAE" w:rsidP="00486EAE">
            <w:pPr>
              <w:spacing w:before="120" w:after="120"/>
              <w:rPr>
                <w:sz w:val="26"/>
                <w:szCs w:val="26"/>
              </w:rPr>
            </w:pPr>
            <w:r w:rsidRPr="00410FBA">
              <w:rPr>
                <w:sz w:val="26"/>
                <w:szCs w:val="26"/>
              </w:rPr>
              <w:t>Kế toán trưởng, Lãnh đạo đơn vị, Cơ quan thuế</w:t>
            </w:r>
          </w:p>
        </w:tc>
      </w:tr>
      <w:tr w:rsidR="00410FBA" w:rsidRPr="00410FBA" w14:paraId="146C4D41" w14:textId="77777777" w:rsidTr="00486EAE">
        <w:tc>
          <w:tcPr>
            <w:tcW w:w="391" w:type="pct"/>
          </w:tcPr>
          <w:p w14:paraId="73490057" w14:textId="77777777" w:rsidR="00486EAE" w:rsidRPr="00410FBA" w:rsidRDefault="00486EAE" w:rsidP="00486EAE">
            <w:pPr>
              <w:pStyle w:val="ListParagraph"/>
              <w:spacing w:before="120" w:after="120"/>
              <w:ind w:left="0"/>
              <w:rPr>
                <w:sz w:val="26"/>
                <w:szCs w:val="26"/>
              </w:rPr>
            </w:pPr>
            <w:r w:rsidRPr="00410FBA">
              <w:rPr>
                <w:sz w:val="26"/>
                <w:szCs w:val="26"/>
              </w:rPr>
              <w:t>2</w:t>
            </w:r>
          </w:p>
        </w:tc>
        <w:tc>
          <w:tcPr>
            <w:tcW w:w="856" w:type="pct"/>
          </w:tcPr>
          <w:p w14:paraId="360C6CC7" w14:textId="33A928ED" w:rsidR="00486EAE" w:rsidRPr="00410FBA" w:rsidRDefault="00075681" w:rsidP="00486EAE">
            <w:pPr>
              <w:spacing w:before="120" w:after="120"/>
              <w:rPr>
                <w:sz w:val="26"/>
                <w:szCs w:val="26"/>
              </w:rPr>
            </w:pPr>
            <w:r w:rsidRPr="00410FBA">
              <w:rPr>
                <w:sz w:val="26"/>
                <w:szCs w:val="26"/>
              </w:rPr>
              <w:t>UR_HDDT_043.02.02</w:t>
            </w:r>
          </w:p>
        </w:tc>
        <w:tc>
          <w:tcPr>
            <w:tcW w:w="787" w:type="pct"/>
          </w:tcPr>
          <w:p w14:paraId="15B5E25E" w14:textId="77777777" w:rsidR="00486EAE" w:rsidRPr="00410FBA" w:rsidRDefault="00486EAE" w:rsidP="00C33D81">
            <w:pPr>
              <w:spacing w:before="120" w:after="120"/>
              <w:rPr>
                <w:sz w:val="26"/>
                <w:szCs w:val="26"/>
              </w:rPr>
            </w:pPr>
            <w:r w:rsidRPr="00410FBA">
              <w:rPr>
                <w:sz w:val="26"/>
                <w:szCs w:val="26"/>
              </w:rPr>
              <w:t xml:space="preserve">Xem báo cáo </w:t>
            </w:r>
            <w:r w:rsidR="00C33D81" w:rsidRPr="00410FBA">
              <w:rPr>
                <w:sz w:val="26"/>
                <w:szCs w:val="26"/>
              </w:rPr>
              <w:t>thống kê chi tiết hàng hóa</w:t>
            </w:r>
          </w:p>
        </w:tc>
        <w:tc>
          <w:tcPr>
            <w:tcW w:w="1584" w:type="pct"/>
          </w:tcPr>
          <w:p w14:paraId="7DB9DBFA" w14:textId="77777777" w:rsidR="00486EAE" w:rsidRPr="00410FBA" w:rsidRDefault="00486EAE" w:rsidP="00486EA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5E390FFD" w14:textId="77777777" w:rsidR="00486EAE" w:rsidRPr="00410FBA" w:rsidRDefault="00486EAE" w:rsidP="00486EAE">
            <w:pPr>
              <w:pStyle w:val="ListParagraph"/>
              <w:spacing w:before="120" w:after="120"/>
              <w:ind w:left="0"/>
              <w:rPr>
                <w:sz w:val="26"/>
                <w:szCs w:val="26"/>
              </w:rPr>
            </w:pPr>
            <w:r w:rsidRPr="00410FBA">
              <w:rPr>
                <w:sz w:val="26"/>
                <w:szCs w:val="26"/>
              </w:rPr>
              <w:t>Cho phép người dùng xem báo cáo bảng kê hóa đơn</w:t>
            </w:r>
          </w:p>
          <w:p w14:paraId="4E2734A7"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Thông tin đầu vào:</w:t>
            </w:r>
          </w:p>
          <w:p w14:paraId="511BB90B" w14:textId="77777777" w:rsidR="00486EAE" w:rsidRPr="00410FBA" w:rsidRDefault="00486EAE" w:rsidP="00486EAE">
            <w:pPr>
              <w:spacing w:before="120" w:after="120"/>
              <w:rPr>
                <w:sz w:val="26"/>
                <w:szCs w:val="26"/>
              </w:rPr>
            </w:pPr>
            <w:r w:rsidRPr="00410FBA">
              <w:rPr>
                <w:sz w:val="26"/>
                <w:szCs w:val="26"/>
              </w:rPr>
              <w:t xml:space="preserve">Dữ liệu </w:t>
            </w:r>
            <w:r w:rsidR="00C33D81" w:rsidRPr="00410FBA">
              <w:rPr>
                <w:sz w:val="26"/>
                <w:szCs w:val="26"/>
              </w:rPr>
              <w:t>chi tiết hàng hóa trên hóa đơn</w:t>
            </w:r>
            <w:r w:rsidRPr="00410FBA">
              <w:rPr>
                <w:sz w:val="26"/>
                <w:szCs w:val="26"/>
              </w:rPr>
              <w:t xml:space="preserve"> có trên hệ thống</w:t>
            </w:r>
          </w:p>
          <w:p w14:paraId="2F96B4B0"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 xml:space="preserve">Thông tin đầu ra: </w:t>
            </w:r>
          </w:p>
          <w:p w14:paraId="439E87AC" w14:textId="77777777" w:rsidR="00486EAE" w:rsidRPr="00410FBA" w:rsidRDefault="00486EAE" w:rsidP="00486EAE">
            <w:pPr>
              <w:spacing w:before="120" w:after="120"/>
              <w:rPr>
                <w:sz w:val="26"/>
                <w:szCs w:val="26"/>
              </w:rPr>
            </w:pPr>
            <w:r w:rsidRPr="00410FBA">
              <w:rPr>
                <w:sz w:val="26"/>
                <w:szCs w:val="26"/>
              </w:rPr>
              <w:t xml:space="preserve">Danh sách </w:t>
            </w:r>
            <w:r w:rsidR="00C33D81" w:rsidRPr="00410FBA">
              <w:rPr>
                <w:sz w:val="26"/>
                <w:szCs w:val="26"/>
              </w:rPr>
              <w:t>thống kê chi tiết hàng hóa</w:t>
            </w:r>
            <w:r w:rsidRPr="00410FBA">
              <w:rPr>
                <w:sz w:val="26"/>
                <w:szCs w:val="26"/>
              </w:rPr>
              <w:t xml:space="preserve"> hiển thị dưới dạng báo cáo theo biểu mẫu có sẵn</w:t>
            </w:r>
          </w:p>
          <w:p w14:paraId="33C7B31E" w14:textId="77777777" w:rsidR="00486EAE" w:rsidRPr="00410FBA" w:rsidRDefault="00486EAE" w:rsidP="00486EAE">
            <w:pPr>
              <w:spacing w:before="120" w:after="120"/>
              <w:rPr>
                <w:sz w:val="26"/>
                <w:szCs w:val="26"/>
              </w:rPr>
            </w:pPr>
            <w:r w:rsidRPr="00410FBA">
              <w:rPr>
                <w:sz w:val="26"/>
                <w:szCs w:val="26"/>
              </w:rPr>
              <w:t>Người dùng có thể in và tải file pdf xuống thiết bị</w:t>
            </w:r>
          </w:p>
          <w:p w14:paraId="0F2F5361" w14:textId="77777777" w:rsidR="00486EAE" w:rsidRPr="00410FBA" w:rsidRDefault="00486EAE" w:rsidP="00486EAE">
            <w:pPr>
              <w:spacing w:before="120" w:after="120"/>
              <w:rPr>
                <w:sz w:val="26"/>
                <w:szCs w:val="26"/>
              </w:rPr>
            </w:pPr>
            <w:r w:rsidRPr="00410FBA">
              <w:rPr>
                <w:sz w:val="26"/>
                <w:szCs w:val="26"/>
              </w:rPr>
              <w:t>Biểu mẫu báo cáo gồm các thông tin sau:</w:t>
            </w:r>
          </w:p>
          <w:p w14:paraId="259E5CAC" w14:textId="77777777" w:rsidR="00486EAE" w:rsidRPr="00410FBA" w:rsidRDefault="00486EAE" w:rsidP="00486EAE">
            <w:pPr>
              <w:spacing w:before="120" w:after="120"/>
              <w:rPr>
                <w:sz w:val="26"/>
                <w:szCs w:val="26"/>
              </w:rPr>
            </w:pPr>
            <w:r w:rsidRPr="00410FBA">
              <w:rPr>
                <w:sz w:val="26"/>
                <w:szCs w:val="26"/>
              </w:rPr>
              <w:t>+ Kỳ tính thuế</w:t>
            </w:r>
          </w:p>
          <w:p w14:paraId="4756014F" w14:textId="77777777" w:rsidR="00486EAE" w:rsidRPr="00410FBA" w:rsidRDefault="00486EAE" w:rsidP="00486EAE">
            <w:pPr>
              <w:spacing w:before="120" w:after="120"/>
              <w:rPr>
                <w:sz w:val="26"/>
                <w:szCs w:val="26"/>
              </w:rPr>
            </w:pPr>
            <w:r w:rsidRPr="00410FBA">
              <w:rPr>
                <w:sz w:val="26"/>
                <w:szCs w:val="26"/>
              </w:rPr>
              <w:t>+ Tên người nộp thuế</w:t>
            </w:r>
          </w:p>
          <w:p w14:paraId="497D10D6" w14:textId="77777777" w:rsidR="00486EAE" w:rsidRPr="00410FBA" w:rsidRDefault="00486EAE" w:rsidP="00486EAE">
            <w:pPr>
              <w:spacing w:before="120" w:after="120"/>
              <w:rPr>
                <w:sz w:val="26"/>
                <w:szCs w:val="26"/>
              </w:rPr>
            </w:pPr>
            <w:r w:rsidRPr="00410FBA">
              <w:rPr>
                <w:sz w:val="26"/>
                <w:szCs w:val="26"/>
              </w:rPr>
              <w:t>+ Mã số thuế</w:t>
            </w:r>
          </w:p>
          <w:p w14:paraId="5DFBB31D" w14:textId="77777777" w:rsidR="00486EAE" w:rsidRPr="00410FBA" w:rsidRDefault="00486EAE" w:rsidP="00486EAE">
            <w:pPr>
              <w:spacing w:before="120" w:after="120"/>
              <w:rPr>
                <w:sz w:val="26"/>
                <w:szCs w:val="26"/>
              </w:rPr>
            </w:pPr>
            <w:r w:rsidRPr="00410FBA">
              <w:rPr>
                <w:sz w:val="26"/>
                <w:szCs w:val="26"/>
              </w:rPr>
              <w:t>+ Tên đại lý thuế (nếu có)</w:t>
            </w:r>
          </w:p>
          <w:p w14:paraId="1C13436B" w14:textId="77777777" w:rsidR="00486EAE" w:rsidRPr="00410FBA" w:rsidRDefault="00486EAE" w:rsidP="00486EAE">
            <w:pPr>
              <w:spacing w:before="120" w:after="120"/>
              <w:rPr>
                <w:sz w:val="26"/>
                <w:szCs w:val="26"/>
              </w:rPr>
            </w:pPr>
            <w:r w:rsidRPr="00410FBA">
              <w:rPr>
                <w:sz w:val="26"/>
                <w:szCs w:val="26"/>
              </w:rPr>
              <w:t>+ Mã số thuế</w:t>
            </w:r>
          </w:p>
          <w:p w14:paraId="2A0E1838" w14:textId="77777777" w:rsidR="00486EAE" w:rsidRPr="00410FBA" w:rsidRDefault="00486EAE" w:rsidP="00486EAE">
            <w:pPr>
              <w:spacing w:before="120" w:after="120"/>
              <w:rPr>
                <w:sz w:val="26"/>
                <w:szCs w:val="26"/>
              </w:rPr>
            </w:pPr>
            <w:r w:rsidRPr="00410FBA">
              <w:rPr>
                <w:sz w:val="26"/>
                <w:szCs w:val="26"/>
              </w:rPr>
              <w:t xml:space="preserve">+ Các trường thông tin </w:t>
            </w:r>
            <w:r w:rsidR="00C33D81" w:rsidRPr="00410FBA">
              <w:rPr>
                <w:sz w:val="26"/>
                <w:szCs w:val="26"/>
              </w:rPr>
              <w:t xml:space="preserve">như trong lưới tại màn hình </w:t>
            </w:r>
            <w:r w:rsidR="00163AAD" w:rsidRPr="00410FBA">
              <w:rPr>
                <w:sz w:val="26"/>
                <w:szCs w:val="26"/>
              </w:rPr>
              <w:t xml:space="preserve">xem số liệu </w:t>
            </w:r>
            <w:r w:rsidR="00C33D81" w:rsidRPr="00410FBA">
              <w:rPr>
                <w:sz w:val="26"/>
                <w:szCs w:val="26"/>
              </w:rPr>
              <w:t>thống</w:t>
            </w:r>
            <w:r w:rsidRPr="00410FBA">
              <w:rPr>
                <w:sz w:val="26"/>
                <w:szCs w:val="26"/>
              </w:rPr>
              <w:t xml:space="preserve"> kê</w:t>
            </w:r>
          </w:p>
          <w:p w14:paraId="79C3E698"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Chức năng xử lý:</w:t>
            </w:r>
          </w:p>
          <w:p w14:paraId="6B7255A5" w14:textId="77777777" w:rsidR="00486EAE" w:rsidRPr="00410FBA" w:rsidRDefault="00486EAE" w:rsidP="00486EAE">
            <w:pPr>
              <w:pStyle w:val="ListParagraph"/>
              <w:spacing w:before="120" w:after="120"/>
              <w:ind w:left="0"/>
              <w:rPr>
                <w:sz w:val="26"/>
                <w:szCs w:val="26"/>
              </w:rPr>
            </w:pPr>
            <w:r w:rsidRPr="00410FBA">
              <w:rPr>
                <w:sz w:val="26"/>
                <w:szCs w:val="26"/>
              </w:rPr>
              <w:t xml:space="preserve">+ Hiển thị </w:t>
            </w:r>
            <w:r w:rsidR="00C33D81" w:rsidRPr="00410FBA">
              <w:rPr>
                <w:sz w:val="26"/>
                <w:szCs w:val="26"/>
              </w:rPr>
              <w:t>thống kê chi tiết hàng hóa</w:t>
            </w:r>
            <w:r w:rsidRPr="00410FBA">
              <w:rPr>
                <w:sz w:val="26"/>
                <w:szCs w:val="26"/>
              </w:rPr>
              <w:t xml:space="preserve"> dưới dạng biểu mẫu báo cáo</w:t>
            </w:r>
          </w:p>
          <w:p w14:paraId="1C4C81AC" w14:textId="77777777" w:rsidR="00486EAE" w:rsidRPr="00410FBA" w:rsidRDefault="00486EAE" w:rsidP="00486EAE">
            <w:pPr>
              <w:pStyle w:val="ListParagraph"/>
              <w:spacing w:before="120" w:after="120"/>
              <w:ind w:left="0"/>
              <w:rPr>
                <w:sz w:val="26"/>
                <w:szCs w:val="26"/>
              </w:rPr>
            </w:pPr>
            <w:r w:rsidRPr="00410FBA">
              <w:rPr>
                <w:sz w:val="26"/>
                <w:szCs w:val="26"/>
              </w:rPr>
              <w:t>+ Cho phép người dùng in và tải xuống file pdf báo cáo</w:t>
            </w:r>
          </w:p>
          <w:p w14:paraId="3E175829"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Ngoại lệ:</w:t>
            </w:r>
          </w:p>
          <w:p w14:paraId="209DEAF9" w14:textId="77777777" w:rsidR="00486EAE" w:rsidRPr="00410FBA" w:rsidRDefault="00486EAE" w:rsidP="00486EAE">
            <w:pPr>
              <w:pStyle w:val="ListParagraph"/>
              <w:spacing w:before="120" w:after="120"/>
              <w:ind w:left="0"/>
              <w:rPr>
                <w:b/>
                <w:sz w:val="26"/>
                <w:szCs w:val="26"/>
              </w:rPr>
            </w:pPr>
            <w:r w:rsidRPr="00410FBA">
              <w:rPr>
                <w:sz w:val="26"/>
                <w:szCs w:val="26"/>
              </w:rPr>
              <w:t>Không có</w:t>
            </w:r>
          </w:p>
        </w:tc>
        <w:tc>
          <w:tcPr>
            <w:tcW w:w="404" w:type="pct"/>
          </w:tcPr>
          <w:p w14:paraId="654C1045" w14:textId="77777777" w:rsidR="00486EAE" w:rsidRPr="00410FBA" w:rsidRDefault="00486EAE" w:rsidP="00486EAE">
            <w:pPr>
              <w:spacing w:before="120" w:after="120"/>
              <w:rPr>
                <w:sz w:val="26"/>
                <w:szCs w:val="26"/>
              </w:rPr>
            </w:pPr>
            <w:r w:rsidRPr="00410FBA">
              <w:rPr>
                <w:sz w:val="26"/>
                <w:szCs w:val="26"/>
              </w:rPr>
              <w:t>Cao</w:t>
            </w:r>
          </w:p>
        </w:tc>
        <w:tc>
          <w:tcPr>
            <w:tcW w:w="495" w:type="pct"/>
          </w:tcPr>
          <w:p w14:paraId="321921A6" w14:textId="77777777" w:rsidR="00486EAE" w:rsidRPr="00410FBA" w:rsidRDefault="00486EAE" w:rsidP="00486EAE">
            <w:pPr>
              <w:spacing w:before="120" w:after="120"/>
              <w:rPr>
                <w:sz w:val="26"/>
                <w:szCs w:val="26"/>
              </w:rPr>
            </w:pPr>
            <w:r w:rsidRPr="00410FBA">
              <w:rPr>
                <w:sz w:val="26"/>
                <w:szCs w:val="26"/>
              </w:rPr>
              <w:t>Cao</w:t>
            </w:r>
          </w:p>
        </w:tc>
        <w:tc>
          <w:tcPr>
            <w:tcW w:w="484" w:type="pct"/>
          </w:tcPr>
          <w:p w14:paraId="092CBD71" w14:textId="77777777" w:rsidR="00486EAE" w:rsidRPr="00410FBA" w:rsidRDefault="00486EAE" w:rsidP="00486EAE">
            <w:pPr>
              <w:spacing w:before="120" w:after="120"/>
              <w:rPr>
                <w:sz w:val="26"/>
                <w:szCs w:val="26"/>
              </w:rPr>
            </w:pPr>
            <w:r w:rsidRPr="00410FBA">
              <w:rPr>
                <w:sz w:val="26"/>
                <w:szCs w:val="26"/>
              </w:rPr>
              <w:t>Kế toán trưởng, Lãnh đạo đơn vị, Cơ quan thuế</w:t>
            </w:r>
          </w:p>
        </w:tc>
      </w:tr>
      <w:tr w:rsidR="00486EAE" w:rsidRPr="00410FBA" w14:paraId="1FFAB783" w14:textId="77777777" w:rsidTr="00486EAE">
        <w:tc>
          <w:tcPr>
            <w:tcW w:w="391" w:type="pct"/>
          </w:tcPr>
          <w:p w14:paraId="19DC68BE" w14:textId="77777777" w:rsidR="00486EAE" w:rsidRPr="00410FBA" w:rsidRDefault="00486EAE" w:rsidP="00486EAE">
            <w:pPr>
              <w:pStyle w:val="ListParagraph"/>
              <w:spacing w:before="120" w:after="120"/>
              <w:ind w:left="0"/>
              <w:rPr>
                <w:sz w:val="26"/>
                <w:szCs w:val="26"/>
              </w:rPr>
            </w:pPr>
            <w:r w:rsidRPr="00410FBA">
              <w:rPr>
                <w:sz w:val="26"/>
                <w:szCs w:val="26"/>
              </w:rPr>
              <w:t>3</w:t>
            </w:r>
          </w:p>
        </w:tc>
        <w:tc>
          <w:tcPr>
            <w:tcW w:w="856" w:type="pct"/>
          </w:tcPr>
          <w:p w14:paraId="376C61E7" w14:textId="3DF824E2" w:rsidR="00486EAE" w:rsidRPr="00410FBA" w:rsidRDefault="00075681" w:rsidP="00486EAE">
            <w:pPr>
              <w:spacing w:before="120" w:after="120"/>
              <w:rPr>
                <w:sz w:val="26"/>
                <w:szCs w:val="26"/>
              </w:rPr>
            </w:pPr>
            <w:r w:rsidRPr="00410FBA">
              <w:rPr>
                <w:sz w:val="26"/>
                <w:szCs w:val="26"/>
              </w:rPr>
              <w:t>UR_HDDT_043.02.03</w:t>
            </w:r>
          </w:p>
        </w:tc>
        <w:tc>
          <w:tcPr>
            <w:tcW w:w="787" w:type="pct"/>
          </w:tcPr>
          <w:p w14:paraId="53F4A266" w14:textId="77777777" w:rsidR="00486EAE" w:rsidRPr="00410FBA" w:rsidRDefault="00486EAE" w:rsidP="00C33D81">
            <w:pPr>
              <w:spacing w:before="120" w:after="120"/>
              <w:rPr>
                <w:sz w:val="26"/>
                <w:szCs w:val="26"/>
              </w:rPr>
            </w:pPr>
            <w:r w:rsidRPr="00410FBA">
              <w:rPr>
                <w:sz w:val="26"/>
                <w:szCs w:val="26"/>
              </w:rPr>
              <w:t xml:space="preserve">Xuất file excel </w:t>
            </w:r>
            <w:r w:rsidR="00C33D81" w:rsidRPr="00410FBA">
              <w:rPr>
                <w:sz w:val="26"/>
                <w:szCs w:val="26"/>
              </w:rPr>
              <w:t>thống kê chi tiết hàng hóa</w:t>
            </w:r>
          </w:p>
        </w:tc>
        <w:tc>
          <w:tcPr>
            <w:tcW w:w="1584" w:type="pct"/>
          </w:tcPr>
          <w:p w14:paraId="6B0707D5" w14:textId="77777777" w:rsidR="00486EAE" w:rsidRPr="00410FBA" w:rsidRDefault="00486EAE" w:rsidP="00486EAE">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7C45BFC" w14:textId="77777777" w:rsidR="00486EAE" w:rsidRPr="00410FBA" w:rsidRDefault="00486EAE" w:rsidP="00486EAE">
            <w:pPr>
              <w:pStyle w:val="ListParagraph"/>
              <w:spacing w:before="120" w:after="120"/>
              <w:ind w:left="0"/>
              <w:rPr>
                <w:sz w:val="26"/>
                <w:szCs w:val="26"/>
              </w:rPr>
            </w:pPr>
            <w:r w:rsidRPr="00410FBA">
              <w:rPr>
                <w:sz w:val="26"/>
                <w:szCs w:val="26"/>
              </w:rPr>
              <w:t xml:space="preserve">Cho phép người dùng xuất file excel </w:t>
            </w:r>
            <w:r w:rsidR="00C33D81" w:rsidRPr="00410FBA">
              <w:rPr>
                <w:sz w:val="26"/>
                <w:szCs w:val="26"/>
              </w:rPr>
              <w:t>thống kê chi tiết hàng hóa</w:t>
            </w:r>
          </w:p>
          <w:p w14:paraId="130991B7"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Thông tin đầu vào:</w:t>
            </w:r>
          </w:p>
          <w:p w14:paraId="7127D1AD" w14:textId="77777777" w:rsidR="00486EAE" w:rsidRPr="00410FBA" w:rsidRDefault="00486EAE" w:rsidP="00486EAE">
            <w:pPr>
              <w:spacing w:before="120" w:after="120"/>
              <w:rPr>
                <w:sz w:val="26"/>
                <w:szCs w:val="26"/>
              </w:rPr>
            </w:pPr>
            <w:r w:rsidRPr="00410FBA">
              <w:rPr>
                <w:sz w:val="26"/>
                <w:szCs w:val="26"/>
              </w:rPr>
              <w:t xml:space="preserve">Người dùng nhấn nút “Xuất file excel” trên màn hình </w:t>
            </w:r>
            <w:r w:rsidR="00C33D81" w:rsidRPr="00410FBA">
              <w:rPr>
                <w:sz w:val="26"/>
                <w:szCs w:val="26"/>
              </w:rPr>
              <w:t>thống kê</w:t>
            </w:r>
          </w:p>
          <w:p w14:paraId="1FA3BC88"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 xml:space="preserve">Thông tin đầu ra: </w:t>
            </w:r>
          </w:p>
          <w:p w14:paraId="6784696C" w14:textId="77777777" w:rsidR="00486EAE" w:rsidRPr="00410FBA" w:rsidRDefault="00486EAE" w:rsidP="00486EAE">
            <w:pPr>
              <w:spacing w:before="120" w:after="120"/>
              <w:rPr>
                <w:sz w:val="26"/>
                <w:szCs w:val="26"/>
              </w:rPr>
            </w:pPr>
            <w:r w:rsidRPr="00410FBA">
              <w:rPr>
                <w:sz w:val="26"/>
                <w:szCs w:val="26"/>
              </w:rPr>
              <w:t xml:space="preserve">File excel danh sách </w:t>
            </w:r>
            <w:r w:rsidR="00C33D81" w:rsidRPr="00410FBA">
              <w:rPr>
                <w:sz w:val="26"/>
                <w:szCs w:val="26"/>
              </w:rPr>
              <w:t>thống</w:t>
            </w:r>
            <w:r w:rsidRPr="00410FBA">
              <w:rPr>
                <w:sz w:val="26"/>
                <w:szCs w:val="26"/>
              </w:rPr>
              <w:t xml:space="preserve"> kê được tải xuống thiết bị của người dùng</w:t>
            </w:r>
          </w:p>
          <w:p w14:paraId="5DCD4107" w14:textId="77777777" w:rsidR="00486EAE" w:rsidRPr="00410FBA" w:rsidRDefault="00486EAE" w:rsidP="00486EAE">
            <w:pPr>
              <w:pStyle w:val="ListParagraph"/>
              <w:numPr>
                <w:ilvl w:val="0"/>
                <w:numId w:val="18"/>
              </w:numPr>
              <w:spacing w:before="120" w:after="120"/>
              <w:rPr>
                <w:b/>
                <w:sz w:val="26"/>
                <w:szCs w:val="26"/>
              </w:rPr>
            </w:pPr>
            <w:r w:rsidRPr="00410FBA">
              <w:rPr>
                <w:b/>
                <w:sz w:val="26"/>
                <w:szCs w:val="26"/>
              </w:rPr>
              <w:t>Chức năng xử lý:</w:t>
            </w:r>
          </w:p>
          <w:p w14:paraId="26449FDB" w14:textId="77777777" w:rsidR="00486EAE" w:rsidRPr="00410FBA" w:rsidRDefault="00486EAE" w:rsidP="00486EAE">
            <w:pPr>
              <w:spacing w:before="120" w:after="120"/>
              <w:rPr>
                <w:sz w:val="26"/>
                <w:szCs w:val="26"/>
              </w:rPr>
            </w:pPr>
            <w:r w:rsidRPr="00410FBA">
              <w:rPr>
                <w:sz w:val="26"/>
                <w:szCs w:val="26"/>
              </w:rPr>
              <w:t xml:space="preserve">Hệ thống hiển thị giao diện để người dùng tải file </w:t>
            </w:r>
            <w:r w:rsidR="00C33D81" w:rsidRPr="00410FBA">
              <w:rPr>
                <w:sz w:val="26"/>
                <w:szCs w:val="26"/>
              </w:rPr>
              <w:t xml:space="preserve">excel </w:t>
            </w:r>
            <w:r w:rsidRPr="00410FBA">
              <w:rPr>
                <w:sz w:val="26"/>
                <w:szCs w:val="26"/>
              </w:rPr>
              <w:t>xuống thiết bị</w:t>
            </w:r>
          </w:p>
          <w:p w14:paraId="31B56721" w14:textId="77777777" w:rsidR="00486EAE" w:rsidRPr="00410FBA" w:rsidRDefault="00486EAE" w:rsidP="00486EAE">
            <w:pPr>
              <w:pStyle w:val="ListParagraph"/>
              <w:spacing w:before="120" w:after="120"/>
              <w:ind w:left="0"/>
              <w:rPr>
                <w:sz w:val="26"/>
                <w:szCs w:val="26"/>
              </w:rPr>
            </w:pPr>
            <w:r w:rsidRPr="00410FBA">
              <w:rPr>
                <w:sz w:val="26"/>
                <w:szCs w:val="26"/>
              </w:rPr>
              <w:t xml:space="preserve">+ Nếu thành công thì thông báo “Download </w:t>
            </w:r>
            <w:r w:rsidR="00C33D81" w:rsidRPr="00410FBA">
              <w:rPr>
                <w:sz w:val="26"/>
                <w:szCs w:val="26"/>
              </w:rPr>
              <w:t>thống</w:t>
            </w:r>
            <w:r w:rsidRPr="00410FBA">
              <w:rPr>
                <w:sz w:val="26"/>
                <w:szCs w:val="26"/>
              </w:rPr>
              <w:t xml:space="preserve"> kê thành công”</w:t>
            </w:r>
          </w:p>
          <w:p w14:paraId="17423D46" w14:textId="77777777" w:rsidR="00486EAE" w:rsidRPr="00410FBA" w:rsidRDefault="00486EAE" w:rsidP="00C33D81">
            <w:pPr>
              <w:pStyle w:val="ListParagraph"/>
              <w:spacing w:before="120" w:after="120"/>
              <w:ind w:left="0"/>
              <w:rPr>
                <w:b/>
                <w:sz w:val="26"/>
                <w:szCs w:val="26"/>
              </w:rPr>
            </w:pPr>
            <w:r w:rsidRPr="00410FBA">
              <w:rPr>
                <w:sz w:val="26"/>
                <w:szCs w:val="26"/>
              </w:rPr>
              <w:t xml:space="preserve">+ Nếu không thành công thì thông báo “Download </w:t>
            </w:r>
            <w:r w:rsidR="00C33D81" w:rsidRPr="00410FBA">
              <w:rPr>
                <w:sz w:val="26"/>
                <w:szCs w:val="26"/>
              </w:rPr>
              <w:t>thống</w:t>
            </w:r>
            <w:r w:rsidRPr="00410FBA">
              <w:rPr>
                <w:sz w:val="26"/>
                <w:szCs w:val="26"/>
              </w:rPr>
              <w:t xml:space="preserve"> kê không thành công” (kèm lý do)</w:t>
            </w:r>
          </w:p>
        </w:tc>
        <w:tc>
          <w:tcPr>
            <w:tcW w:w="404" w:type="pct"/>
          </w:tcPr>
          <w:p w14:paraId="63356990" w14:textId="77777777" w:rsidR="00486EAE" w:rsidRPr="00410FBA" w:rsidRDefault="00486EAE" w:rsidP="00486EAE">
            <w:pPr>
              <w:spacing w:before="120" w:after="120"/>
              <w:rPr>
                <w:sz w:val="26"/>
                <w:szCs w:val="26"/>
              </w:rPr>
            </w:pPr>
            <w:r w:rsidRPr="00410FBA">
              <w:rPr>
                <w:sz w:val="26"/>
                <w:szCs w:val="26"/>
              </w:rPr>
              <w:t>Cao</w:t>
            </w:r>
          </w:p>
        </w:tc>
        <w:tc>
          <w:tcPr>
            <w:tcW w:w="495" w:type="pct"/>
          </w:tcPr>
          <w:p w14:paraId="131FAFED" w14:textId="77777777" w:rsidR="00486EAE" w:rsidRPr="00410FBA" w:rsidRDefault="00486EAE" w:rsidP="00486EAE">
            <w:pPr>
              <w:spacing w:before="120" w:after="120"/>
              <w:rPr>
                <w:sz w:val="26"/>
                <w:szCs w:val="26"/>
              </w:rPr>
            </w:pPr>
            <w:r w:rsidRPr="00410FBA">
              <w:rPr>
                <w:sz w:val="26"/>
                <w:szCs w:val="26"/>
              </w:rPr>
              <w:t>Cao</w:t>
            </w:r>
          </w:p>
        </w:tc>
        <w:tc>
          <w:tcPr>
            <w:tcW w:w="484" w:type="pct"/>
          </w:tcPr>
          <w:p w14:paraId="41ACDF2E" w14:textId="77777777" w:rsidR="00486EAE" w:rsidRPr="00410FBA" w:rsidRDefault="00486EAE" w:rsidP="00486EAE">
            <w:pPr>
              <w:spacing w:before="120" w:after="120"/>
              <w:rPr>
                <w:sz w:val="26"/>
                <w:szCs w:val="26"/>
              </w:rPr>
            </w:pPr>
            <w:r w:rsidRPr="00410FBA">
              <w:rPr>
                <w:sz w:val="26"/>
                <w:szCs w:val="26"/>
              </w:rPr>
              <w:t>Kế toán trưởng, Lãnh đạo đơn vị, Cơ quan thuế</w:t>
            </w:r>
          </w:p>
        </w:tc>
      </w:tr>
    </w:tbl>
    <w:p w14:paraId="705EE139" w14:textId="77777777" w:rsidR="00486EAE" w:rsidRPr="00410FBA" w:rsidRDefault="00486EAE" w:rsidP="00486EAE"/>
    <w:p w14:paraId="02F3303C" w14:textId="77777777" w:rsidR="00D5196A" w:rsidRPr="00410FBA" w:rsidRDefault="00D5196A" w:rsidP="00D5196A">
      <w:pPr>
        <w:pStyle w:val="Heading3"/>
        <w:numPr>
          <w:ilvl w:val="0"/>
          <w:numId w:val="0"/>
        </w:numPr>
      </w:pPr>
      <w:bookmarkStart w:id="750" w:name="_Toc167894551"/>
      <w:r w:rsidRPr="00410FBA">
        <w:t>IV.3.3 Báo cáo doanh thu sản phẩm dịch vụ</w:t>
      </w:r>
      <w:bookmarkEnd w:id="750"/>
    </w:p>
    <w:tbl>
      <w:tblPr>
        <w:tblStyle w:val="TableGrid"/>
        <w:tblW w:w="5000" w:type="pct"/>
        <w:tblLook w:val="04A0" w:firstRow="1" w:lastRow="0" w:firstColumn="1" w:lastColumn="0" w:noHBand="0" w:noVBand="1"/>
      </w:tblPr>
      <w:tblGrid>
        <w:gridCol w:w="708"/>
        <w:gridCol w:w="2600"/>
        <w:gridCol w:w="852"/>
        <w:gridCol w:w="2369"/>
        <w:gridCol w:w="733"/>
        <w:gridCol w:w="823"/>
        <w:gridCol w:w="979"/>
      </w:tblGrid>
      <w:tr w:rsidR="00410FBA" w:rsidRPr="00410FBA" w14:paraId="00676245" w14:textId="77777777" w:rsidTr="00163AAD">
        <w:tc>
          <w:tcPr>
            <w:tcW w:w="391" w:type="pct"/>
          </w:tcPr>
          <w:p w14:paraId="468E3042" w14:textId="77777777" w:rsidR="00832287" w:rsidRPr="00410FBA" w:rsidRDefault="00832287" w:rsidP="00163AAD">
            <w:pPr>
              <w:spacing w:before="120" w:after="120"/>
              <w:jc w:val="center"/>
              <w:rPr>
                <w:b/>
                <w:sz w:val="26"/>
                <w:szCs w:val="26"/>
              </w:rPr>
            </w:pPr>
            <w:r w:rsidRPr="00410FBA">
              <w:rPr>
                <w:b/>
                <w:sz w:val="26"/>
                <w:szCs w:val="26"/>
              </w:rPr>
              <w:t>STT</w:t>
            </w:r>
          </w:p>
        </w:tc>
        <w:tc>
          <w:tcPr>
            <w:tcW w:w="856" w:type="pct"/>
          </w:tcPr>
          <w:p w14:paraId="57DE323D" w14:textId="77777777" w:rsidR="00832287" w:rsidRPr="00410FBA" w:rsidRDefault="00832287" w:rsidP="00163AAD">
            <w:pPr>
              <w:spacing w:before="120" w:after="120"/>
              <w:jc w:val="center"/>
              <w:rPr>
                <w:b/>
                <w:sz w:val="26"/>
                <w:szCs w:val="26"/>
              </w:rPr>
            </w:pPr>
            <w:r w:rsidRPr="00410FBA">
              <w:rPr>
                <w:b/>
                <w:sz w:val="26"/>
                <w:szCs w:val="26"/>
              </w:rPr>
              <w:t>Mã yêu cầu</w:t>
            </w:r>
          </w:p>
        </w:tc>
        <w:tc>
          <w:tcPr>
            <w:tcW w:w="787" w:type="pct"/>
          </w:tcPr>
          <w:p w14:paraId="023A2BF9" w14:textId="77777777" w:rsidR="00832287" w:rsidRPr="00410FBA" w:rsidRDefault="00832287" w:rsidP="00163AAD">
            <w:pPr>
              <w:spacing w:before="120" w:after="120"/>
              <w:jc w:val="center"/>
              <w:rPr>
                <w:b/>
                <w:sz w:val="26"/>
                <w:szCs w:val="26"/>
              </w:rPr>
            </w:pPr>
            <w:r w:rsidRPr="00410FBA">
              <w:rPr>
                <w:b/>
                <w:sz w:val="26"/>
                <w:szCs w:val="26"/>
              </w:rPr>
              <w:t>Tên yêu cầu</w:t>
            </w:r>
          </w:p>
        </w:tc>
        <w:tc>
          <w:tcPr>
            <w:tcW w:w="1584" w:type="pct"/>
          </w:tcPr>
          <w:p w14:paraId="0CB5B2D2" w14:textId="77777777" w:rsidR="00832287" w:rsidRPr="00410FBA" w:rsidRDefault="00832287" w:rsidP="00163AAD">
            <w:pPr>
              <w:spacing w:before="120" w:after="120"/>
              <w:jc w:val="center"/>
              <w:rPr>
                <w:b/>
                <w:sz w:val="26"/>
                <w:szCs w:val="26"/>
              </w:rPr>
            </w:pPr>
            <w:r w:rsidRPr="00410FBA">
              <w:rPr>
                <w:b/>
                <w:sz w:val="26"/>
                <w:szCs w:val="26"/>
              </w:rPr>
              <w:t xml:space="preserve">Mô tả </w:t>
            </w:r>
          </w:p>
        </w:tc>
        <w:tc>
          <w:tcPr>
            <w:tcW w:w="404" w:type="pct"/>
          </w:tcPr>
          <w:p w14:paraId="3199E115" w14:textId="77777777" w:rsidR="00832287" w:rsidRPr="00410FBA" w:rsidRDefault="00832287" w:rsidP="00163AAD">
            <w:pPr>
              <w:spacing w:before="120" w:after="120"/>
              <w:jc w:val="center"/>
              <w:rPr>
                <w:b/>
                <w:sz w:val="26"/>
                <w:szCs w:val="26"/>
              </w:rPr>
            </w:pPr>
            <w:r w:rsidRPr="00410FBA">
              <w:rPr>
                <w:b/>
                <w:sz w:val="26"/>
                <w:szCs w:val="26"/>
              </w:rPr>
              <w:t>Mức độ ưu tiên</w:t>
            </w:r>
          </w:p>
        </w:tc>
        <w:tc>
          <w:tcPr>
            <w:tcW w:w="495" w:type="pct"/>
          </w:tcPr>
          <w:p w14:paraId="775CB556" w14:textId="77777777" w:rsidR="00832287" w:rsidRPr="00410FBA" w:rsidRDefault="00832287" w:rsidP="00163AAD">
            <w:pPr>
              <w:spacing w:before="120" w:after="120"/>
              <w:jc w:val="center"/>
              <w:rPr>
                <w:b/>
                <w:sz w:val="26"/>
                <w:szCs w:val="26"/>
              </w:rPr>
            </w:pPr>
            <w:r w:rsidRPr="00410FBA">
              <w:rPr>
                <w:b/>
                <w:sz w:val="26"/>
                <w:szCs w:val="26"/>
              </w:rPr>
              <w:t>Mức độ quan trọng</w:t>
            </w:r>
          </w:p>
        </w:tc>
        <w:tc>
          <w:tcPr>
            <w:tcW w:w="484" w:type="pct"/>
          </w:tcPr>
          <w:p w14:paraId="3AA5A994" w14:textId="77777777" w:rsidR="00832287" w:rsidRPr="00410FBA" w:rsidRDefault="00832287" w:rsidP="00163AAD">
            <w:pPr>
              <w:spacing w:before="120" w:after="120"/>
              <w:jc w:val="center"/>
              <w:rPr>
                <w:b/>
                <w:sz w:val="26"/>
                <w:szCs w:val="26"/>
              </w:rPr>
            </w:pPr>
            <w:r w:rsidRPr="00410FBA">
              <w:rPr>
                <w:b/>
                <w:sz w:val="26"/>
                <w:szCs w:val="26"/>
              </w:rPr>
              <w:t>Đối tượng liên quan</w:t>
            </w:r>
          </w:p>
        </w:tc>
      </w:tr>
      <w:tr w:rsidR="00410FBA" w:rsidRPr="00410FBA" w14:paraId="7B42B6E4" w14:textId="77777777" w:rsidTr="00163AAD">
        <w:tc>
          <w:tcPr>
            <w:tcW w:w="391" w:type="pct"/>
          </w:tcPr>
          <w:p w14:paraId="193199D5" w14:textId="77777777" w:rsidR="00832287" w:rsidRPr="00410FBA" w:rsidRDefault="00832287" w:rsidP="00163AAD">
            <w:pPr>
              <w:pStyle w:val="ListParagraph"/>
              <w:spacing w:before="120" w:after="120"/>
              <w:ind w:left="0"/>
              <w:rPr>
                <w:sz w:val="26"/>
                <w:szCs w:val="26"/>
              </w:rPr>
            </w:pPr>
            <w:r w:rsidRPr="00410FBA">
              <w:rPr>
                <w:sz w:val="26"/>
                <w:szCs w:val="26"/>
              </w:rPr>
              <w:t>1</w:t>
            </w:r>
          </w:p>
        </w:tc>
        <w:tc>
          <w:tcPr>
            <w:tcW w:w="856" w:type="pct"/>
          </w:tcPr>
          <w:p w14:paraId="25A94504" w14:textId="3E8764B3" w:rsidR="00832287" w:rsidRPr="00410FBA" w:rsidRDefault="00075681" w:rsidP="00163AAD">
            <w:pPr>
              <w:spacing w:before="120" w:after="120"/>
              <w:rPr>
                <w:sz w:val="26"/>
                <w:szCs w:val="26"/>
              </w:rPr>
            </w:pPr>
            <w:r w:rsidRPr="00410FBA">
              <w:rPr>
                <w:sz w:val="26"/>
                <w:szCs w:val="26"/>
              </w:rPr>
              <w:t>UR_HDDT_043.03.01</w:t>
            </w:r>
          </w:p>
        </w:tc>
        <w:tc>
          <w:tcPr>
            <w:tcW w:w="787" w:type="pct"/>
          </w:tcPr>
          <w:p w14:paraId="69C96C8A" w14:textId="77777777" w:rsidR="00832287" w:rsidRPr="00410FBA" w:rsidRDefault="00832287" w:rsidP="00832287">
            <w:pPr>
              <w:spacing w:before="120" w:after="120"/>
              <w:rPr>
                <w:sz w:val="26"/>
                <w:szCs w:val="26"/>
              </w:rPr>
            </w:pPr>
            <w:r w:rsidRPr="00410FBA">
              <w:rPr>
                <w:sz w:val="26"/>
                <w:szCs w:val="26"/>
              </w:rPr>
              <w:t>Xem số liệu báo cáo doanh thu sản phẩm dịch vụ</w:t>
            </w:r>
          </w:p>
        </w:tc>
        <w:tc>
          <w:tcPr>
            <w:tcW w:w="1584" w:type="pct"/>
          </w:tcPr>
          <w:p w14:paraId="6F55CBE9" w14:textId="77777777" w:rsidR="00832287" w:rsidRPr="00410FBA" w:rsidRDefault="00832287" w:rsidP="00163AAD">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497CAB6C" w14:textId="77777777" w:rsidR="00832287" w:rsidRPr="00410FBA" w:rsidRDefault="00832287" w:rsidP="00163AAD">
            <w:pPr>
              <w:pStyle w:val="ListParagraph"/>
              <w:spacing w:before="120" w:after="120"/>
              <w:ind w:left="0"/>
              <w:rPr>
                <w:sz w:val="26"/>
                <w:szCs w:val="26"/>
              </w:rPr>
            </w:pPr>
            <w:r w:rsidRPr="00410FBA">
              <w:rPr>
                <w:sz w:val="26"/>
                <w:szCs w:val="26"/>
              </w:rPr>
              <w:t>Cho phép người dùng xem số liệu báo cáo doanh thu sản phẩm dịch vụ</w:t>
            </w:r>
          </w:p>
          <w:p w14:paraId="4EC918CA" w14:textId="77777777" w:rsidR="00832287" w:rsidRPr="00410FBA" w:rsidRDefault="00832287" w:rsidP="00163AAD">
            <w:pPr>
              <w:pStyle w:val="ListParagraph"/>
              <w:numPr>
                <w:ilvl w:val="0"/>
                <w:numId w:val="18"/>
              </w:numPr>
              <w:spacing w:before="120" w:after="120"/>
              <w:rPr>
                <w:b/>
                <w:sz w:val="26"/>
                <w:szCs w:val="26"/>
              </w:rPr>
            </w:pPr>
            <w:r w:rsidRPr="00410FBA">
              <w:rPr>
                <w:b/>
                <w:sz w:val="26"/>
                <w:szCs w:val="26"/>
              </w:rPr>
              <w:t>Thông tin đầu vào:</w:t>
            </w:r>
          </w:p>
          <w:p w14:paraId="13C8CCF6" w14:textId="77777777" w:rsidR="00832287" w:rsidRPr="00410FBA" w:rsidRDefault="00832287" w:rsidP="00163AAD">
            <w:pPr>
              <w:spacing w:before="120" w:after="120"/>
              <w:rPr>
                <w:sz w:val="26"/>
                <w:szCs w:val="26"/>
              </w:rPr>
            </w:pPr>
            <w:r w:rsidRPr="00410FBA">
              <w:rPr>
                <w:sz w:val="26"/>
                <w:szCs w:val="26"/>
              </w:rPr>
              <w:t>Dữ liệu doanh thu sản phẩm dịch vụ có trên hệ thống</w:t>
            </w:r>
          </w:p>
          <w:p w14:paraId="196BA919" w14:textId="77777777" w:rsidR="00832287" w:rsidRPr="00410FBA" w:rsidRDefault="00832287" w:rsidP="00163AAD">
            <w:pPr>
              <w:pStyle w:val="ListParagraph"/>
              <w:numPr>
                <w:ilvl w:val="0"/>
                <w:numId w:val="18"/>
              </w:numPr>
              <w:spacing w:before="120" w:after="120"/>
              <w:rPr>
                <w:b/>
                <w:sz w:val="26"/>
                <w:szCs w:val="26"/>
              </w:rPr>
            </w:pPr>
            <w:r w:rsidRPr="00410FBA">
              <w:rPr>
                <w:b/>
                <w:sz w:val="26"/>
                <w:szCs w:val="26"/>
              </w:rPr>
              <w:t xml:space="preserve">Thông tin đầu ra: </w:t>
            </w:r>
          </w:p>
          <w:p w14:paraId="5242F29B" w14:textId="77777777" w:rsidR="00832287" w:rsidRPr="00410FBA" w:rsidRDefault="00832287" w:rsidP="00163AAD">
            <w:pPr>
              <w:spacing w:before="120" w:after="120"/>
              <w:rPr>
                <w:sz w:val="26"/>
                <w:szCs w:val="26"/>
                <w:u w:val="single"/>
              </w:rPr>
            </w:pPr>
            <w:r w:rsidRPr="00410FBA">
              <w:rPr>
                <w:sz w:val="26"/>
                <w:szCs w:val="26"/>
                <w:u w:val="single"/>
              </w:rPr>
              <w:t>Các trường thông tin hiển thị trên lưới gồm:</w:t>
            </w:r>
          </w:p>
          <w:p w14:paraId="6D620BEF" w14:textId="77777777" w:rsidR="00832287" w:rsidRPr="00410FBA" w:rsidRDefault="004A506C" w:rsidP="00163AAD">
            <w:pPr>
              <w:spacing w:before="120" w:after="120"/>
              <w:rPr>
                <w:sz w:val="26"/>
                <w:szCs w:val="26"/>
              </w:rPr>
            </w:pPr>
            <w:r w:rsidRPr="00410FBA">
              <w:rPr>
                <w:sz w:val="26"/>
                <w:szCs w:val="26"/>
              </w:rPr>
              <w:t>+ Mẫu</w:t>
            </w:r>
            <w:r w:rsidR="00832287" w:rsidRPr="00410FBA">
              <w:rPr>
                <w:sz w:val="26"/>
                <w:szCs w:val="26"/>
              </w:rPr>
              <w:t xml:space="preserve"> hóa đơn</w:t>
            </w:r>
          </w:p>
          <w:p w14:paraId="6570B1AE" w14:textId="77777777" w:rsidR="00832287" w:rsidRPr="00410FBA" w:rsidRDefault="00832287" w:rsidP="00163AAD">
            <w:pPr>
              <w:spacing w:before="120" w:after="120"/>
              <w:rPr>
                <w:sz w:val="26"/>
                <w:szCs w:val="26"/>
              </w:rPr>
            </w:pPr>
            <w:r w:rsidRPr="00410FBA">
              <w:rPr>
                <w:sz w:val="26"/>
                <w:szCs w:val="26"/>
              </w:rPr>
              <w:t xml:space="preserve">+ </w:t>
            </w:r>
            <w:r w:rsidR="004A506C" w:rsidRPr="00410FBA">
              <w:rPr>
                <w:sz w:val="26"/>
                <w:szCs w:val="26"/>
              </w:rPr>
              <w:t>Ký hiệu</w:t>
            </w:r>
          </w:p>
          <w:p w14:paraId="2F5D42BE" w14:textId="77777777" w:rsidR="00832287" w:rsidRPr="00410FBA" w:rsidRDefault="00832287" w:rsidP="00163AAD">
            <w:pPr>
              <w:spacing w:before="120" w:after="120"/>
              <w:rPr>
                <w:sz w:val="26"/>
                <w:szCs w:val="26"/>
              </w:rPr>
            </w:pPr>
            <w:r w:rsidRPr="00410FBA">
              <w:rPr>
                <w:sz w:val="26"/>
                <w:szCs w:val="26"/>
              </w:rPr>
              <w:t xml:space="preserve">+ </w:t>
            </w:r>
            <w:r w:rsidR="004A506C" w:rsidRPr="00410FBA">
              <w:rPr>
                <w:sz w:val="26"/>
                <w:szCs w:val="26"/>
              </w:rPr>
              <w:t>Số hóa đơn</w:t>
            </w:r>
          </w:p>
          <w:p w14:paraId="27D64765" w14:textId="77777777" w:rsidR="00832287" w:rsidRPr="00410FBA" w:rsidRDefault="00832287" w:rsidP="00163AAD">
            <w:pPr>
              <w:spacing w:before="120" w:after="120"/>
              <w:rPr>
                <w:sz w:val="26"/>
                <w:szCs w:val="26"/>
              </w:rPr>
            </w:pPr>
            <w:r w:rsidRPr="00410FBA">
              <w:rPr>
                <w:sz w:val="26"/>
                <w:szCs w:val="26"/>
              </w:rPr>
              <w:t xml:space="preserve">+ </w:t>
            </w:r>
            <w:r w:rsidR="004A506C" w:rsidRPr="00410FBA">
              <w:rPr>
                <w:sz w:val="26"/>
                <w:szCs w:val="26"/>
              </w:rPr>
              <w:t>Ngày HĐ</w:t>
            </w:r>
          </w:p>
          <w:p w14:paraId="627DB565" w14:textId="77777777" w:rsidR="00832287" w:rsidRPr="00410FBA" w:rsidRDefault="004A506C" w:rsidP="00163AAD">
            <w:pPr>
              <w:spacing w:before="120" w:after="120"/>
              <w:rPr>
                <w:sz w:val="26"/>
                <w:szCs w:val="26"/>
              </w:rPr>
            </w:pPr>
            <w:r w:rsidRPr="00410FBA">
              <w:rPr>
                <w:sz w:val="26"/>
                <w:szCs w:val="26"/>
              </w:rPr>
              <w:t>+ Tên</w:t>
            </w:r>
            <w:r w:rsidR="00832287" w:rsidRPr="00410FBA">
              <w:rPr>
                <w:sz w:val="26"/>
                <w:szCs w:val="26"/>
              </w:rPr>
              <w:t xml:space="preserve"> người mua</w:t>
            </w:r>
          </w:p>
          <w:p w14:paraId="0BA4DD61" w14:textId="77777777" w:rsidR="004A506C" w:rsidRPr="00410FBA" w:rsidRDefault="004A506C" w:rsidP="00163AAD">
            <w:pPr>
              <w:spacing w:before="120" w:after="120"/>
              <w:rPr>
                <w:sz w:val="26"/>
                <w:szCs w:val="26"/>
              </w:rPr>
            </w:pPr>
            <w:r w:rsidRPr="00410FBA">
              <w:rPr>
                <w:sz w:val="26"/>
                <w:szCs w:val="26"/>
              </w:rPr>
              <w:t>+ MST người mua</w:t>
            </w:r>
          </w:p>
          <w:p w14:paraId="4ECD851D" w14:textId="77777777" w:rsidR="004A506C" w:rsidRPr="00410FBA" w:rsidRDefault="004A506C" w:rsidP="00163AAD">
            <w:pPr>
              <w:spacing w:before="120" w:after="120"/>
              <w:rPr>
                <w:sz w:val="26"/>
                <w:szCs w:val="26"/>
              </w:rPr>
            </w:pPr>
            <w:r w:rsidRPr="00410FBA">
              <w:rPr>
                <w:sz w:val="26"/>
                <w:szCs w:val="26"/>
              </w:rPr>
              <w:t>+ Địa chỉ</w:t>
            </w:r>
          </w:p>
          <w:p w14:paraId="3D789030" w14:textId="77777777" w:rsidR="004A506C" w:rsidRPr="00410FBA" w:rsidRDefault="004A506C" w:rsidP="00163AAD">
            <w:pPr>
              <w:spacing w:before="120" w:after="120"/>
              <w:rPr>
                <w:sz w:val="26"/>
                <w:szCs w:val="26"/>
              </w:rPr>
            </w:pPr>
            <w:r w:rsidRPr="00410FBA">
              <w:rPr>
                <w:sz w:val="26"/>
                <w:szCs w:val="26"/>
              </w:rPr>
              <w:t>+ Mã hàng</w:t>
            </w:r>
          </w:p>
          <w:p w14:paraId="5540556E" w14:textId="77777777" w:rsidR="00832287" w:rsidRPr="00410FBA" w:rsidRDefault="00832287" w:rsidP="00163AAD">
            <w:pPr>
              <w:spacing w:before="120" w:after="120"/>
              <w:rPr>
                <w:sz w:val="26"/>
                <w:szCs w:val="26"/>
              </w:rPr>
            </w:pPr>
            <w:r w:rsidRPr="00410FBA">
              <w:rPr>
                <w:sz w:val="26"/>
                <w:szCs w:val="26"/>
              </w:rPr>
              <w:t>+ Mặt hàng</w:t>
            </w:r>
          </w:p>
          <w:p w14:paraId="201A4E8E" w14:textId="77777777" w:rsidR="00832287" w:rsidRPr="00410FBA" w:rsidRDefault="00832287" w:rsidP="00163AAD">
            <w:pPr>
              <w:spacing w:before="120" w:after="120"/>
              <w:rPr>
                <w:sz w:val="26"/>
                <w:szCs w:val="26"/>
              </w:rPr>
            </w:pPr>
            <w:r w:rsidRPr="00410FBA">
              <w:rPr>
                <w:sz w:val="26"/>
                <w:szCs w:val="26"/>
              </w:rPr>
              <w:t>+ Đơn vị tính</w:t>
            </w:r>
          </w:p>
          <w:p w14:paraId="2C445F26" w14:textId="77777777" w:rsidR="00832287" w:rsidRPr="00410FBA" w:rsidRDefault="00832287" w:rsidP="00163AAD">
            <w:pPr>
              <w:spacing w:before="120" w:after="120"/>
              <w:rPr>
                <w:sz w:val="26"/>
                <w:szCs w:val="26"/>
              </w:rPr>
            </w:pPr>
            <w:r w:rsidRPr="00410FBA">
              <w:rPr>
                <w:sz w:val="26"/>
                <w:szCs w:val="26"/>
              </w:rPr>
              <w:t>+ Đơn giá</w:t>
            </w:r>
          </w:p>
          <w:p w14:paraId="56030C2C" w14:textId="77777777" w:rsidR="00832287" w:rsidRPr="00410FBA" w:rsidRDefault="00832287" w:rsidP="00163AAD">
            <w:pPr>
              <w:spacing w:before="120" w:after="120"/>
              <w:rPr>
                <w:sz w:val="26"/>
                <w:szCs w:val="26"/>
              </w:rPr>
            </w:pPr>
            <w:r w:rsidRPr="00410FBA">
              <w:rPr>
                <w:sz w:val="26"/>
                <w:szCs w:val="26"/>
              </w:rPr>
              <w:t>+ Số lượng</w:t>
            </w:r>
          </w:p>
          <w:p w14:paraId="4DF6C5E1" w14:textId="77777777" w:rsidR="004A506C" w:rsidRPr="00410FBA" w:rsidRDefault="004A506C" w:rsidP="00163AAD">
            <w:pPr>
              <w:spacing w:before="120" w:after="120"/>
              <w:rPr>
                <w:sz w:val="26"/>
                <w:szCs w:val="26"/>
              </w:rPr>
            </w:pPr>
            <w:r w:rsidRPr="00410FBA">
              <w:rPr>
                <w:sz w:val="26"/>
                <w:szCs w:val="26"/>
              </w:rPr>
              <w:t>+ Tiền chiết khấu</w:t>
            </w:r>
          </w:p>
          <w:p w14:paraId="0F123709" w14:textId="77777777" w:rsidR="00832287" w:rsidRPr="00410FBA" w:rsidRDefault="00832287" w:rsidP="00163AAD">
            <w:pPr>
              <w:spacing w:before="120" w:after="120"/>
              <w:rPr>
                <w:sz w:val="26"/>
                <w:szCs w:val="26"/>
              </w:rPr>
            </w:pPr>
            <w:r w:rsidRPr="00410FBA">
              <w:rPr>
                <w:sz w:val="26"/>
                <w:szCs w:val="26"/>
              </w:rPr>
              <w:t>+ Giảm trừ khác</w:t>
            </w:r>
          </w:p>
          <w:p w14:paraId="48D61622" w14:textId="77777777" w:rsidR="004A506C" w:rsidRPr="00410FBA" w:rsidRDefault="004A506C" w:rsidP="00163AAD">
            <w:pPr>
              <w:spacing w:before="120" w:after="120"/>
              <w:rPr>
                <w:sz w:val="26"/>
                <w:szCs w:val="26"/>
              </w:rPr>
            </w:pPr>
            <w:r w:rsidRPr="00410FBA">
              <w:rPr>
                <w:sz w:val="26"/>
                <w:szCs w:val="26"/>
              </w:rPr>
              <w:t>+ Thành tiền</w:t>
            </w:r>
          </w:p>
          <w:p w14:paraId="581BE33A" w14:textId="77777777" w:rsidR="004A506C" w:rsidRPr="00410FBA" w:rsidRDefault="004A506C" w:rsidP="00163AAD">
            <w:pPr>
              <w:spacing w:before="120" w:after="120"/>
              <w:rPr>
                <w:sz w:val="26"/>
                <w:szCs w:val="26"/>
              </w:rPr>
            </w:pPr>
            <w:r w:rsidRPr="00410FBA">
              <w:rPr>
                <w:sz w:val="26"/>
                <w:szCs w:val="26"/>
              </w:rPr>
              <w:t>+ Giảm thuế NĐ43</w:t>
            </w:r>
          </w:p>
          <w:p w14:paraId="40E90FD9" w14:textId="77777777" w:rsidR="004A506C" w:rsidRPr="00410FBA" w:rsidRDefault="004A506C" w:rsidP="00163AAD">
            <w:pPr>
              <w:spacing w:before="120" w:after="120"/>
              <w:rPr>
                <w:sz w:val="26"/>
                <w:szCs w:val="26"/>
              </w:rPr>
            </w:pPr>
            <w:r w:rsidRPr="00410FBA">
              <w:rPr>
                <w:sz w:val="26"/>
                <w:szCs w:val="26"/>
              </w:rPr>
              <w:t>+ Thành tiền sau giảm thuế</w:t>
            </w:r>
          </w:p>
          <w:p w14:paraId="4811C143" w14:textId="77777777" w:rsidR="004A506C" w:rsidRPr="00410FBA" w:rsidRDefault="004A506C" w:rsidP="00163AAD">
            <w:pPr>
              <w:spacing w:before="120" w:after="120"/>
              <w:rPr>
                <w:sz w:val="26"/>
                <w:szCs w:val="26"/>
              </w:rPr>
            </w:pPr>
            <w:r w:rsidRPr="00410FBA">
              <w:rPr>
                <w:sz w:val="26"/>
                <w:szCs w:val="26"/>
              </w:rPr>
              <w:t>+ Thuế GTGT phải nộp</w:t>
            </w:r>
          </w:p>
          <w:p w14:paraId="6C30017A" w14:textId="77777777" w:rsidR="004A506C" w:rsidRPr="00410FBA" w:rsidRDefault="004A506C" w:rsidP="00163AAD">
            <w:pPr>
              <w:spacing w:before="120" w:after="120"/>
              <w:rPr>
                <w:sz w:val="26"/>
                <w:szCs w:val="26"/>
              </w:rPr>
            </w:pPr>
            <w:r w:rsidRPr="00410FBA">
              <w:rPr>
                <w:sz w:val="26"/>
                <w:szCs w:val="26"/>
              </w:rPr>
              <w:t>+ Thuế TNCN phải nộp</w:t>
            </w:r>
          </w:p>
          <w:p w14:paraId="08B592DF" w14:textId="77777777" w:rsidR="004A506C" w:rsidRPr="00410FBA" w:rsidRDefault="004A506C" w:rsidP="00163AAD">
            <w:pPr>
              <w:spacing w:before="120" w:after="120"/>
              <w:rPr>
                <w:sz w:val="26"/>
                <w:szCs w:val="26"/>
              </w:rPr>
            </w:pPr>
            <w:r w:rsidRPr="00410FBA">
              <w:rPr>
                <w:sz w:val="26"/>
                <w:szCs w:val="26"/>
              </w:rPr>
              <w:t>+ Tổng thuế GTGT &amp; TNCN phải nộp</w:t>
            </w:r>
          </w:p>
          <w:p w14:paraId="38D017B4" w14:textId="77777777" w:rsidR="004A506C" w:rsidRPr="00410FBA" w:rsidRDefault="004A506C" w:rsidP="00163AAD">
            <w:pPr>
              <w:spacing w:before="120" w:after="120"/>
              <w:rPr>
                <w:sz w:val="26"/>
                <w:szCs w:val="26"/>
              </w:rPr>
            </w:pPr>
            <w:r w:rsidRPr="00410FBA">
              <w:rPr>
                <w:sz w:val="26"/>
                <w:szCs w:val="26"/>
              </w:rPr>
              <w:t>+ Ghi chú</w:t>
            </w:r>
          </w:p>
          <w:p w14:paraId="222A320E" w14:textId="77777777" w:rsidR="00832287" w:rsidRPr="00410FBA" w:rsidRDefault="00832287" w:rsidP="00163AAD">
            <w:pPr>
              <w:spacing w:before="120" w:after="120"/>
              <w:rPr>
                <w:sz w:val="26"/>
                <w:szCs w:val="26"/>
              </w:rPr>
            </w:pPr>
            <w:r w:rsidRPr="00410FBA">
              <w:rPr>
                <w:sz w:val="26"/>
                <w:szCs w:val="26"/>
              </w:rPr>
              <w:t>+ Tổng cộng doanh số bán hàng chưa thuế</w:t>
            </w:r>
          </w:p>
          <w:p w14:paraId="47CEF882" w14:textId="77777777" w:rsidR="00832287" w:rsidRPr="00410FBA" w:rsidRDefault="00832287" w:rsidP="00163AAD">
            <w:pPr>
              <w:spacing w:before="120" w:after="120"/>
              <w:rPr>
                <w:sz w:val="26"/>
                <w:szCs w:val="26"/>
              </w:rPr>
            </w:pPr>
            <w:r w:rsidRPr="00410FBA">
              <w:rPr>
                <w:sz w:val="26"/>
                <w:szCs w:val="26"/>
              </w:rPr>
              <w:t>+ Tổng cộng chiết khấu thương mại</w:t>
            </w:r>
          </w:p>
          <w:p w14:paraId="6A20809F" w14:textId="77777777" w:rsidR="00832287" w:rsidRPr="00410FBA" w:rsidRDefault="00832287" w:rsidP="00163AAD">
            <w:pPr>
              <w:spacing w:before="120" w:after="120"/>
              <w:rPr>
                <w:sz w:val="26"/>
                <w:szCs w:val="26"/>
              </w:rPr>
            </w:pPr>
            <w:r w:rsidRPr="00410FBA">
              <w:rPr>
                <w:sz w:val="26"/>
                <w:szCs w:val="26"/>
              </w:rPr>
              <w:t>+ Tổng cộng giảm thuế NĐ15</w:t>
            </w:r>
          </w:p>
          <w:p w14:paraId="7BF33517" w14:textId="77777777" w:rsidR="00832287" w:rsidRPr="00410FBA" w:rsidRDefault="00832287" w:rsidP="00163AAD">
            <w:pPr>
              <w:spacing w:before="120" w:after="120"/>
              <w:rPr>
                <w:sz w:val="26"/>
                <w:szCs w:val="26"/>
              </w:rPr>
            </w:pPr>
            <w:r w:rsidRPr="00410FBA">
              <w:rPr>
                <w:sz w:val="26"/>
                <w:szCs w:val="26"/>
              </w:rPr>
              <w:t>+ Tổng cộng giảm trừ khác</w:t>
            </w:r>
          </w:p>
          <w:p w14:paraId="3C48B1AF" w14:textId="77777777" w:rsidR="00832287" w:rsidRPr="00410FBA" w:rsidRDefault="00832287" w:rsidP="00163AAD">
            <w:pPr>
              <w:spacing w:before="120" w:after="120"/>
              <w:rPr>
                <w:sz w:val="26"/>
                <w:szCs w:val="26"/>
              </w:rPr>
            </w:pPr>
            <w:r w:rsidRPr="00410FBA">
              <w:rPr>
                <w:sz w:val="26"/>
                <w:szCs w:val="26"/>
              </w:rPr>
              <w:t>+ Tổng cộng thuế GTGT</w:t>
            </w:r>
          </w:p>
          <w:p w14:paraId="4BD56A01" w14:textId="77777777" w:rsidR="00832287" w:rsidRPr="00410FBA" w:rsidRDefault="00832287" w:rsidP="00163AAD">
            <w:pPr>
              <w:spacing w:before="120" w:after="120"/>
              <w:rPr>
                <w:sz w:val="26"/>
                <w:szCs w:val="26"/>
              </w:rPr>
            </w:pPr>
            <w:r w:rsidRPr="00410FBA">
              <w:rPr>
                <w:sz w:val="26"/>
                <w:szCs w:val="26"/>
              </w:rPr>
              <w:t>+ Tổng cộng doanh số trên hóa đơn</w:t>
            </w:r>
          </w:p>
          <w:p w14:paraId="555083A0" w14:textId="77777777" w:rsidR="00832287" w:rsidRPr="00410FBA" w:rsidRDefault="00832287" w:rsidP="00163AAD">
            <w:pPr>
              <w:spacing w:before="120" w:after="120"/>
              <w:rPr>
                <w:sz w:val="26"/>
                <w:szCs w:val="26"/>
              </w:rPr>
            </w:pPr>
            <w:r w:rsidRPr="00410FBA">
              <w:rPr>
                <w:sz w:val="26"/>
                <w:szCs w:val="26"/>
              </w:rPr>
              <w:t>+ Tổng doanh thu hàng hóa, dịch vụ bán ra chịu thuế GTGT</w:t>
            </w:r>
          </w:p>
          <w:p w14:paraId="0CD6741C" w14:textId="77777777" w:rsidR="00832287" w:rsidRPr="00410FBA" w:rsidRDefault="00832287" w:rsidP="00163AAD">
            <w:pPr>
              <w:spacing w:before="120" w:after="120"/>
              <w:rPr>
                <w:sz w:val="26"/>
                <w:szCs w:val="26"/>
              </w:rPr>
            </w:pPr>
            <w:r w:rsidRPr="00410FBA">
              <w:rPr>
                <w:sz w:val="26"/>
                <w:szCs w:val="26"/>
              </w:rPr>
              <w:t>+ Tổng số thuế GTGT của hàng hóa dịch vụ bán ra</w:t>
            </w:r>
          </w:p>
          <w:p w14:paraId="1A3107A1" w14:textId="77777777" w:rsidR="00832287" w:rsidRPr="00410FBA" w:rsidRDefault="00832287" w:rsidP="00163AAD">
            <w:pPr>
              <w:spacing w:before="120" w:after="120"/>
              <w:rPr>
                <w:sz w:val="26"/>
                <w:szCs w:val="26"/>
                <w:u w:val="single"/>
              </w:rPr>
            </w:pPr>
            <w:r w:rsidRPr="00410FBA">
              <w:rPr>
                <w:sz w:val="26"/>
                <w:szCs w:val="26"/>
                <w:u w:val="single"/>
              </w:rPr>
              <w:t xml:space="preserve">Các nút thao tác trên màn hình </w:t>
            </w:r>
            <w:r w:rsidR="00FC48D9" w:rsidRPr="00410FBA">
              <w:rPr>
                <w:sz w:val="26"/>
                <w:szCs w:val="26"/>
                <w:u w:val="single"/>
              </w:rPr>
              <w:t>báo cáo</w:t>
            </w:r>
            <w:r w:rsidRPr="00410FBA">
              <w:rPr>
                <w:sz w:val="26"/>
                <w:szCs w:val="26"/>
                <w:u w:val="single"/>
              </w:rPr>
              <w:t xml:space="preserve"> gồm:</w:t>
            </w:r>
          </w:p>
          <w:p w14:paraId="65FE5A77" w14:textId="77777777" w:rsidR="00832287" w:rsidRPr="00410FBA" w:rsidRDefault="00832287" w:rsidP="00163AAD">
            <w:pPr>
              <w:spacing w:before="120" w:after="120"/>
              <w:rPr>
                <w:sz w:val="26"/>
                <w:szCs w:val="26"/>
              </w:rPr>
            </w:pPr>
            <w:r w:rsidRPr="00410FBA">
              <w:rPr>
                <w:sz w:val="26"/>
                <w:szCs w:val="26"/>
              </w:rPr>
              <w:t xml:space="preserve">+ Xem số liệu: chức năng tìm kiếm </w:t>
            </w:r>
            <w:r w:rsidR="00FC48D9" w:rsidRPr="00410FBA">
              <w:rPr>
                <w:sz w:val="26"/>
                <w:szCs w:val="26"/>
              </w:rPr>
              <w:t>báo cáo</w:t>
            </w:r>
            <w:r w:rsidRPr="00410FBA">
              <w:rPr>
                <w:sz w:val="26"/>
                <w:szCs w:val="26"/>
              </w:rPr>
              <w:t xml:space="preserve"> theo tiêu chí tìm kiếm</w:t>
            </w:r>
          </w:p>
          <w:p w14:paraId="69E18329" w14:textId="77777777" w:rsidR="00832287" w:rsidRPr="00410FBA" w:rsidRDefault="00832287" w:rsidP="00163AAD">
            <w:pPr>
              <w:spacing w:before="120" w:after="120"/>
              <w:rPr>
                <w:sz w:val="26"/>
                <w:szCs w:val="26"/>
              </w:rPr>
            </w:pPr>
            <w:r w:rsidRPr="00410FBA">
              <w:rPr>
                <w:sz w:val="26"/>
                <w:szCs w:val="26"/>
              </w:rPr>
              <w:t xml:space="preserve">+ Xem báo cáo: hiển thị </w:t>
            </w:r>
            <w:r w:rsidR="00FC48D9" w:rsidRPr="00410FBA">
              <w:rPr>
                <w:sz w:val="26"/>
                <w:szCs w:val="26"/>
              </w:rPr>
              <w:t>báo cáo</w:t>
            </w:r>
            <w:r w:rsidRPr="00410FBA">
              <w:rPr>
                <w:sz w:val="26"/>
                <w:szCs w:val="26"/>
              </w:rPr>
              <w:t xml:space="preserve"> theo biểu mẫu báo cáo</w:t>
            </w:r>
          </w:p>
          <w:p w14:paraId="0B71A65F" w14:textId="77777777" w:rsidR="00832287" w:rsidRPr="00410FBA" w:rsidRDefault="00832287" w:rsidP="00163AAD">
            <w:pPr>
              <w:spacing w:before="120" w:after="120"/>
              <w:rPr>
                <w:sz w:val="26"/>
                <w:szCs w:val="26"/>
              </w:rPr>
            </w:pPr>
            <w:r w:rsidRPr="00410FBA">
              <w:rPr>
                <w:sz w:val="26"/>
                <w:szCs w:val="26"/>
              </w:rPr>
              <w:t>+ Xuất excel</w:t>
            </w:r>
          </w:p>
          <w:p w14:paraId="22084243" w14:textId="77777777" w:rsidR="00832287" w:rsidRPr="00410FBA" w:rsidRDefault="00832287" w:rsidP="00163AAD">
            <w:pPr>
              <w:spacing w:before="120" w:after="120"/>
              <w:rPr>
                <w:sz w:val="26"/>
                <w:szCs w:val="26"/>
                <w:u w:val="single"/>
              </w:rPr>
            </w:pPr>
            <w:r w:rsidRPr="00410FBA">
              <w:rPr>
                <w:sz w:val="26"/>
                <w:szCs w:val="26"/>
                <w:u w:val="single"/>
              </w:rPr>
              <w:t>Chức năng tìm kiếm:</w:t>
            </w:r>
          </w:p>
          <w:p w14:paraId="31E2BD36" w14:textId="77777777" w:rsidR="00832287" w:rsidRPr="00410FBA" w:rsidRDefault="00832287" w:rsidP="00163AAD">
            <w:pPr>
              <w:spacing w:before="120" w:after="120"/>
              <w:rPr>
                <w:sz w:val="26"/>
                <w:szCs w:val="26"/>
              </w:rPr>
            </w:pPr>
            <w:r w:rsidRPr="00410FBA">
              <w:rPr>
                <w:sz w:val="26"/>
                <w:szCs w:val="26"/>
              </w:rPr>
              <w:t>Người dùng nhập từ khóa hoặc lựa chọn tiêu chí với các trường thông tin sau:</w:t>
            </w:r>
          </w:p>
          <w:p w14:paraId="62819549" w14:textId="77777777" w:rsidR="00832287" w:rsidRPr="00410FBA" w:rsidRDefault="00832287" w:rsidP="00163AAD">
            <w:pPr>
              <w:spacing w:before="120" w:after="120"/>
              <w:rPr>
                <w:sz w:val="26"/>
                <w:szCs w:val="26"/>
              </w:rPr>
            </w:pPr>
            <w:r w:rsidRPr="00410FBA">
              <w:rPr>
                <w:sz w:val="26"/>
                <w:szCs w:val="26"/>
              </w:rPr>
              <w:t xml:space="preserve">+ </w:t>
            </w:r>
            <w:r w:rsidR="002E7BF4" w:rsidRPr="00410FBA">
              <w:rPr>
                <w:sz w:val="26"/>
                <w:szCs w:val="26"/>
              </w:rPr>
              <w:t>Ngày hóa đơn/Ngày phát hành t</w:t>
            </w:r>
            <w:r w:rsidRPr="00410FBA">
              <w:rPr>
                <w:sz w:val="26"/>
                <w:szCs w:val="26"/>
              </w:rPr>
              <w:t>ừ ngày: mặc định là ngày đầu tháng hiện tại, cho phép chọn lại</w:t>
            </w:r>
          </w:p>
          <w:p w14:paraId="2048F51A" w14:textId="77777777" w:rsidR="00832287" w:rsidRPr="00410FBA" w:rsidRDefault="00832287" w:rsidP="00163AAD">
            <w:pPr>
              <w:spacing w:before="120" w:after="120"/>
              <w:rPr>
                <w:sz w:val="26"/>
                <w:szCs w:val="26"/>
              </w:rPr>
            </w:pPr>
            <w:r w:rsidRPr="00410FBA">
              <w:rPr>
                <w:sz w:val="26"/>
                <w:szCs w:val="26"/>
              </w:rPr>
              <w:t xml:space="preserve">+ </w:t>
            </w:r>
            <w:r w:rsidR="002E7BF4" w:rsidRPr="00410FBA">
              <w:rPr>
                <w:sz w:val="26"/>
                <w:szCs w:val="26"/>
              </w:rPr>
              <w:t>Ngày hóa đơn/Ngày phát hành đ</w:t>
            </w:r>
            <w:r w:rsidRPr="00410FBA">
              <w:rPr>
                <w:sz w:val="26"/>
                <w:szCs w:val="26"/>
              </w:rPr>
              <w:t>ến ngày: mặc định là ngày hiện tại, cho phép chọn lại</w:t>
            </w:r>
          </w:p>
          <w:p w14:paraId="29EFA948" w14:textId="77777777" w:rsidR="00832287" w:rsidRPr="00410FBA" w:rsidRDefault="00832287" w:rsidP="00163AAD">
            <w:pPr>
              <w:spacing w:before="120" w:after="120"/>
              <w:rPr>
                <w:sz w:val="26"/>
                <w:szCs w:val="26"/>
              </w:rPr>
            </w:pPr>
            <w:r w:rsidRPr="00410FBA">
              <w:rPr>
                <w:sz w:val="26"/>
                <w:szCs w:val="26"/>
              </w:rPr>
              <w:t>+ MST người mua: tự nhập</w:t>
            </w:r>
          </w:p>
          <w:p w14:paraId="6A3E09E4" w14:textId="77777777" w:rsidR="00832287" w:rsidRPr="00410FBA" w:rsidRDefault="00832287" w:rsidP="00163AAD">
            <w:pPr>
              <w:spacing w:before="120" w:after="120"/>
              <w:rPr>
                <w:sz w:val="26"/>
                <w:szCs w:val="26"/>
              </w:rPr>
            </w:pPr>
            <w:r w:rsidRPr="00410FBA">
              <w:rPr>
                <w:sz w:val="26"/>
                <w:szCs w:val="26"/>
              </w:rPr>
              <w:t xml:space="preserve">+ </w:t>
            </w:r>
            <w:r w:rsidR="002E7BF4" w:rsidRPr="00410FBA">
              <w:rPr>
                <w:sz w:val="26"/>
                <w:szCs w:val="26"/>
              </w:rPr>
              <w:t>Mã nhóm: chọn 1 trong các nhóm (Dịch vụ; Hàng hóa; Sản xuất – vận tải – dịch vụ; Khác)</w:t>
            </w:r>
          </w:p>
          <w:p w14:paraId="690E6EC1" w14:textId="77777777" w:rsidR="00832287" w:rsidRPr="00410FBA" w:rsidRDefault="00832287" w:rsidP="00163AAD">
            <w:pPr>
              <w:spacing w:before="120" w:after="120"/>
              <w:rPr>
                <w:b/>
                <w:sz w:val="26"/>
                <w:szCs w:val="26"/>
              </w:rPr>
            </w:pPr>
            <w:r w:rsidRPr="00410FBA">
              <w:rPr>
                <w:b/>
                <w:sz w:val="26"/>
                <w:szCs w:val="26"/>
              </w:rPr>
              <w:t>Chức năng xử lý:</w:t>
            </w:r>
          </w:p>
          <w:p w14:paraId="69BBD6C6" w14:textId="77777777" w:rsidR="00832287" w:rsidRPr="00410FBA" w:rsidRDefault="00832287" w:rsidP="00163AAD">
            <w:pPr>
              <w:spacing w:before="120" w:after="120"/>
              <w:rPr>
                <w:sz w:val="26"/>
                <w:szCs w:val="26"/>
              </w:rPr>
            </w:pPr>
            <w:r w:rsidRPr="00410FBA">
              <w:rPr>
                <w:sz w:val="26"/>
                <w:szCs w:val="26"/>
              </w:rPr>
              <w:t>+ Hệ thống hiển thị danh sách hóa đơn mặc định/hiển thị theo tiêu chí tìm kiếm</w:t>
            </w:r>
          </w:p>
          <w:p w14:paraId="662B6303" w14:textId="77777777" w:rsidR="00832287" w:rsidRPr="00410FBA" w:rsidRDefault="00832287" w:rsidP="00163AAD">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29825850" w14:textId="77777777" w:rsidR="00832287" w:rsidRPr="00410FBA" w:rsidRDefault="00832287" w:rsidP="00163AAD">
            <w:pPr>
              <w:pStyle w:val="ListParagraph"/>
              <w:numPr>
                <w:ilvl w:val="0"/>
                <w:numId w:val="18"/>
              </w:numPr>
              <w:spacing w:before="120" w:after="120"/>
              <w:rPr>
                <w:b/>
                <w:sz w:val="26"/>
                <w:szCs w:val="26"/>
              </w:rPr>
            </w:pPr>
            <w:r w:rsidRPr="00410FBA">
              <w:rPr>
                <w:b/>
                <w:sz w:val="26"/>
                <w:szCs w:val="26"/>
              </w:rPr>
              <w:t xml:space="preserve">Các ngoại lệ: </w:t>
            </w:r>
          </w:p>
          <w:p w14:paraId="0882AFF6" w14:textId="77777777" w:rsidR="00832287" w:rsidRPr="00410FBA" w:rsidRDefault="00832287" w:rsidP="00163AAD">
            <w:pPr>
              <w:spacing w:before="120" w:after="120"/>
              <w:rPr>
                <w:b/>
                <w:sz w:val="26"/>
                <w:szCs w:val="26"/>
              </w:rPr>
            </w:pPr>
            <w:r w:rsidRPr="00410FBA">
              <w:rPr>
                <w:sz w:val="26"/>
                <w:szCs w:val="26"/>
              </w:rPr>
              <w:t>Không có</w:t>
            </w:r>
          </w:p>
        </w:tc>
        <w:tc>
          <w:tcPr>
            <w:tcW w:w="404" w:type="pct"/>
          </w:tcPr>
          <w:p w14:paraId="18A51B01" w14:textId="77777777" w:rsidR="00832287" w:rsidRPr="00410FBA" w:rsidRDefault="00832287" w:rsidP="00163AAD">
            <w:pPr>
              <w:spacing w:before="120" w:after="120"/>
              <w:rPr>
                <w:sz w:val="26"/>
                <w:szCs w:val="26"/>
              </w:rPr>
            </w:pPr>
            <w:r w:rsidRPr="00410FBA">
              <w:rPr>
                <w:sz w:val="26"/>
                <w:szCs w:val="26"/>
              </w:rPr>
              <w:t>Cao</w:t>
            </w:r>
          </w:p>
        </w:tc>
        <w:tc>
          <w:tcPr>
            <w:tcW w:w="495" w:type="pct"/>
          </w:tcPr>
          <w:p w14:paraId="1109B667" w14:textId="77777777" w:rsidR="00832287" w:rsidRPr="00410FBA" w:rsidRDefault="00832287" w:rsidP="00163AAD">
            <w:pPr>
              <w:spacing w:before="120" w:after="120"/>
              <w:rPr>
                <w:sz w:val="26"/>
                <w:szCs w:val="26"/>
              </w:rPr>
            </w:pPr>
            <w:r w:rsidRPr="00410FBA">
              <w:rPr>
                <w:sz w:val="26"/>
                <w:szCs w:val="26"/>
              </w:rPr>
              <w:t>Cao</w:t>
            </w:r>
          </w:p>
        </w:tc>
        <w:tc>
          <w:tcPr>
            <w:tcW w:w="484" w:type="pct"/>
          </w:tcPr>
          <w:p w14:paraId="3CA75A5F" w14:textId="77777777" w:rsidR="00832287" w:rsidRPr="00410FBA" w:rsidRDefault="00832287" w:rsidP="00163AAD">
            <w:pPr>
              <w:spacing w:before="120" w:after="120"/>
              <w:rPr>
                <w:sz w:val="26"/>
                <w:szCs w:val="26"/>
              </w:rPr>
            </w:pPr>
            <w:r w:rsidRPr="00410FBA">
              <w:rPr>
                <w:sz w:val="26"/>
                <w:szCs w:val="26"/>
              </w:rPr>
              <w:t>Kế toán trưởng, Lãnh đạo đơn vị, Cơ quan thuế</w:t>
            </w:r>
          </w:p>
        </w:tc>
      </w:tr>
      <w:tr w:rsidR="00410FBA" w:rsidRPr="00410FBA" w14:paraId="22014B8C" w14:textId="77777777" w:rsidTr="00163AAD">
        <w:tc>
          <w:tcPr>
            <w:tcW w:w="391" w:type="pct"/>
          </w:tcPr>
          <w:p w14:paraId="496F3480" w14:textId="77777777" w:rsidR="00832287" w:rsidRPr="00410FBA" w:rsidRDefault="00832287" w:rsidP="00163AAD">
            <w:pPr>
              <w:pStyle w:val="ListParagraph"/>
              <w:spacing w:before="120" w:after="120"/>
              <w:ind w:left="0"/>
              <w:rPr>
                <w:sz w:val="26"/>
                <w:szCs w:val="26"/>
              </w:rPr>
            </w:pPr>
            <w:r w:rsidRPr="00410FBA">
              <w:rPr>
                <w:sz w:val="26"/>
                <w:szCs w:val="26"/>
              </w:rPr>
              <w:t>2</w:t>
            </w:r>
          </w:p>
        </w:tc>
        <w:tc>
          <w:tcPr>
            <w:tcW w:w="856" w:type="pct"/>
          </w:tcPr>
          <w:p w14:paraId="44BD55FC" w14:textId="78EC3329" w:rsidR="00832287" w:rsidRPr="00410FBA" w:rsidRDefault="00075681" w:rsidP="00163AAD">
            <w:pPr>
              <w:spacing w:before="120" w:after="120"/>
              <w:rPr>
                <w:sz w:val="26"/>
                <w:szCs w:val="26"/>
              </w:rPr>
            </w:pPr>
            <w:r w:rsidRPr="00410FBA">
              <w:rPr>
                <w:sz w:val="26"/>
                <w:szCs w:val="26"/>
              </w:rPr>
              <w:t>UR_HDDT_043.03.02</w:t>
            </w:r>
          </w:p>
        </w:tc>
        <w:tc>
          <w:tcPr>
            <w:tcW w:w="787" w:type="pct"/>
          </w:tcPr>
          <w:p w14:paraId="2E987B17" w14:textId="77777777" w:rsidR="00832287" w:rsidRPr="00410FBA" w:rsidRDefault="00832287" w:rsidP="00163AAD">
            <w:pPr>
              <w:spacing w:before="120" w:after="120"/>
              <w:rPr>
                <w:sz w:val="26"/>
                <w:szCs w:val="26"/>
              </w:rPr>
            </w:pPr>
            <w:r w:rsidRPr="00410FBA">
              <w:rPr>
                <w:sz w:val="26"/>
                <w:szCs w:val="26"/>
              </w:rPr>
              <w:t xml:space="preserve">Xem báo cáo </w:t>
            </w:r>
            <w:r w:rsidR="00163AAD" w:rsidRPr="00410FBA">
              <w:rPr>
                <w:sz w:val="26"/>
                <w:szCs w:val="26"/>
              </w:rPr>
              <w:t>doanh thu sản phẩm dịch vụ</w:t>
            </w:r>
          </w:p>
        </w:tc>
        <w:tc>
          <w:tcPr>
            <w:tcW w:w="1584" w:type="pct"/>
          </w:tcPr>
          <w:p w14:paraId="2AB6F354" w14:textId="77777777" w:rsidR="00832287" w:rsidRPr="00410FBA" w:rsidRDefault="00832287" w:rsidP="00163AAD">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47A1AC6A" w14:textId="77777777" w:rsidR="00832287" w:rsidRPr="00410FBA" w:rsidRDefault="00832287" w:rsidP="00163AAD">
            <w:pPr>
              <w:pStyle w:val="ListParagraph"/>
              <w:spacing w:before="120" w:after="120"/>
              <w:ind w:left="0"/>
              <w:rPr>
                <w:sz w:val="26"/>
                <w:szCs w:val="26"/>
              </w:rPr>
            </w:pPr>
            <w:r w:rsidRPr="00410FBA">
              <w:rPr>
                <w:sz w:val="26"/>
                <w:szCs w:val="26"/>
              </w:rPr>
              <w:t xml:space="preserve">Cho phép người dùng xem báo cáo </w:t>
            </w:r>
            <w:r w:rsidR="00163AAD" w:rsidRPr="00410FBA">
              <w:rPr>
                <w:sz w:val="26"/>
                <w:szCs w:val="26"/>
              </w:rPr>
              <w:t>doanh thu sản phẩm dịch vụ</w:t>
            </w:r>
          </w:p>
          <w:p w14:paraId="2060429D" w14:textId="77777777" w:rsidR="00832287" w:rsidRPr="00410FBA" w:rsidRDefault="00832287" w:rsidP="00163AAD">
            <w:pPr>
              <w:pStyle w:val="ListParagraph"/>
              <w:numPr>
                <w:ilvl w:val="0"/>
                <w:numId w:val="18"/>
              </w:numPr>
              <w:spacing w:before="120" w:after="120"/>
              <w:rPr>
                <w:b/>
                <w:sz w:val="26"/>
                <w:szCs w:val="26"/>
              </w:rPr>
            </w:pPr>
            <w:r w:rsidRPr="00410FBA">
              <w:rPr>
                <w:b/>
                <w:sz w:val="26"/>
                <w:szCs w:val="26"/>
              </w:rPr>
              <w:t>Thông tin đầu vào:</w:t>
            </w:r>
          </w:p>
          <w:p w14:paraId="27E84E4A" w14:textId="77777777" w:rsidR="00832287" w:rsidRPr="00410FBA" w:rsidRDefault="00832287" w:rsidP="00163AAD">
            <w:pPr>
              <w:spacing w:before="120" w:after="120"/>
              <w:rPr>
                <w:sz w:val="26"/>
                <w:szCs w:val="26"/>
              </w:rPr>
            </w:pPr>
            <w:r w:rsidRPr="00410FBA">
              <w:rPr>
                <w:sz w:val="26"/>
                <w:szCs w:val="26"/>
              </w:rPr>
              <w:t xml:space="preserve">Dữ liệu </w:t>
            </w:r>
            <w:r w:rsidR="00163AAD" w:rsidRPr="00410FBA">
              <w:rPr>
                <w:sz w:val="26"/>
                <w:szCs w:val="26"/>
              </w:rPr>
              <w:t xml:space="preserve">doanh thu sản phẩm dịch vụ </w:t>
            </w:r>
            <w:r w:rsidRPr="00410FBA">
              <w:rPr>
                <w:sz w:val="26"/>
                <w:szCs w:val="26"/>
              </w:rPr>
              <w:t>trên hóa đơn có trên hệ thống</w:t>
            </w:r>
          </w:p>
          <w:p w14:paraId="16102AC7" w14:textId="77777777" w:rsidR="00832287" w:rsidRPr="00410FBA" w:rsidRDefault="00832287" w:rsidP="00163AAD">
            <w:pPr>
              <w:pStyle w:val="ListParagraph"/>
              <w:numPr>
                <w:ilvl w:val="0"/>
                <w:numId w:val="18"/>
              </w:numPr>
              <w:spacing w:before="120" w:after="120"/>
              <w:rPr>
                <w:b/>
                <w:sz w:val="26"/>
                <w:szCs w:val="26"/>
              </w:rPr>
            </w:pPr>
            <w:r w:rsidRPr="00410FBA">
              <w:rPr>
                <w:b/>
                <w:sz w:val="26"/>
                <w:szCs w:val="26"/>
              </w:rPr>
              <w:t xml:space="preserve">Thông tin đầu ra: </w:t>
            </w:r>
          </w:p>
          <w:p w14:paraId="0545C91F" w14:textId="77777777" w:rsidR="00832287" w:rsidRPr="00410FBA" w:rsidRDefault="00832287" w:rsidP="00163AAD">
            <w:pPr>
              <w:spacing w:before="120" w:after="120"/>
              <w:rPr>
                <w:sz w:val="26"/>
                <w:szCs w:val="26"/>
              </w:rPr>
            </w:pPr>
            <w:r w:rsidRPr="00410FBA">
              <w:rPr>
                <w:sz w:val="26"/>
                <w:szCs w:val="26"/>
              </w:rPr>
              <w:t xml:space="preserve">Danh sách thống kê </w:t>
            </w:r>
            <w:r w:rsidR="00163AAD" w:rsidRPr="00410FBA">
              <w:rPr>
                <w:sz w:val="26"/>
                <w:szCs w:val="26"/>
              </w:rPr>
              <w:t>doanh thu hàng hóa dịch vụ</w:t>
            </w:r>
            <w:r w:rsidRPr="00410FBA">
              <w:rPr>
                <w:sz w:val="26"/>
                <w:szCs w:val="26"/>
              </w:rPr>
              <w:t xml:space="preserve"> hiển thị dưới dạng báo cáo theo biểu mẫu có sẵn</w:t>
            </w:r>
          </w:p>
          <w:p w14:paraId="61415FE9" w14:textId="77777777" w:rsidR="00832287" w:rsidRPr="00410FBA" w:rsidRDefault="00832287" w:rsidP="00163AAD">
            <w:pPr>
              <w:spacing w:before="120" w:after="120"/>
              <w:rPr>
                <w:sz w:val="26"/>
                <w:szCs w:val="26"/>
              </w:rPr>
            </w:pPr>
            <w:r w:rsidRPr="00410FBA">
              <w:rPr>
                <w:sz w:val="26"/>
                <w:szCs w:val="26"/>
              </w:rPr>
              <w:t>Người dùng có thể in và tải file pdf xuống thiết bị</w:t>
            </w:r>
          </w:p>
          <w:p w14:paraId="24094995" w14:textId="77777777" w:rsidR="00832287" w:rsidRPr="00410FBA" w:rsidRDefault="00832287" w:rsidP="00163AAD">
            <w:pPr>
              <w:spacing w:before="120" w:after="120"/>
              <w:rPr>
                <w:sz w:val="26"/>
                <w:szCs w:val="26"/>
              </w:rPr>
            </w:pPr>
            <w:r w:rsidRPr="00410FBA">
              <w:rPr>
                <w:sz w:val="26"/>
                <w:szCs w:val="26"/>
              </w:rPr>
              <w:t>Biểu mẫu báo cáo gồm các thông tin sau:</w:t>
            </w:r>
          </w:p>
          <w:p w14:paraId="1358AE1A" w14:textId="77777777" w:rsidR="00832287" w:rsidRPr="00410FBA" w:rsidRDefault="00832287" w:rsidP="00163AAD">
            <w:pPr>
              <w:spacing w:before="120" w:after="120"/>
              <w:rPr>
                <w:sz w:val="26"/>
                <w:szCs w:val="26"/>
              </w:rPr>
            </w:pPr>
            <w:r w:rsidRPr="00410FBA">
              <w:rPr>
                <w:sz w:val="26"/>
                <w:szCs w:val="26"/>
              </w:rPr>
              <w:t>+ Kỳ tính thuế</w:t>
            </w:r>
          </w:p>
          <w:p w14:paraId="4C1BCE2C" w14:textId="77777777" w:rsidR="00832287" w:rsidRPr="00410FBA" w:rsidRDefault="00832287" w:rsidP="00163AAD">
            <w:pPr>
              <w:spacing w:before="120" w:after="120"/>
              <w:rPr>
                <w:sz w:val="26"/>
                <w:szCs w:val="26"/>
              </w:rPr>
            </w:pPr>
            <w:r w:rsidRPr="00410FBA">
              <w:rPr>
                <w:sz w:val="26"/>
                <w:szCs w:val="26"/>
              </w:rPr>
              <w:t>+ Tên người nộp thuế</w:t>
            </w:r>
          </w:p>
          <w:p w14:paraId="61C146B3" w14:textId="77777777" w:rsidR="00832287" w:rsidRPr="00410FBA" w:rsidRDefault="00832287" w:rsidP="00163AAD">
            <w:pPr>
              <w:spacing w:before="120" w:after="120"/>
              <w:rPr>
                <w:sz w:val="26"/>
                <w:szCs w:val="26"/>
              </w:rPr>
            </w:pPr>
            <w:r w:rsidRPr="00410FBA">
              <w:rPr>
                <w:sz w:val="26"/>
                <w:szCs w:val="26"/>
              </w:rPr>
              <w:t>+ Mã số thuế</w:t>
            </w:r>
          </w:p>
          <w:p w14:paraId="4EC21D43" w14:textId="77777777" w:rsidR="00832287" w:rsidRPr="00410FBA" w:rsidRDefault="00832287" w:rsidP="00163AAD">
            <w:pPr>
              <w:spacing w:before="120" w:after="120"/>
              <w:rPr>
                <w:sz w:val="26"/>
                <w:szCs w:val="26"/>
              </w:rPr>
            </w:pPr>
            <w:r w:rsidRPr="00410FBA">
              <w:rPr>
                <w:sz w:val="26"/>
                <w:szCs w:val="26"/>
              </w:rPr>
              <w:t>+ Tên đại lý thuế (nếu có)</w:t>
            </w:r>
          </w:p>
          <w:p w14:paraId="07E98430" w14:textId="77777777" w:rsidR="00832287" w:rsidRPr="00410FBA" w:rsidRDefault="00832287" w:rsidP="00163AAD">
            <w:pPr>
              <w:spacing w:before="120" w:after="120"/>
              <w:rPr>
                <w:sz w:val="26"/>
                <w:szCs w:val="26"/>
              </w:rPr>
            </w:pPr>
            <w:r w:rsidRPr="00410FBA">
              <w:rPr>
                <w:sz w:val="26"/>
                <w:szCs w:val="26"/>
              </w:rPr>
              <w:t>+ Mã số thuế</w:t>
            </w:r>
          </w:p>
          <w:p w14:paraId="2480C7AF" w14:textId="77777777" w:rsidR="00832287" w:rsidRPr="00410FBA" w:rsidRDefault="00832287" w:rsidP="00163AAD">
            <w:pPr>
              <w:spacing w:before="120" w:after="120"/>
              <w:rPr>
                <w:sz w:val="26"/>
                <w:szCs w:val="26"/>
              </w:rPr>
            </w:pPr>
            <w:r w:rsidRPr="00410FBA">
              <w:rPr>
                <w:sz w:val="26"/>
                <w:szCs w:val="26"/>
              </w:rPr>
              <w:t xml:space="preserve">+ Các trường thông tin như trong lưới tại màn hình </w:t>
            </w:r>
            <w:r w:rsidR="00163AAD" w:rsidRPr="00410FBA">
              <w:rPr>
                <w:sz w:val="26"/>
                <w:szCs w:val="26"/>
              </w:rPr>
              <w:t>xem số liệu báo cáo</w:t>
            </w:r>
          </w:p>
          <w:p w14:paraId="7B79386C" w14:textId="77777777" w:rsidR="00832287" w:rsidRPr="00410FBA" w:rsidRDefault="00832287" w:rsidP="00163AAD">
            <w:pPr>
              <w:pStyle w:val="ListParagraph"/>
              <w:numPr>
                <w:ilvl w:val="0"/>
                <w:numId w:val="18"/>
              </w:numPr>
              <w:spacing w:before="120" w:after="120"/>
              <w:rPr>
                <w:b/>
                <w:sz w:val="26"/>
                <w:szCs w:val="26"/>
              </w:rPr>
            </w:pPr>
            <w:r w:rsidRPr="00410FBA">
              <w:rPr>
                <w:b/>
                <w:sz w:val="26"/>
                <w:szCs w:val="26"/>
              </w:rPr>
              <w:t>Chức năng xử lý:</w:t>
            </w:r>
          </w:p>
          <w:p w14:paraId="74767BBF" w14:textId="77777777" w:rsidR="00832287" w:rsidRPr="00410FBA" w:rsidRDefault="00832287" w:rsidP="00163AAD">
            <w:pPr>
              <w:pStyle w:val="ListParagraph"/>
              <w:spacing w:before="120" w:after="120"/>
              <w:ind w:left="0"/>
              <w:rPr>
                <w:sz w:val="26"/>
                <w:szCs w:val="26"/>
              </w:rPr>
            </w:pPr>
            <w:r w:rsidRPr="00410FBA">
              <w:rPr>
                <w:sz w:val="26"/>
                <w:szCs w:val="26"/>
              </w:rPr>
              <w:t>+ Hiển thị thống kê chi tiết hàng hóa dưới dạng biểu mẫu báo cáo</w:t>
            </w:r>
          </w:p>
          <w:p w14:paraId="0076399D" w14:textId="77777777" w:rsidR="00832287" w:rsidRPr="00410FBA" w:rsidRDefault="00832287" w:rsidP="00163AAD">
            <w:pPr>
              <w:pStyle w:val="ListParagraph"/>
              <w:spacing w:before="120" w:after="120"/>
              <w:ind w:left="0"/>
              <w:rPr>
                <w:sz w:val="26"/>
                <w:szCs w:val="26"/>
              </w:rPr>
            </w:pPr>
            <w:r w:rsidRPr="00410FBA">
              <w:rPr>
                <w:sz w:val="26"/>
                <w:szCs w:val="26"/>
              </w:rPr>
              <w:t>+ Cho phép người dùng in và tải xuống file pdf báo cáo</w:t>
            </w:r>
          </w:p>
          <w:p w14:paraId="528CECD0" w14:textId="77777777" w:rsidR="00832287" w:rsidRPr="00410FBA" w:rsidRDefault="00832287" w:rsidP="00163AAD">
            <w:pPr>
              <w:pStyle w:val="ListParagraph"/>
              <w:numPr>
                <w:ilvl w:val="0"/>
                <w:numId w:val="18"/>
              </w:numPr>
              <w:spacing w:before="120" w:after="120"/>
              <w:rPr>
                <w:b/>
                <w:sz w:val="26"/>
                <w:szCs w:val="26"/>
              </w:rPr>
            </w:pPr>
            <w:r w:rsidRPr="00410FBA">
              <w:rPr>
                <w:b/>
                <w:sz w:val="26"/>
                <w:szCs w:val="26"/>
              </w:rPr>
              <w:t>Ngoại lệ:</w:t>
            </w:r>
          </w:p>
          <w:p w14:paraId="0365CAEC" w14:textId="77777777" w:rsidR="00832287" w:rsidRPr="00410FBA" w:rsidRDefault="00832287" w:rsidP="00163AAD">
            <w:pPr>
              <w:pStyle w:val="ListParagraph"/>
              <w:spacing w:before="120" w:after="120"/>
              <w:ind w:left="0"/>
              <w:rPr>
                <w:b/>
                <w:sz w:val="26"/>
                <w:szCs w:val="26"/>
              </w:rPr>
            </w:pPr>
            <w:r w:rsidRPr="00410FBA">
              <w:rPr>
                <w:sz w:val="26"/>
                <w:szCs w:val="26"/>
              </w:rPr>
              <w:t>Không có</w:t>
            </w:r>
          </w:p>
        </w:tc>
        <w:tc>
          <w:tcPr>
            <w:tcW w:w="404" w:type="pct"/>
          </w:tcPr>
          <w:p w14:paraId="73267920" w14:textId="77777777" w:rsidR="00832287" w:rsidRPr="00410FBA" w:rsidRDefault="00832287" w:rsidP="00163AAD">
            <w:pPr>
              <w:spacing w:before="120" w:after="120"/>
              <w:rPr>
                <w:sz w:val="26"/>
                <w:szCs w:val="26"/>
              </w:rPr>
            </w:pPr>
            <w:r w:rsidRPr="00410FBA">
              <w:rPr>
                <w:sz w:val="26"/>
                <w:szCs w:val="26"/>
              </w:rPr>
              <w:t>Cao</w:t>
            </w:r>
          </w:p>
        </w:tc>
        <w:tc>
          <w:tcPr>
            <w:tcW w:w="495" w:type="pct"/>
          </w:tcPr>
          <w:p w14:paraId="2601C613" w14:textId="77777777" w:rsidR="00832287" w:rsidRPr="00410FBA" w:rsidRDefault="00832287" w:rsidP="00163AAD">
            <w:pPr>
              <w:spacing w:before="120" w:after="120"/>
              <w:rPr>
                <w:sz w:val="26"/>
                <w:szCs w:val="26"/>
              </w:rPr>
            </w:pPr>
            <w:r w:rsidRPr="00410FBA">
              <w:rPr>
                <w:sz w:val="26"/>
                <w:szCs w:val="26"/>
              </w:rPr>
              <w:t>Cao</w:t>
            </w:r>
          </w:p>
        </w:tc>
        <w:tc>
          <w:tcPr>
            <w:tcW w:w="484" w:type="pct"/>
          </w:tcPr>
          <w:p w14:paraId="2D188DB6" w14:textId="77777777" w:rsidR="00832287" w:rsidRPr="00410FBA" w:rsidRDefault="00832287" w:rsidP="00163AAD">
            <w:pPr>
              <w:spacing w:before="120" w:after="120"/>
              <w:rPr>
                <w:sz w:val="26"/>
                <w:szCs w:val="26"/>
              </w:rPr>
            </w:pPr>
            <w:r w:rsidRPr="00410FBA">
              <w:rPr>
                <w:sz w:val="26"/>
                <w:szCs w:val="26"/>
              </w:rPr>
              <w:t>Kế toán trưởng, Lãnh đạo đơn vị, Cơ quan thuế</w:t>
            </w:r>
          </w:p>
        </w:tc>
      </w:tr>
      <w:tr w:rsidR="00832287" w:rsidRPr="00410FBA" w14:paraId="19DA570A" w14:textId="77777777" w:rsidTr="00163AAD">
        <w:tc>
          <w:tcPr>
            <w:tcW w:w="391" w:type="pct"/>
          </w:tcPr>
          <w:p w14:paraId="26BBF7D4" w14:textId="77777777" w:rsidR="00832287" w:rsidRPr="00410FBA" w:rsidRDefault="00832287" w:rsidP="00163AAD">
            <w:pPr>
              <w:pStyle w:val="ListParagraph"/>
              <w:spacing w:before="120" w:after="120"/>
              <w:ind w:left="0"/>
              <w:rPr>
                <w:sz w:val="26"/>
                <w:szCs w:val="26"/>
              </w:rPr>
            </w:pPr>
            <w:r w:rsidRPr="00410FBA">
              <w:rPr>
                <w:sz w:val="26"/>
                <w:szCs w:val="26"/>
              </w:rPr>
              <w:t>3</w:t>
            </w:r>
          </w:p>
        </w:tc>
        <w:tc>
          <w:tcPr>
            <w:tcW w:w="856" w:type="pct"/>
          </w:tcPr>
          <w:p w14:paraId="0D464C18" w14:textId="44D1F033" w:rsidR="00832287" w:rsidRPr="00410FBA" w:rsidRDefault="00075681" w:rsidP="00163AAD">
            <w:pPr>
              <w:spacing w:before="120" w:after="120"/>
              <w:rPr>
                <w:sz w:val="26"/>
                <w:szCs w:val="26"/>
              </w:rPr>
            </w:pPr>
            <w:r w:rsidRPr="00410FBA">
              <w:rPr>
                <w:sz w:val="26"/>
                <w:szCs w:val="26"/>
              </w:rPr>
              <w:t>UR_HDDT_043.03.03</w:t>
            </w:r>
          </w:p>
        </w:tc>
        <w:tc>
          <w:tcPr>
            <w:tcW w:w="787" w:type="pct"/>
          </w:tcPr>
          <w:p w14:paraId="5CE1EAAA" w14:textId="77777777" w:rsidR="00832287" w:rsidRPr="00410FBA" w:rsidRDefault="00832287" w:rsidP="00163AAD">
            <w:pPr>
              <w:spacing w:before="120" w:after="120"/>
              <w:rPr>
                <w:sz w:val="26"/>
                <w:szCs w:val="26"/>
              </w:rPr>
            </w:pPr>
            <w:r w:rsidRPr="00410FBA">
              <w:rPr>
                <w:sz w:val="26"/>
                <w:szCs w:val="26"/>
              </w:rPr>
              <w:t xml:space="preserve">Xuất file excel </w:t>
            </w:r>
            <w:r w:rsidR="00163AAD" w:rsidRPr="00410FBA">
              <w:rPr>
                <w:sz w:val="26"/>
                <w:szCs w:val="26"/>
              </w:rPr>
              <w:t>báo cáo doanh thu sản phẩm dịch vụ</w:t>
            </w:r>
          </w:p>
        </w:tc>
        <w:tc>
          <w:tcPr>
            <w:tcW w:w="1584" w:type="pct"/>
          </w:tcPr>
          <w:p w14:paraId="61F47391" w14:textId="77777777" w:rsidR="00832287" w:rsidRPr="00410FBA" w:rsidRDefault="00832287" w:rsidP="00163AAD">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7A026C85" w14:textId="77777777" w:rsidR="00832287" w:rsidRPr="00410FBA" w:rsidRDefault="00832287" w:rsidP="00163AAD">
            <w:pPr>
              <w:pStyle w:val="ListParagraph"/>
              <w:spacing w:before="120" w:after="120"/>
              <w:ind w:left="0"/>
              <w:rPr>
                <w:sz w:val="26"/>
                <w:szCs w:val="26"/>
              </w:rPr>
            </w:pPr>
            <w:r w:rsidRPr="00410FBA">
              <w:rPr>
                <w:sz w:val="26"/>
                <w:szCs w:val="26"/>
              </w:rPr>
              <w:t xml:space="preserve">Cho phép người dùng xuất file excel </w:t>
            </w:r>
            <w:r w:rsidR="00163AAD" w:rsidRPr="00410FBA">
              <w:rPr>
                <w:sz w:val="26"/>
                <w:szCs w:val="26"/>
              </w:rPr>
              <w:t>báo cáo doanh thu sản phẩm dịch vụ</w:t>
            </w:r>
          </w:p>
          <w:p w14:paraId="4A0A2B45" w14:textId="77777777" w:rsidR="00832287" w:rsidRPr="00410FBA" w:rsidRDefault="00832287" w:rsidP="00163AAD">
            <w:pPr>
              <w:pStyle w:val="ListParagraph"/>
              <w:numPr>
                <w:ilvl w:val="0"/>
                <w:numId w:val="18"/>
              </w:numPr>
              <w:spacing w:before="120" w:after="120"/>
              <w:rPr>
                <w:b/>
                <w:sz w:val="26"/>
                <w:szCs w:val="26"/>
              </w:rPr>
            </w:pPr>
            <w:r w:rsidRPr="00410FBA">
              <w:rPr>
                <w:b/>
                <w:sz w:val="26"/>
                <w:szCs w:val="26"/>
              </w:rPr>
              <w:t>Thông tin đầu vào:</w:t>
            </w:r>
          </w:p>
          <w:p w14:paraId="032AC0C6" w14:textId="77777777" w:rsidR="00832287" w:rsidRPr="00410FBA" w:rsidRDefault="00832287" w:rsidP="00163AAD">
            <w:pPr>
              <w:spacing w:before="120" w:after="120"/>
              <w:rPr>
                <w:sz w:val="26"/>
                <w:szCs w:val="26"/>
              </w:rPr>
            </w:pPr>
            <w:r w:rsidRPr="00410FBA">
              <w:rPr>
                <w:sz w:val="26"/>
                <w:szCs w:val="26"/>
              </w:rPr>
              <w:t>Người dùng nhấn nút “Xuất fi</w:t>
            </w:r>
            <w:r w:rsidR="00163AAD" w:rsidRPr="00410FBA">
              <w:rPr>
                <w:sz w:val="26"/>
                <w:szCs w:val="26"/>
              </w:rPr>
              <w:t>le excel” trên màn hình báo cáo</w:t>
            </w:r>
          </w:p>
          <w:p w14:paraId="1A322314" w14:textId="77777777" w:rsidR="00832287" w:rsidRPr="00410FBA" w:rsidRDefault="00832287" w:rsidP="00163AAD">
            <w:pPr>
              <w:pStyle w:val="ListParagraph"/>
              <w:numPr>
                <w:ilvl w:val="0"/>
                <w:numId w:val="18"/>
              </w:numPr>
              <w:spacing w:before="120" w:after="120"/>
              <w:rPr>
                <w:b/>
                <w:sz w:val="26"/>
                <w:szCs w:val="26"/>
              </w:rPr>
            </w:pPr>
            <w:r w:rsidRPr="00410FBA">
              <w:rPr>
                <w:b/>
                <w:sz w:val="26"/>
                <w:szCs w:val="26"/>
              </w:rPr>
              <w:t xml:space="preserve">Thông tin đầu ra: </w:t>
            </w:r>
          </w:p>
          <w:p w14:paraId="1078841F" w14:textId="77777777" w:rsidR="00832287" w:rsidRPr="00410FBA" w:rsidRDefault="00832287" w:rsidP="00163AAD">
            <w:pPr>
              <w:spacing w:before="120" w:after="120"/>
              <w:rPr>
                <w:sz w:val="26"/>
                <w:szCs w:val="26"/>
              </w:rPr>
            </w:pPr>
            <w:r w:rsidRPr="00410FBA">
              <w:rPr>
                <w:sz w:val="26"/>
                <w:szCs w:val="26"/>
              </w:rPr>
              <w:t xml:space="preserve">File excel </w:t>
            </w:r>
            <w:r w:rsidR="00163AAD" w:rsidRPr="00410FBA">
              <w:rPr>
                <w:sz w:val="26"/>
                <w:szCs w:val="26"/>
              </w:rPr>
              <w:t xml:space="preserve">báo cáo </w:t>
            </w:r>
            <w:r w:rsidRPr="00410FBA">
              <w:rPr>
                <w:sz w:val="26"/>
                <w:szCs w:val="26"/>
              </w:rPr>
              <w:t>được tải xuống thiết bị của người dùng</w:t>
            </w:r>
          </w:p>
          <w:p w14:paraId="7A71592C" w14:textId="77777777" w:rsidR="00832287" w:rsidRPr="00410FBA" w:rsidRDefault="00832287" w:rsidP="00163AAD">
            <w:pPr>
              <w:pStyle w:val="ListParagraph"/>
              <w:numPr>
                <w:ilvl w:val="0"/>
                <w:numId w:val="18"/>
              </w:numPr>
              <w:spacing w:before="120" w:after="120"/>
              <w:rPr>
                <w:b/>
                <w:sz w:val="26"/>
                <w:szCs w:val="26"/>
              </w:rPr>
            </w:pPr>
            <w:r w:rsidRPr="00410FBA">
              <w:rPr>
                <w:b/>
                <w:sz w:val="26"/>
                <w:szCs w:val="26"/>
              </w:rPr>
              <w:t>Chức năng xử lý:</w:t>
            </w:r>
          </w:p>
          <w:p w14:paraId="6976EADD" w14:textId="77777777" w:rsidR="00832287" w:rsidRPr="00410FBA" w:rsidRDefault="00832287" w:rsidP="00163AAD">
            <w:pPr>
              <w:spacing w:before="120" w:after="120"/>
              <w:rPr>
                <w:sz w:val="26"/>
                <w:szCs w:val="26"/>
              </w:rPr>
            </w:pPr>
            <w:r w:rsidRPr="00410FBA">
              <w:rPr>
                <w:sz w:val="26"/>
                <w:szCs w:val="26"/>
              </w:rPr>
              <w:t>Hệ thống hiển thị giao diện để người dùng tải file excel xuống thiết bị</w:t>
            </w:r>
          </w:p>
          <w:p w14:paraId="121D001F" w14:textId="77777777" w:rsidR="00832287" w:rsidRPr="00410FBA" w:rsidRDefault="00832287" w:rsidP="00163AAD">
            <w:pPr>
              <w:pStyle w:val="ListParagraph"/>
              <w:spacing w:before="120" w:after="120"/>
              <w:ind w:left="0"/>
              <w:rPr>
                <w:sz w:val="26"/>
                <w:szCs w:val="26"/>
              </w:rPr>
            </w:pPr>
            <w:r w:rsidRPr="00410FBA">
              <w:rPr>
                <w:sz w:val="26"/>
                <w:szCs w:val="26"/>
              </w:rPr>
              <w:t xml:space="preserve">+ Nếu thành công thì thông báo “Download </w:t>
            </w:r>
            <w:r w:rsidR="00163AAD" w:rsidRPr="00410FBA">
              <w:rPr>
                <w:sz w:val="26"/>
                <w:szCs w:val="26"/>
              </w:rPr>
              <w:t>báo cáo</w:t>
            </w:r>
            <w:r w:rsidRPr="00410FBA">
              <w:rPr>
                <w:sz w:val="26"/>
                <w:szCs w:val="26"/>
              </w:rPr>
              <w:t xml:space="preserve"> thành công”</w:t>
            </w:r>
          </w:p>
          <w:p w14:paraId="7D9A64F3" w14:textId="77777777" w:rsidR="00832287" w:rsidRPr="00410FBA" w:rsidRDefault="00832287" w:rsidP="00163AAD">
            <w:pPr>
              <w:pStyle w:val="ListParagraph"/>
              <w:spacing w:before="120" w:after="120"/>
              <w:ind w:left="0"/>
              <w:rPr>
                <w:b/>
                <w:sz w:val="26"/>
                <w:szCs w:val="26"/>
              </w:rPr>
            </w:pPr>
            <w:r w:rsidRPr="00410FBA">
              <w:rPr>
                <w:sz w:val="26"/>
                <w:szCs w:val="26"/>
              </w:rPr>
              <w:t xml:space="preserve">+ Nếu không thành công thì thông báo “Download </w:t>
            </w:r>
            <w:r w:rsidR="00163AAD" w:rsidRPr="00410FBA">
              <w:rPr>
                <w:sz w:val="26"/>
                <w:szCs w:val="26"/>
              </w:rPr>
              <w:t xml:space="preserve">báo cáo </w:t>
            </w:r>
            <w:r w:rsidRPr="00410FBA">
              <w:rPr>
                <w:sz w:val="26"/>
                <w:szCs w:val="26"/>
              </w:rPr>
              <w:t>không thành công” (kèm lý do)</w:t>
            </w:r>
          </w:p>
        </w:tc>
        <w:tc>
          <w:tcPr>
            <w:tcW w:w="404" w:type="pct"/>
          </w:tcPr>
          <w:p w14:paraId="271FA741" w14:textId="77777777" w:rsidR="00832287" w:rsidRPr="00410FBA" w:rsidRDefault="00832287" w:rsidP="00163AAD">
            <w:pPr>
              <w:spacing w:before="120" w:after="120"/>
              <w:rPr>
                <w:sz w:val="26"/>
                <w:szCs w:val="26"/>
              </w:rPr>
            </w:pPr>
            <w:r w:rsidRPr="00410FBA">
              <w:rPr>
                <w:sz w:val="26"/>
                <w:szCs w:val="26"/>
              </w:rPr>
              <w:t>Cao</w:t>
            </w:r>
          </w:p>
        </w:tc>
        <w:tc>
          <w:tcPr>
            <w:tcW w:w="495" w:type="pct"/>
          </w:tcPr>
          <w:p w14:paraId="04602E86" w14:textId="77777777" w:rsidR="00832287" w:rsidRPr="00410FBA" w:rsidRDefault="00832287" w:rsidP="00163AAD">
            <w:pPr>
              <w:spacing w:before="120" w:after="120"/>
              <w:rPr>
                <w:sz w:val="26"/>
                <w:szCs w:val="26"/>
              </w:rPr>
            </w:pPr>
            <w:r w:rsidRPr="00410FBA">
              <w:rPr>
                <w:sz w:val="26"/>
                <w:szCs w:val="26"/>
              </w:rPr>
              <w:t>Cao</w:t>
            </w:r>
          </w:p>
        </w:tc>
        <w:tc>
          <w:tcPr>
            <w:tcW w:w="484" w:type="pct"/>
          </w:tcPr>
          <w:p w14:paraId="78E59036" w14:textId="77777777" w:rsidR="00832287" w:rsidRPr="00410FBA" w:rsidRDefault="00832287" w:rsidP="00163AAD">
            <w:pPr>
              <w:spacing w:before="120" w:after="120"/>
              <w:rPr>
                <w:sz w:val="26"/>
                <w:szCs w:val="26"/>
              </w:rPr>
            </w:pPr>
            <w:r w:rsidRPr="00410FBA">
              <w:rPr>
                <w:sz w:val="26"/>
                <w:szCs w:val="26"/>
              </w:rPr>
              <w:t>Kế toán trưởng, Lãnh đạo đơn vị, Cơ quan thuế</w:t>
            </w:r>
          </w:p>
        </w:tc>
      </w:tr>
    </w:tbl>
    <w:p w14:paraId="6849D201" w14:textId="77777777" w:rsidR="00832287" w:rsidRPr="00410FBA" w:rsidRDefault="00832287" w:rsidP="00832287"/>
    <w:p w14:paraId="730A531E" w14:textId="77777777" w:rsidR="00C33D81" w:rsidRPr="00410FBA" w:rsidRDefault="00C33D81" w:rsidP="00C33D81"/>
    <w:p w14:paraId="6E238F2C" w14:textId="77777777" w:rsidR="00D5196A" w:rsidRPr="00410FBA" w:rsidRDefault="00D5196A" w:rsidP="00D5196A">
      <w:pPr>
        <w:pStyle w:val="Heading3"/>
        <w:numPr>
          <w:ilvl w:val="0"/>
          <w:numId w:val="0"/>
        </w:numPr>
      </w:pPr>
      <w:bookmarkStart w:id="751" w:name="_Toc167894552"/>
      <w:r w:rsidRPr="00410FBA">
        <w:t>IV.3.4 Báo cáo giảm thuế</w:t>
      </w:r>
      <w:r w:rsidR="002E7BF4" w:rsidRPr="00410FBA">
        <w:t xml:space="preserve"> GTGT</w:t>
      </w:r>
      <w:bookmarkEnd w:id="751"/>
    </w:p>
    <w:tbl>
      <w:tblPr>
        <w:tblStyle w:val="TableGrid"/>
        <w:tblW w:w="5000" w:type="pct"/>
        <w:tblLook w:val="04A0" w:firstRow="1" w:lastRow="0" w:firstColumn="1" w:lastColumn="0" w:noHBand="0" w:noVBand="1"/>
      </w:tblPr>
      <w:tblGrid>
        <w:gridCol w:w="708"/>
        <w:gridCol w:w="2600"/>
        <w:gridCol w:w="852"/>
        <w:gridCol w:w="2369"/>
        <w:gridCol w:w="733"/>
        <w:gridCol w:w="823"/>
        <w:gridCol w:w="979"/>
      </w:tblGrid>
      <w:tr w:rsidR="00410FBA" w:rsidRPr="00410FBA" w14:paraId="560C50EC" w14:textId="77777777" w:rsidTr="00163AAD">
        <w:tc>
          <w:tcPr>
            <w:tcW w:w="391" w:type="pct"/>
          </w:tcPr>
          <w:p w14:paraId="65386CC4" w14:textId="77777777" w:rsidR="00163AAD" w:rsidRPr="00410FBA" w:rsidRDefault="00163AAD" w:rsidP="00163AAD">
            <w:pPr>
              <w:spacing w:before="120" w:after="120"/>
              <w:jc w:val="center"/>
              <w:rPr>
                <w:b/>
                <w:sz w:val="26"/>
                <w:szCs w:val="26"/>
              </w:rPr>
            </w:pPr>
            <w:r w:rsidRPr="00410FBA">
              <w:rPr>
                <w:b/>
                <w:sz w:val="26"/>
                <w:szCs w:val="26"/>
              </w:rPr>
              <w:t>STT</w:t>
            </w:r>
          </w:p>
        </w:tc>
        <w:tc>
          <w:tcPr>
            <w:tcW w:w="856" w:type="pct"/>
          </w:tcPr>
          <w:p w14:paraId="40B176B1" w14:textId="77777777" w:rsidR="00163AAD" w:rsidRPr="00410FBA" w:rsidRDefault="00163AAD" w:rsidP="00163AAD">
            <w:pPr>
              <w:spacing w:before="120" w:after="120"/>
              <w:jc w:val="center"/>
              <w:rPr>
                <w:b/>
                <w:sz w:val="26"/>
                <w:szCs w:val="26"/>
              </w:rPr>
            </w:pPr>
            <w:r w:rsidRPr="00410FBA">
              <w:rPr>
                <w:b/>
                <w:sz w:val="26"/>
                <w:szCs w:val="26"/>
              </w:rPr>
              <w:t>Mã yêu cầu</w:t>
            </w:r>
          </w:p>
        </w:tc>
        <w:tc>
          <w:tcPr>
            <w:tcW w:w="787" w:type="pct"/>
          </w:tcPr>
          <w:p w14:paraId="732335D2" w14:textId="77777777" w:rsidR="00163AAD" w:rsidRPr="00410FBA" w:rsidRDefault="00163AAD" w:rsidP="00163AAD">
            <w:pPr>
              <w:spacing w:before="120" w:after="120"/>
              <w:jc w:val="center"/>
              <w:rPr>
                <w:b/>
                <w:sz w:val="26"/>
                <w:szCs w:val="26"/>
              </w:rPr>
            </w:pPr>
            <w:r w:rsidRPr="00410FBA">
              <w:rPr>
                <w:b/>
                <w:sz w:val="26"/>
                <w:szCs w:val="26"/>
              </w:rPr>
              <w:t>Tên yêu cầu</w:t>
            </w:r>
          </w:p>
        </w:tc>
        <w:tc>
          <w:tcPr>
            <w:tcW w:w="1584" w:type="pct"/>
          </w:tcPr>
          <w:p w14:paraId="28D4AB1B" w14:textId="77777777" w:rsidR="00163AAD" w:rsidRPr="00410FBA" w:rsidRDefault="00163AAD" w:rsidP="00163AAD">
            <w:pPr>
              <w:spacing w:before="120" w:after="120"/>
              <w:jc w:val="center"/>
              <w:rPr>
                <w:b/>
                <w:sz w:val="26"/>
                <w:szCs w:val="26"/>
              </w:rPr>
            </w:pPr>
            <w:r w:rsidRPr="00410FBA">
              <w:rPr>
                <w:b/>
                <w:sz w:val="26"/>
                <w:szCs w:val="26"/>
              </w:rPr>
              <w:t xml:space="preserve">Mô tả </w:t>
            </w:r>
          </w:p>
        </w:tc>
        <w:tc>
          <w:tcPr>
            <w:tcW w:w="404" w:type="pct"/>
          </w:tcPr>
          <w:p w14:paraId="01B5015B" w14:textId="77777777" w:rsidR="00163AAD" w:rsidRPr="00410FBA" w:rsidRDefault="00163AAD" w:rsidP="00163AAD">
            <w:pPr>
              <w:spacing w:before="120" w:after="120"/>
              <w:jc w:val="center"/>
              <w:rPr>
                <w:b/>
                <w:sz w:val="26"/>
                <w:szCs w:val="26"/>
              </w:rPr>
            </w:pPr>
            <w:r w:rsidRPr="00410FBA">
              <w:rPr>
                <w:b/>
                <w:sz w:val="26"/>
                <w:szCs w:val="26"/>
              </w:rPr>
              <w:t>Mức độ ưu tiên</w:t>
            </w:r>
          </w:p>
        </w:tc>
        <w:tc>
          <w:tcPr>
            <w:tcW w:w="495" w:type="pct"/>
          </w:tcPr>
          <w:p w14:paraId="1801ABAB" w14:textId="77777777" w:rsidR="00163AAD" w:rsidRPr="00410FBA" w:rsidRDefault="00163AAD" w:rsidP="00163AAD">
            <w:pPr>
              <w:spacing w:before="120" w:after="120"/>
              <w:jc w:val="center"/>
              <w:rPr>
                <w:b/>
                <w:sz w:val="26"/>
                <w:szCs w:val="26"/>
              </w:rPr>
            </w:pPr>
            <w:r w:rsidRPr="00410FBA">
              <w:rPr>
                <w:b/>
                <w:sz w:val="26"/>
                <w:szCs w:val="26"/>
              </w:rPr>
              <w:t>Mức độ quan trọng</w:t>
            </w:r>
          </w:p>
        </w:tc>
        <w:tc>
          <w:tcPr>
            <w:tcW w:w="484" w:type="pct"/>
          </w:tcPr>
          <w:p w14:paraId="13238E07" w14:textId="77777777" w:rsidR="00163AAD" w:rsidRPr="00410FBA" w:rsidRDefault="00163AAD" w:rsidP="00163AAD">
            <w:pPr>
              <w:spacing w:before="120" w:after="120"/>
              <w:jc w:val="center"/>
              <w:rPr>
                <w:b/>
                <w:sz w:val="26"/>
                <w:szCs w:val="26"/>
              </w:rPr>
            </w:pPr>
            <w:r w:rsidRPr="00410FBA">
              <w:rPr>
                <w:b/>
                <w:sz w:val="26"/>
                <w:szCs w:val="26"/>
              </w:rPr>
              <w:t>Đối tượng liên quan</w:t>
            </w:r>
          </w:p>
        </w:tc>
      </w:tr>
      <w:tr w:rsidR="00410FBA" w:rsidRPr="00410FBA" w14:paraId="0B60432E" w14:textId="77777777" w:rsidTr="00163AAD">
        <w:tc>
          <w:tcPr>
            <w:tcW w:w="391" w:type="pct"/>
          </w:tcPr>
          <w:p w14:paraId="31895849" w14:textId="77777777" w:rsidR="00163AAD" w:rsidRPr="00410FBA" w:rsidRDefault="00163AAD" w:rsidP="00163AAD">
            <w:pPr>
              <w:pStyle w:val="ListParagraph"/>
              <w:spacing w:before="120" w:after="120"/>
              <w:ind w:left="0"/>
              <w:rPr>
                <w:sz w:val="26"/>
                <w:szCs w:val="26"/>
              </w:rPr>
            </w:pPr>
            <w:r w:rsidRPr="00410FBA">
              <w:rPr>
                <w:sz w:val="26"/>
                <w:szCs w:val="26"/>
              </w:rPr>
              <w:t>1</w:t>
            </w:r>
          </w:p>
        </w:tc>
        <w:tc>
          <w:tcPr>
            <w:tcW w:w="856" w:type="pct"/>
          </w:tcPr>
          <w:p w14:paraId="697883E8" w14:textId="25E98EA7" w:rsidR="00163AAD" w:rsidRPr="00410FBA" w:rsidRDefault="00075681" w:rsidP="00163AAD">
            <w:pPr>
              <w:spacing w:before="120" w:after="120"/>
              <w:rPr>
                <w:sz w:val="26"/>
                <w:szCs w:val="26"/>
              </w:rPr>
            </w:pPr>
            <w:r w:rsidRPr="00410FBA">
              <w:rPr>
                <w:sz w:val="26"/>
                <w:szCs w:val="26"/>
              </w:rPr>
              <w:t>UR_HDDT_043.04.01</w:t>
            </w:r>
          </w:p>
        </w:tc>
        <w:tc>
          <w:tcPr>
            <w:tcW w:w="787" w:type="pct"/>
          </w:tcPr>
          <w:p w14:paraId="4F6956B0" w14:textId="77777777" w:rsidR="00163AAD" w:rsidRPr="00410FBA" w:rsidRDefault="00163AAD" w:rsidP="00163AAD">
            <w:pPr>
              <w:spacing w:before="120" w:after="120"/>
              <w:rPr>
                <w:sz w:val="26"/>
                <w:szCs w:val="26"/>
              </w:rPr>
            </w:pPr>
            <w:r w:rsidRPr="00410FBA">
              <w:rPr>
                <w:sz w:val="26"/>
                <w:szCs w:val="26"/>
              </w:rPr>
              <w:t>Xem số liệu báo cáo doanh thu sản phẩm dịch vụ</w:t>
            </w:r>
          </w:p>
        </w:tc>
        <w:tc>
          <w:tcPr>
            <w:tcW w:w="1584" w:type="pct"/>
          </w:tcPr>
          <w:p w14:paraId="172F7E00" w14:textId="77777777" w:rsidR="00163AAD" w:rsidRPr="00410FBA" w:rsidRDefault="00163AAD" w:rsidP="00163AAD">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1401743C" w14:textId="77777777" w:rsidR="00163AAD" w:rsidRPr="00410FBA" w:rsidRDefault="00163AAD" w:rsidP="00163AAD">
            <w:pPr>
              <w:pStyle w:val="ListParagraph"/>
              <w:spacing w:before="120" w:after="120"/>
              <w:ind w:left="0"/>
              <w:rPr>
                <w:sz w:val="26"/>
                <w:szCs w:val="26"/>
              </w:rPr>
            </w:pPr>
            <w:r w:rsidRPr="00410FBA">
              <w:rPr>
                <w:sz w:val="26"/>
                <w:szCs w:val="26"/>
              </w:rPr>
              <w:t>Cho phép người dùng xem số liệu báo cáo doanh thu sản phẩm dịch vụ</w:t>
            </w:r>
          </w:p>
          <w:p w14:paraId="16D4D80C" w14:textId="77777777" w:rsidR="00163AAD" w:rsidRPr="00410FBA" w:rsidRDefault="00163AAD" w:rsidP="00163AAD">
            <w:pPr>
              <w:pStyle w:val="ListParagraph"/>
              <w:numPr>
                <w:ilvl w:val="0"/>
                <w:numId w:val="18"/>
              </w:numPr>
              <w:spacing w:before="120" w:after="120"/>
              <w:rPr>
                <w:b/>
                <w:sz w:val="26"/>
                <w:szCs w:val="26"/>
              </w:rPr>
            </w:pPr>
            <w:r w:rsidRPr="00410FBA">
              <w:rPr>
                <w:b/>
                <w:sz w:val="26"/>
                <w:szCs w:val="26"/>
              </w:rPr>
              <w:t>Thông tin đầu vào:</w:t>
            </w:r>
          </w:p>
          <w:p w14:paraId="7E710B50" w14:textId="77777777" w:rsidR="00163AAD" w:rsidRPr="00410FBA" w:rsidRDefault="00163AAD" w:rsidP="00163AAD">
            <w:pPr>
              <w:spacing w:before="120" w:after="120"/>
              <w:rPr>
                <w:sz w:val="26"/>
                <w:szCs w:val="26"/>
              </w:rPr>
            </w:pPr>
            <w:r w:rsidRPr="00410FBA">
              <w:rPr>
                <w:sz w:val="26"/>
                <w:szCs w:val="26"/>
              </w:rPr>
              <w:t>Dữ liệu doanh thu sản phẩm dịch vụ có trên hệ thống</w:t>
            </w:r>
          </w:p>
          <w:p w14:paraId="51CBFCCA" w14:textId="77777777" w:rsidR="00163AAD" w:rsidRPr="00410FBA" w:rsidRDefault="00163AAD" w:rsidP="00163AAD">
            <w:pPr>
              <w:pStyle w:val="ListParagraph"/>
              <w:numPr>
                <w:ilvl w:val="0"/>
                <w:numId w:val="18"/>
              </w:numPr>
              <w:spacing w:before="120" w:after="120"/>
              <w:rPr>
                <w:b/>
                <w:sz w:val="26"/>
                <w:szCs w:val="26"/>
              </w:rPr>
            </w:pPr>
            <w:r w:rsidRPr="00410FBA">
              <w:rPr>
                <w:b/>
                <w:sz w:val="26"/>
                <w:szCs w:val="26"/>
              </w:rPr>
              <w:t xml:space="preserve">Thông tin đầu ra: </w:t>
            </w:r>
          </w:p>
          <w:p w14:paraId="19ADAD9F" w14:textId="77777777" w:rsidR="00163AAD" w:rsidRPr="00410FBA" w:rsidRDefault="00163AAD" w:rsidP="00163AAD">
            <w:pPr>
              <w:spacing w:before="120" w:after="120"/>
              <w:rPr>
                <w:sz w:val="26"/>
                <w:szCs w:val="26"/>
                <w:u w:val="single"/>
              </w:rPr>
            </w:pPr>
            <w:r w:rsidRPr="00410FBA">
              <w:rPr>
                <w:sz w:val="26"/>
                <w:szCs w:val="26"/>
                <w:u w:val="single"/>
              </w:rPr>
              <w:t>Các trường thông tin hiển thị trên lưới gồm:</w:t>
            </w:r>
          </w:p>
          <w:p w14:paraId="36EA773E" w14:textId="77777777" w:rsidR="00163AAD" w:rsidRPr="00410FBA" w:rsidRDefault="00163AAD" w:rsidP="00163AAD">
            <w:pPr>
              <w:spacing w:before="120" w:after="120"/>
              <w:rPr>
                <w:sz w:val="26"/>
                <w:szCs w:val="26"/>
              </w:rPr>
            </w:pPr>
            <w:r w:rsidRPr="00410FBA">
              <w:rPr>
                <w:sz w:val="26"/>
                <w:szCs w:val="26"/>
              </w:rPr>
              <w:t xml:space="preserve">+ </w:t>
            </w:r>
            <w:r w:rsidR="002E7BF4" w:rsidRPr="00410FBA">
              <w:rPr>
                <w:sz w:val="26"/>
                <w:szCs w:val="26"/>
              </w:rPr>
              <w:t>Tên hàng hóa, dịch vụ</w:t>
            </w:r>
          </w:p>
          <w:p w14:paraId="5BED4E21" w14:textId="77777777" w:rsidR="00163AAD" w:rsidRPr="00410FBA" w:rsidRDefault="00163AAD" w:rsidP="00163AAD">
            <w:pPr>
              <w:spacing w:before="120" w:after="120"/>
              <w:rPr>
                <w:sz w:val="26"/>
                <w:szCs w:val="26"/>
              </w:rPr>
            </w:pPr>
            <w:r w:rsidRPr="00410FBA">
              <w:rPr>
                <w:sz w:val="26"/>
                <w:szCs w:val="26"/>
              </w:rPr>
              <w:t xml:space="preserve">+ </w:t>
            </w:r>
            <w:r w:rsidR="002E7BF4" w:rsidRPr="00410FBA">
              <w:rPr>
                <w:sz w:val="26"/>
                <w:szCs w:val="26"/>
              </w:rPr>
              <w:t>Giá trị hàng hóa, dịch vụ chưa có thuế GTGT/Doanh thu hàng hóa, dịch vụ chịu thuế</w:t>
            </w:r>
          </w:p>
          <w:p w14:paraId="39DB2234" w14:textId="77777777" w:rsidR="00163AAD" w:rsidRPr="00410FBA" w:rsidRDefault="002E7BF4" w:rsidP="00163AAD">
            <w:pPr>
              <w:spacing w:before="120" w:after="120"/>
              <w:rPr>
                <w:sz w:val="26"/>
                <w:szCs w:val="26"/>
              </w:rPr>
            </w:pPr>
            <w:r w:rsidRPr="00410FBA">
              <w:rPr>
                <w:sz w:val="26"/>
                <w:szCs w:val="26"/>
              </w:rPr>
              <w:t>+ Thuế suất/Tỷ lệ tính thuế GTGT theo quy định</w:t>
            </w:r>
          </w:p>
          <w:p w14:paraId="26BBF30B" w14:textId="77777777" w:rsidR="002E7BF4" w:rsidRPr="00410FBA" w:rsidRDefault="002E7BF4" w:rsidP="00163AAD">
            <w:pPr>
              <w:spacing w:before="120" w:after="120"/>
              <w:rPr>
                <w:sz w:val="26"/>
                <w:szCs w:val="26"/>
              </w:rPr>
            </w:pPr>
            <w:r w:rsidRPr="00410FBA">
              <w:rPr>
                <w:sz w:val="26"/>
                <w:szCs w:val="26"/>
              </w:rPr>
              <w:t>+ Thuế suất/Tỷ lệ tính thuế GTGT sau giảm</w:t>
            </w:r>
          </w:p>
          <w:p w14:paraId="1367B1C9" w14:textId="77777777" w:rsidR="002E7BF4" w:rsidRPr="00410FBA" w:rsidRDefault="002E7BF4" w:rsidP="00163AAD">
            <w:pPr>
              <w:spacing w:before="120" w:after="120"/>
              <w:rPr>
                <w:sz w:val="26"/>
                <w:szCs w:val="26"/>
              </w:rPr>
            </w:pPr>
            <w:r w:rsidRPr="00410FBA">
              <w:rPr>
                <w:sz w:val="26"/>
                <w:szCs w:val="26"/>
              </w:rPr>
              <w:t>+ Thuế GTGT được giảm</w:t>
            </w:r>
          </w:p>
          <w:p w14:paraId="0C1C15C2" w14:textId="77777777" w:rsidR="002E7BF4" w:rsidRPr="00410FBA" w:rsidRDefault="002E7BF4" w:rsidP="00163AAD">
            <w:pPr>
              <w:spacing w:before="120" w:after="120"/>
              <w:rPr>
                <w:sz w:val="26"/>
                <w:szCs w:val="26"/>
              </w:rPr>
            </w:pPr>
            <w:r w:rsidRPr="00410FBA">
              <w:rPr>
                <w:sz w:val="26"/>
                <w:szCs w:val="26"/>
              </w:rPr>
              <w:t>+ Ghi chú</w:t>
            </w:r>
          </w:p>
          <w:p w14:paraId="2C7B6D9F" w14:textId="77777777" w:rsidR="00163AAD" w:rsidRPr="00410FBA" w:rsidRDefault="00163AAD" w:rsidP="00163AAD">
            <w:pPr>
              <w:spacing w:before="120" w:after="120"/>
              <w:rPr>
                <w:sz w:val="26"/>
                <w:szCs w:val="26"/>
                <w:u w:val="single"/>
              </w:rPr>
            </w:pPr>
            <w:r w:rsidRPr="00410FBA">
              <w:rPr>
                <w:sz w:val="26"/>
                <w:szCs w:val="26"/>
                <w:u w:val="single"/>
              </w:rPr>
              <w:t>Các nút thao tác trên màn hình báo cáo gồm:</w:t>
            </w:r>
          </w:p>
          <w:p w14:paraId="162944CE" w14:textId="77777777" w:rsidR="00163AAD" w:rsidRPr="00410FBA" w:rsidRDefault="00163AAD" w:rsidP="00163AAD">
            <w:pPr>
              <w:spacing w:before="120" w:after="120"/>
              <w:rPr>
                <w:sz w:val="26"/>
                <w:szCs w:val="26"/>
              </w:rPr>
            </w:pPr>
            <w:r w:rsidRPr="00410FBA">
              <w:rPr>
                <w:sz w:val="26"/>
                <w:szCs w:val="26"/>
              </w:rPr>
              <w:t>+ Xem số liệu: chức năng tìm kiếm báo cáo theo tiêu chí tìm kiếm</w:t>
            </w:r>
          </w:p>
          <w:p w14:paraId="484156B9" w14:textId="77777777" w:rsidR="00163AAD" w:rsidRPr="00410FBA" w:rsidRDefault="00163AAD" w:rsidP="00163AAD">
            <w:pPr>
              <w:spacing w:before="120" w:after="120"/>
              <w:rPr>
                <w:sz w:val="26"/>
                <w:szCs w:val="26"/>
              </w:rPr>
            </w:pPr>
            <w:r w:rsidRPr="00410FBA">
              <w:rPr>
                <w:sz w:val="26"/>
                <w:szCs w:val="26"/>
              </w:rPr>
              <w:t>+ Xem báo cáo: hiển thị báo cáo theo biểu mẫu báo cáo</w:t>
            </w:r>
          </w:p>
          <w:p w14:paraId="0DA8C06A" w14:textId="77777777" w:rsidR="00163AAD" w:rsidRPr="00410FBA" w:rsidRDefault="00163AAD" w:rsidP="00163AAD">
            <w:pPr>
              <w:spacing w:before="120" w:after="120"/>
              <w:rPr>
                <w:sz w:val="26"/>
                <w:szCs w:val="26"/>
              </w:rPr>
            </w:pPr>
            <w:r w:rsidRPr="00410FBA">
              <w:rPr>
                <w:sz w:val="26"/>
                <w:szCs w:val="26"/>
              </w:rPr>
              <w:t>+ Xuất excel</w:t>
            </w:r>
          </w:p>
          <w:p w14:paraId="1DEA67BE" w14:textId="77777777" w:rsidR="00163AAD" w:rsidRPr="00410FBA" w:rsidRDefault="00163AAD" w:rsidP="00163AAD">
            <w:pPr>
              <w:spacing w:before="120" w:after="120"/>
              <w:rPr>
                <w:sz w:val="26"/>
                <w:szCs w:val="26"/>
                <w:u w:val="single"/>
              </w:rPr>
            </w:pPr>
            <w:r w:rsidRPr="00410FBA">
              <w:rPr>
                <w:sz w:val="26"/>
                <w:szCs w:val="26"/>
                <w:u w:val="single"/>
              </w:rPr>
              <w:t>Chức năng tìm kiếm:</w:t>
            </w:r>
          </w:p>
          <w:p w14:paraId="449AB792" w14:textId="77777777" w:rsidR="00163AAD" w:rsidRPr="00410FBA" w:rsidRDefault="00163AAD" w:rsidP="00163AAD">
            <w:pPr>
              <w:spacing w:before="120" w:after="120"/>
              <w:rPr>
                <w:sz w:val="26"/>
                <w:szCs w:val="26"/>
              </w:rPr>
            </w:pPr>
            <w:r w:rsidRPr="00410FBA">
              <w:rPr>
                <w:sz w:val="26"/>
                <w:szCs w:val="26"/>
              </w:rPr>
              <w:t>Người dùng nhập từ khóa hoặc lựa chọn tiêu chí với các trường thông tin sau:</w:t>
            </w:r>
          </w:p>
          <w:p w14:paraId="7E8123D1" w14:textId="77777777" w:rsidR="00163AAD" w:rsidRPr="00410FBA" w:rsidRDefault="00163AAD" w:rsidP="00163AAD">
            <w:pPr>
              <w:spacing w:before="120" w:after="120"/>
              <w:rPr>
                <w:sz w:val="26"/>
                <w:szCs w:val="26"/>
              </w:rPr>
            </w:pPr>
            <w:r w:rsidRPr="00410FBA">
              <w:rPr>
                <w:sz w:val="26"/>
                <w:szCs w:val="26"/>
              </w:rPr>
              <w:t xml:space="preserve">+ </w:t>
            </w:r>
            <w:r w:rsidR="002E7BF4" w:rsidRPr="00410FBA">
              <w:rPr>
                <w:sz w:val="26"/>
                <w:szCs w:val="26"/>
              </w:rPr>
              <w:t>Ngày hóa đơn/Ngày phát hành t</w:t>
            </w:r>
            <w:r w:rsidRPr="00410FBA">
              <w:rPr>
                <w:sz w:val="26"/>
                <w:szCs w:val="26"/>
              </w:rPr>
              <w:t>ừ ngày: mặc định là ngày đầu tháng hiện tại, cho phép chọn lại</w:t>
            </w:r>
          </w:p>
          <w:p w14:paraId="3B480994" w14:textId="77777777" w:rsidR="00163AAD" w:rsidRPr="00410FBA" w:rsidRDefault="00163AAD" w:rsidP="00163AAD">
            <w:pPr>
              <w:spacing w:before="120" w:after="120"/>
              <w:rPr>
                <w:sz w:val="26"/>
                <w:szCs w:val="26"/>
              </w:rPr>
            </w:pPr>
            <w:r w:rsidRPr="00410FBA">
              <w:rPr>
                <w:sz w:val="26"/>
                <w:szCs w:val="26"/>
              </w:rPr>
              <w:t xml:space="preserve">+ </w:t>
            </w:r>
            <w:r w:rsidR="002E7BF4" w:rsidRPr="00410FBA">
              <w:rPr>
                <w:sz w:val="26"/>
                <w:szCs w:val="26"/>
              </w:rPr>
              <w:t>Ngày hóa đơn/Ngày phát hành đ</w:t>
            </w:r>
            <w:r w:rsidRPr="00410FBA">
              <w:rPr>
                <w:sz w:val="26"/>
                <w:szCs w:val="26"/>
              </w:rPr>
              <w:t>ến ngày: mặc định là ngày hiện tại, cho phép chọn lại</w:t>
            </w:r>
          </w:p>
          <w:p w14:paraId="55A447F5" w14:textId="77777777" w:rsidR="00163AAD" w:rsidRPr="00410FBA" w:rsidRDefault="00163AAD" w:rsidP="00163AAD">
            <w:pPr>
              <w:spacing w:before="120" w:after="120"/>
              <w:rPr>
                <w:sz w:val="26"/>
                <w:szCs w:val="26"/>
              </w:rPr>
            </w:pPr>
            <w:r w:rsidRPr="00410FBA">
              <w:rPr>
                <w:sz w:val="26"/>
                <w:szCs w:val="26"/>
              </w:rPr>
              <w:t>+ MST người mua: tự nhập</w:t>
            </w:r>
          </w:p>
          <w:p w14:paraId="1A697000" w14:textId="77777777" w:rsidR="002E7BF4" w:rsidRPr="00410FBA" w:rsidRDefault="002E7BF4" w:rsidP="002E7BF4">
            <w:pPr>
              <w:spacing w:before="120" w:after="120"/>
              <w:rPr>
                <w:sz w:val="26"/>
                <w:szCs w:val="26"/>
              </w:rPr>
            </w:pPr>
            <w:r w:rsidRPr="00410FBA">
              <w:rPr>
                <w:sz w:val="26"/>
                <w:szCs w:val="26"/>
              </w:rPr>
              <w:t>+ Mã nhóm: chọn 1 trong các nhóm (Dịch vụ; Hàng hóa; Sản xuất – vận tải – dịch vụ; Khác)</w:t>
            </w:r>
          </w:p>
          <w:p w14:paraId="59FA7C5A" w14:textId="77777777" w:rsidR="00163AAD" w:rsidRPr="00410FBA" w:rsidRDefault="00163AAD" w:rsidP="00163AAD">
            <w:pPr>
              <w:spacing w:before="120" w:after="120"/>
              <w:rPr>
                <w:b/>
                <w:sz w:val="26"/>
                <w:szCs w:val="26"/>
              </w:rPr>
            </w:pPr>
            <w:r w:rsidRPr="00410FBA">
              <w:rPr>
                <w:b/>
                <w:sz w:val="26"/>
                <w:szCs w:val="26"/>
              </w:rPr>
              <w:t>Chức năng xử lý:</w:t>
            </w:r>
          </w:p>
          <w:p w14:paraId="7981660E" w14:textId="77777777" w:rsidR="00163AAD" w:rsidRPr="00410FBA" w:rsidRDefault="00163AAD" w:rsidP="00163AAD">
            <w:pPr>
              <w:spacing w:before="120" w:after="120"/>
              <w:rPr>
                <w:sz w:val="26"/>
                <w:szCs w:val="26"/>
              </w:rPr>
            </w:pPr>
            <w:r w:rsidRPr="00410FBA">
              <w:rPr>
                <w:sz w:val="26"/>
                <w:szCs w:val="26"/>
              </w:rPr>
              <w:t>+ Hệ thống hiển thị danh sách hóa đơn mặc định/hiển thị theo tiêu chí tìm kiếm</w:t>
            </w:r>
          </w:p>
          <w:p w14:paraId="74350D5C" w14:textId="77777777" w:rsidR="00163AAD" w:rsidRPr="00410FBA" w:rsidRDefault="00163AAD" w:rsidP="00163AAD">
            <w:pPr>
              <w:spacing w:before="120" w:after="120"/>
              <w:rPr>
                <w:b/>
                <w:sz w:val="26"/>
                <w:szCs w:val="26"/>
                <w:lang w:val="vi-VN"/>
              </w:rPr>
            </w:pPr>
            <w:r w:rsidRPr="00410FBA">
              <w:rPr>
                <w:sz w:val="26"/>
                <w:szCs w:val="26"/>
              </w:rPr>
              <w:t xml:space="preserve">+ </w:t>
            </w:r>
            <w:r w:rsidRPr="00410FBA">
              <w:rPr>
                <w:sz w:val="26"/>
                <w:szCs w:val="26"/>
                <w:lang w:val="vi-VN"/>
              </w:rPr>
              <w:t xml:space="preserve">Phân trang: </w:t>
            </w:r>
            <w:r w:rsidRPr="00410FBA">
              <w:rPr>
                <w:sz w:val="26"/>
                <w:szCs w:val="26"/>
              </w:rPr>
              <w:t xml:space="preserve">Mặc định ban đầu hiển thị </w:t>
            </w:r>
            <w:r w:rsidRPr="00410FBA">
              <w:rPr>
                <w:sz w:val="26"/>
                <w:szCs w:val="26"/>
                <w:lang w:val="vi-VN"/>
              </w:rPr>
              <w:t>10 bản ghi</w:t>
            </w:r>
            <w:r w:rsidRPr="00410FBA">
              <w:rPr>
                <w:sz w:val="26"/>
                <w:szCs w:val="26"/>
              </w:rPr>
              <w:t>/trang</w:t>
            </w:r>
            <w:r w:rsidRPr="00410FBA">
              <w:rPr>
                <w:sz w:val="26"/>
                <w:szCs w:val="26"/>
                <w:lang w:val="vi-VN"/>
              </w:rPr>
              <w:t>, cho phép phân trang 10 25 50 100 bản ghi trên 1 trang</w:t>
            </w:r>
          </w:p>
          <w:p w14:paraId="324E8061" w14:textId="77777777" w:rsidR="00163AAD" w:rsidRPr="00410FBA" w:rsidRDefault="00163AAD" w:rsidP="00163AAD">
            <w:pPr>
              <w:pStyle w:val="ListParagraph"/>
              <w:numPr>
                <w:ilvl w:val="0"/>
                <w:numId w:val="18"/>
              </w:numPr>
              <w:spacing w:before="120" w:after="120"/>
              <w:rPr>
                <w:b/>
                <w:sz w:val="26"/>
                <w:szCs w:val="26"/>
              </w:rPr>
            </w:pPr>
            <w:r w:rsidRPr="00410FBA">
              <w:rPr>
                <w:b/>
                <w:sz w:val="26"/>
                <w:szCs w:val="26"/>
              </w:rPr>
              <w:t xml:space="preserve">Các ngoại lệ: </w:t>
            </w:r>
          </w:p>
          <w:p w14:paraId="089FC9C1" w14:textId="77777777" w:rsidR="00163AAD" w:rsidRPr="00410FBA" w:rsidRDefault="00163AAD" w:rsidP="00163AAD">
            <w:pPr>
              <w:spacing w:before="120" w:after="120"/>
              <w:rPr>
                <w:b/>
                <w:sz w:val="26"/>
                <w:szCs w:val="26"/>
              </w:rPr>
            </w:pPr>
            <w:r w:rsidRPr="00410FBA">
              <w:rPr>
                <w:sz w:val="26"/>
                <w:szCs w:val="26"/>
              </w:rPr>
              <w:t>Không có</w:t>
            </w:r>
          </w:p>
        </w:tc>
        <w:tc>
          <w:tcPr>
            <w:tcW w:w="404" w:type="pct"/>
          </w:tcPr>
          <w:p w14:paraId="750BB3A6" w14:textId="77777777" w:rsidR="00163AAD" w:rsidRPr="00410FBA" w:rsidRDefault="00163AAD" w:rsidP="00163AAD">
            <w:pPr>
              <w:spacing w:before="120" w:after="120"/>
              <w:rPr>
                <w:sz w:val="26"/>
                <w:szCs w:val="26"/>
              </w:rPr>
            </w:pPr>
            <w:r w:rsidRPr="00410FBA">
              <w:rPr>
                <w:sz w:val="26"/>
                <w:szCs w:val="26"/>
              </w:rPr>
              <w:t>Cao</w:t>
            </w:r>
          </w:p>
        </w:tc>
        <w:tc>
          <w:tcPr>
            <w:tcW w:w="495" w:type="pct"/>
          </w:tcPr>
          <w:p w14:paraId="5CF7CC88" w14:textId="77777777" w:rsidR="00163AAD" w:rsidRPr="00410FBA" w:rsidRDefault="00163AAD" w:rsidP="00163AAD">
            <w:pPr>
              <w:spacing w:before="120" w:after="120"/>
              <w:rPr>
                <w:sz w:val="26"/>
                <w:szCs w:val="26"/>
              </w:rPr>
            </w:pPr>
            <w:r w:rsidRPr="00410FBA">
              <w:rPr>
                <w:sz w:val="26"/>
                <w:szCs w:val="26"/>
              </w:rPr>
              <w:t>Cao</w:t>
            </w:r>
          </w:p>
        </w:tc>
        <w:tc>
          <w:tcPr>
            <w:tcW w:w="484" w:type="pct"/>
          </w:tcPr>
          <w:p w14:paraId="296E6688" w14:textId="77777777" w:rsidR="00163AAD" w:rsidRPr="00410FBA" w:rsidRDefault="00163AAD" w:rsidP="00163AAD">
            <w:pPr>
              <w:spacing w:before="120" w:after="120"/>
              <w:rPr>
                <w:sz w:val="26"/>
                <w:szCs w:val="26"/>
              </w:rPr>
            </w:pPr>
            <w:r w:rsidRPr="00410FBA">
              <w:rPr>
                <w:sz w:val="26"/>
                <w:szCs w:val="26"/>
              </w:rPr>
              <w:t>Kế toán trưởng, Lãnh đạo đơn vị, Cơ quan thuế</w:t>
            </w:r>
          </w:p>
        </w:tc>
      </w:tr>
      <w:tr w:rsidR="00410FBA" w:rsidRPr="00410FBA" w14:paraId="6E568C85" w14:textId="77777777" w:rsidTr="00163AAD">
        <w:tc>
          <w:tcPr>
            <w:tcW w:w="391" w:type="pct"/>
          </w:tcPr>
          <w:p w14:paraId="06FDF20A" w14:textId="77777777" w:rsidR="00163AAD" w:rsidRPr="00410FBA" w:rsidRDefault="00163AAD" w:rsidP="00163AAD">
            <w:pPr>
              <w:pStyle w:val="ListParagraph"/>
              <w:spacing w:before="120" w:after="120"/>
              <w:ind w:left="0"/>
              <w:rPr>
                <w:sz w:val="26"/>
                <w:szCs w:val="26"/>
              </w:rPr>
            </w:pPr>
            <w:r w:rsidRPr="00410FBA">
              <w:rPr>
                <w:sz w:val="26"/>
                <w:szCs w:val="26"/>
              </w:rPr>
              <w:t>2</w:t>
            </w:r>
          </w:p>
        </w:tc>
        <w:tc>
          <w:tcPr>
            <w:tcW w:w="856" w:type="pct"/>
          </w:tcPr>
          <w:p w14:paraId="100F8169" w14:textId="0C4F295D" w:rsidR="00163AAD" w:rsidRPr="00410FBA" w:rsidRDefault="00075681" w:rsidP="00163AAD">
            <w:pPr>
              <w:spacing w:before="120" w:after="120"/>
              <w:rPr>
                <w:sz w:val="26"/>
                <w:szCs w:val="26"/>
              </w:rPr>
            </w:pPr>
            <w:r w:rsidRPr="00410FBA">
              <w:rPr>
                <w:sz w:val="26"/>
                <w:szCs w:val="26"/>
              </w:rPr>
              <w:t>UR_HDDT_043.04.02</w:t>
            </w:r>
          </w:p>
        </w:tc>
        <w:tc>
          <w:tcPr>
            <w:tcW w:w="787" w:type="pct"/>
          </w:tcPr>
          <w:p w14:paraId="3DE44F3E" w14:textId="77777777" w:rsidR="00163AAD" w:rsidRPr="00410FBA" w:rsidRDefault="00163AAD" w:rsidP="00163AAD">
            <w:pPr>
              <w:spacing w:before="120" w:after="120"/>
              <w:rPr>
                <w:sz w:val="26"/>
                <w:szCs w:val="26"/>
              </w:rPr>
            </w:pPr>
            <w:r w:rsidRPr="00410FBA">
              <w:rPr>
                <w:sz w:val="26"/>
                <w:szCs w:val="26"/>
              </w:rPr>
              <w:t>Xem báo cáo doanh thu sản phẩm dịch vụ</w:t>
            </w:r>
          </w:p>
        </w:tc>
        <w:tc>
          <w:tcPr>
            <w:tcW w:w="1584" w:type="pct"/>
          </w:tcPr>
          <w:p w14:paraId="7AC0DCE7" w14:textId="77777777" w:rsidR="00163AAD" w:rsidRPr="00410FBA" w:rsidRDefault="00163AAD" w:rsidP="00163AAD">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53E792E3" w14:textId="77777777" w:rsidR="00163AAD" w:rsidRPr="00410FBA" w:rsidRDefault="00163AAD" w:rsidP="00163AAD">
            <w:pPr>
              <w:pStyle w:val="ListParagraph"/>
              <w:spacing w:before="120" w:after="120"/>
              <w:ind w:left="0"/>
              <w:rPr>
                <w:sz w:val="26"/>
                <w:szCs w:val="26"/>
              </w:rPr>
            </w:pPr>
            <w:r w:rsidRPr="00410FBA">
              <w:rPr>
                <w:sz w:val="26"/>
                <w:szCs w:val="26"/>
              </w:rPr>
              <w:t>Cho phép người dùng xem báo cáo doanh thu sản phẩm dịch vụ</w:t>
            </w:r>
          </w:p>
          <w:p w14:paraId="75FAE9CD" w14:textId="77777777" w:rsidR="00163AAD" w:rsidRPr="00410FBA" w:rsidRDefault="00163AAD" w:rsidP="00163AAD">
            <w:pPr>
              <w:pStyle w:val="ListParagraph"/>
              <w:numPr>
                <w:ilvl w:val="0"/>
                <w:numId w:val="18"/>
              </w:numPr>
              <w:spacing w:before="120" w:after="120"/>
              <w:rPr>
                <w:b/>
                <w:sz w:val="26"/>
                <w:szCs w:val="26"/>
              </w:rPr>
            </w:pPr>
            <w:r w:rsidRPr="00410FBA">
              <w:rPr>
                <w:b/>
                <w:sz w:val="26"/>
                <w:szCs w:val="26"/>
              </w:rPr>
              <w:t>Thông tin đầu vào:</w:t>
            </w:r>
          </w:p>
          <w:p w14:paraId="35E8476C" w14:textId="77777777" w:rsidR="00163AAD" w:rsidRPr="00410FBA" w:rsidRDefault="00163AAD" w:rsidP="00163AAD">
            <w:pPr>
              <w:spacing w:before="120" w:after="120"/>
              <w:rPr>
                <w:sz w:val="26"/>
                <w:szCs w:val="26"/>
              </w:rPr>
            </w:pPr>
            <w:r w:rsidRPr="00410FBA">
              <w:rPr>
                <w:sz w:val="26"/>
                <w:szCs w:val="26"/>
              </w:rPr>
              <w:t>Dữ liệu doanh thu sản phẩm dịch vụ trên hóa đơn có trên hệ thống</w:t>
            </w:r>
          </w:p>
          <w:p w14:paraId="2B08CE15" w14:textId="77777777" w:rsidR="00163AAD" w:rsidRPr="00410FBA" w:rsidRDefault="00163AAD" w:rsidP="00163AAD">
            <w:pPr>
              <w:pStyle w:val="ListParagraph"/>
              <w:numPr>
                <w:ilvl w:val="0"/>
                <w:numId w:val="18"/>
              </w:numPr>
              <w:spacing w:before="120" w:after="120"/>
              <w:rPr>
                <w:b/>
                <w:sz w:val="26"/>
                <w:szCs w:val="26"/>
              </w:rPr>
            </w:pPr>
            <w:r w:rsidRPr="00410FBA">
              <w:rPr>
                <w:b/>
                <w:sz w:val="26"/>
                <w:szCs w:val="26"/>
              </w:rPr>
              <w:t xml:space="preserve">Thông tin đầu ra: </w:t>
            </w:r>
          </w:p>
          <w:p w14:paraId="0BD6B8EC" w14:textId="77777777" w:rsidR="00163AAD" w:rsidRPr="00410FBA" w:rsidRDefault="00163AAD" w:rsidP="00163AAD">
            <w:pPr>
              <w:spacing w:before="120" w:after="120"/>
              <w:rPr>
                <w:sz w:val="26"/>
                <w:szCs w:val="26"/>
              </w:rPr>
            </w:pPr>
            <w:r w:rsidRPr="00410FBA">
              <w:rPr>
                <w:sz w:val="26"/>
                <w:szCs w:val="26"/>
              </w:rPr>
              <w:t>Danh sách thống kê doanh thu hàng hóa dịch vụ hiển thị dưới dạng báo cáo theo biểu mẫu có sẵn</w:t>
            </w:r>
          </w:p>
          <w:p w14:paraId="4780FF8A" w14:textId="77777777" w:rsidR="00163AAD" w:rsidRPr="00410FBA" w:rsidRDefault="00163AAD" w:rsidP="00163AAD">
            <w:pPr>
              <w:spacing w:before="120" w:after="120"/>
              <w:rPr>
                <w:sz w:val="26"/>
                <w:szCs w:val="26"/>
              </w:rPr>
            </w:pPr>
            <w:r w:rsidRPr="00410FBA">
              <w:rPr>
                <w:sz w:val="26"/>
                <w:szCs w:val="26"/>
              </w:rPr>
              <w:t>Người dùng có thể in và tải file pdf xuống thiết bị</w:t>
            </w:r>
          </w:p>
          <w:p w14:paraId="3AD827C0" w14:textId="77777777" w:rsidR="00163AAD" w:rsidRPr="00410FBA" w:rsidRDefault="00163AAD" w:rsidP="00163AAD">
            <w:pPr>
              <w:spacing w:before="120" w:after="120"/>
              <w:rPr>
                <w:sz w:val="26"/>
                <w:szCs w:val="26"/>
              </w:rPr>
            </w:pPr>
            <w:r w:rsidRPr="00410FBA">
              <w:rPr>
                <w:sz w:val="26"/>
                <w:szCs w:val="26"/>
              </w:rPr>
              <w:t>Biểu mẫu báo cáo gồm các thông tin sau:</w:t>
            </w:r>
          </w:p>
          <w:p w14:paraId="1179C9B1" w14:textId="77777777" w:rsidR="00163AAD" w:rsidRPr="00410FBA" w:rsidRDefault="00163AAD" w:rsidP="00163AAD">
            <w:pPr>
              <w:spacing w:before="120" w:after="120"/>
              <w:rPr>
                <w:sz w:val="26"/>
                <w:szCs w:val="26"/>
              </w:rPr>
            </w:pPr>
            <w:r w:rsidRPr="00410FBA">
              <w:rPr>
                <w:sz w:val="26"/>
                <w:szCs w:val="26"/>
              </w:rPr>
              <w:t>+ Kỳ tính thuế</w:t>
            </w:r>
          </w:p>
          <w:p w14:paraId="083B5615" w14:textId="77777777" w:rsidR="00163AAD" w:rsidRPr="00410FBA" w:rsidRDefault="00163AAD" w:rsidP="00163AAD">
            <w:pPr>
              <w:spacing w:before="120" w:after="120"/>
              <w:rPr>
                <w:sz w:val="26"/>
                <w:szCs w:val="26"/>
              </w:rPr>
            </w:pPr>
            <w:r w:rsidRPr="00410FBA">
              <w:rPr>
                <w:sz w:val="26"/>
                <w:szCs w:val="26"/>
              </w:rPr>
              <w:t>+ Tên người nộp thuế</w:t>
            </w:r>
          </w:p>
          <w:p w14:paraId="676221BE" w14:textId="77777777" w:rsidR="00163AAD" w:rsidRPr="00410FBA" w:rsidRDefault="00163AAD" w:rsidP="00163AAD">
            <w:pPr>
              <w:spacing w:before="120" w:after="120"/>
              <w:rPr>
                <w:sz w:val="26"/>
                <w:szCs w:val="26"/>
              </w:rPr>
            </w:pPr>
            <w:r w:rsidRPr="00410FBA">
              <w:rPr>
                <w:sz w:val="26"/>
                <w:szCs w:val="26"/>
              </w:rPr>
              <w:t>+ Mã số thuế</w:t>
            </w:r>
          </w:p>
          <w:p w14:paraId="3AB5661E" w14:textId="77777777" w:rsidR="00163AAD" w:rsidRPr="00410FBA" w:rsidRDefault="00163AAD" w:rsidP="00163AAD">
            <w:pPr>
              <w:spacing w:before="120" w:after="120"/>
              <w:rPr>
                <w:sz w:val="26"/>
                <w:szCs w:val="26"/>
              </w:rPr>
            </w:pPr>
            <w:r w:rsidRPr="00410FBA">
              <w:rPr>
                <w:sz w:val="26"/>
                <w:szCs w:val="26"/>
              </w:rPr>
              <w:t>+ Tên đại lý thuế (nếu có)</w:t>
            </w:r>
          </w:p>
          <w:p w14:paraId="5C1B5C8C" w14:textId="77777777" w:rsidR="00163AAD" w:rsidRPr="00410FBA" w:rsidRDefault="00163AAD" w:rsidP="00163AAD">
            <w:pPr>
              <w:spacing w:before="120" w:after="120"/>
              <w:rPr>
                <w:sz w:val="26"/>
                <w:szCs w:val="26"/>
              </w:rPr>
            </w:pPr>
            <w:r w:rsidRPr="00410FBA">
              <w:rPr>
                <w:sz w:val="26"/>
                <w:szCs w:val="26"/>
              </w:rPr>
              <w:t>+ Mã số thuế</w:t>
            </w:r>
          </w:p>
          <w:p w14:paraId="20BA43EC" w14:textId="77777777" w:rsidR="00163AAD" w:rsidRPr="00410FBA" w:rsidRDefault="00163AAD" w:rsidP="00163AAD">
            <w:pPr>
              <w:spacing w:before="120" w:after="120"/>
              <w:rPr>
                <w:sz w:val="26"/>
                <w:szCs w:val="26"/>
              </w:rPr>
            </w:pPr>
            <w:r w:rsidRPr="00410FBA">
              <w:rPr>
                <w:sz w:val="26"/>
                <w:szCs w:val="26"/>
              </w:rPr>
              <w:t>+ Các trường thông tin như trong lưới tại màn hình xem số liệu báo cáo</w:t>
            </w:r>
          </w:p>
          <w:p w14:paraId="24CC7F24" w14:textId="77777777" w:rsidR="00163AAD" w:rsidRPr="00410FBA" w:rsidRDefault="00163AAD" w:rsidP="00163AAD">
            <w:pPr>
              <w:pStyle w:val="ListParagraph"/>
              <w:numPr>
                <w:ilvl w:val="0"/>
                <w:numId w:val="18"/>
              </w:numPr>
              <w:spacing w:before="120" w:after="120"/>
              <w:rPr>
                <w:b/>
                <w:sz w:val="26"/>
                <w:szCs w:val="26"/>
              </w:rPr>
            </w:pPr>
            <w:r w:rsidRPr="00410FBA">
              <w:rPr>
                <w:b/>
                <w:sz w:val="26"/>
                <w:szCs w:val="26"/>
              </w:rPr>
              <w:t>Chức năng xử lý:</w:t>
            </w:r>
          </w:p>
          <w:p w14:paraId="543649B7" w14:textId="77777777" w:rsidR="00163AAD" w:rsidRPr="00410FBA" w:rsidRDefault="00163AAD" w:rsidP="00163AAD">
            <w:pPr>
              <w:pStyle w:val="ListParagraph"/>
              <w:spacing w:before="120" w:after="120"/>
              <w:ind w:left="0"/>
              <w:rPr>
                <w:sz w:val="26"/>
                <w:szCs w:val="26"/>
              </w:rPr>
            </w:pPr>
            <w:r w:rsidRPr="00410FBA">
              <w:rPr>
                <w:sz w:val="26"/>
                <w:szCs w:val="26"/>
              </w:rPr>
              <w:t>+ Hiển thị thống kê chi tiết hàng hóa dưới dạng biểu mẫu báo cáo</w:t>
            </w:r>
          </w:p>
          <w:p w14:paraId="41B6CFD1" w14:textId="77777777" w:rsidR="00163AAD" w:rsidRPr="00410FBA" w:rsidRDefault="00163AAD" w:rsidP="00163AAD">
            <w:pPr>
              <w:pStyle w:val="ListParagraph"/>
              <w:spacing w:before="120" w:after="120"/>
              <w:ind w:left="0"/>
              <w:rPr>
                <w:sz w:val="26"/>
                <w:szCs w:val="26"/>
              </w:rPr>
            </w:pPr>
            <w:r w:rsidRPr="00410FBA">
              <w:rPr>
                <w:sz w:val="26"/>
                <w:szCs w:val="26"/>
              </w:rPr>
              <w:t>+ Cho phép người dùng in và tải xuống file pdf báo cáo</w:t>
            </w:r>
          </w:p>
          <w:p w14:paraId="1D4F52B4" w14:textId="77777777" w:rsidR="00163AAD" w:rsidRPr="00410FBA" w:rsidRDefault="00163AAD" w:rsidP="00163AAD">
            <w:pPr>
              <w:pStyle w:val="ListParagraph"/>
              <w:numPr>
                <w:ilvl w:val="0"/>
                <w:numId w:val="18"/>
              </w:numPr>
              <w:spacing w:before="120" w:after="120"/>
              <w:rPr>
                <w:b/>
                <w:sz w:val="26"/>
                <w:szCs w:val="26"/>
              </w:rPr>
            </w:pPr>
            <w:r w:rsidRPr="00410FBA">
              <w:rPr>
                <w:b/>
                <w:sz w:val="26"/>
                <w:szCs w:val="26"/>
              </w:rPr>
              <w:t>Ngoại lệ:</w:t>
            </w:r>
          </w:p>
          <w:p w14:paraId="07248BB3" w14:textId="77777777" w:rsidR="00163AAD" w:rsidRPr="00410FBA" w:rsidRDefault="00163AAD" w:rsidP="00163AAD">
            <w:pPr>
              <w:pStyle w:val="ListParagraph"/>
              <w:spacing w:before="120" w:after="120"/>
              <w:ind w:left="0"/>
              <w:rPr>
                <w:b/>
                <w:sz w:val="26"/>
                <w:szCs w:val="26"/>
              </w:rPr>
            </w:pPr>
            <w:r w:rsidRPr="00410FBA">
              <w:rPr>
                <w:sz w:val="26"/>
                <w:szCs w:val="26"/>
              </w:rPr>
              <w:t>Không có</w:t>
            </w:r>
          </w:p>
        </w:tc>
        <w:tc>
          <w:tcPr>
            <w:tcW w:w="404" w:type="pct"/>
          </w:tcPr>
          <w:p w14:paraId="2010105F" w14:textId="77777777" w:rsidR="00163AAD" w:rsidRPr="00410FBA" w:rsidRDefault="00163AAD" w:rsidP="00163AAD">
            <w:pPr>
              <w:spacing w:before="120" w:after="120"/>
              <w:rPr>
                <w:sz w:val="26"/>
                <w:szCs w:val="26"/>
              </w:rPr>
            </w:pPr>
            <w:r w:rsidRPr="00410FBA">
              <w:rPr>
                <w:sz w:val="26"/>
                <w:szCs w:val="26"/>
              </w:rPr>
              <w:t>Cao</w:t>
            </w:r>
          </w:p>
        </w:tc>
        <w:tc>
          <w:tcPr>
            <w:tcW w:w="495" w:type="pct"/>
          </w:tcPr>
          <w:p w14:paraId="2350C4C9" w14:textId="77777777" w:rsidR="00163AAD" w:rsidRPr="00410FBA" w:rsidRDefault="00163AAD" w:rsidP="00163AAD">
            <w:pPr>
              <w:spacing w:before="120" w:after="120"/>
              <w:rPr>
                <w:sz w:val="26"/>
                <w:szCs w:val="26"/>
              </w:rPr>
            </w:pPr>
            <w:r w:rsidRPr="00410FBA">
              <w:rPr>
                <w:sz w:val="26"/>
                <w:szCs w:val="26"/>
              </w:rPr>
              <w:t>Cao</w:t>
            </w:r>
          </w:p>
        </w:tc>
        <w:tc>
          <w:tcPr>
            <w:tcW w:w="484" w:type="pct"/>
          </w:tcPr>
          <w:p w14:paraId="6C9A164E" w14:textId="77777777" w:rsidR="00163AAD" w:rsidRPr="00410FBA" w:rsidRDefault="00163AAD" w:rsidP="00163AAD">
            <w:pPr>
              <w:spacing w:before="120" w:after="120"/>
              <w:rPr>
                <w:sz w:val="26"/>
                <w:szCs w:val="26"/>
              </w:rPr>
            </w:pPr>
            <w:r w:rsidRPr="00410FBA">
              <w:rPr>
                <w:sz w:val="26"/>
                <w:szCs w:val="26"/>
              </w:rPr>
              <w:t>Kế toán trưởng, Lãnh đạo đơn vị, Cơ quan thuế</w:t>
            </w:r>
          </w:p>
        </w:tc>
      </w:tr>
      <w:tr w:rsidR="00163AAD" w:rsidRPr="00410FBA" w14:paraId="5AB53107" w14:textId="77777777" w:rsidTr="00163AAD">
        <w:tc>
          <w:tcPr>
            <w:tcW w:w="391" w:type="pct"/>
          </w:tcPr>
          <w:p w14:paraId="0959B099" w14:textId="77777777" w:rsidR="00163AAD" w:rsidRPr="00410FBA" w:rsidRDefault="00163AAD" w:rsidP="00163AAD">
            <w:pPr>
              <w:pStyle w:val="ListParagraph"/>
              <w:spacing w:before="120" w:after="120"/>
              <w:ind w:left="0"/>
              <w:rPr>
                <w:sz w:val="26"/>
                <w:szCs w:val="26"/>
              </w:rPr>
            </w:pPr>
            <w:r w:rsidRPr="00410FBA">
              <w:rPr>
                <w:sz w:val="26"/>
                <w:szCs w:val="26"/>
              </w:rPr>
              <w:t>3</w:t>
            </w:r>
          </w:p>
        </w:tc>
        <w:tc>
          <w:tcPr>
            <w:tcW w:w="856" w:type="pct"/>
          </w:tcPr>
          <w:p w14:paraId="1EEB8201" w14:textId="24B385E7" w:rsidR="00163AAD" w:rsidRPr="00410FBA" w:rsidRDefault="00075681" w:rsidP="00163AAD">
            <w:pPr>
              <w:spacing w:before="120" w:after="120"/>
              <w:rPr>
                <w:sz w:val="26"/>
                <w:szCs w:val="26"/>
              </w:rPr>
            </w:pPr>
            <w:r w:rsidRPr="00410FBA">
              <w:rPr>
                <w:sz w:val="26"/>
                <w:szCs w:val="26"/>
              </w:rPr>
              <w:t>UR_HDDT_043.04.03</w:t>
            </w:r>
          </w:p>
        </w:tc>
        <w:tc>
          <w:tcPr>
            <w:tcW w:w="787" w:type="pct"/>
          </w:tcPr>
          <w:p w14:paraId="4BE71BEE" w14:textId="77777777" w:rsidR="00163AAD" w:rsidRPr="00410FBA" w:rsidRDefault="00163AAD" w:rsidP="00163AAD">
            <w:pPr>
              <w:spacing w:before="120" w:after="120"/>
              <w:rPr>
                <w:sz w:val="26"/>
                <w:szCs w:val="26"/>
              </w:rPr>
            </w:pPr>
            <w:r w:rsidRPr="00410FBA">
              <w:rPr>
                <w:sz w:val="26"/>
                <w:szCs w:val="26"/>
              </w:rPr>
              <w:t>Xuất file excel báo cáo doanh thu sản phẩm dịch vụ</w:t>
            </w:r>
          </w:p>
        </w:tc>
        <w:tc>
          <w:tcPr>
            <w:tcW w:w="1584" w:type="pct"/>
          </w:tcPr>
          <w:p w14:paraId="7C2762CF" w14:textId="77777777" w:rsidR="00163AAD" w:rsidRPr="00410FBA" w:rsidRDefault="00163AAD" w:rsidP="00163AAD">
            <w:pPr>
              <w:pStyle w:val="ListParagraph"/>
              <w:numPr>
                <w:ilvl w:val="0"/>
                <w:numId w:val="19"/>
              </w:numPr>
              <w:spacing w:before="120" w:after="120"/>
              <w:ind w:left="0" w:firstLine="0"/>
              <w:rPr>
                <w:sz w:val="26"/>
                <w:szCs w:val="26"/>
              </w:rPr>
            </w:pPr>
            <w:r w:rsidRPr="00410FBA">
              <w:rPr>
                <w:b/>
                <w:sz w:val="26"/>
                <w:szCs w:val="26"/>
              </w:rPr>
              <w:t xml:space="preserve">Phát biểu yêu cầu: </w:t>
            </w:r>
          </w:p>
          <w:p w14:paraId="0E0687E1" w14:textId="77777777" w:rsidR="00163AAD" w:rsidRPr="00410FBA" w:rsidRDefault="00163AAD" w:rsidP="00163AAD">
            <w:pPr>
              <w:pStyle w:val="ListParagraph"/>
              <w:spacing w:before="120" w:after="120"/>
              <w:ind w:left="0"/>
              <w:rPr>
                <w:sz w:val="26"/>
                <w:szCs w:val="26"/>
              </w:rPr>
            </w:pPr>
            <w:r w:rsidRPr="00410FBA">
              <w:rPr>
                <w:sz w:val="26"/>
                <w:szCs w:val="26"/>
              </w:rPr>
              <w:t>Cho phép người dùng xuất file excel báo cáo doanh thu sản phẩm dịch vụ</w:t>
            </w:r>
          </w:p>
          <w:p w14:paraId="2B976CC6" w14:textId="77777777" w:rsidR="00163AAD" w:rsidRPr="00410FBA" w:rsidRDefault="00163AAD" w:rsidP="00163AAD">
            <w:pPr>
              <w:pStyle w:val="ListParagraph"/>
              <w:numPr>
                <w:ilvl w:val="0"/>
                <w:numId w:val="18"/>
              </w:numPr>
              <w:spacing w:before="120" w:after="120"/>
              <w:rPr>
                <w:b/>
                <w:sz w:val="26"/>
                <w:szCs w:val="26"/>
              </w:rPr>
            </w:pPr>
            <w:r w:rsidRPr="00410FBA">
              <w:rPr>
                <w:b/>
                <w:sz w:val="26"/>
                <w:szCs w:val="26"/>
              </w:rPr>
              <w:t>Thông tin đầu vào:</w:t>
            </w:r>
          </w:p>
          <w:p w14:paraId="6B34BDF2" w14:textId="77777777" w:rsidR="00163AAD" w:rsidRPr="00410FBA" w:rsidRDefault="00163AAD" w:rsidP="00163AAD">
            <w:pPr>
              <w:spacing w:before="120" w:after="120"/>
              <w:rPr>
                <w:sz w:val="26"/>
                <w:szCs w:val="26"/>
              </w:rPr>
            </w:pPr>
            <w:r w:rsidRPr="00410FBA">
              <w:rPr>
                <w:sz w:val="26"/>
                <w:szCs w:val="26"/>
              </w:rPr>
              <w:t>Người dùng nhấn nút “Xuất file excel” trên màn hình báo cáo</w:t>
            </w:r>
          </w:p>
          <w:p w14:paraId="6167DAD5" w14:textId="77777777" w:rsidR="00163AAD" w:rsidRPr="00410FBA" w:rsidRDefault="00163AAD" w:rsidP="00163AAD">
            <w:pPr>
              <w:pStyle w:val="ListParagraph"/>
              <w:numPr>
                <w:ilvl w:val="0"/>
                <w:numId w:val="18"/>
              </w:numPr>
              <w:spacing w:before="120" w:after="120"/>
              <w:rPr>
                <w:b/>
                <w:sz w:val="26"/>
                <w:szCs w:val="26"/>
              </w:rPr>
            </w:pPr>
            <w:r w:rsidRPr="00410FBA">
              <w:rPr>
                <w:b/>
                <w:sz w:val="26"/>
                <w:szCs w:val="26"/>
              </w:rPr>
              <w:t xml:space="preserve">Thông tin đầu ra: </w:t>
            </w:r>
          </w:p>
          <w:p w14:paraId="68430933" w14:textId="77777777" w:rsidR="00163AAD" w:rsidRPr="00410FBA" w:rsidRDefault="00163AAD" w:rsidP="00163AAD">
            <w:pPr>
              <w:spacing w:before="120" w:after="120"/>
              <w:rPr>
                <w:sz w:val="26"/>
                <w:szCs w:val="26"/>
              </w:rPr>
            </w:pPr>
            <w:r w:rsidRPr="00410FBA">
              <w:rPr>
                <w:sz w:val="26"/>
                <w:szCs w:val="26"/>
              </w:rPr>
              <w:t>File excel báo cáo được tải xuống thiết bị của người dùng</w:t>
            </w:r>
          </w:p>
          <w:p w14:paraId="6EC4D1FA" w14:textId="77777777" w:rsidR="00163AAD" w:rsidRPr="00410FBA" w:rsidRDefault="00163AAD" w:rsidP="00163AAD">
            <w:pPr>
              <w:pStyle w:val="ListParagraph"/>
              <w:numPr>
                <w:ilvl w:val="0"/>
                <w:numId w:val="18"/>
              </w:numPr>
              <w:spacing w:before="120" w:after="120"/>
              <w:rPr>
                <w:b/>
                <w:sz w:val="26"/>
                <w:szCs w:val="26"/>
              </w:rPr>
            </w:pPr>
            <w:r w:rsidRPr="00410FBA">
              <w:rPr>
                <w:b/>
                <w:sz w:val="26"/>
                <w:szCs w:val="26"/>
              </w:rPr>
              <w:t>Chức năng xử lý:</w:t>
            </w:r>
          </w:p>
          <w:p w14:paraId="0FB8459B" w14:textId="77777777" w:rsidR="00163AAD" w:rsidRPr="00410FBA" w:rsidRDefault="00163AAD" w:rsidP="00163AAD">
            <w:pPr>
              <w:spacing w:before="120" w:after="120"/>
              <w:rPr>
                <w:sz w:val="26"/>
                <w:szCs w:val="26"/>
              </w:rPr>
            </w:pPr>
            <w:r w:rsidRPr="00410FBA">
              <w:rPr>
                <w:sz w:val="26"/>
                <w:szCs w:val="26"/>
              </w:rPr>
              <w:t>Hệ thống hiển thị giao diện để người dùng tải file excel xuống thiết bị</w:t>
            </w:r>
          </w:p>
          <w:p w14:paraId="2B53006F" w14:textId="77777777" w:rsidR="00163AAD" w:rsidRPr="00410FBA" w:rsidRDefault="00163AAD" w:rsidP="00163AAD">
            <w:pPr>
              <w:pStyle w:val="ListParagraph"/>
              <w:spacing w:before="120" w:after="120"/>
              <w:ind w:left="0"/>
              <w:rPr>
                <w:sz w:val="26"/>
                <w:szCs w:val="26"/>
              </w:rPr>
            </w:pPr>
            <w:r w:rsidRPr="00410FBA">
              <w:rPr>
                <w:sz w:val="26"/>
                <w:szCs w:val="26"/>
              </w:rPr>
              <w:t>+ Nếu thành công thì thông báo “Download báo cáo thành công”</w:t>
            </w:r>
          </w:p>
          <w:p w14:paraId="2A4473D9" w14:textId="77777777" w:rsidR="00163AAD" w:rsidRPr="00410FBA" w:rsidRDefault="00163AAD" w:rsidP="00163AAD">
            <w:pPr>
              <w:pStyle w:val="ListParagraph"/>
              <w:spacing w:before="120" w:after="120"/>
              <w:ind w:left="0"/>
              <w:rPr>
                <w:b/>
                <w:sz w:val="26"/>
                <w:szCs w:val="26"/>
              </w:rPr>
            </w:pPr>
            <w:r w:rsidRPr="00410FBA">
              <w:rPr>
                <w:sz w:val="26"/>
                <w:szCs w:val="26"/>
              </w:rPr>
              <w:t>+ Nếu không thành công thì thông báo “Download báo cáo không thành công” (kèm lý do)</w:t>
            </w:r>
          </w:p>
        </w:tc>
        <w:tc>
          <w:tcPr>
            <w:tcW w:w="404" w:type="pct"/>
          </w:tcPr>
          <w:p w14:paraId="1F1D174A" w14:textId="77777777" w:rsidR="00163AAD" w:rsidRPr="00410FBA" w:rsidRDefault="00163AAD" w:rsidP="00163AAD">
            <w:pPr>
              <w:spacing w:before="120" w:after="120"/>
              <w:rPr>
                <w:sz w:val="26"/>
                <w:szCs w:val="26"/>
              </w:rPr>
            </w:pPr>
            <w:r w:rsidRPr="00410FBA">
              <w:rPr>
                <w:sz w:val="26"/>
                <w:szCs w:val="26"/>
              </w:rPr>
              <w:t>Cao</w:t>
            </w:r>
          </w:p>
        </w:tc>
        <w:tc>
          <w:tcPr>
            <w:tcW w:w="495" w:type="pct"/>
          </w:tcPr>
          <w:p w14:paraId="3A1321FD" w14:textId="77777777" w:rsidR="00163AAD" w:rsidRPr="00410FBA" w:rsidRDefault="00163AAD" w:rsidP="00163AAD">
            <w:pPr>
              <w:spacing w:before="120" w:after="120"/>
              <w:rPr>
                <w:sz w:val="26"/>
                <w:szCs w:val="26"/>
              </w:rPr>
            </w:pPr>
            <w:r w:rsidRPr="00410FBA">
              <w:rPr>
                <w:sz w:val="26"/>
                <w:szCs w:val="26"/>
              </w:rPr>
              <w:t>Cao</w:t>
            </w:r>
          </w:p>
        </w:tc>
        <w:tc>
          <w:tcPr>
            <w:tcW w:w="484" w:type="pct"/>
          </w:tcPr>
          <w:p w14:paraId="0B0BB1EB" w14:textId="77777777" w:rsidR="00163AAD" w:rsidRPr="00410FBA" w:rsidRDefault="00163AAD" w:rsidP="00163AAD">
            <w:pPr>
              <w:spacing w:before="120" w:after="120"/>
              <w:rPr>
                <w:sz w:val="26"/>
                <w:szCs w:val="26"/>
              </w:rPr>
            </w:pPr>
            <w:r w:rsidRPr="00410FBA">
              <w:rPr>
                <w:sz w:val="26"/>
                <w:szCs w:val="26"/>
              </w:rPr>
              <w:t>Kế toán trưởng, Lãnh đạo đơn vị, Cơ quan thuế</w:t>
            </w:r>
          </w:p>
        </w:tc>
      </w:tr>
    </w:tbl>
    <w:p w14:paraId="7426BD45" w14:textId="77777777" w:rsidR="00163AAD" w:rsidRPr="00410FBA" w:rsidRDefault="00163AAD" w:rsidP="00163AAD"/>
    <w:p w14:paraId="0D37F735" w14:textId="4F5D5AC1" w:rsidR="00CE593F" w:rsidRPr="00410FBA" w:rsidRDefault="00CE593F">
      <w:pPr>
        <w:pStyle w:val="Heading2"/>
      </w:pPr>
      <w:bookmarkStart w:id="752" w:name="_Toc167894553"/>
      <w:r w:rsidRPr="00410FBA">
        <w:t>Tích hợp API</w:t>
      </w:r>
      <w:bookmarkEnd w:id="752"/>
    </w:p>
    <w:p w14:paraId="4B6F8058" w14:textId="2A8C6102" w:rsidR="00C63710" w:rsidRPr="00410FBA" w:rsidRDefault="00C63710" w:rsidP="00C63710">
      <w:r w:rsidRPr="00410FBA">
        <w:rPr>
          <w:noProof/>
        </w:rPr>
        <w:drawing>
          <wp:inline distT="0" distB="0" distL="0" distR="0" wp14:anchorId="667260F1" wp14:editId="3637AF6D">
            <wp:extent cx="5761990" cy="4087495"/>
            <wp:effectExtent l="0" t="0" r="0" b="27305"/>
            <wp:docPr id="3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3713588A" w14:textId="6BD55453" w:rsidR="00974253" w:rsidRPr="00410FBA" w:rsidRDefault="00974253" w:rsidP="00974253">
      <w:pPr>
        <w:pStyle w:val="Heading3"/>
        <w:numPr>
          <w:ilvl w:val="0"/>
          <w:numId w:val="0"/>
        </w:numPr>
      </w:pPr>
      <w:bookmarkStart w:id="753" w:name="_Toc167894554"/>
      <w:r w:rsidRPr="00410FBA">
        <w:t>IV.5.1 API quản lý chứng thư số</w:t>
      </w:r>
      <w:bookmarkEnd w:id="753"/>
    </w:p>
    <w:tbl>
      <w:tblPr>
        <w:tblStyle w:val="TableGrid"/>
        <w:tblW w:w="5000" w:type="pct"/>
        <w:tblLook w:val="04A0" w:firstRow="1" w:lastRow="0" w:firstColumn="1" w:lastColumn="0" w:noHBand="0" w:noVBand="1"/>
      </w:tblPr>
      <w:tblGrid>
        <w:gridCol w:w="607"/>
        <w:gridCol w:w="2112"/>
        <w:gridCol w:w="731"/>
        <w:gridCol w:w="3509"/>
        <w:gridCol w:w="627"/>
        <w:gridCol w:w="699"/>
        <w:gridCol w:w="779"/>
      </w:tblGrid>
      <w:tr w:rsidR="00410FBA" w:rsidRPr="00410FBA" w14:paraId="00A28FCF" w14:textId="77777777" w:rsidTr="00197A6D">
        <w:trPr>
          <w:trHeight w:val="1104"/>
          <w:tblHeader/>
        </w:trPr>
        <w:tc>
          <w:tcPr>
            <w:tcW w:w="359" w:type="pct"/>
          </w:tcPr>
          <w:p w14:paraId="7494319C" w14:textId="77777777" w:rsidR="009F17FC" w:rsidRPr="00410FBA" w:rsidRDefault="009F17FC" w:rsidP="002E2C04">
            <w:pPr>
              <w:spacing w:before="120" w:after="120"/>
              <w:jc w:val="center"/>
              <w:rPr>
                <w:b/>
                <w:sz w:val="26"/>
                <w:szCs w:val="26"/>
              </w:rPr>
            </w:pPr>
            <w:r w:rsidRPr="00410FBA">
              <w:rPr>
                <w:b/>
                <w:sz w:val="26"/>
                <w:szCs w:val="26"/>
              </w:rPr>
              <w:t>STT</w:t>
            </w:r>
          </w:p>
        </w:tc>
        <w:tc>
          <w:tcPr>
            <w:tcW w:w="532" w:type="pct"/>
          </w:tcPr>
          <w:p w14:paraId="74402747" w14:textId="77777777" w:rsidR="009F17FC" w:rsidRPr="00410FBA" w:rsidRDefault="009F17FC" w:rsidP="002E2C04">
            <w:pPr>
              <w:spacing w:before="120" w:after="120"/>
              <w:jc w:val="center"/>
              <w:rPr>
                <w:b/>
                <w:sz w:val="26"/>
                <w:szCs w:val="26"/>
              </w:rPr>
            </w:pPr>
            <w:r w:rsidRPr="00410FBA">
              <w:rPr>
                <w:b/>
                <w:sz w:val="26"/>
                <w:szCs w:val="26"/>
              </w:rPr>
              <w:t>Mã yêu cầu</w:t>
            </w:r>
          </w:p>
        </w:tc>
        <w:tc>
          <w:tcPr>
            <w:tcW w:w="639" w:type="pct"/>
          </w:tcPr>
          <w:p w14:paraId="5C2FC780" w14:textId="77777777" w:rsidR="009F17FC" w:rsidRPr="00410FBA" w:rsidRDefault="009F17FC" w:rsidP="002E2C04">
            <w:pPr>
              <w:spacing w:before="120" w:after="120"/>
              <w:jc w:val="center"/>
              <w:rPr>
                <w:b/>
                <w:sz w:val="26"/>
                <w:szCs w:val="26"/>
              </w:rPr>
            </w:pPr>
            <w:r w:rsidRPr="00410FBA">
              <w:rPr>
                <w:b/>
                <w:sz w:val="26"/>
                <w:szCs w:val="26"/>
              </w:rPr>
              <w:t>Tên yêu cầu</w:t>
            </w:r>
          </w:p>
        </w:tc>
        <w:tc>
          <w:tcPr>
            <w:tcW w:w="2222" w:type="pct"/>
          </w:tcPr>
          <w:p w14:paraId="30056B51" w14:textId="77777777" w:rsidR="009F17FC" w:rsidRPr="00410FBA" w:rsidRDefault="009F17FC" w:rsidP="002E2C04">
            <w:pPr>
              <w:spacing w:before="120" w:after="120"/>
              <w:jc w:val="center"/>
              <w:rPr>
                <w:b/>
                <w:sz w:val="26"/>
                <w:szCs w:val="26"/>
              </w:rPr>
            </w:pPr>
            <w:r w:rsidRPr="00410FBA">
              <w:rPr>
                <w:b/>
                <w:sz w:val="26"/>
                <w:szCs w:val="26"/>
              </w:rPr>
              <w:t xml:space="preserve">Mô tả </w:t>
            </w:r>
          </w:p>
        </w:tc>
        <w:tc>
          <w:tcPr>
            <w:tcW w:w="371" w:type="pct"/>
          </w:tcPr>
          <w:p w14:paraId="5AF2D8E4" w14:textId="77777777" w:rsidR="009F17FC" w:rsidRPr="00410FBA" w:rsidRDefault="009F17FC" w:rsidP="002E2C04">
            <w:pPr>
              <w:spacing w:before="120" w:after="120"/>
              <w:jc w:val="center"/>
              <w:rPr>
                <w:b/>
                <w:sz w:val="26"/>
                <w:szCs w:val="26"/>
              </w:rPr>
            </w:pPr>
            <w:r w:rsidRPr="00410FBA">
              <w:rPr>
                <w:b/>
                <w:sz w:val="26"/>
                <w:szCs w:val="26"/>
              </w:rPr>
              <w:t>Mức độ ưu tiên</w:t>
            </w:r>
          </w:p>
        </w:tc>
        <w:tc>
          <w:tcPr>
            <w:tcW w:w="414" w:type="pct"/>
          </w:tcPr>
          <w:p w14:paraId="31779432" w14:textId="77777777" w:rsidR="009F17FC" w:rsidRPr="00410FBA" w:rsidRDefault="009F17FC" w:rsidP="002E2C04">
            <w:pPr>
              <w:spacing w:before="120" w:after="120"/>
              <w:jc w:val="center"/>
              <w:rPr>
                <w:b/>
                <w:sz w:val="26"/>
                <w:szCs w:val="26"/>
              </w:rPr>
            </w:pPr>
            <w:r w:rsidRPr="00410FBA">
              <w:rPr>
                <w:b/>
                <w:sz w:val="26"/>
                <w:szCs w:val="26"/>
              </w:rPr>
              <w:t>Mức độ quan trọng</w:t>
            </w:r>
          </w:p>
        </w:tc>
        <w:tc>
          <w:tcPr>
            <w:tcW w:w="463" w:type="pct"/>
          </w:tcPr>
          <w:p w14:paraId="537D152F" w14:textId="77777777" w:rsidR="009F17FC" w:rsidRPr="00410FBA" w:rsidRDefault="009F17FC" w:rsidP="002E2C04">
            <w:pPr>
              <w:spacing w:before="120" w:after="120"/>
              <w:jc w:val="center"/>
              <w:rPr>
                <w:b/>
                <w:sz w:val="26"/>
                <w:szCs w:val="26"/>
              </w:rPr>
            </w:pPr>
            <w:r w:rsidRPr="00410FBA">
              <w:rPr>
                <w:b/>
                <w:sz w:val="26"/>
                <w:szCs w:val="26"/>
              </w:rPr>
              <w:t>Đối tượng liên quan</w:t>
            </w:r>
          </w:p>
        </w:tc>
      </w:tr>
      <w:tr w:rsidR="00410FBA" w:rsidRPr="00410FBA" w14:paraId="380E195D" w14:textId="77777777" w:rsidTr="00197A6D">
        <w:tc>
          <w:tcPr>
            <w:tcW w:w="359" w:type="pct"/>
          </w:tcPr>
          <w:p w14:paraId="7773A29B" w14:textId="77777777" w:rsidR="009F17FC" w:rsidRPr="00410FBA" w:rsidRDefault="009F17FC" w:rsidP="002E2C04">
            <w:pPr>
              <w:pStyle w:val="ListParagraph"/>
              <w:spacing w:before="120" w:after="120"/>
              <w:ind w:left="0"/>
              <w:rPr>
                <w:sz w:val="26"/>
                <w:szCs w:val="26"/>
              </w:rPr>
            </w:pPr>
            <w:r w:rsidRPr="00410FBA">
              <w:rPr>
                <w:sz w:val="26"/>
                <w:szCs w:val="26"/>
              </w:rPr>
              <w:t>1</w:t>
            </w:r>
          </w:p>
        </w:tc>
        <w:tc>
          <w:tcPr>
            <w:tcW w:w="532" w:type="pct"/>
          </w:tcPr>
          <w:p w14:paraId="2A320D2C" w14:textId="224621AF" w:rsidR="009F17FC" w:rsidRPr="00410FBA" w:rsidRDefault="00075681" w:rsidP="002E2C04">
            <w:pPr>
              <w:spacing w:before="120" w:after="120"/>
              <w:jc w:val="center"/>
              <w:rPr>
                <w:sz w:val="26"/>
                <w:szCs w:val="26"/>
              </w:rPr>
            </w:pPr>
            <w:r w:rsidRPr="00410FBA">
              <w:rPr>
                <w:sz w:val="26"/>
                <w:szCs w:val="26"/>
              </w:rPr>
              <w:t>UR_HDDT_044.01.01</w:t>
            </w:r>
          </w:p>
        </w:tc>
        <w:tc>
          <w:tcPr>
            <w:tcW w:w="639" w:type="pct"/>
          </w:tcPr>
          <w:p w14:paraId="5D300F8C" w14:textId="0EC17F88" w:rsidR="009F17FC" w:rsidRPr="00410FBA" w:rsidRDefault="009F17FC" w:rsidP="00197A6D">
            <w:pPr>
              <w:spacing w:before="120" w:after="120"/>
              <w:rPr>
                <w:sz w:val="26"/>
                <w:szCs w:val="26"/>
              </w:rPr>
            </w:pPr>
            <w:r w:rsidRPr="00410FBA">
              <w:rPr>
                <w:sz w:val="26"/>
                <w:szCs w:val="26"/>
                <w:lang w:val="vi-VN"/>
              </w:rPr>
              <w:t xml:space="preserve">API </w:t>
            </w:r>
            <w:r w:rsidR="00197A6D" w:rsidRPr="00410FBA">
              <w:rPr>
                <w:sz w:val="26"/>
                <w:szCs w:val="26"/>
              </w:rPr>
              <w:t>lấy thông tin danh sách chứng thư số</w:t>
            </w:r>
          </w:p>
        </w:tc>
        <w:tc>
          <w:tcPr>
            <w:tcW w:w="2222" w:type="pct"/>
          </w:tcPr>
          <w:p w14:paraId="606289A8" w14:textId="03CB84EA" w:rsidR="00836D44" w:rsidRPr="00410FBA" w:rsidRDefault="009F17FC" w:rsidP="00836D44">
            <w:pPr>
              <w:pStyle w:val="ListParagraph"/>
              <w:numPr>
                <w:ilvl w:val="0"/>
                <w:numId w:val="19"/>
              </w:numPr>
              <w:spacing w:before="120" w:after="120"/>
              <w:rPr>
                <w:sz w:val="26"/>
                <w:szCs w:val="26"/>
              </w:rPr>
            </w:pPr>
            <w:r w:rsidRPr="00410FBA">
              <w:rPr>
                <w:b/>
                <w:sz w:val="26"/>
                <w:szCs w:val="26"/>
              </w:rPr>
              <w:t>Phát biểu yêu cầu:</w:t>
            </w:r>
          </w:p>
          <w:p w14:paraId="7E1954BF" w14:textId="0F90BA9C" w:rsidR="00836D44" w:rsidRPr="00410FBA" w:rsidRDefault="009F17FC" w:rsidP="00836D44">
            <w:pPr>
              <w:spacing w:before="120" w:after="120"/>
              <w:rPr>
                <w:sz w:val="26"/>
                <w:szCs w:val="26"/>
              </w:rPr>
            </w:pPr>
            <w:r w:rsidRPr="00410FBA">
              <w:rPr>
                <w:sz w:val="26"/>
                <w:szCs w:val="26"/>
              </w:rPr>
              <w:t xml:space="preserve">Cho phép người dùng </w:t>
            </w:r>
            <w:r w:rsidR="003A333B" w:rsidRPr="00410FBA">
              <w:rPr>
                <w:sz w:val="26"/>
                <w:szCs w:val="26"/>
                <w:lang w:val="vi-VN"/>
              </w:rPr>
              <w:t xml:space="preserve">gọi API </w:t>
            </w:r>
            <w:r w:rsidR="00197A6D" w:rsidRPr="00410FBA">
              <w:rPr>
                <w:sz w:val="26"/>
                <w:szCs w:val="26"/>
              </w:rPr>
              <w:t>lấy thông tin</w:t>
            </w:r>
            <w:r w:rsidR="003A333B" w:rsidRPr="00410FBA">
              <w:rPr>
                <w:sz w:val="26"/>
                <w:szCs w:val="26"/>
                <w:lang w:val="vi-VN"/>
              </w:rPr>
              <w:t xml:space="preserve"> danh sách chứng thư số</w:t>
            </w:r>
          </w:p>
          <w:p w14:paraId="56926357" w14:textId="77777777" w:rsidR="009F17FC" w:rsidRPr="00410FBA" w:rsidRDefault="009F17FC" w:rsidP="00836D44">
            <w:pPr>
              <w:pStyle w:val="ListParagraph"/>
              <w:numPr>
                <w:ilvl w:val="0"/>
                <w:numId w:val="19"/>
              </w:numPr>
              <w:spacing w:before="120" w:after="120"/>
              <w:rPr>
                <w:b/>
                <w:sz w:val="26"/>
                <w:szCs w:val="26"/>
              </w:rPr>
            </w:pPr>
            <w:r w:rsidRPr="00410FBA">
              <w:rPr>
                <w:b/>
                <w:sz w:val="26"/>
                <w:szCs w:val="26"/>
              </w:rPr>
              <w:t xml:space="preserve">Thông tin đầu vào: </w:t>
            </w:r>
          </w:p>
          <w:p w14:paraId="237FC002" w14:textId="7F806F69" w:rsidR="002148A5" w:rsidRPr="00410FBA" w:rsidRDefault="002148A5" w:rsidP="002148A5">
            <w:pPr>
              <w:pStyle w:val="NormalWeb"/>
              <w:spacing w:before="0" w:beforeAutospacing="0" w:after="0" w:afterAutospacing="0"/>
              <w:textAlignment w:val="baseline"/>
              <w:rPr>
                <w:sz w:val="26"/>
                <w:szCs w:val="26"/>
                <w:lang w:val="vi-VN"/>
              </w:rPr>
            </w:pPr>
            <w:r w:rsidRPr="00410FBA">
              <w:rPr>
                <w:sz w:val="26"/>
                <w:szCs w:val="26"/>
                <w:lang w:val="vi-VN"/>
              </w:rPr>
              <w:t>+ Link API: /api/Invoice/Certificate_Get</w:t>
            </w:r>
          </w:p>
          <w:p w14:paraId="76F5D242" w14:textId="48119853" w:rsidR="002148A5" w:rsidRPr="00410FBA" w:rsidRDefault="002148A5" w:rsidP="002148A5">
            <w:pPr>
              <w:pStyle w:val="NormalWeb"/>
              <w:spacing w:before="0" w:beforeAutospacing="0" w:after="0" w:afterAutospacing="0"/>
              <w:textAlignment w:val="baseline"/>
              <w:rPr>
                <w:sz w:val="26"/>
                <w:szCs w:val="26"/>
                <w:lang w:val="vi-VN"/>
              </w:rPr>
            </w:pPr>
            <w:r w:rsidRPr="00410FBA">
              <w:rPr>
                <w:sz w:val="26"/>
                <w:szCs w:val="26"/>
                <w:lang w:val="vi-VN"/>
              </w:rPr>
              <w:t>+ Phương thức: GET</w:t>
            </w:r>
          </w:p>
          <w:p w14:paraId="0534F5A9" w14:textId="1A7D893A" w:rsidR="003A333B" w:rsidRPr="00410FBA" w:rsidRDefault="00AE67F2" w:rsidP="003A333B">
            <w:pPr>
              <w:rPr>
                <w:sz w:val="26"/>
                <w:szCs w:val="26"/>
              </w:rPr>
            </w:pPr>
            <w:r w:rsidRPr="00410FBA">
              <w:rPr>
                <w:sz w:val="26"/>
                <w:szCs w:val="26"/>
                <w:lang w:val="vi-VN"/>
              </w:rPr>
              <w:t xml:space="preserve">+ </w:t>
            </w:r>
            <w:r w:rsidR="002148A5" w:rsidRPr="00410FBA">
              <w:rPr>
                <w:sz w:val="26"/>
                <w:szCs w:val="26"/>
              </w:rPr>
              <w:t>Parameter</w:t>
            </w:r>
          </w:p>
          <w:tbl>
            <w:tblPr>
              <w:tblW w:w="0" w:type="auto"/>
              <w:tblCellMar>
                <w:top w:w="15" w:type="dxa"/>
                <w:left w:w="15" w:type="dxa"/>
                <w:bottom w:w="15" w:type="dxa"/>
                <w:right w:w="15" w:type="dxa"/>
              </w:tblCellMar>
              <w:tblLook w:val="04A0" w:firstRow="1" w:lastRow="0" w:firstColumn="1" w:lastColumn="0" w:noHBand="0" w:noVBand="1"/>
            </w:tblPr>
            <w:tblGrid>
              <w:gridCol w:w="1453"/>
              <w:gridCol w:w="974"/>
              <w:gridCol w:w="846"/>
            </w:tblGrid>
            <w:tr w:rsidR="00410FBA" w:rsidRPr="00410FBA" w14:paraId="7626CFF7" w14:textId="77777777" w:rsidTr="002148A5">
              <w:trPr>
                <w:trHeight w:val="575"/>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652BB37" w14:textId="77777777" w:rsidR="00197A6D" w:rsidRPr="00410FBA" w:rsidRDefault="00197A6D" w:rsidP="002148A5">
                  <w:pPr>
                    <w:pStyle w:val="NormalWeb"/>
                    <w:spacing w:before="240" w:beforeAutospacing="0" w:after="240" w:afterAutospacing="0"/>
                    <w:jc w:val="center"/>
                  </w:pPr>
                  <w:r w:rsidRPr="00410FBA">
                    <w:rPr>
                      <w:b/>
                      <w:bCs/>
                      <w:rPrChange w:id="754" w:author="Dang Oanh" w:date="2024-05-31T15:47:00Z" w16du:dateUtc="2024-05-31T08:47:00Z">
                        <w:rPr>
                          <w:b/>
                          <w:bCs/>
                          <w:color w:val="000000"/>
                        </w:rPr>
                      </w:rPrChange>
                    </w:rPr>
                    <w:t>Tên trường</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EE51462" w14:textId="77777777" w:rsidR="00197A6D" w:rsidRPr="00410FBA" w:rsidRDefault="00197A6D" w:rsidP="002148A5">
                  <w:pPr>
                    <w:pStyle w:val="NormalWeb"/>
                    <w:spacing w:before="240" w:beforeAutospacing="0" w:after="240" w:afterAutospacing="0"/>
                    <w:jc w:val="center"/>
                  </w:pPr>
                  <w:r w:rsidRPr="00410FBA">
                    <w:rPr>
                      <w:b/>
                      <w:bCs/>
                      <w:rPrChange w:id="755" w:author="Dang Oanh" w:date="2024-05-31T15:47:00Z" w16du:dateUtc="2024-05-31T08:47:00Z">
                        <w:rPr>
                          <w:b/>
                          <w:bCs/>
                          <w:color w:val="000000"/>
                        </w:rPr>
                      </w:rPrChange>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54BC08D" w14:textId="77777777" w:rsidR="00197A6D" w:rsidRPr="00410FBA" w:rsidRDefault="00197A6D" w:rsidP="002148A5">
                  <w:pPr>
                    <w:pStyle w:val="NormalWeb"/>
                    <w:spacing w:before="240" w:beforeAutospacing="0" w:after="240" w:afterAutospacing="0"/>
                    <w:jc w:val="center"/>
                  </w:pPr>
                  <w:r w:rsidRPr="00410FBA">
                    <w:rPr>
                      <w:b/>
                      <w:bCs/>
                      <w:rPrChange w:id="756" w:author="Dang Oanh" w:date="2024-05-31T15:47:00Z" w16du:dateUtc="2024-05-31T08:47:00Z">
                        <w:rPr>
                          <w:b/>
                          <w:bCs/>
                          <w:color w:val="000000"/>
                        </w:rPr>
                      </w:rPrChange>
                    </w:rPr>
                    <w:t>Bắt buộc</w:t>
                  </w:r>
                </w:p>
              </w:tc>
            </w:tr>
            <w:tr w:rsidR="00410FBA" w:rsidRPr="00410FBA" w14:paraId="5D77CCA7" w14:textId="77777777" w:rsidTr="002148A5">
              <w:trPr>
                <w:trHeight w:val="57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20B63BF" w14:textId="77777777" w:rsidR="00197A6D" w:rsidRPr="00410FBA" w:rsidRDefault="00197A6D" w:rsidP="002148A5">
                  <w:pPr>
                    <w:pStyle w:val="NormalWeb"/>
                    <w:spacing w:before="240" w:beforeAutospacing="0" w:after="240" w:afterAutospacing="0"/>
                    <w:jc w:val="center"/>
                  </w:pPr>
                  <w:r w:rsidRPr="00410FBA">
                    <w:rPr>
                      <w:bCs/>
                      <w:rPrChange w:id="757" w:author="Dang Oanh" w:date="2024-05-31T15:47:00Z" w16du:dateUtc="2024-05-31T08:47:00Z">
                        <w:rPr>
                          <w:bCs/>
                          <w:color w:val="000000"/>
                        </w:rPr>
                      </w:rPrChange>
                    </w:rPr>
                    <w:t>enterprise_id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9FE7F23" w14:textId="77777777" w:rsidR="00197A6D" w:rsidRPr="00410FBA" w:rsidRDefault="00197A6D" w:rsidP="002148A5">
                  <w:pPr>
                    <w:pStyle w:val="NormalWeb"/>
                    <w:spacing w:before="240" w:beforeAutospacing="0" w:after="240" w:afterAutospacing="0"/>
                    <w:jc w:val="center"/>
                  </w:pPr>
                  <w:r w:rsidRPr="00410FBA">
                    <w:rPr>
                      <w:bCs/>
                      <w:rPrChange w:id="758" w:author="Dang Oanh" w:date="2024-05-31T15:47:00Z" w16du:dateUtc="2024-05-31T08:47:00Z">
                        <w:rPr>
                          <w:bCs/>
                          <w:color w:val="000000"/>
                        </w:rPr>
                      </w:rPrChange>
                    </w:rPr>
                    <w:t>int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3603902" w14:textId="77777777" w:rsidR="00197A6D" w:rsidRPr="00410FBA" w:rsidRDefault="00197A6D" w:rsidP="002148A5">
                  <w:pPr>
                    <w:pStyle w:val="NormalWeb"/>
                    <w:spacing w:before="240" w:beforeAutospacing="0" w:after="240" w:afterAutospacing="0"/>
                    <w:jc w:val="center"/>
                  </w:pPr>
                  <w:r w:rsidRPr="00410FBA">
                    <w:rPr>
                      <w:bCs/>
                      <w:rPrChange w:id="759" w:author="Dang Oanh" w:date="2024-05-31T15:47:00Z" w16du:dateUtc="2024-05-31T08:47:00Z">
                        <w:rPr>
                          <w:bCs/>
                          <w:color w:val="000000"/>
                        </w:rPr>
                      </w:rPrChange>
                    </w:rPr>
                    <w:t>Có</w:t>
                  </w:r>
                </w:p>
              </w:tc>
            </w:tr>
          </w:tbl>
          <w:p w14:paraId="5650EDB4" w14:textId="6F44A4FA" w:rsidR="009F17FC" w:rsidRPr="00410FBA" w:rsidRDefault="009F17FC" w:rsidP="00836D44">
            <w:pPr>
              <w:pStyle w:val="ListParagraph"/>
              <w:numPr>
                <w:ilvl w:val="0"/>
                <w:numId w:val="19"/>
              </w:numPr>
              <w:spacing w:before="120" w:after="120"/>
              <w:rPr>
                <w:b/>
                <w:sz w:val="26"/>
                <w:szCs w:val="26"/>
              </w:rPr>
            </w:pPr>
            <w:r w:rsidRPr="00410FBA">
              <w:rPr>
                <w:b/>
                <w:sz w:val="26"/>
                <w:szCs w:val="26"/>
              </w:rPr>
              <w:t xml:space="preserve">Thông tin đầu ra: </w:t>
            </w:r>
          </w:p>
          <w:p w14:paraId="377A06D4" w14:textId="385E65D5" w:rsidR="002148A5" w:rsidRPr="00410FBA" w:rsidRDefault="002148A5" w:rsidP="002148A5">
            <w:pPr>
              <w:spacing w:before="120" w:after="120"/>
              <w:rPr>
                <w:sz w:val="26"/>
                <w:szCs w:val="26"/>
              </w:rPr>
            </w:pPr>
            <w:r w:rsidRPr="00410FBA">
              <w:rPr>
                <w:sz w:val="26"/>
                <w:szCs w:val="26"/>
              </w:rPr>
              <w:t>+ Success code</w:t>
            </w:r>
          </w:p>
          <w:p w14:paraId="18756FB4" w14:textId="252F1B70" w:rsidR="00E804C0" w:rsidRPr="00410FBA" w:rsidRDefault="003A62A6" w:rsidP="002148A5">
            <w:pPr>
              <w:spacing w:before="120" w:after="120"/>
              <w:rPr>
                <w:sz w:val="26"/>
                <w:szCs w:val="26"/>
              </w:rPr>
            </w:pPr>
            <w:r w:rsidRPr="00410FBA">
              <w:rPr>
                <w:noProof/>
              </w:rPr>
              <w:drawing>
                <wp:inline distT="0" distB="0" distL="0" distR="0" wp14:anchorId="1B3C66BD" wp14:editId="6A841D5D">
                  <wp:extent cx="2493010" cy="1770438"/>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0505" cy="1782862"/>
                          </a:xfrm>
                          <a:prstGeom prst="rect">
                            <a:avLst/>
                          </a:prstGeom>
                        </pic:spPr>
                      </pic:pic>
                    </a:graphicData>
                  </a:graphic>
                </wp:inline>
              </w:drawing>
            </w:r>
          </w:p>
          <w:p w14:paraId="6D4EEA04" w14:textId="090C12DD" w:rsidR="002148A5" w:rsidRPr="00410FBA" w:rsidRDefault="002148A5" w:rsidP="002148A5">
            <w:pPr>
              <w:spacing w:before="120" w:after="120"/>
              <w:rPr>
                <w:sz w:val="26"/>
                <w:szCs w:val="26"/>
              </w:rPr>
            </w:pPr>
            <w:r w:rsidRPr="00410FBA">
              <w:rPr>
                <w:sz w:val="26"/>
                <w:szCs w:val="26"/>
              </w:rPr>
              <w:t>+ Error code</w:t>
            </w:r>
          </w:p>
          <w:p w14:paraId="2F3C58B1" w14:textId="58E3CE1B" w:rsidR="003A62A6" w:rsidRPr="00410FBA" w:rsidRDefault="003A62A6" w:rsidP="002148A5">
            <w:pPr>
              <w:spacing w:before="120" w:after="120"/>
              <w:rPr>
                <w:sz w:val="26"/>
                <w:szCs w:val="26"/>
              </w:rPr>
            </w:pPr>
            <w:r w:rsidRPr="00410FBA">
              <w:rPr>
                <w:noProof/>
              </w:rPr>
              <w:drawing>
                <wp:inline distT="0" distB="0" distL="0" distR="0" wp14:anchorId="3666B607" wp14:editId="20E76A22">
                  <wp:extent cx="2491740" cy="61401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3957" cy="621949"/>
                          </a:xfrm>
                          <a:prstGeom prst="rect">
                            <a:avLst/>
                          </a:prstGeom>
                        </pic:spPr>
                      </pic:pic>
                    </a:graphicData>
                  </a:graphic>
                </wp:inline>
              </w:drawing>
            </w:r>
          </w:p>
          <w:p w14:paraId="3BDAC8A8" w14:textId="57F5BF63" w:rsidR="009F17FC" w:rsidRPr="00410FBA" w:rsidRDefault="009F17FC" w:rsidP="00836D44">
            <w:pPr>
              <w:pStyle w:val="ListParagraph"/>
              <w:numPr>
                <w:ilvl w:val="0"/>
                <w:numId w:val="19"/>
              </w:numPr>
              <w:spacing w:before="120" w:after="120"/>
              <w:rPr>
                <w:b/>
                <w:sz w:val="26"/>
                <w:szCs w:val="26"/>
              </w:rPr>
            </w:pPr>
            <w:r w:rsidRPr="00410FBA">
              <w:rPr>
                <w:b/>
                <w:sz w:val="26"/>
                <w:szCs w:val="26"/>
              </w:rPr>
              <w:t>Chức năng xử lý:</w:t>
            </w:r>
          </w:p>
          <w:p w14:paraId="7DC02ED9" w14:textId="1A20C0CD" w:rsidR="00364546" w:rsidRPr="00410FBA" w:rsidRDefault="00364546" w:rsidP="00364546">
            <w:pPr>
              <w:pStyle w:val="NormalWeb"/>
              <w:spacing w:before="0" w:beforeAutospacing="0" w:after="0" w:afterAutospacing="0"/>
              <w:textAlignment w:val="baseline"/>
              <w:rPr>
                <w:sz w:val="26"/>
                <w:szCs w:val="26"/>
                <w:lang w:val="vi-VN"/>
              </w:rPr>
            </w:pPr>
            <w:r w:rsidRPr="00410FBA">
              <w:rPr>
                <w:sz w:val="26"/>
                <w:szCs w:val="26"/>
                <w:lang w:val="vi-VN"/>
              </w:rPr>
              <w:t>+ Hệ thống thực hiện kiểm tra xem token có quyền gọi API hay không</w:t>
            </w:r>
          </w:p>
          <w:p w14:paraId="50D22A1A" w14:textId="6D0CAE8D" w:rsidR="00364546" w:rsidRPr="00410FBA" w:rsidRDefault="00364546" w:rsidP="00364546">
            <w:pPr>
              <w:pStyle w:val="NormalWeb"/>
              <w:spacing w:before="0" w:beforeAutospacing="0" w:after="120" w:afterAutospacing="0"/>
              <w:textAlignment w:val="baseline"/>
              <w:rPr>
                <w:sz w:val="26"/>
                <w:szCs w:val="26"/>
                <w:lang w:val="vi-VN"/>
              </w:rPr>
            </w:pPr>
            <w:r w:rsidRPr="00410FBA">
              <w:rPr>
                <w:sz w:val="26"/>
                <w:szCs w:val="26"/>
                <w:lang w:val="vi-VN"/>
              </w:rPr>
              <w:t>+ Hệ thống kiểm tra xem người dùng có được truy cập đến dữ liệu theo đơn vị id truyền lên hay không</w:t>
            </w:r>
          </w:p>
          <w:p w14:paraId="1A915315" w14:textId="1594D6C4" w:rsidR="00197A6D" w:rsidRPr="00410FBA" w:rsidRDefault="00197A6D" w:rsidP="00364546">
            <w:pPr>
              <w:pStyle w:val="NormalWeb"/>
              <w:spacing w:before="0" w:beforeAutospacing="0" w:after="120" w:afterAutospacing="0"/>
              <w:textAlignment w:val="baseline"/>
              <w:rPr>
                <w:sz w:val="26"/>
                <w:szCs w:val="26"/>
                <w:lang w:val="vi-VN"/>
              </w:rPr>
            </w:pPr>
            <w:r w:rsidRPr="00410FBA">
              <w:rPr>
                <w:sz w:val="26"/>
                <w:szCs w:val="26"/>
                <w:lang w:val="vi-VN"/>
              </w:rPr>
              <w:t>+ Dữ liệu đầu ra lấy từ bảng certificates, các bản ghi có status =0,1,2 theo đơn vị id đầu vào</w:t>
            </w:r>
          </w:p>
          <w:p w14:paraId="55A29D1A" w14:textId="39BBC1DE" w:rsidR="009F17FC" w:rsidRPr="00410FBA" w:rsidRDefault="009F17FC" w:rsidP="00836D44">
            <w:pPr>
              <w:pStyle w:val="ListParagraph"/>
              <w:numPr>
                <w:ilvl w:val="0"/>
                <w:numId w:val="19"/>
              </w:numPr>
              <w:spacing w:before="120" w:after="120"/>
              <w:rPr>
                <w:b/>
                <w:sz w:val="26"/>
                <w:szCs w:val="26"/>
              </w:rPr>
            </w:pPr>
            <w:r w:rsidRPr="00410FBA">
              <w:rPr>
                <w:b/>
                <w:sz w:val="26"/>
                <w:szCs w:val="26"/>
              </w:rPr>
              <w:t xml:space="preserve">Các ngoại lệ: </w:t>
            </w:r>
          </w:p>
          <w:p w14:paraId="5A71D0D3" w14:textId="0EEE4E17" w:rsidR="009F17FC" w:rsidRPr="00410FBA" w:rsidRDefault="00836D44" w:rsidP="002E2C04">
            <w:pPr>
              <w:spacing w:before="120" w:after="120"/>
              <w:rPr>
                <w:b/>
                <w:sz w:val="26"/>
                <w:szCs w:val="26"/>
              </w:rPr>
            </w:pPr>
            <w:r w:rsidRPr="00410FBA">
              <w:rPr>
                <w:sz w:val="26"/>
                <w:szCs w:val="26"/>
              </w:rPr>
              <w:t>Không</w:t>
            </w:r>
            <w:r w:rsidRPr="00410FBA">
              <w:rPr>
                <w:sz w:val="26"/>
                <w:szCs w:val="26"/>
                <w:lang w:val="vi-VN"/>
              </w:rPr>
              <w:t xml:space="preserve"> có</w:t>
            </w:r>
            <w:r w:rsidR="009F17FC" w:rsidRPr="00410FBA">
              <w:rPr>
                <w:sz w:val="26"/>
                <w:szCs w:val="26"/>
              </w:rPr>
              <w:t xml:space="preserve"> </w:t>
            </w:r>
          </w:p>
        </w:tc>
        <w:tc>
          <w:tcPr>
            <w:tcW w:w="371" w:type="pct"/>
          </w:tcPr>
          <w:p w14:paraId="5B651B72" w14:textId="77777777" w:rsidR="009F17FC" w:rsidRPr="00410FBA" w:rsidRDefault="009F17FC" w:rsidP="002E2C04">
            <w:pPr>
              <w:spacing w:before="120" w:after="120"/>
              <w:rPr>
                <w:sz w:val="26"/>
                <w:szCs w:val="26"/>
              </w:rPr>
            </w:pPr>
            <w:r w:rsidRPr="00410FBA">
              <w:rPr>
                <w:sz w:val="26"/>
                <w:szCs w:val="26"/>
              </w:rPr>
              <w:t>Cao</w:t>
            </w:r>
          </w:p>
        </w:tc>
        <w:tc>
          <w:tcPr>
            <w:tcW w:w="414" w:type="pct"/>
          </w:tcPr>
          <w:p w14:paraId="50DADABA" w14:textId="77777777" w:rsidR="009F17FC" w:rsidRPr="00410FBA" w:rsidRDefault="009F17FC" w:rsidP="002E2C04">
            <w:pPr>
              <w:spacing w:before="120" w:after="120"/>
              <w:rPr>
                <w:sz w:val="26"/>
                <w:szCs w:val="26"/>
              </w:rPr>
            </w:pPr>
            <w:r w:rsidRPr="00410FBA">
              <w:rPr>
                <w:sz w:val="26"/>
                <w:szCs w:val="26"/>
              </w:rPr>
              <w:t>Cao</w:t>
            </w:r>
          </w:p>
        </w:tc>
        <w:tc>
          <w:tcPr>
            <w:tcW w:w="463" w:type="pct"/>
          </w:tcPr>
          <w:p w14:paraId="7705E423" w14:textId="77777777" w:rsidR="009F17FC" w:rsidRPr="00410FBA" w:rsidRDefault="009F17FC" w:rsidP="002E2C04">
            <w:pPr>
              <w:spacing w:before="120" w:after="120"/>
              <w:rPr>
                <w:sz w:val="26"/>
                <w:szCs w:val="26"/>
              </w:rPr>
            </w:pPr>
            <w:r w:rsidRPr="00410FBA">
              <w:rPr>
                <w:sz w:val="26"/>
                <w:szCs w:val="26"/>
              </w:rPr>
              <w:t>Quản trị hệ thống quản lý doanh nghiệp</w:t>
            </w:r>
          </w:p>
        </w:tc>
      </w:tr>
      <w:tr w:rsidR="003A62A6" w:rsidRPr="00410FBA" w14:paraId="482D348D" w14:textId="77777777" w:rsidTr="00197A6D">
        <w:tc>
          <w:tcPr>
            <w:tcW w:w="359" w:type="pct"/>
          </w:tcPr>
          <w:p w14:paraId="10202CC0" w14:textId="02379E9E" w:rsidR="00AB5502" w:rsidRPr="00410FBA" w:rsidRDefault="00AB5502" w:rsidP="00AB5502">
            <w:pPr>
              <w:pStyle w:val="ListParagraph"/>
              <w:spacing w:before="120" w:after="120"/>
              <w:ind w:left="0"/>
              <w:rPr>
                <w:sz w:val="26"/>
                <w:szCs w:val="26"/>
                <w:lang w:val="vi-VN"/>
              </w:rPr>
            </w:pPr>
            <w:r w:rsidRPr="00410FBA">
              <w:rPr>
                <w:sz w:val="26"/>
                <w:szCs w:val="26"/>
                <w:lang w:val="vi-VN"/>
              </w:rPr>
              <w:t>2</w:t>
            </w:r>
          </w:p>
        </w:tc>
        <w:tc>
          <w:tcPr>
            <w:tcW w:w="532" w:type="pct"/>
          </w:tcPr>
          <w:p w14:paraId="3D6181AA" w14:textId="4A93D0B0" w:rsidR="00AB5502" w:rsidRPr="00410FBA" w:rsidRDefault="00075681" w:rsidP="00AB5502">
            <w:pPr>
              <w:spacing w:before="120" w:after="120"/>
              <w:jc w:val="center"/>
              <w:rPr>
                <w:sz w:val="26"/>
                <w:szCs w:val="26"/>
                <w:lang w:val="vi-VN"/>
              </w:rPr>
            </w:pPr>
            <w:r w:rsidRPr="00410FBA">
              <w:rPr>
                <w:sz w:val="26"/>
                <w:szCs w:val="26"/>
              </w:rPr>
              <w:t>UR_HDDT_044.01.02</w:t>
            </w:r>
          </w:p>
        </w:tc>
        <w:tc>
          <w:tcPr>
            <w:tcW w:w="639" w:type="pct"/>
          </w:tcPr>
          <w:p w14:paraId="60B82E46" w14:textId="74D4A552" w:rsidR="00AB5502" w:rsidRPr="00410FBA" w:rsidRDefault="00AB5502" w:rsidP="00197A6D">
            <w:pPr>
              <w:spacing w:before="120" w:after="120"/>
              <w:rPr>
                <w:sz w:val="26"/>
                <w:szCs w:val="26"/>
              </w:rPr>
            </w:pPr>
            <w:r w:rsidRPr="00410FBA">
              <w:rPr>
                <w:sz w:val="26"/>
                <w:szCs w:val="26"/>
                <w:lang w:val="vi-VN"/>
              </w:rPr>
              <w:t xml:space="preserve">API </w:t>
            </w:r>
            <w:r w:rsidR="00197A6D" w:rsidRPr="00410FBA">
              <w:rPr>
                <w:sz w:val="26"/>
                <w:szCs w:val="26"/>
              </w:rPr>
              <w:t>xem chi tiết thông tin chứng thư số</w:t>
            </w:r>
          </w:p>
        </w:tc>
        <w:tc>
          <w:tcPr>
            <w:tcW w:w="2222" w:type="pct"/>
          </w:tcPr>
          <w:p w14:paraId="33F066E7" w14:textId="77777777" w:rsidR="00AB5502" w:rsidRPr="00410FBA" w:rsidRDefault="00AB5502" w:rsidP="00AB5502">
            <w:pPr>
              <w:pStyle w:val="ListParagraph"/>
              <w:numPr>
                <w:ilvl w:val="0"/>
                <w:numId w:val="19"/>
              </w:numPr>
              <w:spacing w:before="120" w:after="120"/>
              <w:rPr>
                <w:sz w:val="26"/>
                <w:szCs w:val="26"/>
              </w:rPr>
            </w:pPr>
            <w:r w:rsidRPr="00410FBA">
              <w:rPr>
                <w:b/>
                <w:sz w:val="26"/>
                <w:szCs w:val="26"/>
              </w:rPr>
              <w:t>Phát biểu yêu cầu:</w:t>
            </w:r>
          </w:p>
          <w:p w14:paraId="28A87307" w14:textId="277C6AC8" w:rsidR="00AB5502" w:rsidRPr="00410FBA" w:rsidRDefault="00AB5502" w:rsidP="00AB5502">
            <w:pPr>
              <w:spacing w:before="120" w:after="120"/>
              <w:rPr>
                <w:sz w:val="26"/>
                <w:szCs w:val="26"/>
              </w:rPr>
            </w:pPr>
            <w:r w:rsidRPr="00410FBA">
              <w:rPr>
                <w:sz w:val="26"/>
                <w:szCs w:val="26"/>
              </w:rPr>
              <w:t xml:space="preserve">Cho phép người dùng </w:t>
            </w:r>
            <w:r w:rsidRPr="00410FBA">
              <w:rPr>
                <w:sz w:val="26"/>
                <w:szCs w:val="26"/>
                <w:lang w:val="vi-VN"/>
              </w:rPr>
              <w:t xml:space="preserve">gọi API </w:t>
            </w:r>
            <w:r w:rsidR="00197A6D" w:rsidRPr="00410FBA">
              <w:rPr>
                <w:sz w:val="26"/>
                <w:szCs w:val="26"/>
              </w:rPr>
              <w:t>xem</w:t>
            </w:r>
            <w:r w:rsidRPr="00410FBA">
              <w:rPr>
                <w:sz w:val="26"/>
                <w:szCs w:val="26"/>
                <w:lang w:val="vi-VN"/>
              </w:rPr>
              <w:t xml:space="preserve"> chi tiết </w:t>
            </w:r>
            <w:r w:rsidR="00197A6D" w:rsidRPr="00410FBA">
              <w:rPr>
                <w:sz w:val="26"/>
                <w:szCs w:val="26"/>
              </w:rPr>
              <w:t xml:space="preserve">thông tin </w:t>
            </w:r>
            <w:r w:rsidRPr="00410FBA">
              <w:rPr>
                <w:sz w:val="26"/>
                <w:szCs w:val="26"/>
                <w:lang w:val="vi-VN"/>
              </w:rPr>
              <w:t>chứng thư số</w:t>
            </w:r>
          </w:p>
          <w:p w14:paraId="6151957A" w14:textId="70C2F7D5" w:rsidR="00AB5502" w:rsidRPr="00410FBA" w:rsidRDefault="00AB5502" w:rsidP="00AB5502">
            <w:pPr>
              <w:pStyle w:val="ListParagraph"/>
              <w:numPr>
                <w:ilvl w:val="0"/>
                <w:numId w:val="19"/>
              </w:numPr>
              <w:spacing w:before="120" w:after="120"/>
              <w:rPr>
                <w:b/>
                <w:sz w:val="26"/>
                <w:szCs w:val="26"/>
              </w:rPr>
            </w:pPr>
            <w:r w:rsidRPr="00410FBA">
              <w:rPr>
                <w:b/>
                <w:sz w:val="26"/>
                <w:szCs w:val="26"/>
              </w:rPr>
              <w:t xml:space="preserve">Thông tin đầu vào: </w:t>
            </w:r>
          </w:p>
          <w:p w14:paraId="1FE3D0F9" w14:textId="1F781008" w:rsidR="002148A5" w:rsidRPr="00410FBA" w:rsidRDefault="00AB5502" w:rsidP="002148A5">
            <w:pPr>
              <w:spacing w:before="120" w:after="120"/>
              <w:rPr>
                <w:sz w:val="26"/>
                <w:szCs w:val="26"/>
                <w:lang w:val="vi-VN"/>
              </w:rPr>
            </w:pPr>
            <w:r w:rsidRPr="00410FBA">
              <w:rPr>
                <w:sz w:val="26"/>
                <w:szCs w:val="26"/>
                <w:lang w:val="vi-VN"/>
              </w:rPr>
              <w:t xml:space="preserve">+ </w:t>
            </w:r>
            <w:r w:rsidR="002148A5" w:rsidRPr="00410FBA">
              <w:rPr>
                <w:sz w:val="26"/>
                <w:szCs w:val="26"/>
                <w:lang w:val="vi-VN"/>
              </w:rPr>
              <w:t>Link API: /api/Invoice/Certificate_GetById</w:t>
            </w:r>
          </w:p>
          <w:p w14:paraId="583F4457" w14:textId="0C3B42BA" w:rsidR="002148A5" w:rsidRPr="00410FBA" w:rsidRDefault="002148A5" w:rsidP="002148A5">
            <w:pPr>
              <w:pStyle w:val="NormalWeb"/>
              <w:spacing w:before="0" w:beforeAutospacing="0" w:after="0" w:afterAutospacing="0"/>
              <w:textAlignment w:val="baseline"/>
              <w:rPr>
                <w:sz w:val="26"/>
                <w:szCs w:val="26"/>
                <w:lang w:val="vi-VN"/>
              </w:rPr>
            </w:pPr>
            <w:r w:rsidRPr="00410FBA">
              <w:rPr>
                <w:sz w:val="26"/>
                <w:szCs w:val="26"/>
                <w:lang w:val="vi-VN"/>
              </w:rPr>
              <w:t>+ Phương thức: GET</w:t>
            </w:r>
          </w:p>
          <w:p w14:paraId="587B92BD" w14:textId="209A9FC9" w:rsidR="00E03991" w:rsidRPr="00410FBA" w:rsidRDefault="00E03991" w:rsidP="002148A5">
            <w:pPr>
              <w:pStyle w:val="NormalWeb"/>
              <w:spacing w:before="0" w:beforeAutospacing="0" w:after="0" w:afterAutospacing="0"/>
              <w:textAlignment w:val="baseline"/>
              <w:rPr>
                <w:sz w:val="26"/>
                <w:szCs w:val="26"/>
              </w:rPr>
            </w:pPr>
            <w:r w:rsidRPr="00410FBA">
              <w:rPr>
                <w:sz w:val="26"/>
                <w:szCs w:val="26"/>
              </w:rPr>
              <w:t>+ Parameter</w:t>
            </w:r>
          </w:p>
          <w:tbl>
            <w:tblPr>
              <w:tblW w:w="0" w:type="auto"/>
              <w:tblCellMar>
                <w:top w:w="15" w:type="dxa"/>
                <w:left w:w="15" w:type="dxa"/>
                <w:bottom w:w="15" w:type="dxa"/>
                <w:right w:w="15" w:type="dxa"/>
              </w:tblCellMar>
              <w:tblLook w:val="04A0" w:firstRow="1" w:lastRow="0" w:firstColumn="1" w:lastColumn="0" w:noHBand="0" w:noVBand="1"/>
            </w:tblPr>
            <w:tblGrid>
              <w:gridCol w:w="1344"/>
              <w:gridCol w:w="700"/>
              <w:gridCol w:w="578"/>
              <w:gridCol w:w="651"/>
            </w:tblGrid>
            <w:tr w:rsidR="00410FBA" w:rsidRPr="00410FBA" w14:paraId="71D1A5D7" w14:textId="77777777" w:rsidTr="0080687C">
              <w:trPr>
                <w:trHeight w:val="575"/>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BCEC3DC" w14:textId="77777777" w:rsidR="00197A6D" w:rsidRPr="00410FBA" w:rsidRDefault="00197A6D" w:rsidP="00E03991">
                  <w:pPr>
                    <w:pStyle w:val="NormalWeb"/>
                    <w:spacing w:before="240" w:beforeAutospacing="0" w:after="240" w:afterAutospacing="0"/>
                    <w:jc w:val="center"/>
                  </w:pPr>
                  <w:r w:rsidRPr="00410FBA">
                    <w:rPr>
                      <w:b/>
                      <w:bCs/>
                      <w:rPrChange w:id="760" w:author="Dang Oanh" w:date="2024-05-31T15:47:00Z" w16du:dateUtc="2024-05-31T08:47:00Z">
                        <w:rPr>
                          <w:b/>
                          <w:bCs/>
                          <w:color w:val="000000"/>
                        </w:rPr>
                      </w:rPrChange>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63C9968" w14:textId="77777777" w:rsidR="00197A6D" w:rsidRPr="00410FBA" w:rsidRDefault="00197A6D" w:rsidP="00E03991">
                  <w:pPr>
                    <w:pStyle w:val="NormalWeb"/>
                    <w:spacing w:before="240" w:beforeAutospacing="0" w:after="240" w:afterAutospacing="0"/>
                    <w:jc w:val="center"/>
                  </w:pPr>
                  <w:r w:rsidRPr="00410FBA">
                    <w:rPr>
                      <w:b/>
                      <w:bCs/>
                      <w:rPrChange w:id="761" w:author="Dang Oanh" w:date="2024-05-31T15:47:00Z" w16du:dateUtc="2024-05-31T08:47:00Z">
                        <w:rPr>
                          <w:b/>
                          <w:bCs/>
                          <w:color w:val="000000"/>
                        </w:rPr>
                      </w:rPrChange>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DD5CD06" w14:textId="77777777" w:rsidR="00197A6D" w:rsidRPr="00410FBA" w:rsidRDefault="00197A6D" w:rsidP="00E03991">
                  <w:pPr>
                    <w:pStyle w:val="NormalWeb"/>
                    <w:spacing w:before="240" w:beforeAutospacing="0" w:after="240" w:afterAutospacing="0"/>
                    <w:jc w:val="center"/>
                  </w:pPr>
                  <w:r w:rsidRPr="00410FBA">
                    <w:rPr>
                      <w:b/>
                      <w:bCs/>
                      <w:rPrChange w:id="762" w:author="Dang Oanh" w:date="2024-05-31T15:47:00Z" w16du:dateUtc="2024-05-31T08:47:00Z">
                        <w:rPr>
                          <w:b/>
                          <w:bCs/>
                          <w:color w:val="000000"/>
                        </w:rPr>
                      </w:rPrChange>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E273964" w14:textId="77777777" w:rsidR="00197A6D" w:rsidRPr="00410FBA" w:rsidRDefault="00197A6D" w:rsidP="00E03991">
                  <w:pPr>
                    <w:pStyle w:val="NormalWeb"/>
                    <w:spacing w:before="240" w:beforeAutospacing="0" w:after="240" w:afterAutospacing="0"/>
                    <w:jc w:val="center"/>
                  </w:pPr>
                  <w:r w:rsidRPr="00410FBA">
                    <w:rPr>
                      <w:b/>
                      <w:bCs/>
                      <w:rPrChange w:id="763" w:author="Dang Oanh" w:date="2024-05-31T15:47:00Z" w16du:dateUtc="2024-05-31T08:47:00Z">
                        <w:rPr>
                          <w:b/>
                          <w:bCs/>
                          <w:color w:val="000000"/>
                        </w:rPr>
                      </w:rPrChange>
                    </w:rPr>
                    <w:t>Bắt buộc</w:t>
                  </w:r>
                </w:p>
              </w:tc>
            </w:tr>
            <w:tr w:rsidR="00410FBA" w:rsidRPr="00410FBA" w14:paraId="7022BFFD" w14:textId="77777777" w:rsidTr="0080687C">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CB1A8" w14:textId="77777777" w:rsidR="00197A6D" w:rsidRPr="00410FBA" w:rsidRDefault="00197A6D" w:rsidP="00E03991">
                  <w:pPr>
                    <w:pStyle w:val="NormalWeb"/>
                    <w:shd w:val="clear" w:color="auto" w:fill="FFFFFE"/>
                    <w:spacing w:before="240" w:beforeAutospacing="0" w:after="240" w:afterAutospacing="0"/>
                  </w:pPr>
                  <w:r w:rsidRPr="00410FBA">
                    <w:rPr>
                      <w:rPrChange w:id="764" w:author="Dang Oanh" w:date="2024-05-31T15:47:00Z" w16du:dateUtc="2024-05-31T08:47:00Z">
                        <w:rPr>
                          <w:color w:val="000000"/>
                        </w:rPr>
                      </w:rPrChang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85D64" w14:textId="77777777" w:rsidR="00197A6D" w:rsidRPr="00410FBA" w:rsidRDefault="00197A6D" w:rsidP="00E03991">
                  <w:pPr>
                    <w:pStyle w:val="NormalWeb"/>
                    <w:spacing w:before="240" w:beforeAutospacing="0" w:after="240" w:afterAutospacing="0"/>
                  </w:pPr>
                  <w:r w:rsidRPr="00410FBA">
                    <w:rPr>
                      <w:rPrChange w:id="765" w:author="Dang Oanh" w:date="2024-05-31T15:47:00Z" w16du:dateUtc="2024-05-31T08:47:00Z">
                        <w:rPr>
                          <w:color w:val="000000"/>
                        </w:rPr>
                      </w:rPrChange>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3736A" w14:textId="77777777" w:rsidR="00197A6D" w:rsidRPr="00410FBA" w:rsidRDefault="00197A6D" w:rsidP="00E03991">
                  <w:pPr>
                    <w:pStyle w:val="NormalWeb"/>
                    <w:spacing w:before="240" w:beforeAutospacing="0" w:after="240" w:afterAutospacing="0"/>
                  </w:pPr>
                  <w:r w:rsidRPr="00410FBA">
                    <w:rPr>
                      <w:rPrChange w:id="766" w:author="Dang Oanh" w:date="2024-05-31T15:47:00Z" w16du:dateUtc="2024-05-31T08:47:00Z">
                        <w:rPr>
                          <w:color w:val="000000"/>
                        </w:rPr>
                      </w:rPrChange>
                    </w:rPr>
                    <w:t>Id dải hóa đơn xem chi tiết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F51D2" w14:textId="77777777" w:rsidR="00197A6D" w:rsidRPr="00410FBA" w:rsidRDefault="00197A6D" w:rsidP="00E03991">
                  <w:pPr>
                    <w:pStyle w:val="NormalWeb"/>
                    <w:spacing w:before="240" w:beforeAutospacing="0" w:after="240" w:afterAutospacing="0"/>
                    <w:jc w:val="center"/>
                  </w:pPr>
                  <w:r w:rsidRPr="00410FBA">
                    <w:rPr>
                      <w:bCs/>
                      <w:rPrChange w:id="767" w:author="Dang Oanh" w:date="2024-05-31T15:47:00Z" w16du:dateUtc="2024-05-31T08:47:00Z">
                        <w:rPr>
                          <w:bCs/>
                          <w:color w:val="000000"/>
                        </w:rPr>
                      </w:rPrChange>
                    </w:rPr>
                    <w:t>Có</w:t>
                  </w:r>
                </w:p>
              </w:tc>
            </w:tr>
            <w:tr w:rsidR="00410FBA" w:rsidRPr="00410FBA" w14:paraId="5318B0B4" w14:textId="77777777" w:rsidTr="0080687C">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B022C76" w14:textId="77777777" w:rsidR="00197A6D" w:rsidRPr="00410FBA" w:rsidRDefault="00197A6D" w:rsidP="00E03991">
                  <w:pPr>
                    <w:pStyle w:val="NormalWeb"/>
                    <w:spacing w:before="240" w:beforeAutospacing="0" w:after="240" w:afterAutospacing="0"/>
                    <w:jc w:val="center"/>
                  </w:pPr>
                  <w:r w:rsidRPr="00410FBA">
                    <w:rPr>
                      <w:bCs/>
                      <w:rPrChange w:id="768" w:author="Dang Oanh" w:date="2024-05-31T15:47:00Z" w16du:dateUtc="2024-05-31T08:47:00Z">
                        <w:rPr>
                          <w:bCs/>
                          <w:color w:val="000000"/>
                        </w:rPr>
                      </w:rPrChange>
                    </w:rPr>
                    <w:t>enterprise_id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708E86" w14:textId="77777777" w:rsidR="00197A6D" w:rsidRPr="00410FBA" w:rsidRDefault="00197A6D" w:rsidP="00E03991">
                  <w:pPr>
                    <w:pStyle w:val="NormalWeb"/>
                    <w:spacing w:before="240" w:beforeAutospacing="0" w:after="240" w:afterAutospacing="0"/>
                    <w:jc w:val="center"/>
                  </w:pPr>
                  <w:r w:rsidRPr="00410FBA">
                    <w:rPr>
                      <w:bCs/>
                      <w:rPrChange w:id="769" w:author="Dang Oanh" w:date="2024-05-31T15:47:00Z" w16du:dateUtc="2024-05-31T08:47:00Z">
                        <w:rPr>
                          <w:bCs/>
                          <w:color w:val="000000"/>
                        </w:rPr>
                      </w:rPrChange>
                    </w:rPr>
                    <w:t>int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21882DF" w14:textId="77777777" w:rsidR="00197A6D" w:rsidRPr="00410FBA" w:rsidRDefault="00197A6D" w:rsidP="00E03991">
                  <w:pPr>
                    <w:pStyle w:val="NormalWeb"/>
                    <w:spacing w:before="240" w:beforeAutospacing="0" w:after="240" w:afterAutospacing="0"/>
                    <w:jc w:val="center"/>
                  </w:pPr>
                  <w:r w:rsidRPr="00410FBA">
                    <w:rPr>
                      <w:bCs/>
                      <w:rPrChange w:id="770" w:author="Dang Oanh" w:date="2024-05-31T15:47:00Z" w16du:dateUtc="2024-05-31T08:47:00Z">
                        <w:rPr>
                          <w:bCs/>
                          <w:color w:val="000000"/>
                        </w:rPr>
                      </w:rPrChange>
                    </w:rPr>
                    <w:t>Id đơn vị</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6176D5" w14:textId="77777777" w:rsidR="00197A6D" w:rsidRPr="00410FBA" w:rsidRDefault="00197A6D" w:rsidP="00E03991">
                  <w:pPr>
                    <w:pStyle w:val="NormalWeb"/>
                    <w:spacing w:before="240" w:beforeAutospacing="0" w:after="240" w:afterAutospacing="0"/>
                    <w:jc w:val="center"/>
                  </w:pPr>
                  <w:r w:rsidRPr="00410FBA">
                    <w:rPr>
                      <w:bCs/>
                      <w:rPrChange w:id="771" w:author="Dang Oanh" w:date="2024-05-31T15:47:00Z" w16du:dateUtc="2024-05-31T08:47:00Z">
                        <w:rPr>
                          <w:bCs/>
                          <w:color w:val="000000"/>
                        </w:rPr>
                      </w:rPrChange>
                    </w:rPr>
                    <w:t>Có</w:t>
                  </w:r>
                </w:p>
              </w:tc>
            </w:tr>
          </w:tbl>
          <w:p w14:paraId="685715B2" w14:textId="047C9E7D" w:rsidR="00AB5502" w:rsidRPr="00410FBA" w:rsidRDefault="00AB5502" w:rsidP="002148A5">
            <w:pPr>
              <w:pStyle w:val="ListParagraph"/>
              <w:numPr>
                <w:ilvl w:val="0"/>
                <w:numId w:val="19"/>
              </w:numPr>
              <w:spacing w:before="120" w:after="120"/>
              <w:rPr>
                <w:b/>
                <w:sz w:val="26"/>
                <w:szCs w:val="26"/>
              </w:rPr>
            </w:pPr>
            <w:r w:rsidRPr="00410FBA">
              <w:rPr>
                <w:b/>
                <w:sz w:val="26"/>
                <w:szCs w:val="26"/>
              </w:rPr>
              <w:t xml:space="preserve">Thông tin đầu ra: </w:t>
            </w:r>
          </w:p>
          <w:p w14:paraId="0204BCA5" w14:textId="7DC5F4D7" w:rsidR="002148A5" w:rsidRPr="00410FBA" w:rsidRDefault="00AB5502" w:rsidP="002148A5">
            <w:pPr>
              <w:spacing w:before="120" w:after="120"/>
              <w:rPr>
                <w:sz w:val="26"/>
                <w:szCs w:val="26"/>
              </w:rPr>
            </w:pPr>
            <w:r w:rsidRPr="00410FBA">
              <w:rPr>
                <w:sz w:val="26"/>
                <w:szCs w:val="26"/>
                <w:lang w:val="vi-VN"/>
              </w:rPr>
              <w:t xml:space="preserve">+ </w:t>
            </w:r>
            <w:r w:rsidR="002148A5" w:rsidRPr="00410FBA">
              <w:rPr>
                <w:sz w:val="26"/>
                <w:szCs w:val="26"/>
              </w:rPr>
              <w:t>Success code</w:t>
            </w:r>
          </w:p>
          <w:p w14:paraId="2E4EDBB6" w14:textId="2EED99E1" w:rsidR="003A62A6" w:rsidRPr="00410FBA" w:rsidRDefault="003A62A6" w:rsidP="002148A5">
            <w:pPr>
              <w:spacing w:before="120" w:after="120"/>
              <w:rPr>
                <w:sz w:val="26"/>
                <w:szCs w:val="26"/>
              </w:rPr>
            </w:pPr>
            <w:r w:rsidRPr="00410FBA">
              <w:rPr>
                <w:noProof/>
              </w:rPr>
              <w:drawing>
                <wp:inline distT="0" distB="0" distL="0" distR="0" wp14:anchorId="6C351E08" wp14:editId="66E1821D">
                  <wp:extent cx="2382549" cy="1786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7813" cy="1812694"/>
                          </a:xfrm>
                          <a:prstGeom prst="rect">
                            <a:avLst/>
                          </a:prstGeom>
                        </pic:spPr>
                      </pic:pic>
                    </a:graphicData>
                  </a:graphic>
                </wp:inline>
              </w:drawing>
            </w:r>
          </w:p>
          <w:p w14:paraId="0A566C44" w14:textId="2EAD3385" w:rsidR="00E03991" w:rsidRPr="00410FBA" w:rsidRDefault="002148A5" w:rsidP="00E03991">
            <w:pPr>
              <w:spacing w:before="120" w:after="120"/>
              <w:rPr>
                <w:sz w:val="26"/>
                <w:szCs w:val="26"/>
              </w:rPr>
            </w:pPr>
            <w:r w:rsidRPr="00410FBA">
              <w:rPr>
                <w:sz w:val="26"/>
                <w:szCs w:val="26"/>
              </w:rPr>
              <w:t>+ Error code:</w:t>
            </w:r>
          </w:p>
          <w:p w14:paraId="459E4F3B" w14:textId="2F53ED08" w:rsidR="003A62A6" w:rsidRPr="00410FBA" w:rsidRDefault="003A62A6" w:rsidP="00E03991">
            <w:pPr>
              <w:spacing w:before="120" w:after="120"/>
              <w:rPr>
                <w:sz w:val="26"/>
                <w:szCs w:val="26"/>
              </w:rPr>
            </w:pPr>
            <w:r w:rsidRPr="00410FBA">
              <w:rPr>
                <w:noProof/>
              </w:rPr>
              <w:drawing>
                <wp:inline distT="0" distB="0" distL="0" distR="0" wp14:anchorId="41B924C5" wp14:editId="4B7463FA">
                  <wp:extent cx="2371090" cy="48681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7541" cy="496350"/>
                          </a:xfrm>
                          <a:prstGeom prst="rect">
                            <a:avLst/>
                          </a:prstGeom>
                        </pic:spPr>
                      </pic:pic>
                    </a:graphicData>
                  </a:graphic>
                </wp:inline>
              </w:drawing>
            </w:r>
          </w:p>
          <w:p w14:paraId="649C2A1F" w14:textId="687766AC" w:rsidR="00AB5502" w:rsidRPr="00410FBA" w:rsidRDefault="00AB5502" w:rsidP="002148A5">
            <w:pPr>
              <w:pStyle w:val="ListParagraph"/>
              <w:numPr>
                <w:ilvl w:val="0"/>
                <w:numId w:val="19"/>
              </w:numPr>
              <w:spacing w:before="120" w:after="120"/>
              <w:rPr>
                <w:b/>
                <w:sz w:val="26"/>
                <w:szCs w:val="26"/>
              </w:rPr>
            </w:pPr>
            <w:r w:rsidRPr="00410FBA">
              <w:rPr>
                <w:b/>
                <w:sz w:val="26"/>
                <w:szCs w:val="26"/>
              </w:rPr>
              <w:t>Chức năng xử lý:</w:t>
            </w:r>
          </w:p>
          <w:p w14:paraId="5608E54A" w14:textId="77777777" w:rsidR="00AB5502" w:rsidRPr="00410FBA" w:rsidRDefault="00AB5502" w:rsidP="00AB5502">
            <w:pPr>
              <w:pStyle w:val="NormalWeb"/>
              <w:spacing w:before="0" w:beforeAutospacing="0" w:after="0" w:afterAutospacing="0"/>
              <w:textAlignment w:val="baseline"/>
              <w:rPr>
                <w:sz w:val="26"/>
                <w:szCs w:val="26"/>
                <w:lang w:val="vi-VN"/>
              </w:rPr>
            </w:pPr>
            <w:r w:rsidRPr="00410FBA">
              <w:rPr>
                <w:sz w:val="26"/>
                <w:szCs w:val="26"/>
                <w:lang w:val="vi-VN"/>
              </w:rPr>
              <w:t>+ Hệ thống thực hiện kiểm tra xem token có quyền gọi API hay không</w:t>
            </w:r>
          </w:p>
          <w:p w14:paraId="2E5135A7" w14:textId="4EDC786F" w:rsidR="00AB5502" w:rsidRPr="00410FBA" w:rsidRDefault="00AB5502" w:rsidP="00AB5502">
            <w:pPr>
              <w:pStyle w:val="NormalWeb"/>
              <w:spacing w:before="0" w:beforeAutospacing="0" w:after="120" w:afterAutospacing="0"/>
              <w:textAlignment w:val="baseline"/>
              <w:rPr>
                <w:sz w:val="26"/>
                <w:szCs w:val="26"/>
                <w:lang w:val="vi-VN"/>
              </w:rPr>
            </w:pPr>
            <w:r w:rsidRPr="00410FBA">
              <w:rPr>
                <w:sz w:val="26"/>
                <w:szCs w:val="26"/>
                <w:lang w:val="vi-VN"/>
              </w:rPr>
              <w:t>+ Hệ thống kiểm tra xem người dùng có được truy cập đến dữ liệu theo đơn vị id truyền lên hay không</w:t>
            </w:r>
          </w:p>
          <w:p w14:paraId="7B0526E4" w14:textId="29481912" w:rsidR="00197A6D" w:rsidRPr="00410FBA" w:rsidRDefault="00197A6D" w:rsidP="00AB5502">
            <w:pPr>
              <w:pStyle w:val="NormalWeb"/>
              <w:spacing w:before="0" w:beforeAutospacing="0" w:after="120" w:afterAutospacing="0"/>
              <w:textAlignment w:val="baseline"/>
              <w:rPr>
                <w:sz w:val="26"/>
                <w:szCs w:val="26"/>
                <w:lang w:val="vi-VN"/>
              </w:rPr>
            </w:pPr>
            <w:r w:rsidRPr="00410FBA">
              <w:rPr>
                <w:sz w:val="26"/>
                <w:szCs w:val="26"/>
                <w:lang w:val="vi-VN"/>
              </w:rPr>
              <w:t>+ Dữ liệu đầu ra lấy từ bảng certificates, các bản ghi có status =0,1,2 theo đơn vị id và id đầu vào. Nếu không tìm thấy thì trả về lỗi 404 theo id đầu vào</w:t>
            </w:r>
          </w:p>
          <w:p w14:paraId="6084D826" w14:textId="77777777" w:rsidR="00AB5502" w:rsidRPr="00410FBA" w:rsidRDefault="00AB5502" w:rsidP="00AB5502">
            <w:pPr>
              <w:pStyle w:val="ListParagraph"/>
              <w:numPr>
                <w:ilvl w:val="0"/>
                <w:numId w:val="19"/>
              </w:numPr>
              <w:spacing w:before="120" w:after="120"/>
              <w:rPr>
                <w:b/>
                <w:sz w:val="26"/>
                <w:szCs w:val="26"/>
              </w:rPr>
            </w:pPr>
            <w:r w:rsidRPr="00410FBA">
              <w:rPr>
                <w:b/>
                <w:sz w:val="26"/>
                <w:szCs w:val="26"/>
              </w:rPr>
              <w:t xml:space="preserve">Các ngoại lệ: </w:t>
            </w:r>
          </w:p>
          <w:p w14:paraId="14D41344" w14:textId="6365067D" w:rsidR="00AB5502" w:rsidRPr="00410FBA" w:rsidRDefault="00AB5502" w:rsidP="00AB5502">
            <w:pPr>
              <w:spacing w:before="120" w:after="120"/>
              <w:rPr>
                <w:b/>
                <w:sz w:val="26"/>
                <w:szCs w:val="26"/>
              </w:rPr>
            </w:pPr>
            <w:r w:rsidRPr="00410FBA">
              <w:rPr>
                <w:sz w:val="26"/>
                <w:szCs w:val="26"/>
              </w:rPr>
              <w:t>Không</w:t>
            </w:r>
            <w:r w:rsidRPr="00410FBA">
              <w:rPr>
                <w:sz w:val="26"/>
                <w:szCs w:val="26"/>
                <w:lang w:val="vi-VN"/>
              </w:rPr>
              <w:t xml:space="preserve"> có</w:t>
            </w:r>
          </w:p>
        </w:tc>
        <w:tc>
          <w:tcPr>
            <w:tcW w:w="371" w:type="pct"/>
          </w:tcPr>
          <w:p w14:paraId="26F3D765" w14:textId="3F249C4A" w:rsidR="00AB5502" w:rsidRPr="00410FBA" w:rsidRDefault="00AB5502" w:rsidP="00AB5502">
            <w:pPr>
              <w:spacing w:before="120" w:after="120"/>
              <w:rPr>
                <w:sz w:val="26"/>
                <w:szCs w:val="26"/>
              </w:rPr>
            </w:pPr>
            <w:r w:rsidRPr="00410FBA">
              <w:rPr>
                <w:sz w:val="26"/>
                <w:szCs w:val="26"/>
              </w:rPr>
              <w:t>Cao</w:t>
            </w:r>
          </w:p>
        </w:tc>
        <w:tc>
          <w:tcPr>
            <w:tcW w:w="414" w:type="pct"/>
          </w:tcPr>
          <w:p w14:paraId="739B004D" w14:textId="3F395113" w:rsidR="00AB5502" w:rsidRPr="00410FBA" w:rsidRDefault="00AB5502" w:rsidP="00AB5502">
            <w:pPr>
              <w:spacing w:before="120" w:after="120"/>
              <w:rPr>
                <w:sz w:val="26"/>
                <w:szCs w:val="26"/>
              </w:rPr>
            </w:pPr>
            <w:r w:rsidRPr="00410FBA">
              <w:rPr>
                <w:sz w:val="26"/>
                <w:szCs w:val="26"/>
              </w:rPr>
              <w:t>Cao</w:t>
            </w:r>
          </w:p>
        </w:tc>
        <w:tc>
          <w:tcPr>
            <w:tcW w:w="463" w:type="pct"/>
          </w:tcPr>
          <w:p w14:paraId="1C67762C" w14:textId="14E82E5C" w:rsidR="00AB5502" w:rsidRPr="00410FBA" w:rsidRDefault="00AB5502" w:rsidP="00AB5502">
            <w:pPr>
              <w:spacing w:before="120" w:after="120"/>
              <w:rPr>
                <w:sz w:val="26"/>
                <w:szCs w:val="26"/>
              </w:rPr>
            </w:pPr>
            <w:r w:rsidRPr="00410FBA">
              <w:rPr>
                <w:sz w:val="26"/>
                <w:szCs w:val="26"/>
              </w:rPr>
              <w:t>Quản trị hệ thống quản lý doanh nghiệp</w:t>
            </w:r>
          </w:p>
        </w:tc>
      </w:tr>
    </w:tbl>
    <w:p w14:paraId="7210EE0F" w14:textId="77777777" w:rsidR="00386670" w:rsidRPr="00410FBA" w:rsidRDefault="00386670" w:rsidP="00386670"/>
    <w:p w14:paraId="7C386704" w14:textId="3D460C0E" w:rsidR="00974253" w:rsidRPr="00410FBA" w:rsidRDefault="00974253" w:rsidP="00974253">
      <w:pPr>
        <w:pStyle w:val="Heading3"/>
        <w:numPr>
          <w:ilvl w:val="0"/>
          <w:numId w:val="0"/>
        </w:numPr>
      </w:pPr>
      <w:bookmarkStart w:id="772" w:name="_Toc167894555"/>
      <w:r w:rsidRPr="00410FBA">
        <w:t>IV.5.2 API quản lý mẫu hóa đơn</w:t>
      </w:r>
      <w:bookmarkEnd w:id="772"/>
    </w:p>
    <w:tbl>
      <w:tblPr>
        <w:tblStyle w:val="TableGrid"/>
        <w:tblW w:w="5000" w:type="pct"/>
        <w:tblLook w:val="04A0" w:firstRow="1" w:lastRow="0" w:firstColumn="1" w:lastColumn="0" w:noHBand="0" w:noVBand="1"/>
      </w:tblPr>
      <w:tblGrid>
        <w:gridCol w:w="607"/>
        <w:gridCol w:w="2111"/>
        <w:gridCol w:w="561"/>
        <w:gridCol w:w="3681"/>
        <w:gridCol w:w="627"/>
        <w:gridCol w:w="698"/>
        <w:gridCol w:w="779"/>
      </w:tblGrid>
      <w:tr w:rsidR="00410FBA" w:rsidRPr="00410FBA" w14:paraId="014F0CB7" w14:textId="77777777" w:rsidTr="002E2C04">
        <w:trPr>
          <w:trHeight w:val="1104"/>
          <w:tblHeader/>
        </w:trPr>
        <w:tc>
          <w:tcPr>
            <w:tcW w:w="392" w:type="pct"/>
          </w:tcPr>
          <w:p w14:paraId="6D90F556" w14:textId="77777777" w:rsidR="0045152E" w:rsidRPr="00410FBA" w:rsidRDefault="0045152E" w:rsidP="002E2C04">
            <w:pPr>
              <w:spacing w:before="120" w:after="120"/>
              <w:jc w:val="center"/>
              <w:rPr>
                <w:b/>
                <w:sz w:val="26"/>
                <w:szCs w:val="26"/>
              </w:rPr>
            </w:pPr>
            <w:r w:rsidRPr="00410FBA">
              <w:rPr>
                <w:b/>
                <w:sz w:val="26"/>
                <w:szCs w:val="26"/>
              </w:rPr>
              <w:t>STT</w:t>
            </w:r>
          </w:p>
        </w:tc>
        <w:tc>
          <w:tcPr>
            <w:tcW w:w="821" w:type="pct"/>
          </w:tcPr>
          <w:p w14:paraId="6D20E20B" w14:textId="77777777" w:rsidR="0045152E" w:rsidRPr="00410FBA" w:rsidRDefault="0045152E" w:rsidP="002E2C04">
            <w:pPr>
              <w:spacing w:before="120" w:after="120"/>
              <w:jc w:val="center"/>
              <w:rPr>
                <w:b/>
                <w:sz w:val="26"/>
                <w:szCs w:val="26"/>
              </w:rPr>
            </w:pPr>
            <w:r w:rsidRPr="00410FBA">
              <w:rPr>
                <w:b/>
                <w:sz w:val="26"/>
                <w:szCs w:val="26"/>
              </w:rPr>
              <w:t>Mã yêu cầu</w:t>
            </w:r>
          </w:p>
        </w:tc>
        <w:tc>
          <w:tcPr>
            <w:tcW w:w="654" w:type="pct"/>
          </w:tcPr>
          <w:p w14:paraId="218CBF4D" w14:textId="77777777" w:rsidR="0045152E" w:rsidRPr="00410FBA" w:rsidRDefault="0045152E" w:rsidP="002E2C04">
            <w:pPr>
              <w:spacing w:before="120" w:after="120"/>
              <w:jc w:val="center"/>
              <w:rPr>
                <w:b/>
                <w:sz w:val="26"/>
                <w:szCs w:val="26"/>
              </w:rPr>
            </w:pPr>
            <w:r w:rsidRPr="00410FBA">
              <w:rPr>
                <w:b/>
                <w:sz w:val="26"/>
                <w:szCs w:val="26"/>
              </w:rPr>
              <w:t>Tên yêu cầu</w:t>
            </w:r>
          </w:p>
        </w:tc>
        <w:tc>
          <w:tcPr>
            <w:tcW w:w="1553" w:type="pct"/>
          </w:tcPr>
          <w:p w14:paraId="2F93B7D4" w14:textId="77777777" w:rsidR="0045152E" w:rsidRPr="00410FBA" w:rsidRDefault="0045152E" w:rsidP="002E2C04">
            <w:pPr>
              <w:spacing w:before="120" w:after="120"/>
              <w:jc w:val="center"/>
              <w:rPr>
                <w:b/>
                <w:sz w:val="26"/>
                <w:szCs w:val="26"/>
              </w:rPr>
            </w:pPr>
            <w:r w:rsidRPr="00410FBA">
              <w:rPr>
                <w:b/>
                <w:sz w:val="26"/>
                <w:szCs w:val="26"/>
              </w:rPr>
              <w:t xml:space="preserve">Mô tả </w:t>
            </w:r>
          </w:p>
        </w:tc>
        <w:tc>
          <w:tcPr>
            <w:tcW w:w="442" w:type="pct"/>
          </w:tcPr>
          <w:p w14:paraId="51000519" w14:textId="77777777" w:rsidR="0045152E" w:rsidRPr="00410FBA" w:rsidRDefault="0045152E" w:rsidP="002E2C04">
            <w:pPr>
              <w:spacing w:before="120" w:after="120"/>
              <w:jc w:val="center"/>
              <w:rPr>
                <w:b/>
                <w:sz w:val="26"/>
                <w:szCs w:val="26"/>
              </w:rPr>
            </w:pPr>
            <w:r w:rsidRPr="00410FBA">
              <w:rPr>
                <w:b/>
                <w:sz w:val="26"/>
                <w:szCs w:val="26"/>
              </w:rPr>
              <w:t>Mức độ ưu tiên</w:t>
            </w:r>
          </w:p>
        </w:tc>
        <w:tc>
          <w:tcPr>
            <w:tcW w:w="603" w:type="pct"/>
          </w:tcPr>
          <w:p w14:paraId="08D07C0F" w14:textId="77777777" w:rsidR="0045152E" w:rsidRPr="00410FBA" w:rsidRDefault="0045152E" w:rsidP="002E2C04">
            <w:pPr>
              <w:spacing w:before="120" w:after="120"/>
              <w:jc w:val="center"/>
              <w:rPr>
                <w:b/>
                <w:sz w:val="26"/>
                <w:szCs w:val="26"/>
              </w:rPr>
            </w:pPr>
            <w:r w:rsidRPr="00410FBA">
              <w:rPr>
                <w:b/>
                <w:sz w:val="26"/>
                <w:szCs w:val="26"/>
              </w:rPr>
              <w:t>Mức độ quan trọng</w:t>
            </w:r>
          </w:p>
        </w:tc>
        <w:tc>
          <w:tcPr>
            <w:tcW w:w="535" w:type="pct"/>
          </w:tcPr>
          <w:p w14:paraId="4133F51C" w14:textId="77777777" w:rsidR="0045152E" w:rsidRPr="00410FBA" w:rsidRDefault="0045152E" w:rsidP="002E2C04">
            <w:pPr>
              <w:spacing w:before="120" w:after="120"/>
              <w:jc w:val="center"/>
              <w:rPr>
                <w:b/>
                <w:sz w:val="26"/>
                <w:szCs w:val="26"/>
              </w:rPr>
            </w:pPr>
            <w:r w:rsidRPr="00410FBA">
              <w:rPr>
                <w:b/>
                <w:sz w:val="26"/>
                <w:szCs w:val="26"/>
              </w:rPr>
              <w:t>Đối tượng liên quan</w:t>
            </w:r>
          </w:p>
        </w:tc>
      </w:tr>
      <w:tr w:rsidR="00E804C0" w:rsidRPr="00410FBA" w14:paraId="063C6B3D" w14:textId="77777777" w:rsidTr="002E2C04">
        <w:tc>
          <w:tcPr>
            <w:tcW w:w="392" w:type="pct"/>
          </w:tcPr>
          <w:p w14:paraId="50A77E47" w14:textId="77777777" w:rsidR="0045152E" w:rsidRPr="00410FBA" w:rsidRDefault="0045152E" w:rsidP="002E2C04">
            <w:pPr>
              <w:pStyle w:val="ListParagraph"/>
              <w:spacing w:before="120" w:after="120"/>
              <w:ind w:left="0"/>
              <w:rPr>
                <w:sz w:val="26"/>
                <w:szCs w:val="26"/>
              </w:rPr>
            </w:pPr>
            <w:r w:rsidRPr="00410FBA">
              <w:rPr>
                <w:sz w:val="26"/>
                <w:szCs w:val="26"/>
              </w:rPr>
              <w:t>1</w:t>
            </w:r>
          </w:p>
        </w:tc>
        <w:tc>
          <w:tcPr>
            <w:tcW w:w="821" w:type="pct"/>
          </w:tcPr>
          <w:p w14:paraId="44A453AB" w14:textId="227B5D19" w:rsidR="0045152E" w:rsidRPr="00410FBA" w:rsidRDefault="00075681" w:rsidP="002E2C04">
            <w:pPr>
              <w:spacing w:before="120" w:after="120"/>
              <w:jc w:val="center"/>
              <w:rPr>
                <w:sz w:val="26"/>
                <w:szCs w:val="26"/>
              </w:rPr>
            </w:pPr>
            <w:r w:rsidRPr="00410FBA">
              <w:rPr>
                <w:sz w:val="26"/>
                <w:szCs w:val="26"/>
              </w:rPr>
              <w:t>UR_HDDT_044.02.01</w:t>
            </w:r>
          </w:p>
        </w:tc>
        <w:tc>
          <w:tcPr>
            <w:tcW w:w="654" w:type="pct"/>
          </w:tcPr>
          <w:p w14:paraId="6F2A9F4F" w14:textId="77777777" w:rsidR="0045152E" w:rsidRPr="00410FBA" w:rsidRDefault="0045152E" w:rsidP="002E2C04">
            <w:pPr>
              <w:spacing w:before="120" w:after="120"/>
              <w:rPr>
                <w:sz w:val="26"/>
                <w:szCs w:val="26"/>
                <w:lang w:val="vi-VN"/>
              </w:rPr>
            </w:pPr>
            <w:r w:rsidRPr="00410FBA">
              <w:rPr>
                <w:sz w:val="26"/>
                <w:szCs w:val="26"/>
                <w:lang w:val="vi-VN"/>
              </w:rPr>
              <w:t>API liệt kê</w:t>
            </w:r>
          </w:p>
        </w:tc>
        <w:tc>
          <w:tcPr>
            <w:tcW w:w="1553" w:type="pct"/>
          </w:tcPr>
          <w:p w14:paraId="512E91E2" w14:textId="77777777" w:rsidR="0045152E" w:rsidRPr="00410FBA" w:rsidRDefault="0045152E" w:rsidP="002E2C04">
            <w:pPr>
              <w:pStyle w:val="ListParagraph"/>
              <w:numPr>
                <w:ilvl w:val="0"/>
                <w:numId w:val="19"/>
              </w:numPr>
              <w:spacing w:before="120" w:after="120"/>
              <w:rPr>
                <w:sz w:val="26"/>
                <w:szCs w:val="26"/>
              </w:rPr>
            </w:pPr>
            <w:r w:rsidRPr="00410FBA">
              <w:rPr>
                <w:b/>
                <w:sz w:val="26"/>
                <w:szCs w:val="26"/>
              </w:rPr>
              <w:t>Phát biểu yêu cầu:</w:t>
            </w:r>
          </w:p>
          <w:p w14:paraId="029F726F" w14:textId="7E63F194" w:rsidR="0045152E" w:rsidRPr="00410FBA" w:rsidRDefault="0045152E" w:rsidP="002E2C04">
            <w:pPr>
              <w:spacing w:before="120" w:after="120"/>
              <w:rPr>
                <w:sz w:val="26"/>
                <w:szCs w:val="26"/>
              </w:rPr>
            </w:pPr>
            <w:r w:rsidRPr="00410FBA">
              <w:rPr>
                <w:sz w:val="26"/>
                <w:szCs w:val="26"/>
              </w:rPr>
              <w:t xml:space="preserve">Cho phép người dùng </w:t>
            </w:r>
            <w:r w:rsidRPr="00410FBA">
              <w:rPr>
                <w:sz w:val="26"/>
                <w:szCs w:val="26"/>
                <w:lang w:val="vi-VN"/>
              </w:rPr>
              <w:t xml:space="preserve">gọi API liệt kê danh sách </w:t>
            </w:r>
            <w:r w:rsidR="00AB5502" w:rsidRPr="00410FBA">
              <w:rPr>
                <w:sz w:val="26"/>
                <w:szCs w:val="26"/>
                <w:lang w:val="vi-VN"/>
              </w:rPr>
              <w:t>mẫu hoá đơn</w:t>
            </w:r>
          </w:p>
          <w:p w14:paraId="39F5ABF2" w14:textId="77777777" w:rsidR="0045152E" w:rsidRPr="00410FBA" w:rsidRDefault="0045152E" w:rsidP="002E2C04">
            <w:pPr>
              <w:pStyle w:val="ListParagraph"/>
              <w:numPr>
                <w:ilvl w:val="0"/>
                <w:numId w:val="19"/>
              </w:numPr>
              <w:spacing w:before="120" w:after="120"/>
              <w:rPr>
                <w:b/>
                <w:sz w:val="26"/>
                <w:szCs w:val="26"/>
              </w:rPr>
            </w:pPr>
            <w:r w:rsidRPr="00410FBA">
              <w:rPr>
                <w:b/>
                <w:sz w:val="26"/>
                <w:szCs w:val="26"/>
              </w:rPr>
              <w:t xml:space="preserve">Thông tin đầu vào: </w:t>
            </w:r>
          </w:p>
          <w:p w14:paraId="20D22F6C" w14:textId="4B896527" w:rsidR="0045152E" w:rsidRPr="00410FBA" w:rsidRDefault="0045152E" w:rsidP="002E2C04">
            <w:pPr>
              <w:rPr>
                <w:sz w:val="26"/>
                <w:szCs w:val="26"/>
              </w:rPr>
            </w:pPr>
            <w:r w:rsidRPr="00410FBA">
              <w:rPr>
                <w:sz w:val="26"/>
                <w:szCs w:val="26"/>
                <w:lang w:val="vi-VN"/>
              </w:rPr>
              <w:t xml:space="preserve">+ </w:t>
            </w:r>
            <w:r w:rsidR="00E03991" w:rsidRPr="00410FBA">
              <w:rPr>
                <w:sz w:val="26"/>
                <w:szCs w:val="26"/>
              </w:rPr>
              <w:t>Link API: /api/Invoice/</w:t>
            </w:r>
            <w:r w:rsidR="00E03991" w:rsidRPr="00410FBA">
              <w:rPr>
                <w:i/>
                <w:iCs/>
                <w:sz w:val="26"/>
                <w:szCs w:val="26"/>
              </w:rPr>
              <w:t>Search</w:t>
            </w:r>
            <w:r w:rsidR="00E03991" w:rsidRPr="00410FBA">
              <w:rPr>
                <w:sz w:val="26"/>
                <w:szCs w:val="26"/>
              </w:rPr>
              <w:t>InvoiceTemplate</w:t>
            </w:r>
          </w:p>
          <w:p w14:paraId="70FA5B10" w14:textId="41CACE79" w:rsidR="00E03991" w:rsidRPr="00410FBA" w:rsidRDefault="00E03991" w:rsidP="002E2C04">
            <w:pPr>
              <w:rPr>
                <w:sz w:val="26"/>
                <w:szCs w:val="26"/>
              </w:rPr>
            </w:pPr>
            <w:r w:rsidRPr="00410FBA">
              <w:rPr>
                <w:sz w:val="26"/>
                <w:szCs w:val="26"/>
              </w:rPr>
              <w:t>+ Phương thức: GET</w:t>
            </w:r>
          </w:p>
          <w:p w14:paraId="1C5FC37D" w14:textId="0173C1D8" w:rsidR="00197A6D" w:rsidRPr="00410FBA" w:rsidRDefault="00E915C6" w:rsidP="002E2C04">
            <w:pPr>
              <w:rPr>
                <w:sz w:val="26"/>
                <w:szCs w:val="26"/>
              </w:rPr>
            </w:pPr>
            <w:r w:rsidRPr="00410FBA">
              <w:rPr>
                <w:noProof/>
              </w:rPr>
              <w:drawing>
                <wp:inline distT="0" distB="0" distL="0" distR="0" wp14:anchorId="50E01F5C" wp14:editId="0C032A76">
                  <wp:extent cx="2537460" cy="365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279" cy="383805"/>
                          </a:xfrm>
                          <a:prstGeom prst="rect">
                            <a:avLst/>
                          </a:prstGeom>
                        </pic:spPr>
                      </pic:pic>
                    </a:graphicData>
                  </a:graphic>
                </wp:inline>
              </w:drawing>
            </w:r>
          </w:p>
          <w:p w14:paraId="3A71F7CF" w14:textId="77777777" w:rsidR="0045152E" w:rsidRPr="00410FBA" w:rsidRDefault="0045152E" w:rsidP="002E2C04">
            <w:pPr>
              <w:pStyle w:val="ListParagraph"/>
              <w:numPr>
                <w:ilvl w:val="0"/>
                <w:numId w:val="19"/>
              </w:numPr>
              <w:spacing w:before="120" w:after="120"/>
              <w:rPr>
                <w:b/>
                <w:sz w:val="26"/>
                <w:szCs w:val="26"/>
              </w:rPr>
            </w:pPr>
            <w:r w:rsidRPr="00410FBA">
              <w:rPr>
                <w:b/>
                <w:sz w:val="26"/>
                <w:szCs w:val="26"/>
              </w:rPr>
              <w:t xml:space="preserve">Thông tin đầu ra: </w:t>
            </w:r>
          </w:p>
          <w:p w14:paraId="0C91B09E" w14:textId="02A05B0D" w:rsidR="0045152E" w:rsidRPr="00410FBA" w:rsidRDefault="0045152E" w:rsidP="00E03991">
            <w:pPr>
              <w:spacing w:before="120" w:after="120"/>
              <w:rPr>
                <w:sz w:val="26"/>
                <w:szCs w:val="26"/>
              </w:rPr>
            </w:pPr>
            <w:r w:rsidRPr="00410FBA">
              <w:rPr>
                <w:sz w:val="26"/>
                <w:szCs w:val="26"/>
                <w:lang w:val="vi-VN"/>
              </w:rPr>
              <w:t xml:space="preserve">+ </w:t>
            </w:r>
            <w:r w:rsidR="00E03991" w:rsidRPr="00410FBA">
              <w:rPr>
                <w:sz w:val="26"/>
                <w:szCs w:val="26"/>
              </w:rPr>
              <w:t>Success code</w:t>
            </w:r>
          </w:p>
          <w:p w14:paraId="5CD1ACBB" w14:textId="2E22AE6E" w:rsidR="00E915C6" w:rsidRPr="00410FBA" w:rsidRDefault="00E915C6" w:rsidP="00E03991">
            <w:pPr>
              <w:spacing w:before="120" w:after="120"/>
              <w:rPr>
                <w:sz w:val="26"/>
                <w:szCs w:val="26"/>
              </w:rPr>
            </w:pPr>
            <w:r w:rsidRPr="00410FBA">
              <w:rPr>
                <w:noProof/>
              </w:rPr>
              <w:drawing>
                <wp:inline distT="0" distB="0" distL="0" distR="0" wp14:anchorId="038A8300" wp14:editId="11C04821">
                  <wp:extent cx="2769171" cy="1729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8466" cy="1741792"/>
                          </a:xfrm>
                          <a:prstGeom prst="rect">
                            <a:avLst/>
                          </a:prstGeom>
                        </pic:spPr>
                      </pic:pic>
                    </a:graphicData>
                  </a:graphic>
                </wp:inline>
              </w:drawing>
            </w:r>
          </w:p>
          <w:p w14:paraId="31E3A121" w14:textId="27BE9C3F" w:rsidR="00E03991" w:rsidRPr="00410FBA" w:rsidRDefault="00E03991" w:rsidP="00E03991">
            <w:pPr>
              <w:spacing w:before="120" w:after="120"/>
              <w:rPr>
                <w:sz w:val="26"/>
                <w:szCs w:val="26"/>
              </w:rPr>
            </w:pPr>
            <w:r w:rsidRPr="00410FBA">
              <w:rPr>
                <w:sz w:val="26"/>
                <w:szCs w:val="26"/>
              </w:rPr>
              <w:t>+ Error code</w:t>
            </w:r>
          </w:p>
          <w:p w14:paraId="567CD3CF" w14:textId="12505AA6" w:rsidR="00E915C6" w:rsidRPr="00410FBA" w:rsidRDefault="00E804C0" w:rsidP="00E03991">
            <w:pPr>
              <w:spacing w:before="120" w:after="120"/>
              <w:rPr>
                <w:sz w:val="26"/>
                <w:szCs w:val="26"/>
              </w:rPr>
            </w:pPr>
            <w:r w:rsidRPr="00410FBA">
              <w:rPr>
                <w:noProof/>
              </w:rPr>
              <w:drawing>
                <wp:inline distT="0" distB="0" distL="0" distR="0" wp14:anchorId="2FB2507F" wp14:editId="18C94C46">
                  <wp:extent cx="2748060"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7569" cy="1573190"/>
                          </a:xfrm>
                          <a:prstGeom prst="rect">
                            <a:avLst/>
                          </a:prstGeom>
                        </pic:spPr>
                      </pic:pic>
                    </a:graphicData>
                  </a:graphic>
                </wp:inline>
              </w:drawing>
            </w:r>
          </w:p>
          <w:p w14:paraId="4C3167F4" w14:textId="77777777" w:rsidR="0045152E" w:rsidRPr="00410FBA" w:rsidRDefault="0045152E" w:rsidP="002E2C04">
            <w:pPr>
              <w:pStyle w:val="ListParagraph"/>
              <w:numPr>
                <w:ilvl w:val="0"/>
                <w:numId w:val="19"/>
              </w:numPr>
              <w:spacing w:before="120" w:after="120"/>
              <w:rPr>
                <w:b/>
                <w:sz w:val="26"/>
                <w:szCs w:val="26"/>
              </w:rPr>
            </w:pPr>
            <w:r w:rsidRPr="00410FBA">
              <w:rPr>
                <w:b/>
                <w:sz w:val="26"/>
                <w:szCs w:val="26"/>
              </w:rPr>
              <w:t>Chức năng xử lý:</w:t>
            </w:r>
          </w:p>
          <w:p w14:paraId="1E6DCB38" w14:textId="77777777" w:rsidR="0045152E" w:rsidRPr="00410FBA" w:rsidRDefault="0045152E" w:rsidP="002E2C04">
            <w:pPr>
              <w:pStyle w:val="NormalWeb"/>
              <w:spacing w:before="0" w:beforeAutospacing="0" w:after="0" w:afterAutospacing="0"/>
              <w:textAlignment w:val="baseline"/>
              <w:rPr>
                <w:sz w:val="26"/>
                <w:szCs w:val="26"/>
                <w:lang w:val="vi-VN"/>
              </w:rPr>
            </w:pPr>
            <w:r w:rsidRPr="00410FBA">
              <w:rPr>
                <w:sz w:val="26"/>
                <w:szCs w:val="26"/>
                <w:lang w:val="vi-VN"/>
              </w:rPr>
              <w:t>+ Hệ thống thực hiện kiểm tra xem token có quyền gọi API hay không</w:t>
            </w:r>
          </w:p>
          <w:p w14:paraId="7519D312" w14:textId="79094592" w:rsidR="0045152E" w:rsidRPr="00410FBA" w:rsidRDefault="0045152E" w:rsidP="002E2C04">
            <w:pPr>
              <w:pStyle w:val="NormalWeb"/>
              <w:spacing w:before="0" w:beforeAutospacing="0" w:after="120" w:afterAutospacing="0"/>
              <w:textAlignment w:val="baseline"/>
              <w:rPr>
                <w:sz w:val="26"/>
                <w:szCs w:val="26"/>
                <w:lang w:val="vi-VN"/>
              </w:rPr>
            </w:pPr>
            <w:r w:rsidRPr="00410FBA">
              <w:rPr>
                <w:sz w:val="26"/>
                <w:szCs w:val="26"/>
                <w:lang w:val="vi-VN"/>
              </w:rPr>
              <w:t>+ Hệ thống kiểm tra xem người dùng có được truy cập đến dữ liệu theo đơn vị id truyền lên hay không</w:t>
            </w:r>
          </w:p>
          <w:p w14:paraId="73BEFCBA" w14:textId="1A862DFF" w:rsidR="00E804C0" w:rsidRPr="00410FBA" w:rsidRDefault="00E804C0" w:rsidP="002E2C04">
            <w:pPr>
              <w:pStyle w:val="NormalWeb"/>
              <w:spacing w:before="0" w:beforeAutospacing="0" w:after="120" w:afterAutospacing="0"/>
              <w:textAlignment w:val="baseline"/>
              <w:rPr>
                <w:sz w:val="26"/>
                <w:szCs w:val="26"/>
                <w:lang w:val="vi-VN"/>
              </w:rPr>
            </w:pPr>
            <w:r w:rsidRPr="00410FBA">
              <w:rPr>
                <w:sz w:val="26"/>
                <w:szCs w:val="26"/>
              </w:rPr>
              <w:t xml:space="preserve">+ </w:t>
            </w:r>
            <w:r w:rsidRPr="00410FBA">
              <w:rPr>
                <w:sz w:val="26"/>
                <w:szCs w:val="26"/>
                <w:lang w:val="vi-VN"/>
              </w:rPr>
              <w:t>Dữ liệu đầu ra lấy từ bảng certificates, các bản ghi có status =0,1,2 theo đơn vị id và id đầu vào. Nếu không tìm thấy thì trả về lỗi 404 theo id đầu vào</w:t>
            </w:r>
          </w:p>
          <w:p w14:paraId="7AC34E6D" w14:textId="77777777" w:rsidR="0045152E" w:rsidRPr="00410FBA" w:rsidRDefault="0045152E" w:rsidP="002E2C04">
            <w:pPr>
              <w:pStyle w:val="ListParagraph"/>
              <w:numPr>
                <w:ilvl w:val="0"/>
                <w:numId w:val="19"/>
              </w:numPr>
              <w:spacing w:before="120" w:after="120"/>
              <w:rPr>
                <w:b/>
                <w:sz w:val="26"/>
                <w:szCs w:val="26"/>
              </w:rPr>
            </w:pPr>
            <w:r w:rsidRPr="00410FBA">
              <w:rPr>
                <w:b/>
                <w:sz w:val="26"/>
                <w:szCs w:val="26"/>
              </w:rPr>
              <w:t xml:space="preserve">Các ngoại lệ: </w:t>
            </w:r>
          </w:p>
          <w:p w14:paraId="31A4933A" w14:textId="77777777" w:rsidR="0045152E" w:rsidRPr="00410FBA" w:rsidRDefault="0045152E" w:rsidP="002E2C04">
            <w:pPr>
              <w:spacing w:before="120" w:after="120"/>
              <w:rPr>
                <w:b/>
                <w:sz w:val="26"/>
                <w:szCs w:val="26"/>
              </w:rPr>
            </w:pPr>
            <w:r w:rsidRPr="00410FBA">
              <w:rPr>
                <w:sz w:val="26"/>
                <w:szCs w:val="26"/>
              </w:rPr>
              <w:t>Không</w:t>
            </w:r>
            <w:r w:rsidRPr="00410FBA">
              <w:rPr>
                <w:sz w:val="26"/>
                <w:szCs w:val="26"/>
                <w:lang w:val="vi-VN"/>
              </w:rPr>
              <w:t xml:space="preserve"> có</w:t>
            </w:r>
            <w:r w:rsidRPr="00410FBA">
              <w:rPr>
                <w:sz w:val="26"/>
                <w:szCs w:val="26"/>
              </w:rPr>
              <w:t xml:space="preserve"> </w:t>
            </w:r>
          </w:p>
        </w:tc>
        <w:tc>
          <w:tcPr>
            <w:tcW w:w="442" w:type="pct"/>
          </w:tcPr>
          <w:p w14:paraId="11B0D3A4" w14:textId="77777777" w:rsidR="0045152E" w:rsidRPr="00410FBA" w:rsidRDefault="0045152E" w:rsidP="002E2C04">
            <w:pPr>
              <w:spacing w:before="120" w:after="120"/>
              <w:rPr>
                <w:sz w:val="26"/>
                <w:szCs w:val="26"/>
              </w:rPr>
            </w:pPr>
            <w:r w:rsidRPr="00410FBA">
              <w:rPr>
                <w:sz w:val="26"/>
                <w:szCs w:val="26"/>
              </w:rPr>
              <w:t>Cao</w:t>
            </w:r>
          </w:p>
        </w:tc>
        <w:tc>
          <w:tcPr>
            <w:tcW w:w="603" w:type="pct"/>
          </w:tcPr>
          <w:p w14:paraId="47B3FD90" w14:textId="77777777" w:rsidR="0045152E" w:rsidRPr="00410FBA" w:rsidRDefault="0045152E" w:rsidP="002E2C04">
            <w:pPr>
              <w:spacing w:before="120" w:after="120"/>
              <w:rPr>
                <w:sz w:val="26"/>
                <w:szCs w:val="26"/>
              </w:rPr>
            </w:pPr>
            <w:r w:rsidRPr="00410FBA">
              <w:rPr>
                <w:sz w:val="26"/>
                <w:szCs w:val="26"/>
              </w:rPr>
              <w:t>Cao</w:t>
            </w:r>
          </w:p>
        </w:tc>
        <w:tc>
          <w:tcPr>
            <w:tcW w:w="535" w:type="pct"/>
          </w:tcPr>
          <w:p w14:paraId="5F1365FC" w14:textId="77777777" w:rsidR="0045152E" w:rsidRPr="00410FBA" w:rsidRDefault="0045152E" w:rsidP="002E2C04">
            <w:pPr>
              <w:spacing w:before="120" w:after="120"/>
              <w:rPr>
                <w:sz w:val="26"/>
                <w:szCs w:val="26"/>
              </w:rPr>
            </w:pPr>
            <w:r w:rsidRPr="00410FBA">
              <w:rPr>
                <w:sz w:val="26"/>
                <w:szCs w:val="26"/>
              </w:rPr>
              <w:t>Quản trị hệ thống quản lý doanh nghiệp</w:t>
            </w:r>
          </w:p>
        </w:tc>
      </w:tr>
    </w:tbl>
    <w:p w14:paraId="43494961" w14:textId="77777777" w:rsidR="0045152E" w:rsidRPr="00410FBA" w:rsidRDefault="0045152E" w:rsidP="0045152E"/>
    <w:p w14:paraId="1AD51032" w14:textId="5B37B473" w:rsidR="00974253" w:rsidRPr="00410FBA" w:rsidRDefault="00974253" w:rsidP="00974253">
      <w:pPr>
        <w:pStyle w:val="Heading3"/>
        <w:numPr>
          <w:ilvl w:val="0"/>
          <w:numId w:val="0"/>
        </w:numPr>
      </w:pPr>
      <w:bookmarkStart w:id="773" w:name="_Toc167894556"/>
      <w:r w:rsidRPr="00410FBA">
        <w:t>IV.5.3 API quản lý dải ký hiệu</w:t>
      </w:r>
      <w:bookmarkEnd w:id="773"/>
    </w:p>
    <w:tbl>
      <w:tblPr>
        <w:tblStyle w:val="TableGrid"/>
        <w:tblW w:w="5000" w:type="pct"/>
        <w:tblLook w:val="04A0" w:firstRow="1" w:lastRow="0" w:firstColumn="1" w:lastColumn="0" w:noHBand="0" w:noVBand="1"/>
      </w:tblPr>
      <w:tblGrid>
        <w:gridCol w:w="586"/>
        <w:gridCol w:w="2013"/>
        <w:gridCol w:w="543"/>
        <w:gridCol w:w="3892"/>
        <w:gridCol w:w="606"/>
        <w:gridCol w:w="674"/>
        <w:gridCol w:w="750"/>
      </w:tblGrid>
      <w:tr w:rsidR="00410FBA" w:rsidRPr="00410FBA" w14:paraId="6CD794F0" w14:textId="77777777" w:rsidTr="0080687C">
        <w:trPr>
          <w:trHeight w:val="1104"/>
          <w:tblHeader/>
        </w:trPr>
        <w:tc>
          <w:tcPr>
            <w:tcW w:w="329" w:type="pct"/>
          </w:tcPr>
          <w:p w14:paraId="0E188C46" w14:textId="77777777" w:rsidR="00AB5502" w:rsidRPr="00410FBA" w:rsidRDefault="00AB5502" w:rsidP="002E2C04">
            <w:pPr>
              <w:spacing w:before="120" w:after="120"/>
              <w:jc w:val="center"/>
              <w:rPr>
                <w:b/>
                <w:sz w:val="26"/>
                <w:szCs w:val="26"/>
              </w:rPr>
            </w:pPr>
            <w:r w:rsidRPr="00410FBA">
              <w:rPr>
                <w:b/>
                <w:sz w:val="26"/>
                <w:szCs w:val="26"/>
              </w:rPr>
              <w:t>STT</w:t>
            </w:r>
          </w:p>
        </w:tc>
        <w:tc>
          <w:tcPr>
            <w:tcW w:w="663" w:type="pct"/>
          </w:tcPr>
          <w:p w14:paraId="5ECA11C6" w14:textId="77777777" w:rsidR="00AB5502" w:rsidRPr="00410FBA" w:rsidRDefault="00AB5502" w:rsidP="002E2C04">
            <w:pPr>
              <w:spacing w:before="120" w:after="120"/>
              <w:jc w:val="center"/>
              <w:rPr>
                <w:b/>
                <w:sz w:val="26"/>
                <w:szCs w:val="26"/>
              </w:rPr>
            </w:pPr>
            <w:r w:rsidRPr="00410FBA">
              <w:rPr>
                <w:b/>
                <w:sz w:val="26"/>
                <w:szCs w:val="26"/>
              </w:rPr>
              <w:t>Mã yêu cầu</w:t>
            </w:r>
          </w:p>
        </w:tc>
        <w:tc>
          <w:tcPr>
            <w:tcW w:w="346" w:type="pct"/>
          </w:tcPr>
          <w:p w14:paraId="0918C98D" w14:textId="77777777" w:rsidR="00AB5502" w:rsidRPr="00410FBA" w:rsidRDefault="00AB5502" w:rsidP="002E2C04">
            <w:pPr>
              <w:spacing w:before="120" w:after="120"/>
              <w:jc w:val="center"/>
              <w:rPr>
                <w:b/>
                <w:sz w:val="26"/>
                <w:szCs w:val="26"/>
              </w:rPr>
            </w:pPr>
            <w:r w:rsidRPr="00410FBA">
              <w:rPr>
                <w:b/>
                <w:sz w:val="26"/>
                <w:szCs w:val="26"/>
              </w:rPr>
              <w:t>Tên yêu cầu</w:t>
            </w:r>
          </w:p>
        </w:tc>
        <w:tc>
          <w:tcPr>
            <w:tcW w:w="2522" w:type="pct"/>
          </w:tcPr>
          <w:p w14:paraId="16F8D9ED" w14:textId="77777777" w:rsidR="00AB5502" w:rsidRPr="00410FBA" w:rsidRDefault="00AB5502" w:rsidP="002E2C04">
            <w:pPr>
              <w:spacing w:before="120" w:after="120"/>
              <w:jc w:val="center"/>
              <w:rPr>
                <w:b/>
                <w:sz w:val="26"/>
                <w:szCs w:val="26"/>
              </w:rPr>
            </w:pPr>
            <w:r w:rsidRPr="00410FBA">
              <w:rPr>
                <w:b/>
                <w:sz w:val="26"/>
                <w:szCs w:val="26"/>
              </w:rPr>
              <w:t xml:space="preserve">Mô tả </w:t>
            </w:r>
          </w:p>
        </w:tc>
        <w:tc>
          <w:tcPr>
            <w:tcW w:w="340" w:type="pct"/>
          </w:tcPr>
          <w:p w14:paraId="63CD194F" w14:textId="77777777" w:rsidR="00AB5502" w:rsidRPr="00410FBA" w:rsidRDefault="00AB5502" w:rsidP="002E2C04">
            <w:pPr>
              <w:spacing w:before="120" w:after="120"/>
              <w:jc w:val="center"/>
              <w:rPr>
                <w:b/>
                <w:sz w:val="26"/>
                <w:szCs w:val="26"/>
              </w:rPr>
            </w:pPr>
            <w:r w:rsidRPr="00410FBA">
              <w:rPr>
                <w:b/>
                <w:sz w:val="26"/>
                <w:szCs w:val="26"/>
              </w:rPr>
              <w:t>Mức độ ưu tiên</w:t>
            </w:r>
          </w:p>
        </w:tc>
        <w:tc>
          <w:tcPr>
            <w:tcW w:w="378" w:type="pct"/>
          </w:tcPr>
          <w:p w14:paraId="4E50DF17" w14:textId="77777777" w:rsidR="00AB5502" w:rsidRPr="00410FBA" w:rsidRDefault="00AB5502" w:rsidP="002E2C04">
            <w:pPr>
              <w:spacing w:before="120" w:after="120"/>
              <w:jc w:val="center"/>
              <w:rPr>
                <w:b/>
                <w:sz w:val="26"/>
                <w:szCs w:val="26"/>
              </w:rPr>
            </w:pPr>
            <w:r w:rsidRPr="00410FBA">
              <w:rPr>
                <w:b/>
                <w:sz w:val="26"/>
                <w:szCs w:val="26"/>
              </w:rPr>
              <w:t>Mức độ quan trọng</w:t>
            </w:r>
          </w:p>
        </w:tc>
        <w:tc>
          <w:tcPr>
            <w:tcW w:w="422" w:type="pct"/>
          </w:tcPr>
          <w:p w14:paraId="0F8B44B5" w14:textId="77777777" w:rsidR="00AB5502" w:rsidRPr="00410FBA" w:rsidRDefault="00AB5502" w:rsidP="002E2C04">
            <w:pPr>
              <w:spacing w:before="120" w:after="120"/>
              <w:jc w:val="center"/>
              <w:rPr>
                <w:b/>
                <w:sz w:val="26"/>
                <w:szCs w:val="26"/>
              </w:rPr>
            </w:pPr>
            <w:r w:rsidRPr="00410FBA">
              <w:rPr>
                <w:b/>
                <w:sz w:val="26"/>
                <w:szCs w:val="26"/>
              </w:rPr>
              <w:t>Đối tượng liên quan</w:t>
            </w:r>
          </w:p>
        </w:tc>
      </w:tr>
      <w:tr w:rsidR="00410FBA" w:rsidRPr="00410FBA" w14:paraId="06858738" w14:textId="77777777" w:rsidTr="0080687C">
        <w:tc>
          <w:tcPr>
            <w:tcW w:w="329" w:type="pct"/>
          </w:tcPr>
          <w:p w14:paraId="2579BC71" w14:textId="77777777" w:rsidR="00AB5502" w:rsidRPr="00410FBA" w:rsidRDefault="00AB5502" w:rsidP="002E2C04">
            <w:pPr>
              <w:pStyle w:val="ListParagraph"/>
              <w:spacing w:before="120" w:after="120"/>
              <w:ind w:left="0"/>
              <w:rPr>
                <w:sz w:val="26"/>
                <w:szCs w:val="26"/>
              </w:rPr>
            </w:pPr>
            <w:r w:rsidRPr="00410FBA">
              <w:rPr>
                <w:sz w:val="26"/>
                <w:szCs w:val="26"/>
              </w:rPr>
              <w:t>1</w:t>
            </w:r>
          </w:p>
        </w:tc>
        <w:tc>
          <w:tcPr>
            <w:tcW w:w="663" w:type="pct"/>
          </w:tcPr>
          <w:p w14:paraId="4A3EFB44" w14:textId="3DF18308" w:rsidR="00AB5502" w:rsidRPr="00410FBA" w:rsidRDefault="00075681" w:rsidP="002E2C04">
            <w:pPr>
              <w:spacing w:before="120" w:after="120"/>
              <w:jc w:val="center"/>
              <w:rPr>
                <w:sz w:val="26"/>
                <w:szCs w:val="26"/>
              </w:rPr>
            </w:pPr>
            <w:r w:rsidRPr="00410FBA">
              <w:rPr>
                <w:sz w:val="26"/>
                <w:szCs w:val="26"/>
              </w:rPr>
              <w:t>UR_HDDT_044.03.01</w:t>
            </w:r>
          </w:p>
        </w:tc>
        <w:tc>
          <w:tcPr>
            <w:tcW w:w="346" w:type="pct"/>
          </w:tcPr>
          <w:p w14:paraId="6D3A2CBA" w14:textId="77777777" w:rsidR="00AB5502" w:rsidRPr="00410FBA" w:rsidRDefault="00AB5502" w:rsidP="002E2C04">
            <w:pPr>
              <w:spacing w:before="120" w:after="120"/>
              <w:rPr>
                <w:sz w:val="26"/>
                <w:szCs w:val="26"/>
                <w:lang w:val="vi-VN"/>
              </w:rPr>
            </w:pPr>
            <w:r w:rsidRPr="00410FBA">
              <w:rPr>
                <w:sz w:val="26"/>
                <w:szCs w:val="26"/>
                <w:lang w:val="vi-VN"/>
              </w:rPr>
              <w:t>API liệt kê</w:t>
            </w:r>
          </w:p>
        </w:tc>
        <w:tc>
          <w:tcPr>
            <w:tcW w:w="2522" w:type="pct"/>
          </w:tcPr>
          <w:p w14:paraId="6BD2D148" w14:textId="77777777" w:rsidR="00AB5502" w:rsidRPr="00410FBA" w:rsidRDefault="00AB5502" w:rsidP="0080687C">
            <w:pPr>
              <w:pStyle w:val="ListParagraph"/>
              <w:numPr>
                <w:ilvl w:val="0"/>
                <w:numId w:val="19"/>
              </w:numPr>
              <w:spacing w:before="120" w:after="120"/>
              <w:rPr>
                <w:sz w:val="26"/>
                <w:szCs w:val="26"/>
              </w:rPr>
            </w:pPr>
            <w:r w:rsidRPr="00410FBA">
              <w:rPr>
                <w:b/>
                <w:sz w:val="26"/>
                <w:szCs w:val="26"/>
              </w:rPr>
              <w:t>Phát biểu yêu cầu:</w:t>
            </w:r>
          </w:p>
          <w:p w14:paraId="11B39EC9" w14:textId="64DD4351" w:rsidR="00AB5502" w:rsidRPr="00410FBA" w:rsidRDefault="00AB5502" w:rsidP="002E2C04">
            <w:pPr>
              <w:spacing w:before="120" w:after="120"/>
              <w:rPr>
                <w:sz w:val="26"/>
                <w:szCs w:val="26"/>
              </w:rPr>
            </w:pPr>
            <w:r w:rsidRPr="00410FBA">
              <w:rPr>
                <w:sz w:val="26"/>
                <w:szCs w:val="26"/>
              </w:rPr>
              <w:t xml:space="preserve">Cho phép người dùng </w:t>
            </w:r>
            <w:r w:rsidRPr="00410FBA">
              <w:rPr>
                <w:sz w:val="26"/>
                <w:szCs w:val="26"/>
                <w:lang w:val="vi-VN"/>
              </w:rPr>
              <w:t xml:space="preserve">gọi API liệt kê danh sách </w:t>
            </w:r>
            <w:r w:rsidR="0080687C" w:rsidRPr="00410FBA">
              <w:rPr>
                <w:sz w:val="26"/>
                <w:szCs w:val="26"/>
              </w:rPr>
              <w:t>dải ký hiệu</w:t>
            </w:r>
          </w:p>
          <w:p w14:paraId="32DF4097" w14:textId="77777777" w:rsidR="00AB5502" w:rsidRPr="00410FBA" w:rsidRDefault="00AB5502" w:rsidP="0080687C">
            <w:pPr>
              <w:pStyle w:val="ListParagraph"/>
              <w:numPr>
                <w:ilvl w:val="0"/>
                <w:numId w:val="19"/>
              </w:numPr>
              <w:spacing w:before="120" w:after="120"/>
              <w:rPr>
                <w:b/>
                <w:sz w:val="26"/>
                <w:szCs w:val="26"/>
              </w:rPr>
            </w:pPr>
            <w:r w:rsidRPr="00410FBA">
              <w:rPr>
                <w:b/>
                <w:sz w:val="26"/>
                <w:szCs w:val="26"/>
              </w:rPr>
              <w:t xml:space="preserve">Thông tin đầu vào: </w:t>
            </w:r>
          </w:p>
          <w:p w14:paraId="3EF7F2ED" w14:textId="283C7EE0" w:rsidR="0080687C" w:rsidRPr="00410FBA" w:rsidRDefault="0080687C" w:rsidP="0080687C">
            <w:pPr>
              <w:pStyle w:val="NormalWeb"/>
              <w:spacing w:before="0" w:beforeAutospacing="0" w:after="0" w:afterAutospacing="0"/>
              <w:textAlignment w:val="baseline"/>
              <w:rPr>
                <w:sz w:val="26"/>
                <w:szCs w:val="26"/>
                <w:lang w:val="vi-VN"/>
              </w:rPr>
            </w:pPr>
            <w:r w:rsidRPr="00410FBA">
              <w:rPr>
                <w:sz w:val="26"/>
                <w:szCs w:val="26"/>
                <w:lang w:val="vi-VN"/>
              </w:rPr>
              <w:t>+ Link API: /api/Invoice/SearchRegisterPublish</w:t>
            </w:r>
          </w:p>
          <w:p w14:paraId="492F32E2" w14:textId="6F589153" w:rsidR="0080687C" w:rsidRPr="00410FBA" w:rsidRDefault="0080687C" w:rsidP="0080687C">
            <w:pPr>
              <w:pStyle w:val="NormalWeb"/>
              <w:spacing w:before="0" w:beforeAutospacing="0" w:after="0" w:afterAutospacing="0"/>
              <w:textAlignment w:val="baseline"/>
              <w:rPr>
                <w:sz w:val="26"/>
                <w:szCs w:val="26"/>
                <w:lang w:val="vi-VN"/>
              </w:rPr>
            </w:pPr>
            <w:r w:rsidRPr="00410FBA">
              <w:rPr>
                <w:sz w:val="26"/>
                <w:szCs w:val="26"/>
                <w:lang w:val="vi-VN"/>
              </w:rPr>
              <w:t>+ Phương thức: GET</w:t>
            </w:r>
          </w:p>
          <w:p w14:paraId="33CBFF03" w14:textId="20493784" w:rsidR="003A62A6" w:rsidRPr="00410FBA" w:rsidRDefault="003A62A6" w:rsidP="0080687C">
            <w:pPr>
              <w:pStyle w:val="NormalWeb"/>
              <w:spacing w:before="0" w:beforeAutospacing="0" w:after="0" w:afterAutospacing="0"/>
              <w:textAlignment w:val="baseline"/>
              <w:rPr>
                <w:sz w:val="26"/>
                <w:szCs w:val="26"/>
                <w:lang w:val="vi-VN"/>
              </w:rPr>
            </w:pPr>
            <w:r w:rsidRPr="00410FBA">
              <w:rPr>
                <w:noProof/>
              </w:rPr>
              <w:drawing>
                <wp:inline distT="0" distB="0" distL="0" distR="0" wp14:anchorId="33E38EB5" wp14:editId="2A82DA97">
                  <wp:extent cx="2885440" cy="542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95838" cy="562917"/>
                          </a:xfrm>
                          <a:prstGeom prst="rect">
                            <a:avLst/>
                          </a:prstGeom>
                        </pic:spPr>
                      </pic:pic>
                    </a:graphicData>
                  </a:graphic>
                </wp:inline>
              </w:drawing>
            </w:r>
          </w:p>
          <w:p w14:paraId="3B4357C8" w14:textId="77777777" w:rsidR="00AB5502" w:rsidRPr="00410FBA" w:rsidRDefault="00AB5502" w:rsidP="0080687C">
            <w:pPr>
              <w:pStyle w:val="ListParagraph"/>
              <w:numPr>
                <w:ilvl w:val="0"/>
                <w:numId w:val="19"/>
              </w:numPr>
              <w:spacing w:before="120" w:after="120"/>
              <w:rPr>
                <w:b/>
                <w:sz w:val="26"/>
                <w:szCs w:val="26"/>
              </w:rPr>
            </w:pPr>
            <w:r w:rsidRPr="00410FBA">
              <w:rPr>
                <w:b/>
                <w:sz w:val="26"/>
                <w:szCs w:val="26"/>
              </w:rPr>
              <w:t xml:space="preserve">Thông tin đầu ra: </w:t>
            </w:r>
          </w:p>
          <w:p w14:paraId="218B63FB" w14:textId="5BC064BD" w:rsidR="00AB5502" w:rsidRPr="00410FBA" w:rsidRDefault="00AB5502" w:rsidP="002E2C04">
            <w:pPr>
              <w:spacing w:before="120" w:after="120"/>
              <w:rPr>
                <w:sz w:val="26"/>
                <w:szCs w:val="26"/>
              </w:rPr>
            </w:pPr>
            <w:r w:rsidRPr="00410FBA">
              <w:rPr>
                <w:sz w:val="26"/>
                <w:szCs w:val="26"/>
                <w:lang w:val="vi-VN"/>
              </w:rPr>
              <w:t>+ S</w:t>
            </w:r>
            <w:r w:rsidR="0080687C" w:rsidRPr="00410FBA">
              <w:rPr>
                <w:sz w:val="26"/>
                <w:szCs w:val="26"/>
              </w:rPr>
              <w:t>uccess code:</w:t>
            </w:r>
          </w:p>
          <w:p w14:paraId="7EE57E19" w14:textId="517CB825" w:rsidR="0080687C" w:rsidRPr="00410FBA" w:rsidRDefault="003A62A6" w:rsidP="002E2C04">
            <w:pPr>
              <w:spacing w:before="120" w:after="120"/>
              <w:rPr>
                <w:sz w:val="26"/>
                <w:szCs w:val="26"/>
              </w:rPr>
            </w:pPr>
            <w:r w:rsidRPr="00410FBA">
              <w:rPr>
                <w:noProof/>
              </w:rPr>
              <w:drawing>
                <wp:inline distT="0" distB="0" distL="0" distR="0" wp14:anchorId="38B1327E" wp14:editId="06F69401">
                  <wp:extent cx="2871326" cy="17913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6517" cy="1800812"/>
                          </a:xfrm>
                          <a:prstGeom prst="rect">
                            <a:avLst/>
                          </a:prstGeom>
                        </pic:spPr>
                      </pic:pic>
                    </a:graphicData>
                  </a:graphic>
                </wp:inline>
              </w:drawing>
            </w:r>
          </w:p>
          <w:p w14:paraId="7B87633B" w14:textId="71C8C93E" w:rsidR="00AB5502" w:rsidRPr="00410FBA" w:rsidRDefault="00AB5502" w:rsidP="002E2C04">
            <w:pPr>
              <w:spacing w:before="120" w:after="120"/>
              <w:rPr>
                <w:sz w:val="26"/>
                <w:szCs w:val="26"/>
              </w:rPr>
            </w:pPr>
            <w:r w:rsidRPr="00410FBA">
              <w:rPr>
                <w:sz w:val="26"/>
                <w:szCs w:val="26"/>
                <w:lang w:val="vi-VN"/>
              </w:rPr>
              <w:t>+ Err</w:t>
            </w:r>
            <w:r w:rsidR="0080687C" w:rsidRPr="00410FBA">
              <w:rPr>
                <w:sz w:val="26"/>
                <w:szCs w:val="26"/>
              </w:rPr>
              <w:t>or code:</w:t>
            </w:r>
          </w:p>
          <w:p w14:paraId="3EDD5173" w14:textId="197D1E76" w:rsidR="0080687C" w:rsidRPr="00410FBA" w:rsidRDefault="003A62A6" w:rsidP="002E2C04">
            <w:pPr>
              <w:spacing w:before="120" w:after="120"/>
              <w:rPr>
                <w:sz w:val="26"/>
                <w:szCs w:val="26"/>
              </w:rPr>
            </w:pPr>
            <w:r w:rsidRPr="00410FBA">
              <w:rPr>
                <w:noProof/>
              </w:rPr>
              <w:drawing>
                <wp:inline distT="0" distB="0" distL="0" distR="0" wp14:anchorId="70064318" wp14:editId="7287D401">
                  <wp:extent cx="2872740" cy="854161"/>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9507" cy="862120"/>
                          </a:xfrm>
                          <a:prstGeom prst="rect">
                            <a:avLst/>
                          </a:prstGeom>
                        </pic:spPr>
                      </pic:pic>
                    </a:graphicData>
                  </a:graphic>
                </wp:inline>
              </w:drawing>
            </w:r>
          </w:p>
          <w:p w14:paraId="29D1B443" w14:textId="77777777" w:rsidR="00AB5502" w:rsidRPr="00410FBA" w:rsidRDefault="00AB5502" w:rsidP="0080687C">
            <w:pPr>
              <w:pStyle w:val="ListParagraph"/>
              <w:numPr>
                <w:ilvl w:val="0"/>
                <w:numId w:val="19"/>
              </w:numPr>
              <w:spacing w:before="120" w:after="120"/>
              <w:rPr>
                <w:b/>
                <w:sz w:val="26"/>
                <w:szCs w:val="26"/>
              </w:rPr>
            </w:pPr>
            <w:r w:rsidRPr="00410FBA">
              <w:rPr>
                <w:b/>
                <w:sz w:val="26"/>
                <w:szCs w:val="26"/>
              </w:rPr>
              <w:t>Chức năng xử lý:</w:t>
            </w:r>
          </w:p>
          <w:p w14:paraId="6CFD3A64" w14:textId="77777777" w:rsidR="00AB5502" w:rsidRPr="00410FBA" w:rsidRDefault="00AB5502" w:rsidP="002E2C04">
            <w:pPr>
              <w:pStyle w:val="NormalWeb"/>
              <w:spacing w:before="0" w:beforeAutospacing="0" w:after="0" w:afterAutospacing="0"/>
              <w:textAlignment w:val="baseline"/>
              <w:rPr>
                <w:sz w:val="26"/>
                <w:szCs w:val="26"/>
                <w:lang w:val="vi-VN"/>
              </w:rPr>
            </w:pPr>
            <w:r w:rsidRPr="00410FBA">
              <w:rPr>
                <w:sz w:val="26"/>
                <w:szCs w:val="26"/>
                <w:lang w:val="vi-VN"/>
              </w:rPr>
              <w:t>+ Hệ thống thực hiện kiểm tra xem token có quyền gọi API hay không</w:t>
            </w:r>
          </w:p>
          <w:p w14:paraId="49B5F62E" w14:textId="17AD4F34" w:rsidR="00AB5502" w:rsidRPr="00410FBA" w:rsidRDefault="00AB5502" w:rsidP="002E2C04">
            <w:pPr>
              <w:pStyle w:val="NormalWeb"/>
              <w:spacing w:before="0" w:beforeAutospacing="0" w:after="120" w:afterAutospacing="0"/>
              <w:textAlignment w:val="baseline"/>
              <w:rPr>
                <w:sz w:val="26"/>
                <w:szCs w:val="26"/>
                <w:lang w:val="vi-VN"/>
              </w:rPr>
            </w:pPr>
            <w:r w:rsidRPr="00410FBA">
              <w:rPr>
                <w:sz w:val="26"/>
                <w:szCs w:val="26"/>
                <w:lang w:val="vi-VN"/>
              </w:rPr>
              <w:t>+ Hệ thống kiểm tra xem người dùng có được truy cập đến dữ liệu theo đơn vị id truyền lên hay không</w:t>
            </w:r>
          </w:p>
          <w:p w14:paraId="6EC42B25" w14:textId="0B6B9586" w:rsidR="003A62A6" w:rsidRPr="00410FBA" w:rsidRDefault="003A62A6" w:rsidP="002E2C04">
            <w:pPr>
              <w:pStyle w:val="NormalWeb"/>
              <w:spacing w:before="0" w:beforeAutospacing="0" w:after="120" w:afterAutospacing="0"/>
              <w:textAlignment w:val="baseline"/>
              <w:rPr>
                <w:sz w:val="26"/>
                <w:szCs w:val="26"/>
                <w:lang w:val="vi-VN"/>
              </w:rPr>
            </w:pPr>
            <w:r w:rsidRPr="00410FBA">
              <w:rPr>
                <w:rPrChange w:id="774" w:author="Dang Oanh" w:date="2024-05-31T15:47:00Z" w16du:dateUtc="2024-05-31T08:47:00Z">
                  <w:rPr>
                    <w:color w:val="000000"/>
                  </w:rPr>
                </w:rPrChange>
              </w:rPr>
              <w:t xml:space="preserve">+ </w:t>
            </w:r>
            <w:r w:rsidRPr="00410FBA">
              <w:rPr>
                <w:sz w:val="26"/>
                <w:szCs w:val="26"/>
                <w:lang w:val="vi-VN"/>
              </w:rPr>
              <w:t>Dữ liệu đầu ra lấy từ bảng register_publish_invoices, các bản ghi có status = 1 theo đơn vị id đầu vào</w:t>
            </w:r>
          </w:p>
          <w:p w14:paraId="64B21342" w14:textId="77777777" w:rsidR="00AB5502" w:rsidRPr="00410FBA" w:rsidRDefault="00AB5502" w:rsidP="0080687C">
            <w:pPr>
              <w:pStyle w:val="ListParagraph"/>
              <w:numPr>
                <w:ilvl w:val="0"/>
                <w:numId w:val="19"/>
              </w:numPr>
              <w:spacing w:before="120" w:after="120"/>
              <w:rPr>
                <w:b/>
                <w:sz w:val="26"/>
                <w:szCs w:val="26"/>
              </w:rPr>
            </w:pPr>
            <w:r w:rsidRPr="00410FBA">
              <w:rPr>
                <w:b/>
                <w:sz w:val="26"/>
                <w:szCs w:val="26"/>
              </w:rPr>
              <w:t xml:space="preserve">Các ngoại lệ: </w:t>
            </w:r>
          </w:p>
          <w:p w14:paraId="1E99AEEF" w14:textId="77777777" w:rsidR="00AB5502" w:rsidRPr="00410FBA" w:rsidRDefault="00AB5502" w:rsidP="002E2C04">
            <w:pPr>
              <w:spacing w:before="120" w:after="120"/>
              <w:rPr>
                <w:b/>
                <w:sz w:val="26"/>
                <w:szCs w:val="26"/>
              </w:rPr>
            </w:pPr>
            <w:r w:rsidRPr="00410FBA">
              <w:rPr>
                <w:sz w:val="26"/>
                <w:szCs w:val="26"/>
              </w:rPr>
              <w:t>Không</w:t>
            </w:r>
            <w:r w:rsidRPr="00410FBA">
              <w:rPr>
                <w:sz w:val="26"/>
                <w:szCs w:val="26"/>
                <w:lang w:val="vi-VN"/>
              </w:rPr>
              <w:t xml:space="preserve"> có</w:t>
            </w:r>
            <w:r w:rsidRPr="00410FBA">
              <w:rPr>
                <w:sz w:val="26"/>
                <w:szCs w:val="26"/>
              </w:rPr>
              <w:t xml:space="preserve"> </w:t>
            </w:r>
          </w:p>
        </w:tc>
        <w:tc>
          <w:tcPr>
            <w:tcW w:w="340" w:type="pct"/>
          </w:tcPr>
          <w:p w14:paraId="08D8C624" w14:textId="77777777" w:rsidR="00AB5502" w:rsidRPr="00410FBA" w:rsidRDefault="00AB5502" w:rsidP="002E2C04">
            <w:pPr>
              <w:spacing w:before="120" w:after="120"/>
              <w:rPr>
                <w:sz w:val="26"/>
                <w:szCs w:val="26"/>
              </w:rPr>
            </w:pPr>
            <w:r w:rsidRPr="00410FBA">
              <w:rPr>
                <w:sz w:val="26"/>
                <w:szCs w:val="26"/>
              </w:rPr>
              <w:t>Cao</w:t>
            </w:r>
          </w:p>
        </w:tc>
        <w:tc>
          <w:tcPr>
            <w:tcW w:w="378" w:type="pct"/>
          </w:tcPr>
          <w:p w14:paraId="7F361935" w14:textId="77777777" w:rsidR="00AB5502" w:rsidRPr="00410FBA" w:rsidRDefault="00AB5502" w:rsidP="002E2C04">
            <w:pPr>
              <w:spacing w:before="120" w:after="120"/>
              <w:rPr>
                <w:sz w:val="26"/>
                <w:szCs w:val="26"/>
              </w:rPr>
            </w:pPr>
            <w:r w:rsidRPr="00410FBA">
              <w:rPr>
                <w:sz w:val="26"/>
                <w:szCs w:val="26"/>
              </w:rPr>
              <w:t>Cao</w:t>
            </w:r>
          </w:p>
        </w:tc>
        <w:tc>
          <w:tcPr>
            <w:tcW w:w="422" w:type="pct"/>
          </w:tcPr>
          <w:p w14:paraId="5972070E" w14:textId="77777777" w:rsidR="00AB5502" w:rsidRPr="00410FBA" w:rsidRDefault="00AB5502" w:rsidP="002E2C04">
            <w:pPr>
              <w:spacing w:before="120" w:after="120"/>
              <w:rPr>
                <w:sz w:val="26"/>
                <w:szCs w:val="26"/>
              </w:rPr>
            </w:pPr>
            <w:r w:rsidRPr="00410FBA">
              <w:rPr>
                <w:sz w:val="26"/>
                <w:szCs w:val="26"/>
              </w:rPr>
              <w:t>Quản trị hệ thống quản lý doanh nghiệp</w:t>
            </w:r>
          </w:p>
        </w:tc>
      </w:tr>
      <w:tr w:rsidR="003A62A6" w:rsidRPr="00410FBA" w14:paraId="2EC0E535" w14:textId="77777777" w:rsidTr="0080687C">
        <w:tc>
          <w:tcPr>
            <w:tcW w:w="329" w:type="pct"/>
          </w:tcPr>
          <w:p w14:paraId="4BA12EBC" w14:textId="77777777" w:rsidR="00AB5502" w:rsidRPr="00410FBA" w:rsidRDefault="00AB5502" w:rsidP="002E2C04">
            <w:pPr>
              <w:pStyle w:val="ListParagraph"/>
              <w:spacing w:before="120" w:after="120"/>
              <w:ind w:left="0"/>
              <w:rPr>
                <w:sz w:val="26"/>
                <w:szCs w:val="26"/>
                <w:lang w:val="vi-VN"/>
              </w:rPr>
            </w:pPr>
            <w:r w:rsidRPr="00410FBA">
              <w:rPr>
                <w:sz w:val="26"/>
                <w:szCs w:val="26"/>
                <w:lang w:val="vi-VN"/>
              </w:rPr>
              <w:t>2</w:t>
            </w:r>
          </w:p>
        </w:tc>
        <w:tc>
          <w:tcPr>
            <w:tcW w:w="663" w:type="pct"/>
          </w:tcPr>
          <w:p w14:paraId="018AAF67" w14:textId="316B4A8A" w:rsidR="00AB5502" w:rsidRPr="00410FBA" w:rsidRDefault="00075681" w:rsidP="002E2C04">
            <w:pPr>
              <w:spacing w:before="120" w:after="120"/>
              <w:jc w:val="center"/>
              <w:rPr>
                <w:sz w:val="26"/>
                <w:szCs w:val="26"/>
                <w:lang w:val="vi-VN"/>
              </w:rPr>
            </w:pPr>
            <w:r w:rsidRPr="00410FBA">
              <w:rPr>
                <w:sz w:val="26"/>
                <w:szCs w:val="26"/>
              </w:rPr>
              <w:t>UR_HDDT_044.03.02</w:t>
            </w:r>
          </w:p>
        </w:tc>
        <w:tc>
          <w:tcPr>
            <w:tcW w:w="346" w:type="pct"/>
          </w:tcPr>
          <w:p w14:paraId="4077B25F" w14:textId="1BA2D807" w:rsidR="00AB5502" w:rsidRPr="00410FBA" w:rsidRDefault="00AB5502" w:rsidP="0080687C">
            <w:pPr>
              <w:spacing w:before="120" w:after="120"/>
              <w:rPr>
                <w:sz w:val="26"/>
                <w:szCs w:val="26"/>
              </w:rPr>
            </w:pPr>
            <w:r w:rsidRPr="00410FBA">
              <w:rPr>
                <w:sz w:val="26"/>
                <w:szCs w:val="26"/>
                <w:lang w:val="vi-VN"/>
              </w:rPr>
              <w:t xml:space="preserve">API lấy chi tiết </w:t>
            </w:r>
            <w:r w:rsidR="0080687C" w:rsidRPr="00410FBA">
              <w:rPr>
                <w:sz w:val="26"/>
                <w:szCs w:val="26"/>
              </w:rPr>
              <w:t>dải hóa đơn</w:t>
            </w:r>
          </w:p>
        </w:tc>
        <w:tc>
          <w:tcPr>
            <w:tcW w:w="2522" w:type="pct"/>
          </w:tcPr>
          <w:p w14:paraId="4B02C9F1" w14:textId="77777777" w:rsidR="00AB5502" w:rsidRPr="00410FBA" w:rsidRDefault="00AB5502" w:rsidP="0080687C">
            <w:pPr>
              <w:pStyle w:val="ListParagraph"/>
              <w:numPr>
                <w:ilvl w:val="0"/>
                <w:numId w:val="19"/>
              </w:numPr>
              <w:spacing w:before="120" w:after="120"/>
              <w:rPr>
                <w:sz w:val="26"/>
                <w:szCs w:val="26"/>
              </w:rPr>
            </w:pPr>
            <w:r w:rsidRPr="00410FBA">
              <w:rPr>
                <w:b/>
                <w:sz w:val="26"/>
                <w:szCs w:val="26"/>
              </w:rPr>
              <w:t>Phát biểu yêu cầu:</w:t>
            </w:r>
          </w:p>
          <w:p w14:paraId="450A0947" w14:textId="6C682A3D" w:rsidR="00AB5502" w:rsidRPr="00410FBA" w:rsidRDefault="00AB5502" w:rsidP="002E2C04">
            <w:pPr>
              <w:spacing w:before="120" w:after="120"/>
              <w:rPr>
                <w:sz w:val="26"/>
                <w:szCs w:val="26"/>
              </w:rPr>
            </w:pPr>
            <w:r w:rsidRPr="00410FBA">
              <w:rPr>
                <w:sz w:val="26"/>
                <w:szCs w:val="26"/>
              </w:rPr>
              <w:t xml:space="preserve">Cho phép người dùng </w:t>
            </w:r>
            <w:r w:rsidRPr="00410FBA">
              <w:rPr>
                <w:sz w:val="26"/>
                <w:szCs w:val="26"/>
                <w:lang w:val="vi-VN"/>
              </w:rPr>
              <w:t xml:space="preserve">gọi API lấy chi tiết </w:t>
            </w:r>
            <w:r w:rsidR="0080687C" w:rsidRPr="00410FBA">
              <w:rPr>
                <w:sz w:val="26"/>
                <w:szCs w:val="26"/>
              </w:rPr>
              <w:t>dải hóa đơn</w:t>
            </w:r>
          </w:p>
          <w:p w14:paraId="2D12C3C2" w14:textId="77777777" w:rsidR="00AB5502" w:rsidRPr="00410FBA" w:rsidRDefault="00AB5502" w:rsidP="0080687C">
            <w:pPr>
              <w:pStyle w:val="ListParagraph"/>
              <w:numPr>
                <w:ilvl w:val="0"/>
                <w:numId w:val="19"/>
              </w:numPr>
              <w:spacing w:before="120" w:after="120"/>
              <w:rPr>
                <w:b/>
                <w:sz w:val="26"/>
                <w:szCs w:val="26"/>
              </w:rPr>
            </w:pPr>
            <w:r w:rsidRPr="00410FBA">
              <w:rPr>
                <w:b/>
                <w:sz w:val="26"/>
                <w:szCs w:val="26"/>
              </w:rPr>
              <w:t xml:space="preserve">Thông tin đầu vào: </w:t>
            </w:r>
          </w:p>
          <w:p w14:paraId="3888AC3B" w14:textId="750F4599" w:rsidR="0080687C" w:rsidRPr="00410FBA" w:rsidRDefault="0080687C" w:rsidP="0080687C">
            <w:pPr>
              <w:pStyle w:val="NormalWeb"/>
              <w:spacing w:before="0" w:beforeAutospacing="0" w:after="0" w:afterAutospacing="0"/>
              <w:textAlignment w:val="baseline"/>
              <w:rPr>
                <w:sz w:val="26"/>
                <w:szCs w:val="26"/>
              </w:rPr>
            </w:pPr>
            <w:r w:rsidRPr="00410FBA">
              <w:rPr>
                <w:sz w:val="26"/>
                <w:szCs w:val="26"/>
              </w:rPr>
              <w:t>+ Link API: /api/Invoice/RegisterPublishDetail</w:t>
            </w:r>
          </w:p>
          <w:p w14:paraId="6E441332" w14:textId="399EBFFD" w:rsidR="0080687C" w:rsidRPr="00410FBA" w:rsidRDefault="0080687C" w:rsidP="0080687C">
            <w:pPr>
              <w:pStyle w:val="NormalWeb"/>
              <w:spacing w:before="0" w:beforeAutospacing="0" w:after="0" w:afterAutospacing="0"/>
              <w:textAlignment w:val="baseline"/>
              <w:rPr>
                <w:sz w:val="26"/>
                <w:szCs w:val="26"/>
              </w:rPr>
            </w:pPr>
            <w:r w:rsidRPr="00410FBA">
              <w:rPr>
                <w:sz w:val="26"/>
                <w:szCs w:val="26"/>
              </w:rPr>
              <w:t>+ Phương thức: Get</w:t>
            </w:r>
          </w:p>
          <w:p w14:paraId="1A38179E" w14:textId="337BDCF2" w:rsidR="0080687C" w:rsidRPr="00410FBA" w:rsidRDefault="0080687C" w:rsidP="0080687C">
            <w:pPr>
              <w:pStyle w:val="NormalWeb"/>
              <w:spacing w:before="0" w:beforeAutospacing="0" w:after="0" w:afterAutospacing="0"/>
              <w:textAlignment w:val="baseline"/>
              <w:rPr>
                <w:sz w:val="26"/>
                <w:szCs w:val="26"/>
              </w:rPr>
            </w:pPr>
            <w:r w:rsidRPr="00410FBA">
              <w:rPr>
                <w:sz w:val="26"/>
                <w:szCs w:val="26"/>
              </w:rPr>
              <w:t>+ Parameter:</w:t>
            </w:r>
          </w:p>
          <w:tbl>
            <w:tblPr>
              <w:tblW w:w="0" w:type="auto"/>
              <w:tblCellMar>
                <w:top w:w="15" w:type="dxa"/>
                <w:left w:w="15" w:type="dxa"/>
                <w:bottom w:w="15" w:type="dxa"/>
                <w:right w:w="15" w:type="dxa"/>
              </w:tblCellMar>
              <w:tblLook w:val="04A0" w:firstRow="1" w:lastRow="0" w:firstColumn="1" w:lastColumn="0" w:noHBand="0" w:noVBand="1"/>
            </w:tblPr>
            <w:tblGrid>
              <w:gridCol w:w="582"/>
              <w:gridCol w:w="1252"/>
              <w:gridCol w:w="659"/>
              <w:gridCol w:w="548"/>
              <w:gridCol w:w="615"/>
            </w:tblGrid>
            <w:tr w:rsidR="00410FBA" w:rsidRPr="00410FBA" w14:paraId="11CA76BC" w14:textId="77777777" w:rsidTr="0080687C">
              <w:trPr>
                <w:trHeight w:val="575"/>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EA94337" w14:textId="77777777" w:rsidR="0080687C" w:rsidRPr="00410FBA" w:rsidRDefault="0080687C" w:rsidP="0080687C">
                  <w:pPr>
                    <w:pStyle w:val="NormalWeb"/>
                    <w:spacing w:before="240" w:beforeAutospacing="0" w:after="240" w:afterAutospacing="0"/>
                    <w:jc w:val="center"/>
                  </w:pPr>
                  <w:r w:rsidRPr="00410FBA">
                    <w:rPr>
                      <w:b/>
                      <w:bCs/>
                      <w:rPrChange w:id="775" w:author="Dang Oanh" w:date="2024-05-31T15:47:00Z" w16du:dateUtc="2024-05-31T08:47:00Z">
                        <w:rPr>
                          <w:b/>
                          <w:bCs/>
                          <w:color w:val="000000"/>
                        </w:rPr>
                      </w:rPrChange>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E844C5A" w14:textId="77777777" w:rsidR="0080687C" w:rsidRPr="00410FBA" w:rsidRDefault="0080687C" w:rsidP="0080687C">
                  <w:pPr>
                    <w:pStyle w:val="NormalWeb"/>
                    <w:spacing w:before="240" w:beforeAutospacing="0" w:after="240" w:afterAutospacing="0"/>
                    <w:jc w:val="center"/>
                  </w:pPr>
                  <w:r w:rsidRPr="00410FBA">
                    <w:rPr>
                      <w:b/>
                      <w:bCs/>
                      <w:rPrChange w:id="776" w:author="Dang Oanh" w:date="2024-05-31T15:47:00Z" w16du:dateUtc="2024-05-31T08:47:00Z">
                        <w:rPr>
                          <w:b/>
                          <w:bCs/>
                          <w:color w:val="000000"/>
                        </w:rPr>
                      </w:rPrChange>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4721275" w14:textId="77777777" w:rsidR="0080687C" w:rsidRPr="00410FBA" w:rsidRDefault="0080687C" w:rsidP="0080687C">
                  <w:pPr>
                    <w:pStyle w:val="NormalWeb"/>
                    <w:spacing w:before="240" w:beforeAutospacing="0" w:after="240" w:afterAutospacing="0"/>
                    <w:jc w:val="center"/>
                  </w:pPr>
                  <w:r w:rsidRPr="00410FBA">
                    <w:rPr>
                      <w:b/>
                      <w:bCs/>
                      <w:rPrChange w:id="777" w:author="Dang Oanh" w:date="2024-05-31T15:47:00Z" w16du:dateUtc="2024-05-31T08:47:00Z">
                        <w:rPr>
                          <w:b/>
                          <w:bCs/>
                          <w:color w:val="000000"/>
                        </w:rPr>
                      </w:rPrChange>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73ACC58" w14:textId="77777777" w:rsidR="0080687C" w:rsidRPr="00410FBA" w:rsidRDefault="0080687C" w:rsidP="0080687C">
                  <w:pPr>
                    <w:pStyle w:val="NormalWeb"/>
                    <w:spacing w:before="240" w:beforeAutospacing="0" w:after="240" w:afterAutospacing="0"/>
                    <w:jc w:val="center"/>
                  </w:pPr>
                  <w:r w:rsidRPr="00410FBA">
                    <w:rPr>
                      <w:b/>
                      <w:bCs/>
                      <w:rPrChange w:id="778" w:author="Dang Oanh" w:date="2024-05-31T15:47:00Z" w16du:dateUtc="2024-05-31T08:47:00Z">
                        <w:rPr>
                          <w:b/>
                          <w:bCs/>
                          <w:color w:val="000000"/>
                        </w:rPr>
                      </w:rPrChange>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5BE54DD" w14:textId="77777777" w:rsidR="0080687C" w:rsidRPr="00410FBA" w:rsidRDefault="0080687C" w:rsidP="0080687C">
                  <w:pPr>
                    <w:pStyle w:val="NormalWeb"/>
                    <w:spacing w:before="240" w:beforeAutospacing="0" w:after="240" w:afterAutospacing="0"/>
                    <w:jc w:val="center"/>
                  </w:pPr>
                  <w:r w:rsidRPr="00410FBA">
                    <w:rPr>
                      <w:b/>
                      <w:bCs/>
                      <w:rPrChange w:id="779" w:author="Dang Oanh" w:date="2024-05-31T15:47:00Z" w16du:dateUtc="2024-05-31T08:47:00Z">
                        <w:rPr>
                          <w:b/>
                          <w:bCs/>
                          <w:color w:val="000000"/>
                        </w:rPr>
                      </w:rPrChange>
                    </w:rPr>
                    <w:t>Bắt buộc</w:t>
                  </w:r>
                </w:p>
              </w:tc>
            </w:tr>
            <w:tr w:rsidR="00410FBA" w:rsidRPr="00410FBA" w14:paraId="4C3D1C40" w14:textId="77777777" w:rsidTr="0080687C">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9B29C" w14:textId="77777777" w:rsidR="0080687C" w:rsidRPr="00410FBA" w:rsidRDefault="0080687C" w:rsidP="0080687C">
                  <w:pPr>
                    <w:pStyle w:val="NormalWeb"/>
                    <w:spacing w:before="240" w:beforeAutospacing="0" w:after="240" w:afterAutospacing="0"/>
                    <w:jc w:val="center"/>
                  </w:pPr>
                  <w:r w:rsidRPr="00410FBA">
                    <w:rPr>
                      <w:rPrChange w:id="780" w:author="Dang Oanh" w:date="2024-05-31T15:47:00Z" w16du:dateUtc="2024-05-31T08:47:00Z">
                        <w:rPr>
                          <w:color w:val="000000"/>
                        </w:rPr>
                      </w:rPrChang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D9E0" w14:textId="77777777" w:rsidR="0080687C" w:rsidRPr="00410FBA" w:rsidRDefault="0080687C" w:rsidP="0080687C">
                  <w:pPr>
                    <w:pStyle w:val="NormalWeb"/>
                    <w:shd w:val="clear" w:color="auto" w:fill="FFFFFE"/>
                    <w:spacing w:before="240" w:beforeAutospacing="0" w:after="240" w:afterAutospacing="0"/>
                  </w:pPr>
                  <w:r w:rsidRPr="00410FBA">
                    <w:rPr>
                      <w:rPrChange w:id="781" w:author="Dang Oanh" w:date="2024-05-31T15:47:00Z" w16du:dateUtc="2024-05-31T08:47:00Z">
                        <w:rPr>
                          <w:color w:val="000000"/>
                        </w:rPr>
                      </w:rPrChang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419A0" w14:textId="77777777" w:rsidR="0080687C" w:rsidRPr="00410FBA" w:rsidRDefault="0080687C" w:rsidP="0080687C">
                  <w:pPr>
                    <w:pStyle w:val="NormalWeb"/>
                    <w:spacing w:before="240" w:beforeAutospacing="0" w:after="240" w:afterAutospacing="0"/>
                  </w:pPr>
                  <w:r w:rsidRPr="00410FBA">
                    <w:rPr>
                      <w:rPrChange w:id="782" w:author="Dang Oanh" w:date="2024-05-31T15:47:00Z" w16du:dateUtc="2024-05-31T08:47:00Z">
                        <w:rPr>
                          <w:color w:val="000000"/>
                        </w:rPr>
                      </w:rPrChange>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F241" w14:textId="77777777" w:rsidR="0080687C" w:rsidRPr="00410FBA" w:rsidRDefault="0080687C" w:rsidP="0080687C">
                  <w:pPr>
                    <w:pStyle w:val="NormalWeb"/>
                    <w:spacing w:before="240" w:beforeAutospacing="0" w:after="240" w:afterAutospacing="0"/>
                  </w:pPr>
                  <w:r w:rsidRPr="00410FBA">
                    <w:rPr>
                      <w:rPrChange w:id="783" w:author="Dang Oanh" w:date="2024-05-31T15:47:00Z" w16du:dateUtc="2024-05-31T08:47:00Z">
                        <w:rPr>
                          <w:color w:val="000000"/>
                        </w:rPr>
                      </w:rPrChange>
                    </w:rPr>
                    <w:t>Id dải hóa đơn xem chi tiết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58D5E" w14:textId="77777777" w:rsidR="0080687C" w:rsidRPr="00410FBA" w:rsidRDefault="0080687C" w:rsidP="0080687C">
                  <w:pPr>
                    <w:pStyle w:val="NormalWeb"/>
                    <w:spacing w:before="240" w:beforeAutospacing="0" w:after="240" w:afterAutospacing="0"/>
                    <w:jc w:val="center"/>
                  </w:pPr>
                  <w:r w:rsidRPr="00410FBA">
                    <w:rPr>
                      <w:bCs/>
                      <w:rPrChange w:id="784" w:author="Dang Oanh" w:date="2024-05-31T15:47:00Z" w16du:dateUtc="2024-05-31T08:47:00Z">
                        <w:rPr>
                          <w:bCs/>
                          <w:color w:val="000000"/>
                        </w:rPr>
                      </w:rPrChange>
                    </w:rPr>
                    <w:t>Có</w:t>
                  </w:r>
                </w:p>
              </w:tc>
            </w:tr>
            <w:tr w:rsidR="00410FBA" w:rsidRPr="00410FBA" w14:paraId="7AC2FEB1" w14:textId="77777777" w:rsidTr="0080687C">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719991" w14:textId="77777777" w:rsidR="0080687C" w:rsidRPr="00410FBA" w:rsidRDefault="0080687C" w:rsidP="0080687C">
                  <w:pPr>
                    <w:pStyle w:val="NormalWeb"/>
                    <w:spacing w:before="240" w:beforeAutospacing="0" w:after="240" w:afterAutospacing="0"/>
                    <w:jc w:val="center"/>
                  </w:pPr>
                  <w:r w:rsidRPr="00410FBA">
                    <w:rPr>
                      <w:bCs/>
                      <w:rPrChange w:id="785" w:author="Dang Oanh" w:date="2024-05-31T15:47:00Z" w16du:dateUtc="2024-05-31T08:47:00Z">
                        <w:rPr>
                          <w:bCs/>
                          <w:color w:val="000000"/>
                        </w:rPr>
                      </w:rPrChange>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41D331C" w14:textId="77777777" w:rsidR="0080687C" w:rsidRPr="00410FBA" w:rsidRDefault="0080687C" w:rsidP="0080687C">
                  <w:pPr>
                    <w:pStyle w:val="NormalWeb"/>
                    <w:spacing w:before="240" w:beforeAutospacing="0" w:after="240" w:afterAutospacing="0"/>
                    <w:jc w:val="center"/>
                  </w:pPr>
                  <w:r w:rsidRPr="00410FBA">
                    <w:rPr>
                      <w:bCs/>
                      <w:rPrChange w:id="786" w:author="Dang Oanh" w:date="2024-05-31T15:47:00Z" w16du:dateUtc="2024-05-31T08:47:00Z">
                        <w:rPr>
                          <w:bCs/>
                          <w:color w:val="000000"/>
                        </w:rPr>
                      </w:rPrChange>
                    </w:rPr>
                    <w:t>enterprise_id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F3E6E13" w14:textId="77777777" w:rsidR="0080687C" w:rsidRPr="00410FBA" w:rsidRDefault="0080687C" w:rsidP="0080687C">
                  <w:pPr>
                    <w:pStyle w:val="NormalWeb"/>
                    <w:spacing w:before="240" w:beforeAutospacing="0" w:after="240" w:afterAutospacing="0"/>
                    <w:jc w:val="center"/>
                  </w:pPr>
                  <w:r w:rsidRPr="00410FBA">
                    <w:rPr>
                      <w:bCs/>
                      <w:rPrChange w:id="787" w:author="Dang Oanh" w:date="2024-05-31T15:47:00Z" w16du:dateUtc="2024-05-31T08:47:00Z">
                        <w:rPr>
                          <w:bCs/>
                          <w:color w:val="000000"/>
                        </w:rPr>
                      </w:rPrChange>
                    </w:rPr>
                    <w:t>int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118B84" w14:textId="77777777" w:rsidR="0080687C" w:rsidRPr="00410FBA" w:rsidRDefault="0080687C" w:rsidP="0080687C">
                  <w:pPr>
                    <w:pStyle w:val="NormalWeb"/>
                    <w:spacing w:before="240" w:beforeAutospacing="0" w:after="240" w:afterAutospacing="0"/>
                    <w:jc w:val="center"/>
                  </w:pPr>
                  <w:r w:rsidRPr="00410FBA">
                    <w:rPr>
                      <w:bCs/>
                      <w:rPrChange w:id="788" w:author="Dang Oanh" w:date="2024-05-31T15:47:00Z" w16du:dateUtc="2024-05-31T08:47:00Z">
                        <w:rPr>
                          <w:bCs/>
                          <w:color w:val="000000"/>
                        </w:rPr>
                      </w:rPrChange>
                    </w:rPr>
                    <w:t>Id đơn vị</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1224521" w14:textId="77777777" w:rsidR="0080687C" w:rsidRPr="00410FBA" w:rsidRDefault="0080687C" w:rsidP="0080687C">
                  <w:pPr>
                    <w:pStyle w:val="NormalWeb"/>
                    <w:spacing w:before="240" w:beforeAutospacing="0" w:after="240" w:afterAutospacing="0"/>
                    <w:jc w:val="center"/>
                  </w:pPr>
                  <w:r w:rsidRPr="00410FBA">
                    <w:rPr>
                      <w:bCs/>
                      <w:rPrChange w:id="789" w:author="Dang Oanh" w:date="2024-05-31T15:47:00Z" w16du:dateUtc="2024-05-31T08:47:00Z">
                        <w:rPr>
                          <w:bCs/>
                          <w:color w:val="000000"/>
                        </w:rPr>
                      </w:rPrChange>
                    </w:rPr>
                    <w:t>Có</w:t>
                  </w:r>
                </w:p>
              </w:tc>
            </w:tr>
          </w:tbl>
          <w:p w14:paraId="14984BCF" w14:textId="77777777" w:rsidR="00AB5502" w:rsidRPr="00410FBA" w:rsidRDefault="00AB5502" w:rsidP="0080687C">
            <w:pPr>
              <w:pStyle w:val="ListParagraph"/>
              <w:numPr>
                <w:ilvl w:val="0"/>
                <w:numId w:val="19"/>
              </w:numPr>
              <w:spacing w:before="120" w:after="120"/>
              <w:rPr>
                <w:b/>
                <w:sz w:val="26"/>
                <w:szCs w:val="26"/>
              </w:rPr>
            </w:pPr>
            <w:r w:rsidRPr="00410FBA">
              <w:rPr>
                <w:b/>
                <w:sz w:val="26"/>
                <w:szCs w:val="26"/>
              </w:rPr>
              <w:t xml:space="preserve">Thông tin đầu ra: </w:t>
            </w:r>
          </w:p>
          <w:p w14:paraId="31A1017E" w14:textId="2B5FA250" w:rsidR="00AB5502" w:rsidRPr="00410FBA" w:rsidRDefault="0080687C" w:rsidP="002E2C04">
            <w:pPr>
              <w:spacing w:before="120" w:after="120"/>
              <w:rPr>
                <w:sz w:val="26"/>
                <w:szCs w:val="26"/>
              </w:rPr>
            </w:pPr>
            <w:r w:rsidRPr="00410FBA">
              <w:rPr>
                <w:sz w:val="26"/>
                <w:szCs w:val="26"/>
                <w:lang w:val="vi-VN"/>
              </w:rPr>
              <w:t>+ S</w:t>
            </w:r>
            <w:r w:rsidRPr="00410FBA">
              <w:rPr>
                <w:sz w:val="26"/>
                <w:szCs w:val="26"/>
              </w:rPr>
              <w:t>uccess code</w:t>
            </w:r>
          </w:p>
          <w:p w14:paraId="0EE2A285" w14:textId="7B0C8460" w:rsidR="003A62A6" w:rsidRPr="00410FBA" w:rsidRDefault="003A62A6" w:rsidP="002E2C04">
            <w:pPr>
              <w:spacing w:before="120" w:after="120"/>
              <w:rPr>
                <w:sz w:val="26"/>
                <w:szCs w:val="26"/>
              </w:rPr>
            </w:pPr>
            <w:r w:rsidRPr="00410FBA">
              <w:rPr>
                <w:noProof/>
              </w:rPr>
              <w:drawing>
                <wp:inline distT="0" distB="0" distL="0" distR="0" wp14:anchorId="2A3F5907" wp14:editId="25A8921A">
                  <wp:extent cx="2644140" cy="1655137"/>
                  <wp:effectExtent l="0" t="0" r="381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4051" cy="1667600"/>
                          </a:xfrm>
                          <a:prstGeom prst="rect">
                            <a:avLst/>
                          </a:prstGeom>
                        </pic:spPr>
                      </pic:pic>
                    </a:graphicData>
                  </a:graphic>
                </wp:inline>
              </w:drawing>
            </w:r>
          </w:p>
          <w:p w14:paraId="0A279513" w14:textId="4161B11D" w:rsidR="0080687C" w:rsidRPr="00410FBA" w:rsidRDefault="00AB5502" w:rsidP="0080687C">
            <w:pPr>
              <w:spacing w:before="120" w:after="120"/>
              <w:rPr>
                <w:sz w:val="26"/>
                <w:szCs w:val="26"/>
                <w:lang w:val="vi-VN"/>
              </w:rPr>
            </w:pPr>
            <w:r w:rsidRPr="00410FBA">
              <w:rPr>
                <w:sz w:val="26"/>
                <w:szCs w:val="26"/>
                <w:lang w:val="vi-VN"/>
              </w:rPr>
              <w:t>+ Err</w:t>
            </w:r>
            <w:r w:rsidR="0080687C" w:rsidRPr="00410FBA">
              <w:rPr>
                <w:sz w:val="26"/>
                <w:szCs w:val="26"/>
              </w:rPr>
              <w:t>or c</w:t>
            </w:r>
            <w:r w:rsidRPr="00410FBA">
              <w:rPr>
                <w:sz w:val="26"/>
                <w:szCs w:val="26"/>
                <w:lang w:val="vi-VN"/>
              </w:rPr>
              <w:t>ode</w:t>
            </w:r>
          </w:p>
          <w:p w14:paraId="5BD47C3A" w14:textId="41DE31ED" w:rsidR="003A62A6" w:rsidRPr="00410FBA" w:rsidRDefault="003A62A6" w:rsidP="0080687C">
            <w:pPr>
              <w:spacing w:before="120" w:after="120"/>
              <w:rPr>
                <w:sz w:val="26"/>
                <w:szCs w:val="26"/>
                <w:lang w:val="vi-VN"/>
              </w:rPr>
            </w:pPr>
            <w:r w:rsidRPr="00410FBA">
              <w:rPr>
                <w:noProof/>
              </w:rPr>
              <w:drawing>
                <wp:inline distT="0" distB="0" distL="0" distR="0" wp14:anchorId="042E2E76" wp14:editId="0E0E7256">
                  <wp:extent cx="2623841" cy="76454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2358" cy="781591"/>
                          </a:xfrm>
                          <a:prstGeom prst="rect">
                            <a:avLst/>
                          </a:prstGeom>
                        </pic:spPr>
                      </pic:pic>
                    </a:graphicData>
                  </a:graphic>
                </wp:inline>
              </w:drawing>
            </w:r>
          </w:p>
          <w:p w14:paraId="50D35346" w14:textId="77777777" w:rsidR="00AB5502" w:rsidRPr="00410FBA" w:rsidRDefault="00AB5502" w:rsidP="0080687C">
            <w:pPr>
              <w:pStyle w:val="ListParagraph"/>
              <w:numPr>
                <w:ilvl w:val="0"/>
                <w:numId w:val="19"/>
              </w:numPr>
              <w:spacing w:before="120" w:after="120"/>
              <w:rPr>
                <w:b/>
                <w:sz w:val="26"/>
                <w:szCs w:val="26"/>
              </w:rPr>
            </w:pPr>
            <w:r w:rsidRPr="00410FBA">
              <w:rPr>
                <w:b/>
                <w:sz w:val="26"/>
                <w:szCs w:val="26"/>
              </w:rPr>
              <w:t>Chức năng xử lý:</w:t>
            </w:r>
          </w:p>
          <w:p w14:paraId="562E890F" w14:textId="77777777" w:rsidR="00AB5502" w:rsidRPr="00410FBA" w:rsidRDefault="00AB5502" w:rsidP="002E2C04">
            <w:pPr>
              <w:pStyle w:val="NormalWeb"/>
              <w:spacing w:before="0" w:beforeAutospacing="0" w:after="0" w:afterAutospacing="0"/>
              <w:textAlignment w:val="baseline"/>
              <w:rPr>
                <w:sz w:val="26"/>
                <w:szCs w:val="26"/>
                <w:lang w:val="vi-VN"/>
              </w:rPr>
            </w:pPr>
            <w:r w:rsidRPr="00410FBA">
              <w:rPr>
                <w:sz w:val="26"/>
                <w:szCs w:val="26"/>
                <w:lang w:val="vi-VN"/>
              </w:rPr>
              <w:t>+ Hệ thống thực hiện kiểm tra xem token có quyền gọi API hay không</w:t>
            </w:r>
          </w:p>
          <w:p w14:paraId="524CDC1D" w14:textId="3C8DCFD3" w:rsidR="00AB5502" w:rsidRPr="00410FBA" w:rsidRDefault="00AB5502" w:rsidP="002E2C04">
            <w:pPr>
              <w:pStyle w:val="NormalWeb"/>
              <w:spacing w:before="0" w:beforeAutospacing="0" w:after="120" w:afterAutospacing="0"/>
              <w:textAlignment w:val="baseline"/>
              <w:rPr>
                <w:sz w:val="26"/>
                <w:szCs w:val="26"/>
                <w:lang w:val="vi-VN"/>
              </w:rPr>
            </w:pPr>
            <w:r w:rsidRPr="00410FBA">
              <w:rPr>
                <w:sz w:val="26"/>
                <w:szCs w:val="26"/>
                <w:lang w:val="vi-VN"/>
              </w:rPr>
              <w:t>+ Hệ thống kiểm tra xem người dùng có được truy cập đến dữ liệu theo đơn vị id truyền lên hay không</w:t>
            </w:r>
          </w:p>
          <w:p w14:paraId="276AA4C0" w14:textId="108C042A" w:rsidR="0080687C" w:rsidRPr="00410FBA" w:rsidRDefault="0080687C" w:rsidP="002E2C04">
            <w:pPr>
              <w:pStyle w:val="NormalWeb"/>
              <w:spacing w:before="0" w:beforeAutospacing="0" w:after="120" w:afterAutospacing="0"/>
              <w:textAlignment w:val="baseline"/>
              <w:rPr>
                <w:sz w:val="26"/>
                <w:szCs w:val="26"/>
                <w:lang w:val="vi-VN"/>
              </w:rPr>
            </w:pPr>
            <w:r w:rsidRPr="00410FBA">
              <w:rPr>
                <w:sz w:val="26"/>
                <w:szCs w:val="26"/>
                <w:lang w:val="vi-VN"/>
              </w:rPr>
              <w:t>+ Thực hiện lấy dữ liệu từ bảng register_publish_invoices theo đầu vào tìm kiếm và có status = 1. Trả về 404 nếu không tìm thấy dải ký hiệu theo id đầu vào</w:t>
            </w:r>
          </w:p>
          <w:p w14:paraId="69A5324E" w14:textId="77777777" w:rsidR="00AB5502" w:rsidRPr="00410FBA" w:rsidRDefault="00AB5502" w:rsidP="0080687C">
            <w:pPr>
              <w:pStyle w:val="ListParagraph"/>
              <w:numPr>
                <w:ilvl w:val="0"/>
                <w:numId w:val="19"/>
              </w:numPr>
              <w:spacing w:before="120" w:after="120"/>
              <w:rPr>
                <w:b/>
                <w:sz w:val="26"/>
                <w:szCs w:val="26"/>
              </w:rPr>
            </w:pPr>
            <w:r w:rsidRPr="00410FBA">
              <w:rPr>
                <w:b/>
                <w:sz w:val="26"/>
                <w:szCs w:val="26"/>
              </w:rPr>
              <w:t xml:space="preserve">Các ngoại lệ: </w:t>
            </w:r>
          </w:p>
          <w:p w14:paraId="0187B826" w14:textId="77777777" w:rsidR="00AB5502" w:rsidRPr="00410FBA" w:rsidRDefault="00AB5502" w:rsidP="002E2C04">
            <w:pPr>
              <w:spacing w:before="120" w:after="120"/>
              <w:rPr>
                <w:b/>
                <w:sz w:val="26"/>
                <w:szCs w:val="26"/>
              </w:rPr>
            </w:pPr>
            <w:r w:rsidRPr="00410FBA">
              <w:rPr>
                <w:sz w:val="26"/>
                <w:szCs w:val="26"/>
              </w:rPr>
              <w:t>Không</w:t>
            </w:r>
            <w:r w:rsidRPr="00410FBA">
              <w:rPr>
                <w:sz w:val="26"/>
                <w:szCs w:val="26"/>
                <w:lang w:val="vi-VN"/>
              </w:rPr>
              <w:t xml:space="preserve"> có</w:t>
            </w:r>
          </w:p>
        </w:tc>
        <w:tc>
          <w:tcPr>
            <w:tcW w:w="340" w:type="pct"/>
          </w:tcPr>
          <w:p w14:paraId="4EB04D2A" w14:textId="77777777" w:rsidR="00AB5502" w:rsidRPr="00410FBA" w:rsidRDefault="00AB5502" w:rsidP="002E2C04">
            <w:pPr>
              <w:spacing w:before="120" w:after="120"/>
              <w:rPr>
                <w:sz w:val="26"/>
                <w:szCs w:val="26"/>
              </w:rPr>
            </w:pPr>
            <w:r w:rsidRPr="00410FBA">
              <w:rPr>
                <w:sz w:val="26"/>
                <w:szCs w:val="26"/>
              </w:rPr>
              <w:t>Cao</w:t>
            </w:r>
          </w:p>
        </w:tc>
        <w:tc>
          <w:tcPr>
            <w:tcW w:w="378" w:type="pct"/>
          </w:tcPr>
          <w:p w14:paraId="5C8D2969" w14:textId="77777777" w:rsidR="00AB5502" w:rsidRPr="00410FBA" w:rsidRDefault="00AB5502" w:rsidP="002E2C04">
            <w:pPr>
              <w:spacing w:before="120" w:after="120"/>
              <w:rPr>
                <w:sz w:val="26"/>
                <w:szCs w:val="26"/>
              </w:rPr>
            </w:pPr>
            <w:r w:rsidRPr="00410FBA">
              <w:rPr>
                <w:sz w:val="26"/>
                <w:szCs w:val="26"/>
              </w:rPr>
              <w:t>Cao</w:t>
            </w:r>
          </w:p>
        </w:tc>
        <w:tc>
          <w:tcPr>
            <w:tcW w:w="422" w:type="pct"/>
          </w:tcPr>
          <w:p w14:paraId="2E7A8EB1" w14:textId="77777777" w:rsidR="00AB5502" w:rsidRPr="00410FBA" w:rsidRDefault="00AB5502" w:rsidP="002E2C04">
            <w:pPr>
              <w:spacing w:before="120" w:after="120"/>
              <w:rPr>
                <w:sz w:val="26"/>
                <w:szCs w:val="26"/>
              </w:rPr>
            </w:pPr>
            <w:r w:rsidRPr="00410FBA">
              <w:rPr>
                <w:sz w:val="26"/>
                <w:szCs w:val="26"/>
              </w:rPr>
              <w:t>Quản trị hệ thống quản lý doanh nghiệp</w:t>
            </w:r>
          </w:p>
        </w:tc>
      </w:tr>
    </w:tbl>
    <w:p w14:paraId="03127905" w14:textId="77777777" w:rsidR="00AB5502" w:rsidRPr="00410FBA" w:rsidRDefault="00AB5502" w:rsidP="00AB5502"/>
    <w:p w14:paraId="7ADB1EDC" w14:textId="04D4F131" w:rsidR="00974253" w:rsidRPr="00410FBA" w:rsidRDefault="00974253" w:rsidP="00974253">
      <w:pPr>
        <w:pStyle w:val="Heading3"/>
        <w:numPr>
          <w:ilvl w:val="0"/>
          <w:numId w:val="0"/>
        </w:numPr>
      </w:pPr>
      <w:bookmarkStart w:id="790" w:name="_Toc167894557"/>
      <w:r w:rsidRPr="00410FBA">
        <w:t>IV.5.4 API quản lý hóa đơn</w:t>
      </w:r>
      <w:bookmarkEnd w:id="790"/>
    </w:p>
    <w:tbl>
      <w:tblPr>
        <w:tblStyle w:val="TableGrid"/>
        <w:tblW w:w="5000" w:type="pct"/>
        <w:tblLook w:val="04A0" w:firstRow="1" w:lastRow="0" w:firstColumn="1" w:lastColumn="0" w:noHBand="0" w:noVBand="1"/>
      </w:tblPr>
      <w:tblGrid>
        <w:gridCol w:w="631"/>
        <w:gridCol w:w="2228"/>
        <w:gridCol w:w="655"/>
        <w:gridCol w:w="3356"/>
        <w:gridCol w:w="652"/>
        <w:gridCol w:w="728"/>
        <w:gridCol w:w="814"/>
      </w:tblGrid>
      <w:tr w:rsidR="00410FBA" w:rsidRPr="00410FBA" w14:paraId="44B1E70F" w14:textId="77777777" w:rsidTr="000E07F9">
        <w:trPr>
          <w:trHeight w:val="1104"/>
          <w:tblHeader/>
        </w:trPr>
        <w:tc>
          <w:tcPr>
            <w:tcW w:w="381" w:type="pct"/>
          </w:tcPr>
          <w:p w14:paraId="742838B6" w14:textId="77777777" w:rsidR="0080687C" w:rsidRPr="00410FBA" w:rsidRDefault="0080687C" w:rsidP="0080687C">
            <w:pPr>
              <w:spacing w:before="120" w:after="120"/>
              <w:jc w:val="center"/>
              <w:rPr>
                <w:b/>
                <w:sz w:val="26"/>
                <w:szCs w:val="26"/>
              </w:rPr>
            </w:pPr>
            <w:r w:rsidRPr="00410FBA">
              <w:rPr>
                <w:b/>
                <w:sz w:val="26"/>
                <w:szCs w:val="26"/>
              </w:rPr>
              <w:t>STT</w:t>
            </w:r>
          </w:p>
        </w:tc>
        <w:tc>
          <w:tcPr>
            <w:tcW w:w="795" w:type="pct"/>
          </w:tcPr>
          <w:p w14:paraId="4614A297" w14:textId="77777777" w:rsidR="0080687C" w:rsidRPr="00410FBA" w:rsidRDefault="0080687C" w:rsidP="0080687C">
            <w:pPr>
              <w:spacing w:before="120" w:after="120"/>
              <w:jc w:val="center"/>
              <w:rPr>
                <w:b/>
                <w:sz w:val="26"/>
                <w:szCs w:val="26"/>
              </w:rPr>
            </w:pPr>
            <w:r w:rsidRPr="00410FBA">
              <w:rPr>
                <w:b/>
                <w:sz w:val="26"/>
                <w:szCs w:val="26"/>
              </w:rPr>
              <w:t>Mã yêu cầu</w:t>
            </w:r>
          </w:p>
        </w:tc>
        <w:tc>
          <w:tcPr>
            <w:tcW w:w="396" w:type="pct"/>
          </w:tcPr>
          <w:p w14:paraId="20AE5A17" w14:textId="77777777" w:rsidR="0080687C" w:rsidRPr="00410FBA" w:rsidRDefault="0080687C" w:rsidP="0080687C">
            <w:pPr>
              <w:spacing w:before="120" w:after="120"/>
              <w:jc w:val="center"/>
              <w:rPr>
                <w:b/>
                <w:sz w:val="26"/>
                <w:szCs w:val="26"/>
              </w:rPr>
            </w:pPr>
            <w:r w:rsidRPr="00410FBA">
              <w:rPr>
                <w:b/>
                <w:sz w:val="26"/>
                <w:szCs w:val="26"/>
              </w:rPr>
              <w:t>Tên yêu cầu</w:t>
            </w:r>
          </w:p>
        </w:tc>
        <w:tc>
          <w:tcPr>
            <w:tcW w:w="2097" w:type="pct"/>
          </w:tcPr>
          <w:p w14:paraId="5BC2F906" w14:textId="77777777" w:rsidR="0080687C" w:rsidRPr="00410FBA" w:rsidRDefault="0080687C" w:rsidP="0080687C">
            <w:pPr>
              <w:spacing w:before="120" w:after="120"/>
              <w:jc w:val="center"/>
              <w:rPr>
                <w:b/>
                <w:sz w:val="26"/>
                <w:szCs w:val="26"/>
              </w:rPr>
            </w:pPr>
            <w:r w:rsidRPr="00410FBA">
              <w:rPr>
                <w:b/>
                <w:sz w:val="26"/>
                <w:szCs w:val="26"/>
              </w:rPr>
              <w:t xml:space="preserve">Mô tả </w:t>
            </w:r>
          </w:p>
        </w:tc>
        <w:tc>
          <w:tcPr>
            <w:tcW w:w="394" w:type="pct"/>
          </w:tcPr>
          <w:p w14:paraId="61D83EC2" w14:textId="77777777" w:rsidR="0080687C" w:rsidRPr="00410FBA" w:rsidRDefault="0080687C" w:rsidP="0080687C">
            <w:pPr>
              <w:spacing w:before="120" w:after="120"/>
              <w:jc w:val="center"/>
              <w:rPr>
                <w:b/>
                <w:sz w:val="26"/>
                <w:szCs w:val="26"/>
              </w:rPr>
            </w:pPr>
            <w:r w:rsidRPr="00410FBA">
              <w:rPr>
                <w:b/>
                <w:sz w:val="26"/>
                <w:szCs w:val="26"/>
              </w:rPr>
              <w:t>Mức độ ưu tiên</w:t>
            </w:r>
          </w:p>
        </w:tc>
        <w:tc>
          <w:tcPr>
            <w:tcW w:w="442" w:type="pct"/>
          </w:tcPr>
          <w:p w14:paraId="3FEC81AD" w14:textId="77777777" w:rsidR="0080687C" w:rsidRPr="00410FBA" w:rsidRDefault="0080687C" w:rsidP="0080687C">
            <w:pPr>
              <w:spacing w:before="120" w:after="120"/>
              <w:jc w:val="center"/>
              <w:rPr>
                <w:b/>
                <w:sz w:val="26"/>
                <w:szCs w:val="26"/>
              </w:rPr>
            </w:pPr>
            <w:r w:rsidRPr="00410FBA">
              <w:rPr>
                <w:b/>
                <w:sz w:val="26"/>
                <w:szCs w:val="26"/>
              </w:rPr>
              <w:t>Mức độ quan trọng</w:t>
            </w:r>
          </w:p>
        </w:tc>
        <w:tc>
          <w:tcPr>
            <w:tcW w:w="495" w:type="pct"/>
          </w:tcPr>
          <w:p w14:paraId="6F37A495" w14:textId="77777777" w:rsidR="0080687C" w:rsidRPr="00410FBA" w:rsidRDefault="0080687C" w:rsidP="0080687C">
            <w:pPr>
              <w:spacing w:before="120" w:after="120"/>
              <w:jc w:val="center"/>
              <w:rPr>
                <w:b/>
                <w:sz w:val="26"/>
                <w:szCs w:val="26"/>
              </w:rPr>
            </w:pPr>
            <w:r w:rsidRPr="00410FBA">
              <w:rPr>
                <w:b/>
                <w:sz w:val="26"/>
                <w:szCs w:val="26"/>
              </w:rPr>
              <w:t>Đối tượng liên quan</w:t>
            </w:r>
          </w:p>
        </w:tc>
      </w:tr>
      <w:tr w:rsidR="00410FBA" w:rsidRPr="00410FBA" w14:paraId="0E196D30" w14:textId="77777777" w:rsidTr="000E07F9">
        <w:tc>
          <w:tcPr>
            <w:tcW w:w="381" w:type="pct"/>
          </w:tcPr>
          <w:p w14:paraId="77F9F8E5" w14:textId="77777777" w:rsidR="0080687C" w:rsidRPr="00410FBA" w:rsidRDefault="0080687C" w:rsidP="0080687C">
            <w:pPr>
              <w:pStyle w:val="ListParagraph"/>
              <w:spacing w:before="120" w:after="120"/>
              <w:ind w:left="0"/>
              <w:rPr>
                <w:sz w:val="26"/>
                <w:szCs w:val="26"/>
              </w:rPr>
            </w:pPr>
            <w:r w:rsidRPr="00410FBA">
              <w:rPr>
                <w:sz w:val="26"/>
                <w:szCs w:val="26"/>
              </w:rPr>
              <w:t>1</w:t>
            </w:r>
          </w:p>
        </w:tc>
        <w:tc>
          <w:tcPr>
            <w:tcW w:w="795" w:type="pct"/>
          </w:tcPr>
          <w:p w14:paraId="4BCE7036" w14:textId="3C5281EC" w:rsidR="0080687C" w:rsidRPr="00410FBA" w:rsidRDefault="00075681" w:rsidP="0080687C">
            <w:pPr>
              <w:spacing w:before="120" w:after="120"/>
              <w:jc w:val="center"/>
              <w:rPr>
                <w:sz w:val="26"/>
                <w:szCs w:val="26"/>
              </w:rPr>
            </w:pPr>
            <w:r w:rsidRPr="00410FBA">
              <w:rPr>
                <w:sz w:val="26"/>
                <w:szCs w:val="26"/>
              </w:rPr>
              <w:t>UR_HDDT_044.04.01</w:t>
            </w:r>
          </w:p>
        </w:tc>
        <w:tc>
          <w:tcPr>
            <w:tcW w:w="396" w:type="pct"/>
          </w:tcPr>
          <w:p w14:paraId="49B3ADBF" w14:textId="46B8E6C2" w:rsidR="0080687C" w:rsidRPr="00410FBA" w:rsidRDefault="0080687C" w:rsidP="0080687C">
            <w:pPr>
              <w:spacing w:before="120" w:after="120"/>
              <w:rPr>
                <w:sz w:val="26"/>
                <w:szCs w:val="26"/>
              </w:rPr>
            </w:pPr>
            <w:r w:rsidRPr="00410FBA">
              <w:rPr>
                <w:sz w:val="26"/>
                <w:szCs w:val="26"/>
                <w:lang w:val="vi-VN"/>
              </w:rPr>
              <w:t xml:space="preserve">API </w:t>
            </w:r>
            <w:r w:rsidRPr="00410FBA">
              <w:rPr>
                <w:sz w:val="26"/>
                <w:szCs w:val="26"/>
              </w:rPr>
              <w:t>tìm kiếm hóa đơn</w:t>
            </w:r>
          </w:p>
        </w:tc>
        <w:tc>
          <w:tcPr>
            <w:tcW w:w="2097" w:type="pct"/>
          </w:tcPr>
          <w:p w14:paraId="0D1D41F8" w14:textId="77777777" w:rsidR="0080687C" w:rsidRPr="00410FBA" w:rsidRDefault="0080687C" w:rsidP="0080687C">
            <w:pPr>
              <w:pStyle w:val="ListParagraph"/>
              <w:numPr>
                <w:ilvl w:val="0"/>
                <w:numId w:val="19"/>
              </w:numPr>
              <w:spacing w:before="120" w:after="120"/>
              <w:rPr>
                <w:sz w:val="26"/>
                <w:szCs w:val="26"/>
              </w:rPr>
            </w:pPr>
            <w:r w:rsidRPr="00410FBA">
              <w:rPr>
                <w:b/>
                <w:sz w:val="26"/>
                <w:szCs w:val="26"/>
              </w:rPr>
              <w:t>Phát biểu yêu cầu:</w:t>
            </w:r>
          </w:p>
          <w:p w14:paraId="0CB9EB62" w14:textId="0AFAE792" w:rsidR="00862A69" w:rsidRPr="00410FBA" w:rsidRDefault="0080687C" w:rsidP="00862A69">
            <w:pPr>
              <w:rPr>
                <w:sz w:val="26"/>
                <w:szCs w:val="26"/>
              </w:rPr>
            </w:pPr>
            <w:r w:rsidRPr="00410FBA">
              <w:rPr>
                <w:sz w:val="26"/>
                <w:szCs w:val="26"/>
              </w:rPr>
              <w:t xml:space="preserve">Cho phép người dùng </w:t>
            </w:r>
            <w:r w:rsidRPr="00410FBA">
              <w:rPr>
                <w:sz w:val="26"/>
                <w:szCs w:val="26"/>
                <w:lang w:val="vi-VN"/>
              </w:rPr>
              <w:t xml:space="preserve">gọi API </w:t>
            </w:r>
            <w:r w:rsidR="00862A69" w:rsidRPr="00410FBA">
              <w:rPr>
                <w:sz w:val="26"/>
                <w:szCs w:val="26"/>
              </w:rPr>
              <w:t xml:space="preserve">lấy tất cả các hóa đơn hiện có của đơn vị </w:t>
            </w:r>
          </w:p>
          <w:p w14:paraId="49252C24" w14:textId="77777777" w:rsidR="0080687C" w:rsidRPr="00410FBA" w:rsidRDefault="0080687C" w:rsidP="0080687C">
            <w:pPr>
              <w:pStyle w:val="ListParagraph"/>
              <w:numPr>
                <w:ilvl w:val="0"/>
                <w:numId w:val="19"/>
              </w:numPr>
              <w:spacing w:before="120" w:after="120"/>
              <w:rPr>
                <w:b/>
                <w:sz w:val="26"/>
                <w:szCs w:val="26"/>
              </w:rPr>
            </w:pPr>
            <w:r w:rsidRPr="00410FBA">
              <w:rPr>
                <w:b/>
                <w:sz w:val="26"/>
                <w:szCs w:val="26"/>
              </w:rPr>
              <w:t xml:space="preserve">Thông tin đầu vào: </w:t>
            </w:r>
          </w:p>
          <w:p w14:paraId="321B2ABC" w14:textId="130C58E6" w:rsidR="0080687C" w:rsidRPr="00410FBA" w:rsidRDefault="0080687C" w:rsidP="0080687C">
            <w:pPr>
              <w:pStyle w:val="NormalWeb"/>
              <w:spacing w:before="0" w:beforeAutospacing="0" w:after="0" w:afterAutospacing="0"/>
              <w:textAlignment w:val="baseline"/>
              <w:rPr>
                <w:sz w:val="26"/>
                <w:szCs w:val="26"/>
                <w:lang w:val="vi-VN"/>
              </w:rPr>
            </w:pPr>
            <w:r w:rsidRPr="00410FBA">
              <w:rPr>
                <w:sz w:val="26"/>
                <w:szCs w:val="26"/>
                <w:lang w:val="vi-VN"/>
              </w:rPr>
              <w:t xml:space="preserve">+ Link API: </w:t>
            </w:r>
            <w:r w:rsidRPr="00410FBA">
              <w:rPr>
                <w:sz w:val="26"/>
                <w:szCs w:val="26"/>
              </w:rPr>
              <w:t> </w:t>
            </w:r>
            <w:r w:rsidRPr="00410FBA">
              <w:rPr>
                <w:i/>
                <w:iCs/>
                <w:sz w:val="26"/>
                <w:szCs w:val="26"/>
              </w:rPr>
              <w:t>/api/Invoice/SearchInvoice</w:t>
            </w:r>
          </w:p>
          <w:p w14:paraId="574336FA" w14:textId="12AC17A4" w:rsidR="0080687C" w:rsidRPr="00410FBA" w:rsidRDefault="0080687C" w:rsidP="0080687C">
            <w:pPr>
              <w:pStyle w:val="NormalWeb"/>
              <w:spacing w:before="0" w:beforeAutospacing="0" w:after="0" w:afterAutospacing="0"/>
              <w:textAlignment w:val="baseline"/>
              <w:rPr>
                <w:rPrChange w:id="791" w:author="Dang Oanh" w:date="2024-05-31T15:47:00Z" w16du:dateUtc="2024-05-31T08:47:00Z">
                  <w:rPr>
                    <w:color w:val="000000"/>
                  </w:rPr>
                </w:rPrChange>
              </w:rPr>
            </w:pPr>
            <w:r w:rsidRPr="00410FBA">
              <w:rPr>
                <w:sz w:val="26"/>
                <w:szCs w:val="26"/>
                <w:lang w:val="vi-VN"/>
              </w:rPr>
              <w:t xml:space="preserve">+ Phương thức: </w:t>
            </w:r>
            <w:r w:rsidRPr="00410FBA">
              <w:rPr>
                <w:rPrChange w:id="792" w:author="Dang Oanh" w:date="2024-05-31T15:47:00Z" w16du:dateUtc="2024-05-31T08:47:00Z">
                  <w:rPr>
                    <w:color w:val="000000"/>
                  </w:rPr>
                </w:rPrChange>
              </w:rPr>
              <w:t>POST</w:t>
            </w:r>
          </w:p>
          <w:p w14:paraId="6F139C6F" w14:textId="70201361" w:rsidR="00862A69" w:rsidRPr="00410FBA" w:rsidRDefault="00862A69" w:rsidP="0080687C">
            <w:pPr>
              <w:pStyle w:val="NormalWeb"/>
              <w:spacing w:before="0" w:beforeAutospacing="0" w:after="0" w:afterAutospacing="0"/>
              <w:textAlignment w:val="baseline"/>
              <w:rPr>
                <w:sz w:val="26"/>
                <w:szCs w:val="26"/>
              </w:rPr>
            </w:pPr>
            <w:r w:rsidRPr="00410FBA">
              <w:rPr>
                <w:sz w:val="26"/>
                <w:szCs w:val="26"/>
              </w:rPr>
              <w:t>+ Parameter</w:t>
            </w:r>
          </w:p>
          <w:p w14:paraId="19945B3D" w14:textId="076890D4" w:rsidR="00862A69" w:rsidRPr="00410FBA" w:rsidRDefault="00862A69" w:rsidP="0080687C">
            <w:pPr>
              <w:pStyle w:val="NormalWeb"/>
              <w:spacing w:before="0" w:beforeAutospacing="0" w:after="0" w:afterAutospacing="0"/>
              <w:textAlignment w:val="baseline"/>
              <w:rPr>
                <w:sz w:val="26"/>
                <w:szCs w:val="26"/>
              </w:rPr>
            </w:pPr>
            <w:r w:rsidRPr="00410FBA">
              <w:rPr>
                <w:noProof/>
              </w:rPr>
              <w:drawing>
                <wp:inline distT="0" distB="0" distL="0" distR="0" wp14:anchorId="5188D0F5" wp14:editId="1DE7E17E">
                  <wp:extent cx="2352040" cy="5979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00865" cy="610402"/>
                          </a:xfrm>
                          <a:prstGeom prst="rect">
                            <a:avLst/>
                          </a:prstGeom>
                        </pic:spPr>
                      </pic:pic>
                    </a:graphicData>
                  </a:graphic>
                </wp:inline>
              </w:drawing>
            </w:r>
          </w:p>
          <w:p w14:paraId="48A0F601" w14:textId="77777777" w:rsidR="0080687C" w:rsidRPr="00410FBA" w:rsidRDefault="0080687C" w:rsidP="0080687C">
            <w:pPr>
              <w:pStyle w:val="ListParagraph"/>
              <w:numPr>
                <w:ilvl w:val="0"/>
                <w:numId w:val="19"/>
              </w:numPr>
              <w:spacing w:before="120" w:after="120"/>
              <w:rPr>
                <w:b/>
                <w:sz w:val="26"/>
                <w:szCs w:val="26"/>
              </w:rPr>
            </w:pPr>
            <w:r w:rsidRPr="00410FBA">
              <w:rPr>
                <w:b/>
                <w:sz w:val="26"/>
                <w:szCs w:val="26"/>
              </w:rPr>
              <w:t xml:space="preserve">Thông tin đầu ra: </w:t>
            </w:r>
          </w:p>
          <w:p w14:paraId="620A4E64" w14:textId="77777777" w:rsidR="0080687C" w:rsidRPr="00410FBA" w:rsidRDefault="0080687C" w:rsidP="0080687C">
            <w:pPr>
              <w:spacing w:before="120" w:after="120"/>
              <w:rPr>
                <w:sz w:val="26"/>
                <w:szCs w:val="26"/>
              </w:rPr>
            </w:pPr>
            <w:r w:rsidRPr="00410FBA">
              <w:rPr>
                <w:sz w:val="26"/>
                <w:szCs w:val="26"/>
                <w:lang w:val="vi-VN"/>
              </w:rPr>
              <w:t>+ S</w:t>
            </w:r>
            <w:r w:rsidRPr="00410FBA">
              <w:rPr>
                <w:sz w:val="26"/>
                <w:szCs w:val="26"/>
              </w:rPr>
              <w:t>uccess code:</w:t>
            </w:r>
          </w:p>
          <w:p w14:paraId="406E3DDA" w14:textId="161B5971" w:rsidR="0080687C" w:rsidRPr="00410FBA" w:rsidRDefault="000E07F9" w:rsidP="0080687C">
            <w:pPr>
              <w:spacing w:before="120" w:after="120"/>
              <w:rPr>
                <w:sz w:val="26"/>
                <w:szCs w:val="26"/>
              </w:rPr>
            </w:pPr>
            <w:r w:rsidRPr="00410FBA">
              <w:rPr>
                <w:noProof/>
              </w:rPr>
              <w:drawing>
                <wp:inline distT="0" distB="0" distL="0" distR="0" wp14:anchorId="3242FA26" wp14:editId="196FB737">
                  <wp:extent cx="2326640" cy="185818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5953" cy="1873608"/>
                          </a:xfrm>
                          <a:prstGeom prst="rect">
                            <a:avLst/>
                          </a:prstGeom>
                        </pic:spPr>
                      </pic:pic>
                    </a:graphicData>
                  </a:graphic>
                </wp:inline>
              </w:drawing>
            </w:r>
          </w:p>
          <w:p w14:paraId="16910A7C" w14:textId="2C9A9ED0" w:rsidR="00862A69" w:rsidRPr="00410FBA" w:rsidRDefault="00862A69" w:rsidP="0080687C">
            <w:pPr>
              <w:spacing w:before="120" w:after="120"/>
              <w:rPr>
                <w:sz w:val="26"/>
                <w:szCs w:val="26"/>
                <w:lang w:val="vi-VN"/>
              </w:rPr>
            </w:pPr>
            <w:r w:rsidRPr="00410FBA">
              <w:rPr>
                <w:noProof/>
              </w:rPr>
              <w:drawing>
                <wp:inline distT="0" distB="0" distL="0" distR="0" wp14:anchorId="42CB5ED0" wp14:editId="00BD01EF">
                  <wp:extent cx="2332990" cy="1851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62789" cy="1875336"/>
                          </a:xfrm>
                          <a:prstGeom prst="rect">
                            <a:avLst/>
                          </a:prstGeom>
                        </pic:spPr>
                      </pic:pic>
                    </a:graphicData>
                  </a:graphic>
                </wp:inline>
              </w:drawing>
            </w:r>
          </w:p>
          <w:p w14:paraId="6047A0C5" w14:textId="073BA762" w:rsidR="0080687C" w:rsidRPr="00410FBA" w:rsidRDefault="0080687C" w:rsidP="0080687C">
            <w:pPr>
              <w:spacing w:before="120" w:after="120"/>
              <w:rPr>
                <w:sz w:val="26"/>
                <w:szCs w:val="26"/>
              </w:rPr>
            </w:pPr>
            <w:r w:rsidRPr="00410FBA">
              <w:rPr>
                <w:sz w:val="26"/>
                <w:szCs w:val="26"/>
                <w:lang w:val="vi-VN"/>
              </w:rPr>
              <w:t>+ Err</w:t>
            </w:r>
            <w:r w:rsidRPr="00410FBA">
              <w:rPr>
                <w:sz w:val="26"/>
                <w:szCs w:val="26"/>
              </w:rPr>
              <w:t>or code:</w:t>
            </w:r>
          </w:p>
          <w:p w14:paraId="36EF97D5" w14:textId="3AC3A9FD" w:rsidR="0080687C" w:rsidRPr="00410FBA" w:rsidRDefault="00862A69" w:rsidP="0080687C">
            <w:pPr>
              <w:spacing w:before="120" w:after="120"/>
              <w:rPr>
                <w:sz w:val="26"/>
                <w:szCs w:val="26"/>
              </w:rPr>
            </w:pPr>
            <w:r w:rsidRPr="00410FBA">
              <w:rPr>
                <w:noProof/>
              </w:rPr>
              <w:drawing>
                <wp:inline distT="0" distB="0" distL="0" distR="0" wp14:anchorId="7F5D2FA4" wp14:editId="22654CE7">
                  <wp:extent cx="2345690" cy="937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0073" cy="954818"/>
                          </a:xfrm>
                          <a:prstGeom prst="rect">
                            <a:avLst/>
                          </a:prstGeom>
                        </pic:spPr>
                      </pic:pic>
                    </a:graphicData>
                  </a:graphic>
                </wp:inline>
              </w:drawing>
            </w:r>
          </w:p>
          <w:p w14:paraId="20A0A04C" w14:textId="77777777" w:rsidR="0080687C" w:rsidRPr="00410FBA" w:rsidRDefault="0080687C" w:rsidP="0080687C">
            <w:pPr>
              <w:pStyle w:val="ListParagraph"/>
              <w:numPr>
                <w:ilvl w:val="0"/>
                <w:numId w:val="19"/>
              </w:numPr>
              <w:spacing w:before="120" w:after="120"/>
              <w:rPr>
                <w:b/>
                <w:sz w:val="26"/>
                <w:szCs w:val="26"/>
              </w:rPr>
            </w:pPr>
            <w:r w:rsidRPr="00410FBA">
              <w:rPr>
                <w:b/>
                <w:sz w:val="26"/>
                <w:szCs w:val="26"/>
              </w:rPr>
              <w:t>Chức năng xử lý:</w:t>
            </w:r>
          </w:p>
          <w:p w14:paraId="4D3235E3" w14:textId="77777777" w:rsidR="0080687C" w:rsidRPr="00410FBA" w:rsidRDefault="0080687C" w:rsidP="0080687C">
            <w:pPr>
              <w:pStyle w:val="NormalWeb"/>
              <w:spacing w:before="0" w:beforeAutospacing="0" w:after="0" w:afterAutospacing="0"/>
              <w:textAlignment w:val="baseline"/>
              <w:rPr>
                <w:sz w:val="26"/>
                <w:szCs w:val="26"/>
                <w:lang w:val="vi-VN"/>
              </w:rPr>
            </w:pPr>
            <w:r w:rsidRPr="00410FBA">
              <w:rPr>
                <w:sz w:val="26"/>
                <w:szCs w:val="26"/>
                <w:lang w:val="vi-VN"/>
              </w:rPr>
              <w:t>+ Hệ thống thực hiện kiểm tra xem token có quyền gọi API hay không</w:t>
            </w:r>
          </w:p>
          <w:p w14:paraId="1A4A1ABC" w14:textId="6F2554B9" w:rsidR="0080687C" w:rsidRPr="00410FBA" w:rsidRDefault="0080687C" w:rsidP="0080687C">
            <w:pPr>
              <w:pStyle w:val="NormalWeb"/>
              <w:spacing w:before="0" w:beforeAutospacing="0" w:after="120" w:afterAutospacing="0"/>
              <w:textAlignment w:val="baseline"/>
              <w:rPr>
                <w:sz w:val="26"/>
                <w:szCs w:val="26"/>
                <w:lang w:val="vi-VN"/>
              </w:rPr>
            </w:pPr>
            <w:r w:rsidRPr="00410FBA">
              <w:rPr>
                <w:sz w:val="26"/>
                <w:szCs w:val="26"/>
                <w:lang w:val="vi-VN"/>
              </w:rPr>
              <w:t>+ Hệ thống kiểm tra xem người dùng có được truy cập đến dữ liệu theo đơn vị id truyền lên hay không</w:t>
            </w:r>
          </w:p>
          <w:p w14:paraId="06303698" w14:textId="5832F5BB" w:rsidR="00862A69" w:rsidRPr="00410FBA" w:rsidRDefault="00862A69" w:rsidP="0080687C">
            <w:pPr>
              <w:pStyle w:val="NormalWeb"/>
              <w:spacing w:before="0" w:beforeAutospacing="0" w:after="120" w:afterAutospacing="0"/>
              <w:textAlignment w:val="baseline"/>
              <w:rPr>
                <w:sz w:val="26"/>
                <w:szCs w:val="26"/>
                <w:lang w:val="vi-VN"/>
              </w:rPr>
            </w:pPr>
            <w:r w:rsidRPr="00410FBA">
              <w:rPr>
                <w:sz w:val="26"/>
                <w:szCs w:val="26"/>
              </w:rPr>
              <w:t xml:space="preserve">+ </w:t>
            </w:r>
            <w:r w:rsidRPr="00410FBA">
              <w:rPr>
                <w:sz w:val="26"/>
                <w:szCs w:val="26"/>
                <w:lang w:val="vi-VN"/>
              </w:rPr>
              <w:t>Dữ liệu đầu ra lấy từ bảng invoices, các bản ghi có status khác - 1 theo đơn vị id đầu vào</w:t>
            </w:r>
          </w:p>
          <w:p w14:paraId="27F06CE6" w14:textId="77777777" w:rsidR="0080687C" w:rsidRPr="00410FBA" w:rsidRDefault="0080687C" w:rsidP="0080687C">
            <w:pPr>
              <w:pStyle w:val="ListParagraph"/>
              <w:numPr>
                <w:ilvl w:val="0"/>
                <w:numId w:val="19"/>
              </w:numPr>
              <w:spacing w:before="120" w:after="120"/>
              <w:rPr>
                <w:b/>
                <w:sz w:val="26"/>
                <w:szCs w:val="26"/>
              </w:rPr>
            </w:pPr>
            <w:r w:rsidRPr="00410FBA">
              <w:rPr>
                <w:b/>
                <w:sz w:val="26"/>
                <w:szCs w:val="26"/>
              </w:rPr>
              <w:t xml:space="preserve">Các ngoại lệ: </w:t>
            </w:r>
          </w:p>
          <w:p w14:paraId="4D8E7BC9" w14:textId="77777777" w:rsidR="0080687C" w:rsidRPr="00410FBA" w:rsidRDefault="0080687C" w:rsidP="0080687C">
            <w:pPr>
              <w:spacing w:before="120" w:after="120"/>
              <w:rPr>
                <w:b/>
                <w:sz w:val="26"/>
                <w:szCs w:val="26"/>
              </w:rPr>
            </w:pPr>
            <w:r w:rsidRPr="00410FBA">
              <w:rPr>
                <w:sz w:val="26"/>
                <w:szCs w:val="26"/>
              </w:rPr>
              <w:t>Không</w:t>
            </w:r>
            <w:r w:rsidRPr="00410FBA">
              <w:rPr>
                <w:sz w:val="26"/>
                <w:szCs w:val="26"/>
                <w:lang w:val="vi-VN"/>
              </w:rPr>
              <w:t xml:space="preserve"> có</w:t>
            </w:r>
            <w:r w:rsidRPr="00410FBA">
              <w:rPr>
                <w:sz w:val="26"/>
                <w:szCs w:val="26"/>
              </w:rPr>
              <w:t xml:space="preserve"> </w:t>
            </w:r>
          </w:p>
        </w:tc>
        <w:tc>
          <w:tcPr>
            <w:tcW w:w="394" w:type="pct"/>
          </w:tcPr>
          <w:p w14:paraId="6E2FABC1" w14:textId="77777777" w:rsidR="0080687C" w:rsidRPr="00410FBA" w:rsidRDefault="0080687C" w:rsidP="0080687C">
            <w:pPr>
              <w:spacing w:before="120" w:after="120"/>
              <w:rPr>
                <w:sz w:val="26"/>
                <w:szCs w:val="26"/>
              </w:rPr>
            </w:pPr>
            <w:r w:rsidRPr="00410FBA">
              <w:rPr>
                <w:sz w:val="26"/>
                <w:szCs w:val="26"/>
              </w:rPr>
              <w:t>Cao</w:t>
            </w:r>
          </w:p>
        </w:tc>
        <w:tc>
          <w:tcPr>
            <w:tcW w:w="442" w:type="pct"/>
          </w:tcPr>
          <w:p w14:paraId="35DCEDDF" w14:textId="77777777" w:rsidR="0080687C" w:rsidRPr="00410FBA" w:rsidRDefault="0080687C" w:rsidP="0080687C">
            <w:pPr>
              <w:spacing w:before="120" w:after="120"/>
              <w:rPr>
                <w:sz w:val="26"/>
                <w:szCs w:val="26"/>
              </w:rPr>
            </w:pPr>
            <w:r w:rsidRPr="00410FBA">
              <w:rPr>
                <w:sz w:val="26"/>
                <w:szCs w:val="26"/>
              </w:rPr>
              <w:t>Cao</w:t>
            </w:r>
          </w:p>
        </w:tc>
        <w:tc>
          <w:tcPr>
            <w:tcW w:w="495" w:type="pct"/>
          </w:tcPr>
          <w:p w14:paraId="779E4712" w14:textId="77777777" w:rsidR="0080687C" w:rsidRPr="00410FBA" w:rsidRDefault="0080687C" w:rsidP="0080687C">
            <w:pPr>
              <w:spacing w:before="120" w:after="120"/>
              <w:rPr>
                <w:sz w:val="26"/>
                <w:szCs w:val="26"/>
              </w:rPr>
            </w:pPr>
            <w:r w:rsidRPr="00410FBA">
              <w:rPr>
                <w:sz w:val="26"/>
                <w:szCs w:val="26"/>
              </w:rPr>
              <w:t>Quản trị hệ thống quản lý doanh nghiệp</w:t>
            </w:r>
          </w:p>
        </w:tc>
      </w:tr>
      <w:tr w:rsidR="00410FBA" w:rsidRPr="00410FBA" w14:paraId="13C940BA" w14:textId="77777777" w:rsidTr="000E07F9">
        <w:tc>
          <w:tcPr>
            <w:tcW w:w="381" w:type="pct"/>
          </w:tcPr>
          <w:p w14:paraId="7E182B56" w14:textId="269BD305" w:rsidR="003A62A6" w:rsidRPr="00410FBA" w:rsidRDefault="00075681" w:rsidP="003A62A6">
            <w:pPr>
              <w:pStyle w:val="ListParagraph"/>
              <w:spacing w:before="120" w:after="120"/>
              <w:ind w:left="0"/>
              <w:rPr>
                <w:sz w:val="26"/>
                <w:szCs w:val="26"/>
              </w:rPr>
            </w:pPr>
            <w:r w:rsidRPr="00410FBA">
              <w:rPr>
                <w:sz w:val="26"/>
                <w:szCs w:val="26"/>
              </w:rPr>
              <w:t>2</w:t>
            </w:r>
          </w:p>
        </w:tc>
        <w:tc>
          <w:tcPr>
            <w:tcW w:w="795" w:type="pct"/>
          </w:tcPr>
          <w:p w14:paraId="00437CD4" w14:textId="4697DBAA" w:rsidR="003A62A6" w:rsidRPr="00410FBA" w:rsidRDefault="00075681" w:rsidP="003A62A6">
            <w:pPr>
              <w:spacing w:before="120" w:after="120"/>
              <w:jc w:val="center"/>
              <w:rPr>
                <w:sz w:val="26"/>
                <w:szCs w:val="26"/>
              </w:rPr>
            </w:pPr>
            <w:r w:rsidRPr="00410FBA">
              <w:rPr>
                <w:sz w:val="26"/>
                <w:szCs w:val="26"/>
              </w:rPr>
              <w:t>UR_HDDT_044.04.02</w:t>
            </w:r>
          </w:p>
        </w:tc>
        <w:tc>
          <w:tcPr>
            <w:tcW w:w="396" w:type="pct"/>
          </w:tcPr>
          <w:p w14:paraId="38188AC9" w14:textId="1C17E8D9" w:rsidR="003A62A6" w:rsidRPr="00410FBA" w:rsidRDefault="003A62A6" w:rsidP="00862A69">
            <w:pPr>
              <w:spacing w:before="120" w:after="120"/>
              <w:rPr>
                <w:sz w:val="26"/>
                <w:szCs w:val="26"/>
                <w:lang w:val="vi-VN"/>
              </w:rPr>
            </w:pPr>
            <w:r w:rsidRPr="00410FBA">
              <w:rPr>
                <w:sz w:val="26"/>
                <w:szCs w:val="26"/>
                <w:lang w:val="vi-VN"/>
              </w:rPr>
              <w:t xml:space="preserve">API </w:t>
            </w:r>
            <w:r w:rsidR="00862A69" w:rsidRPr="00410FBA">
              <w:rPr>
                <w:sz w:val="26"/>
                <w:szCs w:val="26"/>
              </w:rPr>
              <w:t>lấy file</w:t>
            </w:r>
            <w:r w:rsidRPr="00410FBA">
              <w:rPr>
                <w:sz w:val="26"/>
                <w:szCs w:val="26"/>
              </w:rPr>
              <w:t xml:space="preserve"> hóa đơn</w:t>
            </w:r>
          </w:p>
        </w:tc>
        <w:tc>
          <w:tcPr>
            <w:tcW w:w="2097" w:type="pct"/>
          </w:tcPr>
          <w:p w14:paraId="78FBF654" w14:textId="77777777" w:rsidR="00862A69" w:rsidRPr="00410FBA" w:rsidRDefault="00862A69" w:rsidP="00862A69">
            <w:pPr>
              <w:pStyle w:val="ListParagraph"/>
              <w:numPr>
                <w:ilvl w:val="0"/>
                <w:numId w:val="19"/>
              </w:numPr>
              <w:spacing w:before="120" w:after="120"/>
              <w:rPr>
                <w:sz w:val="26"/>
                <w:szCs w:val="26"/>
              </w:rPr>
            </w:pPr>
            <w:r w:rsidRPr="00410FBA">
              <w:rPr>
                <w:b/>
                <w:sz w:val="26"/>
                <w:szCs w:val="26"/>
              </w:rPr>
              <w:t>Phát biểu yêu cầu:</w:t>
            </w:r>
          </w:p>
          <w:p w14:paraId="7525F6D0" w14:textId="590E6A23" w:rsidR="00862A69" w:rsidRPr="00410FBA" w:rsidRDefault="00862A69" w:rsidP="00862A69">
            <w:pPr>
              <w:rPr>
                <w:sz w:val="26"/>
                <w:szCs w:val="26"/>
              </w:rPr>
            </w:pPr>
            <w:r w:rsidRPr="00410FBA">
              <w:rPr>
                <w:sz w:val="26"/>
                <w:szCs w:val="26"/>
              </w:rPr>
              <w:t xml:space="preserve">Cho phép người dùng </w:t>
            </w:r>
            <w:r w:rsidRPr="00410FBA">
              <w:rPr>
                <w:sz w:val="26"/>
                <w:szCs w:val="26"/>
                <w:lang w:val="vi-VN"/>
              </w:rPr>
              <w:t xml:space="preserve">gọi API </w:t>
            </w:r>
            <w:r w:rsidRPr="00410FBA">
              <w:rPr>
                <w:sz w:val="26"/>
                <w:szCs w:val="26"/>
              </w:rPr>
              <w:t>lấy</w:t>
            </w:r>
            <w:r w:rsidRPr="00410FBA">
              <w:t xml:space="preserve"> </w:t>
            </w:r>
            <w:r w:rsidRPr="00410FBA">
              <w:rPr>
                <w:sz w:val="26"/>
                <w:szCs w:val="26"/>
              </w:rPr>
              <w:t>thông tin view hóa đơn dạng pdf</w:t>
            </w:r>
          </w:p>
          <w:p w14:paraId="4C7A84F8" w14:textId="77777777" w:rsidR="00862A69" w:rsidRPr="00410FBA" w:rsidRDefault="00862A69" w:rsidP="00862A69">
            <w:pPr>
              <w:pStyle w:val="ListParagraph"/>
              <w:numPr>
                <w:ilvl w:val="0"/>
                <w:numId w:val="19"/>
              </w:numPr>
              <w:spacing w:before="120" w:after="120"/>
              <w:rPr>
                <w:b/>
                <w:sz w:val="26"/>
                <w:szCs w:val="26"/>
              </w:rPr>
            </w:pPr>
            <w:r w:rsidRPr="00410FBA">
              <w:rPr>
                <w:b/>
                <w:sz w:val="26"/>
                <w:szCs w:val="26"/>
              </w:rPr>
              <w:t xml:space="preserve">Thông tin đầu vào: </w:t>
            </w:r>
          </w:p>
          <w:p w14:paraId="134BFE3B" w14:textId="67C081E8" w:rsidR="00862A69" w:rsidRPr="00410FBA" w:rsidRDefault="00862A69" w:rsidP="00862A69">
            <w:pPr>
              <w:pStyle w:val="NormalWeb"/>
              <w:spacing w:before="0" w:beforeAutospacing="0" w:after="0" w:afterAutospacing="0"/>
              <w:textAlignment w:val="baseline"/>
              <w:rPr>
                <w:sz w:val="26"/>
                <w:szCs w:val="26"/>
                <w:lang w:val="vi-VN"/>
              </w:rPr>
            </w:pPr>
            <w:r w:rsidRPr="00410FBA">
              <w:rPr>
                <w:sz w:val="26"/>
                <w:szCs w:val="26"/>
                <w:lang w:val="vi-VN"/>
              </w:rPr>
              <w:t xml:space="preserve">+ Link API: </w:t>
            </w:r>
            <w:r w:rsidRPr="00410FBA">
              <w:rPr>
                <w:sz w:val="26"/>
                <w:szCs w:val="26"/>
              </w:rPr>
              <w:t> </w:t>
            </w:r>
            <w:r w:rsidRPr="00410FBA">
              <w:rPr>
                <w:sz w:val="26"/>
                <w:szCs w:val="26"/>
                <w:rPrChange w:id="793" w:author="Dang Oanh" w:date="2024-05-31T15:47:00Z" w16du:dateUtc="2024-05-31T08:47:00Z">
                  <w:rPr>
                    <w:color w:val="000000"/>
                    <w:sz w:val="26"/>
                    <w:szCs w:val="26"/>
                  </w:rPr>
                </w:rPrChange>
              </w:rPr>
              <w:t>/api/Invoice/ViewInvoice</w:t>
            </w:r>
          </w:p>
          <w:p w14:paraId="6564D2A1" w14:textId="77777777" w:rsidR="00862A69" w:rsidRPr="00410FBA" w:rsidRDefault="00862A69" w:rsidP="00862A69">
            <w:pPr>
              <w:pStyle w:val="NormalWeb"/>
              <w:spacing w:before="0" w:beforeAutospacing="0" w:after="0" w:afterAutospacing="0"/>
              <w:textAlignment w:val="baseline"/>
              <w:rPr>
                <w:rPrChange w:id="794" w:author="Dang Oanh" w:date="2024-05-31T15:47:00Z" w16du:dateUtc="2024-05-31T08:47:00Z">
                  <w:rPr>
                    <w:color w:val="000000"/>
                  </w:rPr>
                </w:rPrChange>
              </w:rPr>
            </w:pPr>
            <w:r w:rsidRPr="00410FBA">
              <w:rPr>
                <w:sz w:val="26"/>
                <w:szCs w:val="26"/>
                <w:lang w:val="vi-VN"/>
              </w:rPr>
              <w:t xml:space="preserve">+ Phương thức: </w:t>
            </w:r>
            <w:r w:rsidRPr="00410FBA">
              <w:rPr>
                <w:rPrChange w:id="795" w:author="Dang Oanh" w:date="2024-05-31T15:47:00Z" w16du:dateUtc="2024-05-31T08:47:00Z">
                  <w:rPr>
                    <w:color w:val="000000"/>
                  </w:rPr>
                </w:rPrChange>
              </w:rPr>
              <w:t>POST</w:t>
            </w:r>
          </w:p>
          <w:p w14:paraId="67F16957" w14:textId="77777777" w:rsidR="00862A69" w:rsidRPr="00410FBA" w:rsidRDefault="00862A69" w:rsidP="00862A69">
            <w:pPr>
              <w:pStyle w:val="NormalWeb"/>
              <w:spacing w:before="0" w:beforeAutospacing="0" w:after="0" w:afterAutospacing="0"/>
              <w:textAlignment w:val="baseline"/>
              <w:rPr>
                <w:sz w:val="26"/>
                <w:szCs w:val="26"/>
              </w:rPr>
            </w:pPr>
            <w:r w:rsidRPr="00410FBA">
              <w:rPr>
                <w:sz w:val="26"/>
                <w:szCs w:val="26"/>
              </w:rPr>
              <w:t>+ Parameter</w:t>
            </w:r>
          </w:p>
          <w:p w14:paraId="33631C4D" w14:textId="4C6F77CD" w:rsidR="00862A69" w:rsidRPr="00410FBA" w:rsidRDefault="000E07F9" w:rsidP="00862A69">
            <w:pPr>
              <w:pStyle w:val="NormalWeb"/>
              <w:spacing w:before="0" w:beforeAutospacing="0" w:after="0" w:afterAutospacing="0"/>
              <w:textAlignment w:val="baseline"/>
              <w:rPr>
                <w:sz w:val="26"/>
                <w:szCs w:val="26"/>
              </w:rPr>
            </w:pPr>
            <w:r w:rsidRPr="00410FBA">
              <w:rPr>
                <w:noProof/>
              </w:rPr>
              <w:drawing>
                <wp:inline distT="0" distB="0" distL="0" distR="0" wp14:anchorId="6B53CF42" wp14:editId="0C757BCF">
                  <wp:extent cx="2356278" cy="3778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57654" cy="394081"/>
                          </a:xfrm>
                          <a:prstGeom prst="rect">
                            <a:avLst/>
                          </a:prstGeom>
                        </pic:spPr>
                      </pic:pic>
                    </a:graphicData>
                  </a:graphic>
                </wp:inline>
              </w:drawing>
            </w:r>
          </w:p>
          <w:p w14:paraId="7C418CD0" w14:textId="77777777" w:rsidR="00862A69" w:rsidRPr="00410FBA" w:rsidRDefault="00862A69" w:rsidP="00862A69">
            <w:pPr>
              <w:pStyle w:val="ListParagraph"/>
              <w:numPr>
                <w:ilvl w:val="0"/>
                <w:numId w:val="19"/>
              </w:numPr>
              <w:spacing w:before="120" w:after="120"/>
              <w:rPr>
                <w:b/>
                <w:sz w:val="26"/>
                <w:szCs w:val="26"/>
              </w:rPr>
            </w:pPr>
            <w:r w:rsidRPr="00410FBA">
              <w:rPr>
                <w:b/>
                <w:sz w:val="26"/>
                <w:szCs w:val="26"/>
              </w:rPr>
              <w:t xml:space="preserve">Thông tin đầu ra: </w:t>
            </w:r>
          </w:p>
          <w:p w14:paraId="79C3F567" w14:textId="77777777" w:rsidR="00862A69" w:rsidRPr="00410FBA" w:rsidRDefault="00862A69" w:rsidP="00862A69">
            <w:pPr>
              <w:spacing w:before="120" w:after="120"/>
              <w:rPr>
                <w:sz w:val="26"/>
                <w:szCs w:val="26"/>
              </w:rPr>
            </w:pPr>
            <w:r w:rsidRPr="00410FBA">
              <w:rPr>
                <w:sz w:val="26"/>
                <w:szCs w:val="26"/>
                <w:lang w:val="vi-VN"/>
              </w:rPr>
              <w:t>+ S</w:t>
            </w:r>
            <w:r w:rsidRPr="00410FBA">
              <w:rPr>
                <w:sz w:val="26"/>
                <w:szCs w:val="26"/>
              </w:rPr>
              <w:t>uccess code:</w:t>
            </w:r>
          </w:p>
          <w:p w14:paraId="6DAA7BB5" w14:textId="7C6797AD" w:rsidR="00862A69" w:rsidRPr="00410FBA" w:rsidRDefault="000E07F9" w:rsidP="00862A69">
            <w:pPr>
              <w:spacing w:before="120" w:after="120"/>
              <w:rPr>
                <w:sz w:val="26"/>
                <w:szCs w:val="26"/>
              </w:rPr>
            </w:pPr>
            <w:r w:rsidRPr="00410FBA">
              <w:rPr>
                <w:noProof/>
              </w:rPr>
              <w:drawing>
                <wp:inline distT="0" distB="0" distL="0" distR="0" wp14:anchorId="2D32B83E" wp14:editId="3140E016">
                  <wp:extent cx="2352040" cy="5972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3541" cy="610289"/>
                          </a:xfrm>
                          <a:prstGeom prst="rect">
                            <a:avLst/>
                          </a:prstGeom>
                        </pic:spPr>
                      </pic:pic>
                    </a:graphicData>
                  </a:graphic>
                </wp:inline>
              </w:drawing>
            </w:r>
          </w:p>
          <w:p w14:paraId="2825747B" w14:textId="77777777" w:rsidR="00862A69" w:rsidRPr="00410FBA" w:rsidRDefault="00862A69" w:rsidP="00862A69">
            <w:pPr>
              <w:spacing w:before="120" w:after="120"/>
              <w:rPr>
                <w:sz w:val="26"/>
                <w:szCs w:val="26"/>
              </w:rPr>
            </w:pPr>
            <w:r w:rsidRPr="00410FBA">
              <w:rPr>
                <w:sz w:val="26"/>
                <w:szCs w:val="26"/>
                <w:lang w:val="vi-VN"/>
              </w:rPr>
              <w:t>+ Err</w:t>
            </w:r>
            <w:r w:rsidRPr="00410FBA">
              <w:rPr>
                <w:sz w:val="26"/>
                <w:szCs w:val="26"/>
              </w:rPr>
              <w:t>or code:</w:t>
            </w:r>
          </w:p>
          <w:p w14:paraId="3FF24E7A" w14:textId="77777777" w:rsidR="00862A69" w:rsidRPr="00410FBA" w:rsidRDefault="00862A69" w:rsidP="00862A69">
            <w:pPr>
              <w:spacing w:before="120" w:after="120"/>
              <w:rPr>
                <w:sz w:val="26"/>
                <w:szCs w:val="26"/>
              </w:rPr>
            </w:pPr>
            <w:r w:rsidRPr="00410FBA">
              <w:rPr>
                <w:noProof/>
              </w:rPr>
              <w:drawing>
                <wp:inline distT="0" distB="0" distL="0" distR="0" wp14:anchorId="7D153A01" wp14:editId="325F3E30">
                  <wp:extent cx="2345690" cy="9370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0073" cy="954818"/>
                          </a:xfrm>
                          <a:prstGeom prst="rect">
                            <a:avLst/>
                          </a:prstGeom>
                        </pic:spPr>
                      </pic:pic>
                    </a:graphicData>
                  </a:graphic>
                </wp:inline>
              </w:drawing>
            </w:r>
          </w:p>
          <w:p w14:paraId="4DB97636" w14:textId="77777777" w:rsidR="00862A69" w:rsidRPr="00410FBA" w:rsidRDefault="00862A69" w:rsidP="00862A69">
            <w:pPr>
              <w:pStyle w:val="ListParagraph"/>
              <w:numPr>
                <w:ilvl w:val="0"/>
                <w:numId w:val="19"/>
              </w:numPr>
              <w:spacing w:before="120" w:after="120"/>
              <w:rPr>
                <w:b/>
                <w:sz w:val="26"/>
                <w:szCs w:val="26"/>
              </w:rPr>
            </w:pPr>
            <w:r w:rsidRPr="00410FBA">
              <w:rPr>
                <w:b/>
                <w:sz w:val="26"/>
                <w:szCs w:val="26"/>
              </w:rPr>
              <w:t>Chức năng xử lý:</w:t>
            </w:r>
          </w:p>
          <w:p w14:paraId="5EF8D1ED" w14:textId="77777777" w:rsidR="00862A69" w:rsidRPr="00410FBA" w:rsidRDefault="00862A69" w:rsidP="00862A69">
            <w:pPr>
              <w:pStyle w:val="NormalWeb"/>
              <w:spacing w:before="0" w:beforeAutospacing="0" w:after="0" w:afterAutospacing="0"/>
              <w:textAlignment w:val="baseline"/>
              <w:rPr>
                <w:sz w:val="26"/>
                <w:szCs w:val="26"/>
                <w:lang w:val="vi-VN"/>
              </w:rPr>
            </w:pPr>
            <w:r w:rsidRPr="00410FBA">
              <w:rPr>
                <w:sz w:val="26"/>
                <w:szCs w:val="26"/>
                <w:lang w:val="vi-VN"/>
              </w:rPr>
              <w:t>+ Hệ thống thực hiện kiểm tra xem token có quyền gọi API hay không</w:t>
            </w:r>
          </w:p>
          <w:p w14:paraId="0A9A68E9" w14:textId="77777777" w:rsidR="00862A69" w:rsidRPr="00410FBA" w:rsidRDefault="00862A69" w:rsidP="00862A69">
            <w:pPr>
              <w:pStyle w:val="NormalWeb"/>
              <w:spacing w:before="0" w:beforeAutospacing="0" w:after="120" w:afterAutospacing="0"/>
              <w:textAlignment w:val="baseline"/>
              <w:rPr>
                <w:sz w:val="26"/>
                <w:szCs w:val="26"/>
                <w:lang w:val="vi-VN"/>
              </w:rPr>
            </w:pPr>
            <w:r w:rsidRPr="00410FBA">
              <w:rPr>
                <w:sz w:val="26"/>
                <w:szCs w:val="26"/>
                <w:lang w:val="vi-VN"/>
              </w:rPr>
              <w:t>+ Hệ thống kiểm tra xem người dùng có được truy cập đến dữ liệu theo đơn vị id truyền lên hay không</w:t>
            </w:r>
          </w:p>
          <w:p w14:paraId="60B77721" w14:textId="38FBE72F" w:rsidR="00862A69" w:rsidRPr="00410FBA" w:rsidRDefault="00862A69" w:rsidP="00862A69">
            <w:pPr>
              <w:pStyle w:val="NormalWeb"/>
              <w:spacing w:before="0" w:beforeAutospacing="0" w:after="120" w:afterAutospacing="0"/>
              <w:textAlignment w:val="baseline"/>
              <w:rPr>
                <w:sz w:val="26"/>
                <w:szCs w:val="26"/>
                <w:lang w:val="vi-VN"/>
              </w:rPr>
            </w:pPr>
            <w:r w:rsidRPr="00410FBA">
              <w:rPr>
                <w:sz w:val="26"/>
                <w:szCs w:val="26"/>
              </w:rPr>
              <w:t xml:space="preserve">+ </w:t>
            </w:r>
            <w:r w:rsidR="000E07F9" w:rsidRPr="00410FBA">
              <w:rPr>
                <w:sz w:val="26"/>
                <w:szCs w:val="26"/>
                <w:lang w:val="vi-VN"/>
              </w:rPr>
              <w:t>Dữ liệu đầu ra lấy từ bảng invoices, các bản ghi có status khác - 1 theo đơn vị id của token đang xét và có invoice_code = fkey đầu vào</w:t>
            </w:r>
          </w:p>
          <w:p w14:paraId="79620793" w14:textId="77777777" w:rsidR="00862A69" w:rsidRPr="00410FBA" w:rsidRDefault="00862A69" w:rsidP="00862A69">
            <w:pPr>
              <w:pStyle w:val="ListParagraph"/>
              <w:numPr>
                <w:ilvl w:val="0"/>
                <w:numId w:val="19"/>
              </w:numPr>
              <w:spacing w:before="120" w:after="120"/>
              <w:rPr>
                <w:b/>
                <w:sz w:val="26"/>
                <w:szCs w:val="26"/>
              </w:rPr>
            </w:pPr>
            <w:r w:rsidRPr="00410FBA">
              <w:rPr>
                <w:b/>
                <w:sz w:val="26"/>
                <w:szCs w:val="26"/>
              </w:rPr>
              <w:t xml:space="preserve">Các ngoại lệ: </w:t>
            </w:r>
          </w:p>
          <w:p w14:paraId="20911C96" w14:textId="40C98365" w:rsidR="003A62A6" w:rsidRPr="00410FBA" w:rsidRDefault="00862A69" w:rsidP="000E07F9">
            <w:pPr>
              <w:spacing w:before="120" w:after="120"/>
              <w:rPr>
                <w:b/>
                <w:sz w:val="26"/>
                <w:szCs w:val="26"/>
              </w:rPr>
            </w:pPr>
            <w:r w:rsidRPr="00410FBA">
              <w:rPr>
                <w:sz w:val="26"/>
                <w:szCs w:val="26"/>
              </w:rPr>
              <w:t>Không</w:t>
            </w:r>
            <w:r w:rsidRPr="00410FBA">
              <w:rPr>
                <w:sz w:val="26"/>
                <w:szCs w:val="26"/>
                <w:lang w:val="vi-VN"/>
              </w:rPr>
              <w:t xml:space="preserve"> có</w:t>
            </w:r>
          </w:p>
        </w:tc>
        <w:tc>
          <w:tcPr>
            <w:tcW w:w="394" w:type="pct"/>
          </w:tcPr>
          <w:p w14:paraId="7A026701" w14:textId="77777777" w:rsidR="003A62A6" w:rsidRPr="00410FBA" w:rsidRDefault="003A62A6" w:rsidP="003A62A6">
            <w:pPr>
              <w:spacing w:before="120" w:after="120"/>
              <w:rPr>
                <w:sz w:val="26"/>
                <w:szCs w:val="26"/>
              </w:rPr>
            </w:pPr>
          </w:p>
        </w:tc>
        <w:tc>
          <w:tcPr>
            <w:tcW w:w="442" w:type="pct"/>
          </w:tcPr>
          <w:p w14:paraId="49367A43" w14:textId="77777777" w:rsidR="003A62A6" w:rsidRPr="00410FBA" w:rsidRDefault="003A62A6" w:rsidP="003A62A6">
            <w:pPr>
              <w:spacing w:before="120" w:after="120"/>
              <w:rPr>
                <w:sz w:val="26"/>
                <w:szCs w:val="26"/>
              </w:rPr>
            </w:pPr>
          </w:p>
        </w:tc>
        <w:tc>
          <w:tcPr>
            <w:tcW w:w="495" w:type="pct"/>
          </w:tcPr>
          <w:p w14:paraId="49FD4191" w14:textId="77777777" w:rsidR="003A62A6" w:rsidRPr="00410FBA" w:rsidRDefault="003A62A6" w:rsidP="003A62A6">
            <w:pPr>
              <w:spacing w:before="120" w:after="120"/>
              <w:rPr>
                <w:sz w:val="26"/>
                <w:szCs w:val="26"/>
              </w:rPr>
            </w:pPr>
          </w:p>
        </w:tc>
      </w:tr>
      <w:tr w:rsidR="00410FBA" w:rsidRPr="00410FBA" w14:paraId="5FD8E30E" w14:textId="77777777" w:rsidTr="000E07F9">
        <w:tc>
          <w:tcPr>
            <w:tcW w:w="381" w:type="pct"/>
          </w:tcPr>
          <w:p w14:paraId="53BF0E4D" w14:textId="144273CB" w:rsidR="00862A69" w:rsidRPr="00410FBA" w:rsidRDefault="00075681" w:rsidP="003A62A6">
            <w:pPr>
              <w:pStyle w:val="ListParagraph"/>
              <w:spacing w:before="120" w:after="120"/>
              <w:ind w:left="0"/>
              <w:rPr>
                <w:sz w:val="26"/>
                <w:szCs w:val="26"/>
              </w:rPr>
            </w:pPr>
            <w:r w:rsidRPr="00410FBA">
              <w:rPr>
                <w:sz w:val="26"/>
                <w:szCs w:val="26"/>
              </w:rPr>
              <w:t>3</w:t>
            </w:r>
          </w:p>
        </w:tc>
        <w:tc>
          <w:tcPr>
            <w:tcW w:w="795" w:type="pct"/>
          </w:tcPr>
          <w:p w14:paraId="639474B7" w14:textId="6DC34AC2" w:rsidR="00862A69" w:rsidRPr="00410FBA" w:rsidRDefault="00075681" w:rsidP="003A62A6">
            <w:pPr>
              <w:spacing w:before="120" w:after="120"/>
              <w:jc w:val="center"/>
              <w:rPr>
                <w:sz w:val="26"/>
                <w:szCs w:val="26"/>
              </w:rPr>
            </w:pPr>
            <w:r w:rsidRPr="00410FBA">
              <w:rPr>
                <w:sz w:val="26"/>
                <w:szCs w:val="26"/>
              </w:rPr>
              <w:t>UR_HDDT_044.04.03</w:t>
            </w:r>
          </w:p>
        </w:tc>
        <w:tc>
          <w:tcPr>
            <w:tcW w:w="396" w:type="pct"/>
          </w:tcPr>
          <w:p w14:paraId="514E7B07" w14:textId="586A7113" w:rsidR="00862A69" w:rsidRPr="00410FBA" w:rsidRDefault="00862A69" w:rsidP="00862A69">
            <w:pPr>
              <w:spacing w:before="120" w:after="120"/>
              <w:rPr>
                <w:sz w:val="26"/>
                <w:szCs w:val="26"/>
                <w:lang w:val="vi-VN"/>
              </w:rPr>
            </w:pPr>
            <w:r w:rsidRPr="00410FBA">
              <w:rPr>
                <w:sz w:val="26"/>
                <w:szCs w:val="26"/>
                <w:lang w:val="vi-VN"/>
              </w:rPr>
              <w:t xml:space="preserve">API </w:t>
            </w:r>
            <w:r w:rsidRPr="00410FBA">
              <w:rPr>
                <w:sz w:val="26"/>
                <w:szCs w:val="26"/>
              </w:rPr>
              <w:t>thêm mới hóa đơn</w:t>
            </w:r>
          </w:p>
        </w:tc>
        <w:tc>
          <w:tcPr>
            <w:tcW w:w="2097" w:type="pct"/>
          </w:tcPr>
          <w:p w14:paraId="79862F17" w14:textId="77777777" w:rsidR="000E07F9" w:rsidRPr="00410FBA" w:rsidRDefault="000E07F9" w:rsidP="000E07F9">
            <w:pPr>
              <w:pStyle w:val="ListParagraph"/>
              <w:numPr>
                <w:ilvl w:val="0"/>
                <w:numId w:val="19"/>
              </w:numPr>
              <w:spacing w:before="120" w:after="120"/>
              <w:rPr>
                <w:sz w:val="26"/>
                <w:szCs w:val="26"/>
              </w:rPr>
            </w:pPr>
            <w:r w:rsidRPr="00410FBA">
              <w:rPr>
                <w:b/>
                <w:sz w:val="26"/>
                <w:szCs w:val="26"/>
              </w:rPr>
              <w:t>Phát biểu yêu cầu:</w:t>
            </w:r>
          </w:p>
          <w:p w14:paraId="2BC96BDC" w14:textId="61620494" w:rsidR="000E07F9" w:rsidRPr="00410FBA" w:rsidRDefault="000E07F9" w:rsidP="000E07F9">
            <w:pPr>
              <w:rPr>
                <w:sz w:val="26"/>
                <w:szCs w:val="26"/>
              </w:rPr>
            </w:pPr>
            <w:r w:rsidRPr="00410FBA">
              <w:rPr>
                <w:sz w:val="26"/>
                <w:szCs w:val="26"/>
              </w:rPr>
              <w:t xml:space="preserve">Cho phép người dùng </w:t>
            </w:r>
            <w:r w:rsidRPr="00410FBA">
              <w:rPr>
                <w:sz w:val="26"/>
                <w:szCs w:val="26"/>
                <w:lang w:val="vi-VN"/>
              </w:rPr>
              <w:t xml:space="preserve">gọi API </w:t>
            </w:r>
            <w:r w:rsidRPr="00410FBA">
              <w:rPr>
                <w:sz w:val="26"/>
                <w:szCs w:val="26"/>
              </w:rPr>
              <w:t>thêm mới 1 hóa đơn</w:t>
            </w:r>
          </w:p>
          <w:p w14:paraId="693B9CFA" w14:textId="77777777" w:rsidR="000E07F9" w:rsidRPr="00410FBA" w:rsidRDefault="000E07F9" w:rsidP="000E07F9">
            <w:pPr>
              <w:pStyle w:val="ListParagraph"/>
              <w:numPr>
                <w:ilvl w:val="0"/>
                <w:numId w:val="19"/>
              </w:numPr>
              <w:spacing w:before="120" w:after="120"/>
              <w:rPr>
                <w:b/>
                <w:sz w:val="26"/>
                <w:szCs w:val="26"/>
              </w:rPr>
            </w:pPr>
            <w:r w:rsidRPr="00410FBA">
              <w:rPr>
                <w:b/>
                <w:sz w:val="26"/>
                <w:szCs w:val="26"/>
              </w:rPr>
              <w:t xml:space="preserve">Thông tin đầu vào: </w:t>
            </w:r>
          </w:p>
          <w:p w14:paraId="04378EC3" w14:textId="4C61798B" w:rsidR="000E07F9" w:rsidRPr="00410FBA" w:rsidRDefault="000E07F9" w:rsidP="000E07F9">
            <w:pPr>
              <w:pBdr>
                <w:top w:val="nil"/>
                <w:left w:val="nil"/>
                <w:bottom w:val="nil"/>
                <w:right w:val="nil"/>
                <w:between w:val="nil"/>
              </w:pBdr>
              <w:rPr>
                <w:sz w:val="26"/>
                <w:szCs w:val="26"/>
                <w:rPrChange w:id="796" w:author="Dang Oanh" w:date="2024-05-31T15:47:00Z" w16du:dateUtc="2024-05-31T08:47:00Z">
                  <w:rPr>
                    <w:color w:val="000000"/>
                    <w:sz w:val="26"/>
                    <w:szCs w:val="26"/>
                  </w:rPr>
                </w:rPrChange>
              </w:rPr>
            </w:pPr>
            <w:r w:rsidRPr="00410FBA">
              <w:rPr>
                <w:sz w:val="26"/>
                <w:szCs w:val="26"/>
                <w:lang w:val="vi-VN"/>
              </w:rPr>
              <w:t xml:space="preserve">+ Link </w:t>
            </w:r>
            <w:r w:rsidRPr="00410FBA">
              <w:rPr>
                <w:sz w:val="26"/>
                <w:szCs w:val="26"/>
              </w:rPr>
              <w:t>A</w:t>
            </w:r>
            <w:r w:rsidRPr="00410FBA">
              <w:rPr>
                <w:sz w:val="26"/>
                <w:szCs w:val="26"/>
                <w:lang w:val="vi-VN"/>
              </w:rPr>
              <w:t xml:space="preserve">PI: </w:t>
            </w:r>
            <w:r w:rsidRPr="00410FBA">
              <w:rPr>
                <w:sz w:val="26"/>
                <w:szCs w:val="26"/>
              </w:rPr>
              <w:t> </w:t>
            </w:r>
            <w:r w:rsidRPr="00410FBA">
              <w:rPr>
                <w:sz w:val="26"/>
                <w:szCs w:val="26"/>
                <w:highlight w:val="white"/>
                <w:rPrChange w:id="797" w:author="Dang Oanh" w:date="2024-05-31T15:47:00Z" w16du:dateUtc="2024-05-31T08:47:00Z">
                  <w:rPr>
                    <w:color w:val="000000"/>
                    <w:sz w:val="26"/>
                    <w:szCs w:val="26"/>
                    <w:highlight w:val="white"/>
                  </w:rPr>
                </w:rPrChange>
              </w:rPr>
              <w:t>/api/Invoice/AddInvoice</w:t>
            </w:r>
          </w:p>
          <w:p w14:paraId="7F1219D7" w14:textId="77777777" w:rsidR="000E07F9" w:rsidRPr="00410FBA" w:rsidRDefault="000E07F9" w:rsidP="000E07F9">
            <w:pPr>
              <w:pStyle w:val="NormalWeb"/>
              <w:spacing w:before="0" w:beforeAutospacing="0" w:after="0" w:afterAutospacing="0"/>
              <w:textAlignment w:val="baseline"/>
              <w:rPr>
                <w:rPrChange w:id="798" w:author="Dang Oanh" w:date="2024-05-31T15:47:00Z" w16du:dateUtc="2024-05-31T08:47:00Z">
                  <w:rPr>
                    <w:color w:val="000000"/>
                  </w:rPr>
                </w:rPrChange>
              </w:rPr>
            </w:pPr>
            <w:r w:rsidRPr="00410FBA">
              <w:rPr>
                <w:sz w:val="26"/>
                <w:szCs w:val="26"/>
                <w:lang w:val="vi-VN"/>
              </w:rPr>
              <w:t xml:space="preserve">+ Phương thức: </w:t>
            </w:r>
            <w:r w:rsidRPr="00410FBA">
              <w:rPr>
                <w:rPrChange w:id="799" w:author="Dang Oanh" w:date="2024-05-31T15:47:00Z" w16du:dateUtc="2024-05-31T08:47:00Z">
                  <w:rPr>
                    <w:color w:val="000000"/>
                  </w:rPr>
                </w:rPrChange>
              </w:rPr>
              <w:t>POST</w:t>
            </w:r>
          </w:p>
          <w:p w14:paraId="747651E0" w14:textId="77777777" w:rsidR="000E07F9" w:rsidRPr="00410FBA" w:rsidRDefault="000E07F9" w:rsidP="000E07F9">
            <w:pPr>
              <w:pStyle w:val="NormalWeb"/>
              <w:spacing w:before="0" w:beforeAutospacing="0" w:after="0" w:afterAutospacing="0"/>
              <w:textAlignment w:val="baseline"/>
              <w:rPr>
                <w:sz w:val="26"/>
                <w:szCs w:val="26"/>
              </w:rPr>
            </w:pPr>
            <w:r w:rsidRPr="00410FBA">
              <w:rPr>
                <w:sz w:val="26"/>
                <w:szCs w:val="26"/>
              </w:rPr>
              <w:t>+ Parameter</w:t>
            </w:r>
          </w:p>
          <w:p w14:paraId="7A2FF97B" w14:textId="154B332B" w:rsidR="000E07F9" w:rsidRPr="00410FBA" w:rsidRDefault="000E07F9" w:rsidP="000E07F9">
            <w:pPr>
              <w:pStyle w:val="NormalWeb"/>
              <w:spacing w:before="0" w:beforeAutospacing="0" w:after="0" w:afterAutospacing="0"/>
              <w:textAlignment w:val="baseline"/>
              <w:rPr>
                <w:sz w:val="26"/>
                <w:szCs w:val="26"/>
              </w:rPr>
            </w:pPr>
            <w:r w:rsidRPr="00410FBA">
              <w:rPr>
                <w:noProof/>
              </w:rPr>
              <w:drawing>
                <wp:inline distT="0" distB="0" distL="0" distR="0" wp14:anchorId="00F6C0C8" wp14:editId="02FC0E55">
                  <wp:extent cx="2352040" cy="23891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66431" cy="2403724"/>
                          </a:xfrm>
                          <a:prstGeom prst="rect">
                            <a:avLst/>
                          </a:prstGeom>
                        </pic:spPr>
                      </pic:pic>
                    </a:graphicData>
                  </a:graphic>
                </wp:inline>
              </w:drawing>
            </w:r>
          </w:p>
          <w:p w14:paraId="2120FC1D" w14:textId="6AA4C956" w:rsidR="000E07F9" w:rsidRPr="00410FBA" w:rsidRDefault="000E07F9" w:rsidP="000E07F9">
            <w:pPr>
              <w:spacing w:before="120" w:after="120"/>
              <w:rPr>
                <w:b/>
                <w:sz w:val="26"/>
                <w:szCs w:val="26"/>
              </w:rPr>
            </w:pPr>
            <w:r w:rsidRPr="00410FBA">
              <w:rPr>
                <w:noProof/>
              </w:rPr>
              <w:drawing>
                <wp:inline distT="0" distB="0" distL="0" distR="0" wp14:anchorId="4ECCD87C" wp14:editId="606FA0EE">
                  <wp:extent cx="2338520" cy="261556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49678" cy="2628045"/>
                          </a:xfrm>
                          <a:prstGeom prst="rect">
                            <a:avLst/>
                          </a:prstGeom>
                        </pic:spPr>
                      </pic:pic>
                    </a:graphicData>
                  </a:graphic>
                </wp:inline>
              </w:drawing>
            </w:r>
          </w:p>
          <w:p w14:paraId="0E08E5C9" w14:textId="7EE9A08E" w:rsidR="000E07F9" w:rsidRPr="00410FBA" w:rsidRDefault="000E07F9" w:rsidP="000E07F9">
            <w:pPr>
              <w:spacing w:before="120" w:after="120"/>
              <w:rPr>
                <w:b/>
                <w:sz w:val="26"/>
                <w:szCs w:val="26"/>
              </w:rPr>
            </w:pPr>
            <w:r w:rsidRPr="00410FBA">
              <w:rPr>
                <w:noProof/>
              </w:rPr>
              <w:drawing>
                <wp:inline distT="0" distB="0" distL="0" distR="0" wp14:anchorId="63C15C66" wp14:editId="3AF5CF7E">
                  <wp:extent cx="2339340" cy="1405563"/>
                  <wp:effectExtent l="0" t="0" r="381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64798" cy="1420859"/>
                          </a:xfrm>
                          <a:prstGeom prst="rect">
                            <a:avLst/>
                          </a:prstGeom>
                        </pic:spPr>
                      </pic:pic>
                    </a:graphicData>
                  </a:graphic>
                </wp:inline>
              </w:drawing>
            </w:r>
          </w:p>
          <w:p w14:paraId="1D82CE4F" w14:textId="0DA5004B" w:rsidR="000E07F9" w:rsidRPr="00410FBA" w:rsidRDefault="000E07F9" w:rsidP="000E07F9">
            <w:pPr>
              <w:spacing w:before="120" w:after="120"/>
              <w:rPr>
                <w:b/>
                <w:sz w:val="26"/>
                <w:szCs w:val="26"/>
              </w:rPr>
            </w:pPr>
            <w:r w:rsidRPr="00410FBA">
              <w:rPr>
                <w:b/>
                <w:sz w:val="26"/>
                <w:szCs w:val="26"/>
              </w:rPr>
              <w:t xml:space="preserve">Thông tin đầu ra: </w:t>
            </w:r>
          </w:p>
          <w:p w14:paraId="3E317275" w14:textId="77777777" w:rsidR="000E07F9" w:rsidRPr="00410FBA" w:rsidRDefault="000E07F9" w:rsidP="000E07F9">
            <w:pPr>
              <w:spacing w:before="120" w:after="120"/>
              <w:rPr>
                <w:sz w:val="26"/>
                <w:szCs w:val="26"/>
              </w:rPr>
            </w:pPr>
            <w:r w:rsidRPr="00410FBA">
              <w:rPr>
                <w:sz w:val="26"/>
                <w:szCs w:val="26"/>
                <w:lang w:val="vi-VN"/>
              </w:rPr>
              <w:t>+ S</w:t>
            </w:r>
            <w:r w:rsidRPr="00410FBA">
              <w:rPr>
                <w:sz w:val="26"/>
                <w:szCs w:val="26"/>
              </w:rPr>
              <w:t>uccess code:</w:t>
            </w:r>
          </w:p>
          <w:p w14:paraId="0A00D078" w14:textId="3C081516" w:rsidR="000E07F9" w:rsidRPr="00410FBA" w:rsidRDefault="000E07F9" w:rsidP="000E07F9">
            <w:pPr>
              <w:spacing w:before="120" w:after="120"/>
              <w:rPr>
                <w:sz w:val="26"/>
                <w:szCs w:val="26"/>
              </w:rPr>
            </w:pPr>
            <w:r w:rsidRPr="00410FBA">
              <w:rPr>
                <w:noProof/>
              </w:rPr>
              <w:drawing>
                <wp:inline distT="0" distB="0" distL="0" distR="0" wp14:anchorId="1D1DC8B5" wp14:editId="53337FAF">
                  <wp:extent cx="2320290" cy="680693"/>
                  <wp:effectExtent l="0" t="0" r="381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96512" cy="703054"/>
                          </a:xfrm>
                          <a:prstGeom prst="rect">
                            <a:avLst/>
                          </a:prstGeom>
                        </pic:spPr>
                      </pic:pic>
                    </a:graphicData>
                  </a:graphic>
                </wp:inline>
              </w:drawing>
            </w:r>
          </w:p>
          <w:p w14:paraId="5C4A3687" w14:textId="77777777" w:rsidR="000E07F9" w:rsidRPr="00410FBA" w:rsidRDefault="000E07F9" w:rsidP="000E07F9">
            <w:pPr>
              <w:spacing w:before="120" w:after="120"/>
              <w:rPr>
                <w:sz w:val="26"/>
                <w:szCs w:val="26"/>
              </w:rPr>
            </w:pPr>
            <w:r w:rsidRPr="00410FBA">
              <w:rPr>
                <w:sz w:val="26"/>
                <w:szCs w:val="26"/>
                <w:lang w:val="vi-VN"/>
              </w:rPr>
              <w:t>+ Err</w:t>
            </w:r>
            <w:r w:rsidRPr="00410FBA">
              <w:rPr>
                <w:sz w:val="26"/>
                <w:szCs w:val="26"/>
              </w:rPr>
              <w:t>or code:</w:t>
            </w:r>
          </w:p>
          <w:p w14:paraId="261AB5F5" w14:textId="4F7A23DE" w:rsidR="000E07F9" w:rsidRPr="00410FBA" w:rsidRDefault="000E07F9" w:rsidP="000E07F9">
            <w:pPr>
              <w:spacing w:before="120" w:after="120"/>
              <w:rPr>
                <w:sz w:val="26"/>
                <w:szCs w:val="26"/>
              </w:rPr>
            </w:pPr>
            <w:r w:rsidRPr="00410FBA">
              <w:rPr>
                <w:noProof/>
              </w:rPr>
              <w:drawing>
                <wp:inline distT="0" distB="0" distL="0" distR="0" wp14:anchorId="1BBED44B" wp14:editId="6E3A8B47">
                  <wp:extent cx="2332990" cy="8805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78851" cy="897902"/>
                          </a:xfrm>
                          <a:prstGeom prst="rect">
                            <a:avLst/>
                          </a:prstGeom>
                        </pic:spPr>
                      </pic:pic>
                    </a:graphicData>
                  </a:graphic>
                </wp:inline>
              </w:drawing>
            </w:r>
          </w:p>
          <w:p w14:paraId="69C33478" w14:textId="77777777" w:rsidR="000E07F9" w:rsidRPr="00410FBA" w:rsidRDefault="000E07F9" w:rsidP="000E07F9">
            <w:pPr>
              <w:pStyle w:val="ListParagraph"/>
              <w:numPr>
                <w:ilvl w:val="0"/>
                <w:numId w:val="19"/>
              </w:numPr>
              <w:spacing w:before="120" w:after="120"/>
              <w:rPr>
                <w:b/>
                <w:sz w:val="26"/>
                <w:szCs w:val="26"/>
              </w:rPr>
            </w:pPr>
            <w:r w:rsidRPr="00410FBA">
              <w:rPr>
                <w:b/>
                <w:sz w:val="26"/>
                <w:szCs w:val="26"/>
              </w:rPr>
              <w:t>Chức năng xử lý:</w:t>
            </w:r>
          </w:p>
          <w:p w14:paraId="371C9366" w14:textId="2E42568C" w:rsidR="000E07F9" w:rsidRPr="00410FBA" w:rsidRDefault="000E07F9" w:rsidP="000E07F9">
            <w:pPr>
              <w:spacing w:before="120" w:after="120"/>
              <w:rPr>
                <w:rPrChange w:id="800" w:author="Dang Oanh" w:date="2024-05-31T15:47:00Z" w16du:dateUtc="2024-05-31T08:47:00Z">
                  <w:rPr>
                    <w:color w:val="000000"/>
                  </w:rPr>
                </w:rPrChange>
              </w:rPr>
            </w:pPr>
            <w:r w:rsidRPr="00410FBA">
              <w:rPr>
                <w:sz w:val="26"/>
                <w:szCs w:val="26"/>
                <w:lang w:val="vi-VN"/>
              </w:rPr>
              <w:t xml:space="preserve">+ </w:t>
            </w:r>
            <w:r w:rsidRPr="00410FBA">
              <w:rPr>
                <w:bCs/>
                <w:rPrChange w:id="801" w:author="Dang Oanh" w:date="2024-05-31T15:47:00Z" w16du:dateUtc="2024-05-31T08:47:00Z">
                  <w:rPr>
                    <w:bCs/>
                    <w:color w:val="000000"/>
                  </w:rPr>
                </w:rPrChange>
              </w:rPr>
              <w:t>Nếu hệ thống thêm mới thành công thì đầu ra trả ra</w:t>
            </w:r>
            <w:r w:rsidRPr="00410FBA">
              <w:rPr>
                <w:b/>
                <w:bCs/>
                <w:rPrChange w:id="802" w:author="Dang Oanh" w:date="2024-05-31T15:47:00Z" w16du:dateUtc="2024-05-31T08:47:00Z">
                  <w:rPr>
                    <w:b/>
                    <w:bCs/>
                    <w:color w:val="000000"/>
                  </w:rPr>
                </w:rPrChange>
              </w:rPr>
              <w:t xml:space="preserve"> </w:t>
            </w:r>
            <w:r w:rsidRPr="00410FBA">
              <w:rPr>
                <w:rPrChange w:id="803" w:author="Dang Oanh" w:date="2024-05-31T15:47:00Z" w16du:dateUtc="2024-05-31T08:47:00Z">
                  <w:rPr>
                    <w:color w:val="000000"/>
                  </w:rPr>
                </w:rPrChange>
              </w:rPr>
              <w:t>invoice_financial_id và invoice_code kèm thông báo “Thêm mới hóa đơn thành công”</w:t>
            </w:r>
          </w:p>
          <w:p w14:paraId="7570D213" w14:textId="46EBC60C" w:rsidR="000E07F9" w:rsidRPr="00410FBA" w:rsidRDefault="000E07F9" w:rsidP="000E07F9">
            <w:pPr>
              <w:spacing w:before="120" w:after="120"/>
              <w:rPr>
                <w:rPrChange w:id="804" w:author="Dang Oanh" w:date="2024-05-31T15:47:00Z" w16du:dateUtc="2024-05-31T08:47:00Z">
                  <w:rPr>
                    <w:color w:val="000000"/>
                  </w:rPr>
                </w:rPrChange>
              </w:rPr>
            </w:pPr>
            <w:r w:rsidRPr="00410FBA">
              <w:rPr>
                <w:rPrChange w:id="805" w:author="Dang Oanh" w:date="2024-05-31T15:47:00Z" w16du:dateUtc="2024-05-31T08:47:00Z">
                  <w:rPr>
                    <w:color w:val="000000"/>
                  </w:rPr>
                </w:rPrChange>
              </w:rPr>
              <w:t>+ Nếu hệ thống thêm mới không thành công thì thông báo “Thêm mới hóa đơn không thành công, vui lòng kiểm</w:t>
            </w:r>
            <w:r w:rsidR="002C18A9" w:rsidRPr="00410FBA">
              <w:rPr>
                <w:rPrChange w:id="806" w:author="Dang Oanh" w:date="2024-05-31T15:47:00Z" w16du:dateUtc="2024-05-31T08:47:00Z">
                  <w:rPr>
                    <w:color w:val="000000"/>
                  </w:rPr>
                </w:rPrChange>
              </w:rPr>
              <w:t xml:space="preserve"> tra</w:t>
            </w:r>
            <w:r w:rsidRPr="00410FBA">
              <w:rPr>
                <w:rPrChange w:id="807" w:author="Dang Oanh" w:date="2024-05-31T15:47:00Z" w16du:dateUtc="2024-05-31T08:47:00Z">
                  <w:rPr>
                    <w:color w:val="000000"/>
                  </w:rPr>
                </w:rPrChange>
              </w:rPr>
              <w:t xml:space="preserve"> lại thông tin đầu vào”</w:t>
            </w:r>
          </w:p>
          <w:p w14:paraId="4F6E4AEF" w14:textId="68D1034B" w:rsidR="000E07F9" w:rsidRPr="00410FBA" w:rsidRDefault="000E07F9" w:rsidP="000E07F9">
            <w:pPr>
              <w:pStyle w:val="ListParagraph"/>
              <w:numPr>
                <w:ilvl w:val="0"/>
                <w:numId w:val="19"/>
              </w:numPr>
              <w:spacing w:before="120" w:after="120"/>
              <w:rPr>
                <w:b/>
                <w:sz w:val="26"/>
                <w:szCs w:val="26"/>
              </w:rPr>
            </w:pPr>
            <w:r w:rsidRPr="00410FBA">
              <w:rPr>
                <w:b/>
                <w:sz w:val="26"/>
                <w:szCs w:val="26"/>
              </w:rPr>
              <w:t xml:space="preserve">Các ngoại lệ: </w:t>
            </w:r>
          </w:p>
          <w:p w14:paraId="4AD2A09F" w14:textId="553D92BB" w:rsidR="00862A69" w:rsidRPr="00410FBA" w:rsidRDefault="000E07F9" w:rsidP="000E07F9">
            <w:pPr>
              <w:spacing w:before="120" w:after="120"/>
              <w:rPr>
                <w:b/>
                <w:sz w:val="26"/>
                <w:szCs w:val="26"/>
              </w:rPr>
            </w:pPr>
            <w:r w:rsidRPr="00410FBA">
              <w:rPr>
                <w:sz w:val="26"/>
                <w:szCs w:val="26"/>
              </w:rPr>
              <w:t>Không</w:t>
            </w:r>
            <w:r w:rsidRPr="00410FBA">
              <w:rPr>
                <w:sz w:val="26"/>
                <w:szCs w:val="26"/>
                <w:lang w:val="vi-VN"/>
              </w:rPr>
              <w:t xml:space="preserve"> có</w:t>
            </w:r>
          </w:p>
        </w:tc>
        <w:tc>
          <w:tcPr>
            <w:tcW w:w="394" w:type="pct"/>
          </w:tcPr>
          <w:p w14:paraId="0D68CEE1" w14:textId="77777777" w:rsidR="00862A69" w:rsidRPr="00410FBA" w:rsidRDefault="00862A69" w:rsidP="003A62A6">
            <w:pPr>
              <w:spacing w:before="120" w:after="120"/>
              <w:rPr>
                <w:sz w:val="26"/>
                <w:szCs w:val="26"/>
              </w:rPr>
            </w:pPr>
          </w:p>
        </w:tc>
        <w:tc>
          <w:tcPr>
            <w:tcW w:w="442" w:type="pct"/>
          </w:tcPr>
          <w:p w14:paraId="08D53C6C" w14:textId="77777777" w:rsidR="00862A69" w:rsidRPr="00410FBA" w:rsidRDefault="00862A69" w:rsidP="003A62A6">
            <w:pPr>
              <w:spacing w:before="120" w:after="120"/>
              <w:rPr>
                <w:sz w:val="26"/>
                <w:szCs w:val="26"/>
              </w:rPr>
            </w:pPr>
          </w:p>
        </w:tc>
        <w:tc>
          <w:tcPr>
            <w:tcW w:w="495" w:type="pct"/>
          </w:tcPr>
          <w:p w14:paraId="777BB4ED" w14:textId="77777777" w:rsidR="00862A69" w:rsidRPr="00410FBA" w:rsidRDefault="00862A69" w:rsidP="003A62A6">
            <w:pPr>
              <w:spacing w:before="120" w:after="120"/>
              <w:rPr>
                <w:sz w:val="26"/>
                <w:szCs w:val="26"/>
              </w:rPr>
            </w:pPr>
          </w:p>
        </w:tc>
      </w:tr>
      <w:tr w:rsidR="00410FBA" w:rsidRPr="00410FBA" w14:paraId="0016F54C" w14:textId="77777777" w:rsidTr="000E07F9">
        <w:tc>
          <w:tcPr>
            <w:tcW w:w="381" w:type="pct"/>
          </w:tcPr>
          <w:p w14:paraId="76B6C7A8" w14:textId="0C10DED0" w:rsidR="000E07F9" w:rsidRPr="00410FBA" w:rsidRDefault="00075681" w:rsidP="000E07F9">
            <w:pPr>
              <w:pStyle w:val="ListParagraph"/>
              <w:spacing w:before="120" w:after="120"/>
              <w:ind w:left="0"/>
              <w:rPr>
                <w:sz w:val="26"/>
                <w:szCs w:val="26"/>
              </w:rPr>
            </w:pPr>
            <w:r w:rsidRPr="00410FBA">
              <w:rPr>
                <w:sz w:val="26"/>
                <w:szCs w:val="26"/>
              </w:rPr>
              <w:t>4</w:t>
            </w:r>
          </w:p>
        </w:tc>
        <w:tc>
          <w:tcPr>
            <w:tcW w:w="795" w:type="pct"/>
          </w:tcPr>
          <w:p w14:paraId="5D166ECB" w14:textId="785FC5C4" w:rsidR="000E07F9" w:rsidRPr="00410FBA" w:rsidRDefault="00075681" w:rsidP="000E07F9">
            <w:pPr>
              <w:spacing w:before="120" w:after="120"/>
              <w:jc w:val="center"/>
              <w:rPr>
                <w:sz w:val="26"/>
                <w:szCs w:val="26"/>
              </w:rPr>
            </w:pPr>
            <w:r w:rsidRPr="00410FBA">
              <w:rPr>
                <w:sz w:val="26"/>
                <w:szCs w:val="26"/>
              </w:rPr>
              <w:t>UR_HDDT_044.04.04</w:t>
            </w:r>
          </w:p>
        </w:tc>
        <w:tc>
          <w:tcPr>
            <w:tcW w:w="396" w:type="pct"/>
          </w:tcPr>
          <w:p w14:paraId="40A537D7" w14:textId="13FB5461" w:rsidR="000E07F9" w:rsidRPr="00410FBA" w:rsidRDefault="000E07F9" w:rsidP="000E07F9">
            <w:pPr>
              <w:spacing w:before="120" w:after="120"/>
              <w:rPr>
                <w:sz w:val="26"/>
                <w:szCs w:val="26"/>
                <w:lang w:val="vi-VN"/>
              </w:rPr>
            </w:pPr>
            <w:r w:rsidRPr="00410FBA">
              <w:rPr>
                <w:sz w:val="26"/>
                <w:szCs w:val="26"/>
                <w:lang w:val="vi-VN"/>
              </w:rPr>
              <w:t xml:space="preserve">API </w:t>
            </w:r>
            <w:r w:rsidRPr="00410FBA">
              <w:rPr>
                <w:sz w:val="26"/>
                <w:szCs w:val="26"/>
              </w:rPr>
              <w:t>sửa hóa đơn</w:t>
            </w:r>
          </w:p>
        </w:tc>
        <w:tc>
          <w:tcPr>
            <w:tcW w:w="2097" w:type="pct"/>
          </w:tcPr>
          <w:p w14:paraId="7A873911" w14:textId="77777777" w:rsidR="000E07F9" w:rsidRPr="00410FBA" w:rsidRDefault="000E07F9" w:rsidP="000E07F9">
            <w:pPr>
              <w:pStyle w:val="ListParagraph"/>
              <w:numPr>
                <w:ilvl w:val="0"/>
                <w:numId w:val="19"/>
              </w:numPr>
              <w:spacing w:before="120" w:after="120"/>
              <w:rPr>
                <w:sz w:val="26"/>
                <w:szCs w:val="26"/>
              </w:rPr>
            </w:pPr>
            <w:r w:rsidRPr="00410FBA">
              <w:rPr>
                <w:b/>
                <w:sz w:val="26"/>
                <w:szCs w:val="26"/>
              </w:rPr>
              <w:t>Phát biểu yêu cầu:</w:t>
            </w:r>
          </w:p>
          <w:p w14:paraId="30A52C40" w14:textId="2E3B9A8F" w:rsidR="000E07F9" w:rsidRPr="00410FBA" w:rsidRDefault="000E07F9" w:rsidP="000E07F9">
            <w:pPr>
              <w:rPr>
                <w:sz w:val="26"/>
                <w:szCs w:val="26"/>
              </w:rPr>
            </w:pPr>
            <w:r w:rsidRPr="00410FBA">
              <w:rPr>
                <w:sz w:val="26"/>
                <w:szCs w:val="26"/>
              </w:rPr>
              <w:t xml:space="preserve">Cho phép người dùng </w:t>
            </w:r>
            <w:r w:rsidRPr="00410FBA">
              <w:rPr>
                <w:sz w:val="26"/>
                <w:szCs w:val="26"/>
                <w:lang w:val="vi-VN"/>
              </w:rPr>
              <w:t xml:space="preserve">gọi API </w:t>
            </w:r>
            <w:r w:rsidR="006B3082" w:rsidRPr="00410FBA">
              <w:rPr>
                <w:sz w:val="26"/>
                <w:szCs w:val="26"/>
              </w:rPr>
              <w:t>sửa thông tin</w:t>
            </w:r>
            <w:r w:rsidRPr="00410FBA">
              <w:rPr>
                <w:sz w:val="26"/>
                <w:szCs w:val="26"/>
              </w:rPr>
              <w:t xml:space="preserve"> hóa đơn</w:t>
            </w:r>
          </w:p>
          <w:p w14:paraId="4B9F5C74" w14:textId="77777777" w:rsidR="000E07F9" w:rsidRPr="00410FBA" w:rsidRDefault="000E07F9" w:rsidP="000E07F9">
            <w:pPr>
              <w:pStyle w:val="ListParagraph"/>
              <w:numPr>
                <w:ilvl w:val="0"/>
                <w:numId w:val="19"/>
              </w:numPr>
              <w:spacing w:before="120" w:after="120"/>
              <w:rPr>
                <w:b/>
                <w:sz w:val="26"/>
                <w:szCs w:val="26"/>
              </w:rPr>
            </w:pPr>
            <w:r w:rsidRPr="00410FBA">
              <w:rPr>
                <w:b/>
                <w:sz w:val="26"/>
                <w:szCs w:val="26"/>
              </w:rPr>
              <w:t xml:space="preserve">Thông tin đầu vào: </w:t>
            </w:r>
          </w:p>
          <w:p w14:paraId="3BAAB9BD" w14:textId="4EDC2E46" w:rsidR="000E07F9" w:rsidRPr="00410FBA" w:rsidRDefault="000E07F9" w:rsidP="000E07F9">
            <w:pPr>
              <w:pBdr>
                <w:top w:val="nil"/>
                <w:left w:val="nil"/>
                <w:bottom w:val="nil"/>
                <w:right w:val="nil"/>
                <w:between w:val="nil"/>
              </w:pBdr>
              <w:rPr>
                <w:sz w:val="26"/>
                <w:szCs w:val="26"/>
                <w:rPrChange w:id="808" w:author="Dang Oanh" w:date="2024-05-31T15:47:00Z" w16du:dateUtc="2024-05-31T08:47:00Z">
                  <w:rPr>
                    <w:color w:val="000000"/>
                    <w:sz w:val="26"/>
                    <w:szCs w:val="26"/>
                  </w:rPr>
                </w:rPrChange>
              </w:rPr>
            </w:pPr>
            <w:r w:rsidRPr="00410FBA">
              <w:rPr>
                <w:sz w:val="26"/>
                <w:szCs w:val="26"/>
                <w:lang w:val="vi-VN"/>
              </w:rPr>
              <w:t xml:space="preserve">+ Link </w:t>
            </w:r>
            <w:r w:rsidRPr="00410FBA">
              <w:rPr>
                <w:sz w:val="26"/>
                <w:szCs w:val="26"/>
              </w:rPr>
              <w:t>A</w:t>
            </w:r>
            <w:r w:rsidRPr="00410FBA">
              <w:rPr>
                <w:sz w:val="26"/>
                <w:szCs w:val="26"/>
                <w:lang w:val="vi-VN"/>
              </w:rPr>
              <w:t xml:space="preserve">PI: </w:t>
            </w:r>
            <w:r w:rsidRPr="00410FBA">
              <w:rPr>
                <w:sz w:val="26"/>
                <w:szCs w:val="26"/>
              </w:rPr>
              <w:t> </w:t>
            </w:r>
            <w:r w:rsidRPr="00410FBA">
              <w:rPr>
                <w:sz w:val="26"/>
                <w:szCs w:val="26"/>
                <w:highlight w:val="white"/>
                <w:rPrChange w:id="809" w:author="Dang Oanh" w:date="2024-05-31T15:47:00Z" w16du:dateUtc="2024-05-31T08:47:00Z">
                  <w:rPr>
                    <w:color w:val="000000"/>
                    <w:sz w:val="26"/>
                    <w:szCs w:val="26"/>
                    <w:highlight w:val="white"/>
                  </w:rPr>
                </w:rPrChange>
              </w:rPr>
              <w:t>/api/Invoice/</w:t>
            </w:r>
            <w:r w:rsidR="006B3082" w:rsidRPr="00410FBA">
              <w:rPr>
                <w:sz w:val="26"/>
                <w:szCs w:val="26"/>
                <w:highlight w:val="white"/>
                <w:rPrChange w:id="810" w:author="Dang Oanh" w:date="2024-05-31T15:47:00Z" w16du:dateUtc="2024-05-31T08:47:00Z">
                  <w:rPr>
                    <w:color w:val="000000"/>
                    <w:sz w:val="26"/>
                    <w:szCs w:val="26"/>
                    <w:highlight w:val="white"/>
                  </w:rPr>
                </w:rPrChange>
              </w:rPr>
              <w:t xml:space="preserve"> EditInvoice</w:t>
            </w:r>
          </w:p>
          <w:p w14:paraId="1FA45B35" w14:textId="77777777" w:rsidR="000E07F9" w:rsidRPr="00410FBA" w:rsidRDefault="000E07F9" w:rsidP="000E07F9">
            <w:pPr>
              <w:pStyle w:val="NormalWeb"/>
              <w:spacing w:before="0" w:beforeAutospacing="0" w:after="0" w:afterAutospacing="0"/>
              <w:textAlignment w:val="baseline"/>
              <w:rPr>
                <w:rPrChange w:id="811" w:author="Dang Oanh" w:date="2024-05-31T15:47:00Z" w16du:dateUtc="2024-05-31T08:47:00Z">
                  <w:rPr>
                    <w:color w:val="000000"/>
                  </w:rPr>
                </w:rPrChange>
              </w:rPr>
            </w:pPr>
            <w:r w:rsidRPr="00410FBA">
              <w:rPr>
                <w:sz w:val="26"/>
                <w:szCs w:val="26"/>
                <w:lang w:val="vi-VN"/>
              </w:rPr>
              <w:t xml:space="preserve">+ Phương thức: </w:t>
            </w:r>
            <w:r w:rsidRPr="00410FBA">
              <w:rPr>
                <w:rPrChange w:id="812" w:author="Dang Oanh" w:date="2024-05-31T15:47:00Z" w16du:dateUtc="2024-05-31T08:47:00Z">
                  <w:rPr>
                    <w:color w:val="000000"/>
                  </w:rPr>
                </w:rPrChange>
              </w:rPr>
              <w:t>POST</w:t>
            </w:r>
          </w:p>
          <w:p w14:paraId="7F4BC808" w14:textId="77777777" w:rsidR="000E07F9" w:rsidRPr="00410FBA" w:rsidRDefault="000E07F9" w:rsidP="000E07F9">
            <w:pPr>
              <w:pStyle w:val="NormalWeb"/>
              <w:spacing w:before="0" w:beforeAutospacing="0" w:after="0" w:afterAutospacing="0"/>
              <w:textAlignment w:val="baseline"/>
              <w:rPr>
                <w:sz w:val="26"/>
                <w:szCs w:val="26"/>
              </w:rPr>
            </w:pPr>
            <w:r w:rsidRPr="00410FBA">
              <w:rPr>
                <w:sz w:val="26"/>
                <w:szCs w:val="26"/>
              </w:rPr>
              <w:t>+ Parameter</w:t>
            </w:r>
          </w:p>
          <w:p w14:paraId="1945DB90" w14:textId="77777777" w:rsidR="000E07F9" w:rsidRPr="00410FBA" w:rsidRDefault="000E07F9" w:rsidP="000E07F9">
            <w:pPr>
              <w:pStyle w:val="NormalWeb"/>
              <w:spacing w:before="0" w:beforeAutospacing="0" w:after="0" w:afterAutospacing="0"/>
              <w:textAlignment w:val="baseline"/>
              <w:rPr>
                <w:sz w:val="26"/>
                <w:szCs w:val="26"/>
              </w:rPr>
            </w:pPr>
            <w:r w:rsidRPr="00410FBA">
              <w:rPr>
                <w:noProof/>
              </w:rPr>
              <w:drawing>
                <wp:inline distT="0" distB="0" distL="0" distR="0" wp14:anchorId="311710A9" wp14:editId="5CE702B4">
                  <wp:extent cx="2352040" cy="23891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66431" cy="2403724"/>
                          </a:xfrm>
                          <a:prstGeom prst="rect">
                            <a:avLst/>
                          </a:prstGeom>
                        </pic:spPr>
                      </pic:pic>
                    </a:graphicData>
                  </a:graphic>
                </wp:inline>
              </w:drawing>
            </w:r>
          </w:p>
          <w:p w14:paraId="2804D225" w14:textId="77777777" w:rsidR="000E07F9" w:rsidRPr="00410FBA" w:rsidRDefault="000E07F9" w:rsidP="000E07F9">
            <w:pPr>
              <w:spacing w:before="120" w:after="120"/>
              <w:rPr>
                <w:b/>
                <w:sz w:val="26"/>
                <w:szCs w:val="26"/>
              </w:rPr>
            </w:pPr>
            <w:r w:rsidRPr="00410FBA">
              <w:rPr>
                <w:noProof/>
              </w:rPr>
              <w:drawing>
                <wp:inline distT="0" distB="0" distL="0" distR="0" wp14:anchorId="255F8F08" wp14:editId="5DFEDF00">
                  <wp:extent cx="2338520" cy="261556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49678" cy="2628045"/>
                          </a:xfrm>
                          <a:prstGeom prst="rect">
                            <a:avLst/>
                          </a:prstGeom>
                        </pic:spPr>
                      </pic:pic>
                    </a:graphicData>
                  </a:graphic>
                </wp:inline>
              </w:drawing>
            </w:r>
          </w:p>
          <w:p w14:paraId="5BFE9D12" w14:textId="77777777" w:rsidR="000E07F9" w:rsidRPr="00410FBA" w:rsidRDefault="000E07F9" w:rsidP="000E07F9">
            <w:pPr>
              <w:spacing w:before="120" w:after="120"/>
              <w:rPr>
                <w:b/>
                <w:sz w:val="26"/>
                <w:szCs w:val="26"/>
              </w:rPr>
            </w:pPr>
            <w:r w:rsidRPr="00410FBA">
              <w:rPr>
                <w:noProof/>
              </w:rPr>
              <w:drawing>
                <wp:inline distT="0" distB="0" distL="0" distR="0" wp14:anchorId="15BDEC94" wp14:editId="32299A9F">
                  <wp:extent cx="2339340" cy="1405563"/>
                  <wp:effectExtent l="0" t="0" r="381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64798" cy="1420859"/>
                          </a:xfrm>
                          <a:prstGeom prst="rect">
                            <a:avLst/>
                          </a:prstGeom>
                        </pic:spPr>
                      </pic:pic>
                    </a:graphicData>
                  </a:graphic>
                </wp:inline>
              </w:drawing>
            </w:r>
          </w:p>
          <w:p w14:paraId="51DCAE41" w14:textId="77777777" w:rsidR="000E07F9" w:rsidRPr="00410FBA" w:rsidRDefault="000E07F9" w:rsidP="000E07F9">
            <w:pPr>
              <w:spacing w:before="120" w:after="120"/>
              <w:rPr>
                <w:b/>
                <w:sz w:val="26"/>
                <w:szCs w:val="26"/>
              </w:rPr>
            </w:pPr>
            <w:r w:rsidRPr="00410FBA">
              <w:rPr>
                <w:b/>
                <w:sz w:val="26"/>
                <w:szCs w:val="26"/>
              </w:rPr>
              <w:t xml:space="preserve">Thông tin đầu ra: </w:t>
            </w:r>
          </w:p>
          <w:p w14:paraId="1A15D0FA" w14:textId="77777777" w:rsidR="000E07F9" w:rsidRPr="00410FBA" w:rsidRDefault="000E07F9" w:rsidP="000E07F9">
            <w:pPr>
              <w:spacing w:before="120" w:after="120"/>
              <w:rPr>
                <w:sz w:val="26"/>
                <w:szCs w:val="26"/>
              </w:rPr>
            </w:pPr>
            <w:r w:rsidRPr="00410FBA">
              <w:rPr>
                <w:sz w:val="26"/>
                <w:szCs w:val="26"/>
                <w:lang w:val="vi-VN"/>
              </w:rPr>
              <w:t>+ S</w:t>
            </w:r>
            <w:r w:rsidRPr="00410FBA">
              <w:rPr>
                <w:sz w:val="26"/>
                <w:szCs w:val="26"/>
              </w:rPr>
              <w:t>uccess code:</w:t>
            </w:r>
          </w:p>
          <w:p w14:paraId="51FEC6BC" w14:textId="2F1BFBAC" w:rsidR="000E07F9" w:rsidRPr="00410FBA" w:rsidRDefault="002C18A9" w:rsidP="000E07F9">
            <w:pPr>
              <w:spacing w:before="120" w:after="120"/>
              <w:rPr>
                <w:sz w:val="26"/>
                <w:szCs w:val="26"/>
              </w:rPr>
            </w:pPr>
            <w:r w:rsidRPr="00410FBA">
              <w:rPr>
                <w:noProof/>
              </w:rPr>
              <w:drawing>
                <wp:inline distT="0" distB="0" distL="0" distR="0" wp14:anchorId="5F92B000" wp14:editId="22E40FDD">
                  <wp:extent cx="2339340" cy="700204"/>
                  <wp:effectExtent l="0" t="0" r="381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89940" cy="715349"/>
                          </a:xfrm>
                          <a:prstGeom prst="rect">
                            <a:avLst/>
                          </a:prstGeom>
                        </pic:spPr>
                      </pic:pic>
                    </a:graphicData>
                  </a:graphic>
                </wp:inline>
              </w:drawing>
            </w:r>
          </w:p>
          <w:p w14:paraId="361AF1D0" w14:textId="77777777" w:rsidR="000E07F9" w:rsidRPr="00410FBA" w:rsidRDefault="000E07F9" w:rsidP="000E07F9">
            <w:pPr>
              <w:spacing w:before="120" w:after="120"/>
              <w:rPr>
                <w:sz w:val="26"/>
                <w:szCs w:val="26"/>
              </w:rPr>
            </w:pPr>
            <w:r w:rsidRPr="00410FBA">
              <w:rPr>
                <w:sz w:val="26"/>
                <w:szCs w:val="26"/>
                <w:lang w:val="vi-VN"/>
              </w:rPr>
              <w:t>+ Err</w:t>
            </w:r>
            <w:r w:rsidRPr="00410FBA">
              <w:rPr>
                <w:sz w:val="26"/>
                <w:szCs w:val="26"/>
              </w:rPr>
              <w:t>or code:</w:t>
            </w:r>
          </w:p>
          <w:p w14:paraId="42BB9865" w14:textId="77777777" w:rsidR="000E07F9" w:rsidRPr="00410FBA" w:rsidRDefault="000E07F9" w:rsidP="000E07F9">
            <w:pPr>
              <w:spacing w:before="120" w:after="120"/>
              <w:rPr>
                <w:sz w:val="26"/>
                <w:szCs w:val="26"/>
              </w:rPr>
            </w:pPr>
            <w:r w:rsidRPr="00410FBA">
              <w:rPr>
                <w:noProof/>
              </w:rPr>
              <w:drawing>
                <wp:inline distT="0" distB="0" distL="0" distR="0" wp14:anchorId="6280C6B7" wp14:editId="015439DE">
                  <wp:extent cx="2332990" cy="88059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78851" cy="897902"/>
                          </a:xfrm>
                          <a:prstGeom prst="rect">
                            <a:avLst/>
                          </a:prstGeom>
                        </pic:spPr>
                      </pic:pic>
                    </a:graphicData>
                  </a:graphic>
                </wp:inline>
              </w:drawing>
            </w:r>
          </w:p>
          <w:p w14:paraId="31D240BF" w14:textId="77777777" w:rsidR="000E07F9" w:rsidRPr="00410FBA" w:rsidRDefault="000E07F9" w:rsidP="000E07F9">
            <w:pPr>
              <w:pStyle w:val="ListParagraph"/>
              <w:numPr>
                <w:ilvl w:val="0"/>
                <w:numId w:val="19"/>
              </w:numPr>
              <w:spacing w:before="120" w:after="120"/>
              <w:rPr>
                <w:b/>
                <w:sz w:val="26"/>
                <w:szCs w:val="26"/>
              </w:rPr>
            </w:pPr>
            <w:r w:rsidRPr="00410FBA">
              <w:rPr>
                <w:b/>
                <w:sz w:val="26"/>
                <w:szCs w:val="26"/>
              </w:rPr>
              <w:t>Chức năng xử lý:</w:t>
            </w:r>
          </w:p>
          <w:p w14:paraId="6A0AA1FF" w14:textId="16A58D56" w:rsidR="000E07F9" w:rsidRPr="00410FBA" w:rsidRDefault="000E07F9" w:rsidP="000E07F9">
            <w:pPr>
              <w:spacing w:before="120" w:after="120"/>
              <w:rPr>
                <w:rPrChange w:id="813" w:author="Dang Oanh" w:date="2024-05-31T15:47:00Z" w16du:dateUtc="2024-05-31T08:47:00Z">
                  <w:rPr>
                    <w:color w:val="000000"/>
                  </w:rPr>
                </w:rPrChange>
              </w:rPr>
            </w:pPr>
            <w:r w:rsidRPr="00410FBA">
              <w:rPr>
                <w:sz w:val="26"/>
                <w:szCs w:val="26"/>
                <w:lang w:val="vi-VN"/>
              </w:rPr>
              <w:t xml:space="preserve">+ </w:t>
            </w:r>
            <w:r w:rsidRPr="00410FBA">
              <w:rPr>
                <w:bCs/>
                <w:rPrChange w:id="814" w:author="Dang Oanh" w:date="2024-05-31T15:47:00Z" w16du:dateUtc="2024-05-31T08:47:00Z">
                  <w:rPr>
                    <w:bCs/>
                    <w:color w:val="000000"/>
                  </w:rPr>
                </w:rPrChange>
              </w:rPr>
              <w:t xml:space="preserve">Nếu hệ thống </w:t>
            </w:r>
            <w:r w:rsidR="002C18A9" w:rsidRPr="00410FBA">
              <w:rPr>
                <w:bCs/>
                <w:rPrChange w:id="815" w:author="Dang Oanh" w:date="2024-05-31T15:47:00Z" w16du:dateUtc="2024-05-31T08:47:00Z">
                  <w:rPr>
                    <w:bCs/>
                    <w:color w:val="000000"/>
                  </w:rPr>
                </w:rPrChange>
              </w:rPr>
              <w:t>sửa</w:t>
            </w:r>
            <w:r w:rsidRPr="00410FBA">
              <w:rPr>
                <w:bCs/>
                <w:rPrChange w:id="816" w:author="Dang Oanh" w:date="2024-05-31T15:47:00Z" w16du:dateUtc="2024-05-31T08:47:00Z">
                  <w:rPr>
                    <w:bCs/>
                    <w:color w:val="000000"/>
                  </w:rPr>
                </w:rPrChange>
              </w:rPr>
              <w:t xml:space="preserve"> thành công thì đầu ra trả ra</w:t>
            </w:r>
            <w:r w:rsidRPr="00410FBA">
              <w:rPr>
                <w:b/>
                <w:bCs/>
                <w:rPrChange w:id="817" w:author="Dang Oanh" w:date="2024-05-31T15:47:00Z" w16du:dateUtc="2024-05-31T08:47:00Z">
                  <w:rPr>
                    <w:b/>
                    <w:bCs/>
                    <w:color w:val="000000"/>
                  </w:rPr>
                </w:rPrChange>
              </w:rPr>
              <w:t xml:space="preserve"> </w:t>
            </w:r>
            <w:r w:rsidRPr="00410FBA">
              <w:rPr>
                <w:rPrChange w:id="818" w:author="Dang Oanh" w:date="2024-05-31T15:47:00Z" w16du:dateUtc="2024-05-31T08:47:00Z">
                  <w:rPr>
                    <w:color w:val="000000"/>
                  </w:rPr>
                </w:rPrChange>
              </w:rPr>
              <w:t>invoice_financial_id và invoice_code kèm thông báo “</w:t>
            </w:r>
            <w:r w:rsidR="002C18A9" w:rsidRPr="00410FBA">
              <w:rPr>
                <w:rPrChange w:id="819" w:author="Dang Oanh" w:date="2024-05-31T15:47:00Z" w16du:dateUtc="2024-05-31T08:47:00Z">
                  <w:rPr>
                    <w:color w:val="000000"/>
                  </w:rPr>
                </w:rPrChange>
              </w:rPr>
              <w:t>Sửa</w:t>
            </w:r>
            <w:r w:rsidRPr="00410FBA">
              <w:rPr>
                <w:rPrChange w:id="820" w:author="Dang Oanh" w:date="2024-05-31T15:47:00Z" w16du:dateUtc="2024-05-31T08:47:00Z">
                  <w:rPr>
                    <w:color w:val="000000"/>
                  </w:rPr>
                </w:rPrChange>
              </w:rPr>
              <w:t xml:space="preserve"> hóa đơn thành công”</w:t>
            </w:r>
          </w:p>
          <w:p w14:paraId="34F59FD6" w14:textId="3E50068B" w:rsidR="000E07F9" w:rsidRPr="00410FBA" w:rsidRDefault="000E07F9" w:rsidP="000E07F9">
            <w:pPr>
              <w:spacing w:before="120" w:after="120"/>
              <w:rPr>
                <w:rPrChange w:id="821" w:author="Dang Oanh" w:date="2024-05-31T15:47:00Z" w16du:dateUtc="2024-05-31T08:47:00Z">
                  <w:rPr>
                    <w:color w:val="000000"/>
                  </w:rPr>
                </w:rPrChange>
              </w:rPr>
            </w:pPr>
            <w:r w:rsidRPr="00410FBA">
              <w:rPr>
                <w:rPrChange w:id="822" w:author="Dang Oanh" w:date="2024-05-31T15:47:00Z" w16du:dateUtc="2024-05-31T08:47:00Z">
                  <w:rPr>
                    <w:color w:val="000000"/>
                  </w:rPr>
                </w:rPrChange>
              </w:rPr>
              <w:t xml:space="preserve">+ Nếu hệ thống </w:t>
            </w:r>
            <w:r w:rsidR="002C18A9" w:rsidRPr="00410FBA">
              <w:rPr>
                <w:rPrChange w:id="823" w:author="Dang Oanh" w:date="2024-05-31T15:47:00Z" w16du:dateUtc="2024-05-31T08:47:00Z">
                  <w:rPr>
                    <w:color w:val="000000"/>
                  </w:rPr>
                </w:rPrChange>
              </w:rPr>
              <w:t>sửa</w:t>
            </w:r>
            <w:r w:rsidRPr="00410FBA">
              <w:rPr>
                <w:rPrChange w:id="824" w:author="Dang Oanh" w:date="2024-05-31T15:47:00Z" w16du:dateUtc="2024-05-31T08:47:00Z">
                  <w:rPr>
                    <w:color w:val="000000"/>
                  </w:rPr>
                </w:rPrChange>
              </w:rPr>
              <w:t xml:space="preserve"> không thành công thì thông báo “</w:t>
            </w:r>
            <w:r w:rsidR="002C18A9" w:rsidRPr="00410FBA">
              <w:rPr>
                <w:rPrChange w:id="825" w:author="Dang Oanh" w:date="2024-05-31T15:47:00Z" w16du:dateUtc="2024-05-31T08:47:00Z">
                  <w:rPr>
                    <w:color w:val="000000"/>
                  </w:rPr>
                </w:rPrChange>
              </w:rPr>
              <w:t>Sửa</w:t>
            </w:r>
            <w:r w:rsidRPr="00410FBA">
              <w:rPr>
                <w:rPrChange w:id="826" w:author="Dang Oanh" w:date="2024-05-31T15:47:00Z" w16du:dateUtc="2024-05-31T08:47:00Z">
                  <w:rPr>
                    <w:color w:val="000000"/>
                  </w:rPr>
                </w:rPrChange>
              </w:rPr>
              <w:t xml:space="preserve"> hóa đơn không thành công, vui lòng kiểm </w:t>
            </w:r>
            <w:r w:rsidR="002C18A9" w:rsidRPr="00410FBA">
              <w:rPr>
                <w:rPrChange w:id="827" w:author="Dang Oanh" w:date="2024-05-31T15:47:00Z" w16du:dateUtc="2024-05-31T08:47:00Z">
                  <w:rPr>
                    <w:color w:val="000000"/>
                  </w:rPr>
                </w:rPrChange>
              </w:rPr>
              <w:t xml:space="preserve">tra </w:t>
            </w:r>
            <w:r w:rsidRPr="00410FBA">
              <w:rPr>
                <w:rPrChange w:id="828" w:author="Dang Oanh" w:date="2024-05-31T15:47:00Z" w16du:dateUtc="2024-05-31T08:47:00Z">
                  <w:rPr>
                    <w:color w:val="000000"/>
                  </w:rPr>
                </w:rPrChange>
              </w:rPr>
              <w:t>lại thông tin đầu vào”</w:t>
            </w:r>
          </w:p>
          <w:p w14:paraId="4E01934F" w14:textId="77777777" w:rsidR="000E07F9" w:rsidRPr="00410FBA" w:rsidRDefault="000E07F9" w:rsidP="000E07F9">
            <w:pPr>
              <w:pStyle w:val="ListParagraph"/>
              <w:numPr>
                <w:ilvl w:val="0"/>
                <w:numId w:val="19"/>
              </w:numPr>
              <w:spacing w:before="120" w:after="120"/>
              <w:rPr>
                <w:b/>
                <w:sz w:val="26"/>
                <w:szCs w:val="26"/>
              </w:rPr>
            </w:pPr>
            <w:r w:rsidRPr="00410FBA">
              <w:rPr>
                <w:b/>
                <w:sz w:val="26"/>
                <w:szCs w:val="26"/>
              </w:rPr>
              <w:t xml:space="preserve">Các ngoại lệ: </w:t>
            </w:r>
          </w:p>
          <w:p w14:paraId="1D5C01A2" w14:textId="2D7D0AE0" w:rsidR="000E07F9" w:rsidRPr="00410FBA" w:rsidRDefault="000E07F9" w:rsidP="002C18A9">
            <w:pPr>
              <w:spacing w:before="120" w:after="120"/>
              <w:rPr>
                <w:b/>
                <w:sz w:val="26"/>
                <w:szCs w:val="26"/>
              </w:rPr>
            </w:pPr>
            <w:r w:rsidRPr="00410FBA">
              <w:rPr>
                <w:sz w:val="26"/>
                <w:szCs w:val="26"/>
              </w:rPr>
              <w:t>Không</w:t>
            </w:r>
            <w:r w:rsidRPr="00410FBA">
              <w:rPr>
                <w:sz w:val="26"/>
                <w:szCs w:val="26"/>
                <w:lang w:val="vi-VN"/>
              </w:rPr>
              <w:t xml:space="preserve"> có</w:t>
            </w:r>
          </w:p>
        </w:tc>
        <w:tc>
          <w:tcPr>
            <w:tcW w:w="394" w:type="pct"/>
          </w:tcPr>
          <w:p w14:paraId="6DB7651D" w14:textId="77777777" w:rsidR="000E07F9" w:rsidRPr="00410FBA" w:rsidRDefault="000E07F9" w:rsidP="000E07F9">
            <w:pPr>
              <w:spacing w:before="120" w:after="120"/>
              <w:rPr>
                <w:sz w:val="26"/>
                <w:szCs w:val="26"/>
              </w:rPr>
            </w:pPr>
          </w:p>
        </w:tc>
        <w:tc>
          <w:tcPr>
            <w:tcW w:w="442" w:type="pct"/>
          </w:tcPr>
          <w:p w14:paraId="2FAEEB65" w14:textId="77777777" w:rsidR="000E07F9" w:rsidRPr="00410FBA" w:rsidRDefault="000E07F9" w:rsidP="000E07F9">
            <w:pPr>
              <w:spacing w:before="120" w:after="120"/>
              <w:rPr>
                <w:sz w:val="26"/>
                <w:szCs w:val="26"/>
              </w:rPr>
            </w:pPr>
          </w:p>
        </w:tc>
        <w:tc>
          <w:tcPr>
            <w:tcW w:w="495" w:type="pct"/>
          </w:tcPr>
          <w:p w14:paraId="64893DDB" w14:textId="77777777" w:rsidR="000E07F9" w:rsidRPr="00410FBA" w:rsidRDefault="000E07F9" w:rsidP="000E07F9">
            <w:pPr>
              <w:spacing w:before="120" w:after="120"/>
              <w:rPr>
                <w:sz w:val="26"/>
                <w:szCs w:val="26"/>
              </w:rPr>
            </w:pPr>
          </w:p>
        </w:tc>
      </w:tr>
      <w:tr w:rsidR="00410FBA" w:rsidRPr="00410FBA" w14:paraId="13D1B245" w14:textId="77777777" w:rsidTr="000E07F9">
        <w:tc>
          <w:tcPr>
            <w:tcW w:w="381" w:type="pct"/>
          </w:tcPr>
          <w:p w14:paraId="5972CFBA" w14:textId="68888DBB" w:rsidR="000E07F9" w:rsidRPr="00410FBA" w:rsidRDefault="00075681" w:rsidP="000E07F9">
            <w:pPr>
              <w:pStyle w:val="ListParagraph"/>
              <w:spacing w:before="120" w:after="120"/>
              <w:ind w:left="0"/>
              <w:rPr>
                <w:sz w:val="26"/>
                <w:szCs w:val="26"/>
              </w:rPr>
            </w:pPr>
            <w:r w:rsidRPr="00410FBA">
              <w:rPr>
                <w:sz w:val="26"/>
                <w:szCs w:val="26"/>
              </w:rPr>
              <w:t>5</w:t>
            </w:r>
          </w:p>
        </w:tc>
        <w:tc>
          <w:tcPr>
            <w:tcW w:w="795" w:type="pct"/>
          </w:tcPr>
          <w:p w14:paraId="2497F003" w14:textId="7D8D209C" w:rsidR="000E07F9" w:rsidRPr="00410FBA" w:rsidRDefault="00075681" w:rsidP="000E07F9">
            <w:pPr>
              <w:spacing w:before="120" w:after="120"/>
              <w:jc w:val="center"/>
              <w:rPr>
                <w:sz w:val="26"/>
                <w:szCs w:val="26"/>
              </w:rPr>
            </w:pPr>
            <w:r w:rsidRPr="00410FBA">
              <w:rPr>
                <w:sz w:val="26"/>
                <w:szCs w:val="26"/>
              </w:rPr>
              <w:t>UR_HDDT_044.04.05</w:t>
            </w:r>
          </w:p>
        </w:tc>
        <w:tc>
          <w:tcPr>
            <w:tcW w:w="396" w:type="pct"/>
          </w:tcPr>
          <w:p w14:paraId="201653D6" w14:textId="77777777" w:rsidR="000E07F9" w:rsidRPr="00410FBA" w:rsidRDefault="000E07F9" w:rsidP="000E07F9">
            <w:pPr>
              <w:spacing w:before="120" w:after="120"/>
              <w:rPr>
                <w:sz w:val="26"/>
                <w:szCs w:val="26"/>
              </w:rPr>
            </w:pPr>
            <w:r w:rsidRPr="00410FBA">
              <w:rPr>
                <w:sz w:val="26"/>
                <w:szCs w:val="26"/>
                <w:lang w:val="vi-VN"/>
              </w:rPr>
              <w:t xml:space="preserve">API </w:t>
            </w:r>
            <w:r w:rsidRPr="00410FBA">
              <w:rPr>
                <w:sz w:val="26"/>
                <w:szCs w:val="26"/>
              </w:rPr>
              <w:t>xem</w:t>
            </w:r>
          </w:p>
          <w:p w14:paraId="73DF5A9C" w14:textId="65559A89" w:rsidR="000E07F9" w:rsidRPr="00410FBA" w:rsidRDefault="000E07F9" w:rsidP="000E07F9">
            <w:pPr>
              <w:spacing w:before="120" w:after="120"/>
              <w:rPr>
                <w:sz w:val="26"/>
                <w:szCs w:val="26"/>
                <w:lang w:val="vi-VN"/>
              </w:rPr>
            </w:pPr>
            <w:r w:rsidRPr="00410FBA">
              <w:rPr>
                <w:sz w:val="26"/>
                <w:szCs w:val="26"/>
              </w:rPr>
              <w:t>hóa đơn</w:t>
            </w:r>
          </w:p>
        </w:tc>
        <w:tc>
          <w:tcPr>
            <w:tcW w:w="2097" w:type="pct"/>
          </w:tcPr>
          <w:p w14:paraId="523E9337" w14:textId="77777777" w:rsidR="002C18A9" w:rsidRPr="00410FBA" w:rsidRDefault="002C18A9" w:rsidP="00017806">
            <w:pPr>
              <w:pStyle w:val="ListParagraph"/>
              <w:numPr>
                <w:ilvl w:val="0"/>
                <w:numId w:val="19"/>
              </w:numPr>
              <w:spacing w:before="120" w:after="120"/>
              <w:rPr>
                <w:sz w:val="26"/>
                <w:szCs w:val="26"/>
              </w:rPr>
            </w:pPr>
            <w:r w:rsidRPr="00410FBA">
              <w:rPr>
                <w:b/>
                <w:sz w:val="26"/>
                <w:szCs w:val="26"/>
              </w:rPr>
              <w:t>Phát biểu yêu cầu:</w:t>
            </w:r>
          </w:p>
          <w:p w14:paraId="45A27D9F" w14:textId="040F99F5" w:rsidR="002C18A9" w:rsidRPr="00410FBA" w:rsidRDefault="002C18A9" w:rsidP="002C18A9">
            <w:pPr>
              <w:rPr>
                <w:sz w:val="26"/>
                <w:szCs w:val="26"/>
              </w:rPr>
            </w:pPr>
            <w:r w:rsidRPr="00410FBA">
              <w:rPr>
                <w:sz w:val="26"/>
                <w:szCs w:val="26"/>
              </w:rPr>
              <w:t xml:space="preserve">Cho phép người dùng </w:t>
            </w:r>
            <w:r w:rsidRPr="00410FBA">
              <w:rPr>
                <w:sz w:val="26"/>
                <w:szCs w:val="26"/>
                <w:lang w:val="vi-VN"/>
              </w:rPr>
              <w:t xml:space="preserve">gọi API </w:t>
            </w:r>
            <w:r w:rsidRPr="00410FBA">
              <w:rPr>
                <w:sz w:val="26"/>
                <w:szCs w:val="26"/>
              </w:rPr>
              <w:t>xem thông tin hóa đơn</w:t>
            </w:r>
          </w:p>
          <w:p w14:paraId="05BA1209" w14:textId="77777777" w:rsidR="002C18A9" w:rsidRPr="00410FBA" w:rsidRDefault="002C18A9" w:rsidP="00017806">
            <w:pPr>
              <w:pStyle w:val="ListParagraph"/>
              <w:numPr>
                <w:ilvl w:val="0"/>
                <w:numId w:val="19"/>
              </w:numPr>
              <w:spacing w:before="120" w:after="120"/>
              <w:rPr>
                <w:b/>
                <w:sz w:val="26"/>
                <w:szCs w:val="26"/>
              </w:rPr>
            </w:pPr>
            <w:r w:rsidRPr="00410FBA">
              <w:rPr>
                <w:b/>
                <w:sz w:val="26"/>
                <w:szCs w:val="26"/>
              </w:rPr>
              <w:t xml:space="preserve">Thông tin đầu vào: </w:t>
            </w:r>
          </w:p>
          <w:p w14:paraId="4E528B81" w14:textId="4D0930C2" w:rsidR="002C18A9" w:rsidRPr="00410FBA" w:rsidRDefault="002C18A9" w:rsidP="002C18A9">
            <w:pPr>
              <w:pBdr>
                <w:top w:val="nil"/>
                <w:left w:val="nil"/>
                <w:bottom w:val="nil"/>
                <w:right w:val="nil"/>
                <w:between w:val="nil"/>
              </w:pBdr>
              <w:rPr>
                <w:sz w:val="26"/>
                <w:szCs w:val="26"/>
                <w:rPrChange w:id="829" w:author="Dang Oanh" w:date="2024-05-31T15:47:00Z" w16du:dateUtc="2024-05-31T08:47:00Z">
                  <w:rPr>
                    <w:color w:val="000000"/>
                    <w:sz w:val="26"/>
                    <w:szCs w:val="26"/>
                  </w:rPr>
                </w:rPrChange>
              </w:rPr>
            </w:pPr>
            <w:r w:rsidRPr="00410FBA">
              <w:rPr>
                <w:sz w:val="26"/>
                <w:szCs w:val="26"/>
                <w:lang w:val="vi-VN"/>
              </w:rPr>
              <w:t xml:space="preserve">+ Link </w:t>
            </w:r>
            <w:r w:rsidRPr="00410FBA">
              <w:rPr>
                <w:sz w:val="26"/>
                <w:szCs w:val="26"/>
              </w:rPr>
              <w:t>A</w:t>
            </w:r>
            <w:r w:rsidRPr="00410FBA">
              <w:rPr>
                <w:sz w:val="26"/>
                <w:szCs w:val="26"/>
                <w:lang w:val="vi-VN"/>
              </w:rPr>
              <w:t xml:space="preserve">PI: </w:t>
            </w:r>
            <w:r w:rsidRPr="00410FBA">
              <w:rPr>
                <w:sz w:val="26"/>
                <w:szCs w:val="26"/>
              </w:rPr>
              <w:t> </w:t>
            </w:r>
            <w:r w:rsidRPr="00410FBA">
              <w:rPr>
                <w:i/>
                <w:iCs/>
                <w:rPrChange w:id="830" w:author="Dang Oanh" w:date="2024-05-31T15:47:00Z" w16du:dateUtc="2024-05-31T08:47:00Z">
                  <w:rPr>
                    <w:i/>
                    <w:iCs/>
                    <w:color w:val="000000"/>
                  </w:rPr>
                </w:rPrChange>
              </w:rPr>
              <w:t>/api/Invoice/DetailInvoice</w:t>
            </w:r>
          </w:p>
          <w:p w14:paraId="4FBEC275" w14:textId="5E8679F3" w:rsidR="002C18A9" w:rsidRPr="00410FBA" w:rsidRDefault="002C18A9" w:rsidP="002C18A9">
            <w:pPr>
              <w:pStyle w:val="NormalWeb"/>
              <w:spacing w:before="0" w:beforeAutospacing="0" w:after="0" w:afterAutospacing="0"/>
              <w:textAlignment w:val="baseline"/>
              <w:rPr>
                <w:rPrChange w:id="831" w:author="Dang Oanh" w:date="2024-05-31T15:47:00Z" w16du:dateUtc="2024-05-31T08:47:00Z">
                  <w:rPr>
                    <w:color w:val="000000"/>
                  </w:rPr>
                </w:rPrChange>
              </w:rPr>
            </w:pPr>
            <w:r w:rsidRPr="00410FBA">
              <w:rPr>
                <w:sz w:val="26"/>
                <w:szCs w:val="26"/>
                <w:lang w:val="vi-VN"/>
              </w:rPr>
              <w:t xml:space="preserve">+ Phương thức: </w:t>
            </w:r>
            <w:r w:rsidRPr="00410FBA">
              <w:rPr>
                <w:rPrChange w:id="832" w:author="Dang Oanh" w:date="2024-05-31T15:47:00Z" w16du:dateUtc="2024-05-31T08:47:00Z">
                  <w:rPr>
                    <w:color w:val="000000"/>
                  </w:rPr>
                </w:rPrChange>
              </w:rPr>
              <w:t>POST</w:t>
            </w:r>
          </w:p>
          <w:p w14:paraId="6436E03D" w14:textId="77777777" w:rsidR="002C18A9" w:rsidRPr="00410FBA" w:rsidRDefault="002C18A9" w:rsidP="002C18A9">
            <w:pPr>
              <w:pStyle w:val="NormalWeb"/>
              <w:spacing w:before="0" w:beforeAutospacing="0" w:after="0" w:afterAutospacing="0"/>
              <w:textAlignment w:val="baseline"/>
              <w:rPr>
                <w:sz w:val="26"/>
                <w:szCs w:val="26"/>
              </w:rPr>
            </w:pPr>
            <w:r w:rsidRPr="00410FBA">
              <w:rPr>
                <w:sz w:val="26"/>
                <w:szCs w:val="26"/>
              </w:rPr>
              <w:t>+ Parameter</w:t>
            </w:r>
          </w:p>
          <w:p w14:paraId="284566EB" w14:textId="42D656EA" w:rsidR="002C18A9" w:rsidRPr="00410FBA" w:rsidRDefault="00017806" w:rsidP="002C18A9">
            <w:pPr>
              <w:pStyle w:val="NormalWeb"/>
              <w:spacing w:before="0" w:beforeAutospacing="0" w:after="0" w:afterAutospacing="0"/>
              <w:textAlignment w:val="baseline"/>
              <w:rPr>
                <w:sz w:val="26"/>
                <w:szCs w:val="26"/>
              </w:rPr>
            </w:pPr>
            <w:r w:rsidRPr="00410FBA">
              <w:rPr>
                <w:noProof/>
              </w:rPr>
              <w:drawing>
                <wp:inline distT="0" distB="0" distL="0" distR="0" wp14:anchorId="33D12B2C" wp14:editId="5CD17359">
                  <wp:extent cx="2339340" cy="365828"/>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92258" cy="389741"/>
                          </a:xfrm>
                          <a:prstGeom prst="rect">
                            <a:avLst/>
                          </a:prstGeom>
                        </pic:spPr>
                      </pic:pic>
                    </a:graphicData>
                  </a:graphic>
                </wp:inline>
              </w:drawing>
            </w:r>
          </w:p>
          <w:p w14:paraId="537159BA" w14:textId="77777777" w:rsidR="002C18A9" w:rsidRPr="00410FBA" w:rsidRDefault="002C18A9" w:rsidP="002C18A9">
            <w:pPr>
              <w:spacing w:before="120" w:after="120"/>
              <w:rPr>
                <w:b/>
                <w:sz w:val="26"/>
                <w:szCs w:val="26"/>
              </w:rPr>
            </w:pPr>
            <w:r w:rsidRPr="00410FBA">
              <w:rPr>
                <w:b/>
                <w:sz w:val="26"/>
                <w:szCs w:val="26"/>
              </w:rPr>
              <w:t xml:space="preserve">Thông tin đầu ra: </w:t>
            </w:r>
          </w:p>
          <w:p w14:paraId="3E8C299C" w14:textId="77777777" w:rsidR="002C18A9" w:rsidRPr="00410FBA" w:rsidRDefault="002C18A9" w:rsidP="002C18A9">
            <w:pPr>
              <w:spacing w:before="120" w:after="120"/>
              <w:rPr>
                <w:sz w:val="26"/>
                <w:szCs w:val="26"/>
              </w:rPr>
            </w:pPr>
            <w:r w:rsidRPr="00410FBA">
              <w:rPr>
                <w:sz w:val="26"/>
                <w:szCs w:val="26"/>
                <w:lang w:val="vi-VN"/>
              </w:rPr>
              <w:t>+ S</w:t>
            </w:r>
            <w:r w:rsidRPr="00410FBA">
              <w:rPr>
                <w:sz w:val="26"/>
                <w:szCs w:val="26"/>
              </w:rPr>
              <w:t>uccess code:</w:t>
            </w:r>
          </w:p>
          <w:p w14:paraId="222514E0" w14:textId="11C2F941" w:rsidR="002C18A9" w:rsidRPr="00410FBA" w:rsidRDefault="00017806" w:rsidP="002C18A9">
            <w:pPr>
              <w:spacing w:before="120" w:after="120"/>
              <w:rPr>
                <w:sz w:val="26"/>
                <w:szCs w:val="26"/>
              </w:rPr>
            </w:pPr>
            <w:r w:rsidRPr="00410FBA">
              <w:rPr>
                <w:noProof/>
              </w:rPr>
              <w:drawing>
                <wp:inline distT="0" distB="0" distL="0" distR="0" wp14:anchorId="7FE0FE83" wp14:editId="421D4F16">
                  <wp:extent cx="2332990" cy="58774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04174" cy="605680"/>
                          </a:xfrm>
                          <a:prstGeom prst="rect">
                            <a:avLst/>
                          </a:prstGeom>
                        </pic:spPr>
                      </pic:pic>
                    </a:graphicData>
                  </a:graphic>
                </wp:inline>
              </w:drawing>
            </w:r>
          </w:p>
          <w:p w14:paraId="039E88A1" w14:textId="77777777" w:rsidR="002C18A9" w:rsidRPr="00410FBA" w:rsidRDefault="002C18A9" w:rsidP="002C18A9">
            <w:pPr>
              <w:spacing w:before="120" w:after="120"/>
              <w:rPr>
                <w:sz w:val="26"/>
                <w:szCs w:val="26"/>
              </w:rPr>
            </w:pPr>
            <w:r w:rsidRPr="00410FBA">
              <w:rPr>
                <w:sz w:val="26"/>
                <w:szCs w:val="26"/>
                <w:lang w:val="vi-VN"/>
              </w:rPr>
              <w:t>+ Err</w:t>
            </w:r>
            <w:r w:rsidRPr="00410FBA">
              <w:rPr>
                <w:sz w:val="26"/>
                <w:szCs w:val="26"/>
              </w:rPr>
              <w:t>or code:</w:t>
            </w:r>
          </w:p>
          <w:p w14:paraId="73EC4541" w14:textId="73BC4D6F" w:rsidR="002C18A9" w:rsidRPr="00410FBA" w:rsidRDefault="00017806" w:rsidP="002C18A9">
            <w:pPr>
              <w:spacing w:before="120" w:after="120"/>
              <w:rPr>
                <w:sz w:val="26"/>
                <w:szCs w:val="26"/>
              </w:rPr>
            </w:pPr>
            <w:r w:rsidRPr="00410FBA">
              <w:rPr>
                <w:noProof/>
              </w:rPr>
              <w:drawing>
                <wp:inline distT="0" distB="0" distL="0" distR="0" wp14:anchorId="19F38DE4" wp14:editId="2C5C6D46">
                  <wp:extent cx="2345690" cy="1095810"/>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85365" cy="1114344"/>
                          </a:xfrm>
                          <a:prstGeom prst="rect">
                            <a:avLst/>
                          </a:prstGeom>
                        </pic:spPr>
                      </pic:pic>
                    </a:graphicData>
                  </a:graphic>
                </wp:inline>
              </w:drawing>
            </w:r>
          </w:p>
          <w:p w14:paraId="4A29B45E" w14:textId="77777777" w:rsidR="002C18A9" w:rsidRPr="00410FBA" w:rsidRDefault="002C18A9" w:rsidP="00017806">
            <w:pPr>
              <w:pStyle w:val="ListParagraph"/>
              <w:numPr>
                <w:ilvl w:val="0"/>
                <w:numId w:val="19"/>
              </w:numPr>
              <w:spacing w:before="120" w:after="120"/>
              <w:rPr>
                <w:b/>
                <w:sz w:val="26"/>
                <w:szCs w:val="26"/>
              </w:rPr>
            </w:pPr>
            <w:r w:rsidRPr="00410FBA">
              <w:rPr>
                <w:b/>
                <w:sz w:val="26"/>
                <w:szCs w:val="26"/>
              </w:rPr>
              <w:t>Chức năng xử lý:</w:t>
            </w:r>
          </w:p>
          <w:p w14:paraId="2A516094" w14:textId="3555E10E" w:rsidR="00017806" w:rsidRPr="00410FBA" w:rsidRDefault="00017806" w:rsidP="00017806">
            <w:pPr>
              <w:pStyle w:val="NormalWeb"/>
              <w:spacing w:before="120" w:beforeAutospacing="0" w:after="0" w:afterAutospacing="0"/>
              <w:textAlignment w:val="baseline"/>
              <w:rPr>
                <w:rPrChange w:id="833" w:author="Dang Oanh" w:date="2024-05-31T15:47:00Z" w16du:dateUtc="2024-05-31T08:47:00Z">
                  <w:rPr>
                    <w:color w:val="000000"/>
                  </w:rPr>
                </w:rPrChange>
              </w:rPr>
            </w:pPr>
            <w:r w:rsidRPr="00410FBA">
              <w:rPr>
                <w:rPrChange w:id="834" w:author="Dang Oanh" w:date="2024-05-31T15:47:00Z" w16du:dateUtc="2024-05-31T08:47:00Z">
                  <w:rPr>
                    <w:color w:val="000000"/>
                  </w:rPr>
                </w:rPrChange>
              </w:rPr>
              <w:t>+ Thực hiện kiểm tra user được quyền gọi API hay không</w:t>
            </w:r>
          </w:p>
          <w:p w14:paraId="0EF2D567" w14:textId="164D07E3" w:rsidR="00017806" w:rsidRPr="00410FBA" w:rsidRDefault="00017806" w:rsidP="00017806">
            <w:pPr>
              <w:pStyle w:val="NormalWeb"/>
              <w:spacing w:before="0" w:beforeAutospacing="0" w:after="120" w:afterAutospacing="0"/>
              <w:textAlignment w:val="baseline"/>
              <w:rPr>
                <w:rPrChange w:id="835" w:author="Dang Oanh" w:date="2024-05-31T15:47:00Z" w16du:dateUtc="2024-05-31T08:47:00Z">
                  <w:rPr>
                    <w:color w:val="000000"/>
                  </w:rPr>
                </w:rPrChange>
              </w:rPr>
            </w:pPr>
            <w:r w:rsidRPr="00410FBA">
              <w:rPr>
                <w:rPrChange w:id="836" w:author="Dang Oanh" w:date="2024-05-31T15:47:00Z" w16du:dateUtc="2024-05-31T08:47:00Z">
                  <w:rPr>
                    <w:color w:val="000000"/>
                  </w:rPr>
                </w:rPrChange>
              </w:rPr>
              <w:t>+ Thực hiện kiểm tra user có quyền truy cập dữ liệu của đơn vị id hay không</w:t>
            </w:r>
          </w:p>
          <w:p w14:paraId="63102D7A" w14:textId="77777777" w:rsidR="00017806" w:rsidRPr="00410FBA" w:rsidRDefault="00017806" w:rsidP="00017806">
            <w:pPr>
              <w:spacing w:before="120" w:after="120"/>
              <w:rPr>
                <w:rPrChange w:id="837" w:author="Dang Oanh" w:date="2024-05-31T15:47:00Z" w16du:dateUtc="2024-05-31T08:47:00Z">
                  <w:rPr>
                    <w:color w:val="000000"/>
                  </w:rPr>
                </w:rPrChange>
              </w:rPr>
            </w:pPr>
            <w:r w:rsidRPr="00410FBA">
              <w:rPr>
                <w:rPrChange w:id="838" w:author="Dang Oanh" w:date="2024-05-31T15:47:00Z" w16du:dateUtc="2024-05-31T08:47:00Z">
                  <w:rPr>
                    <w:color w:val="000000"/>
                  </w:rPr>
                </w:rPrChange>
              </w:rPr>
              <w:t xml:space="preserve">+ Thực hiện lấy dữ liệu từ bảng </w:t>
            </w:r>
            <w:r w:rsidRPr="00410FBA">
              <w:rPr>
                <w:b/>
                <w:bCs/>
                <w:rPrChange w:id="839" w:author="Dang Oanh" w:date="2024-05-31T15:47:00Z" w16du:dateUtc="2024-05-31T08:47:00Z">
                  <w:rPr>
                    <w:b/>
                    <w:bCs/>
                    <w:color w:val="000000"/>
                  </w:rPr>
                </w:rPrChange>
              </w:rPr>
              <w:t xml:space="preserve">invoice </w:t>
            </w:r>
            <w:r w:rsidRPr="00410FBA">
              <w:rPr>
                <w:rPrChange w:id="840" w:author="Dang Oanh" w:date="2024-05-31T15:47:00Z" w16du:dateUtc="2024-05-31T08:47:00Z">
                  <w:rPr>
                    <w:color w:val="000000"/>
                  </w:rPr>
                </w:rPrChange>
              </w:rPr>
              <w:t>theo đầu vào tìm kiếm và có status khác - 1, invoice_financial_id = invoice_financial_id đầu vào, enterprise_id = id đơn vị theo token</w:t>
            </w:r>
          </w:p>
          <w:p w14:paraId="0526C9E4" w14:textId="7DAFF9D4" w:rsidR="002C18A9" w:rsidRPr="00410FBA" w:rsidRDefault="00017806" w:rsidP="00017806">
            <w:pPr>
              <w:spacing w:before="120" w:after="120"/>
              <w:rPr>
                <w:b/>
                <w:sz w:val="26"/>
                <w:szCs w:val="26"/>
              </w:rPr>
            </w:pPr>
            <w:r w:rsidRPr="00410FBA">
              <w:rPr>
                <w:rPrChange w:id="841" w:author="Dang Oanh" w:date="2024-05-31T15:47:00Z" w16du:dateUtc="2024-05-31T08:47:00Z">
                  <w:rPr>
                    <w:color w:val="000000"/>
                  </w:rPr>
                </w:rPrChange>
              </w:rPr>
              <w:t xml:space="preserve"> </w:t>
            </w:r>
            <w:r w:rsidRPr="00410FBA">
              <w:rPr>
                <w:b/>
                <w:sz w:val="26"/>
                <w:szCs w:val="26"/>
              </w:rPr>
              <w:t xml:space="preserve">- </w:t>
            </w:r>
            <w:r w:rsidR="002C18A9" w:rsidRPr="00410FBA">
              <w:rPr>
                <w:b/>
                <w:sz w:val="26"/>
                <w:szCs w:val="26"/>
              </w:rPr>
              <w:t xml:space="preserve">Các ngoại lệ: </w:t>
            </w:r>
          </w:p>
          <w:p w14:paraId="5AA4035D" w14:textId="3C1BE57A" w:rsidR="000E07F9" w:rsidRPr="00410FBA" w:rsidRDefault="002C18A9" w:rsidP="00017806">
            <w:pPr>
              <w:spacing w:before="120" w:after="120"/>
              <w:rPr>
                <w:b/>
                <w:sz w:val="26"/>
                <w:szCs w:val="26"/>
              </w:rPr>
            </w:pPr>
            <w:r w:rsidRPr="00410FBA">
              <w:rPr>
                <w:sz w:val="26"/>
                <w:szCs w:val="26"/>
              </w:rPr>
              <w:t>Không</w:t>
            </w:r>
            <w:r w:rsidRPr="00410FBA">
              <w:rPr>
                <w:sz w:val="26"/>
                <w:szCs w:val="26"/>
                <w:lang w:val="vi-VN"/>
              </w:rPr>
              <w:t xml:space="preserve"> có</w:t>
            </w:r>
          </w:p>
        </w:tc>
        <w:tc>
          <w:tcPr>
            <w:tcW w:w="394" w:type="pct"/>
          </w:tcPr>
          <w:p w14:paraId="6121E7D1" w14:textId="77777777" w:rsidR="000E07F9" w:rsidRPr="00410FBA" w:rsidRDefault="000E07F9" w:rsidP="000E07F9">
            <w:pPr>
              <w:spacing w:before="120" w:after="120"/>
              <w:rPr>
                <w:sz w:val="26"/>
                <w:szCs w:val="26"/>
              </w:rPr>
            </w:pPr>
          </w:p>
        </w:tc>
        <w:tc>
          <w:tcPr>
            <w:tcW w:w="442" w:type="pct"/>
          </w:tcPr>
          <w:p w14:paraId="6CC71F61" w14:textId="77777777" w:rsidR="000E07F9" w:rsidRPr="00410FBA" w:rsidRDefault="000E07F9" w:rsidP="000E07F9">
            <w:pPr>
              <w:spacing w:before="120" w:after="120"/>
              <w:rPr>
                <w:sz w:val="26"/>
                <w:szCs w:val="26"/>
              </w:rPr>
            </w:pPr>
          </w:p>
        </w:tc>
        <w:tc>
          <w:tcPr>
            <w:tcW w:w="495" w:type="pct"/>
          </w:tcPr>
          <w:p w14:paraId="2E0BC001" w14:textId="77777777" w:rsidR="000E07F9" w:rsidRPr="00410FBA" w:rsidRDefault="000E07F9" w:rsidP="000E07F9">
            <w:pPr>
              <w:spacing w:before="120" w:after="120"/>
              <w:rPr>
                <w:sz w:val="26"/>
                <w:szCs w:val="26"/>
              </w:rPr>
            </w:pPr>
          </w:p>
        </w:tc>
      </w:tr>
      <w:tr w:rsidR="00017806" w:rsidRPr="00410FBA" w14:paraId="02148D69" w14:textId="77777777" w:rsidTr="000E07F9">
        <w:tc>
          <w:tcPr>
            <w:tcW w:w="381" w:type="pct"/>
          </w:tcPr>
          <w:p w14:paraId="7C8FADC0" w14:textId="18967FB8" w:rsidR="000E07F9" w:rsidRPr="00410FBA" w:rsidRDefault="00075681" w:rsidP="000E07F9">
            <w:pPr>
              <w:pStyle w:val="ListParagraph"/>
              <w:spacing w:before="120" w:after="120"/>
              <w:ind w:left="0"/>
              <w:rPr>
                <w:sz w:val="26"/>
                <w:szCs w:val="26"/>
              </w:rPr>
            </w:pPr>
            <w:r w:rsidRPr="00410FBA">
              <w:rPr>
                <w:sz w:val="26"/>
                <w:szCs w:val="26"/>
              </w:rPr>
              <w:t>6</w:t>
            </w:r>
          </w:p>
        </w:tc>
        <w:tc>
          <w:tcPr>
            <w:tcW w:w="795" w:type="pct"/>
          </w:tcPr>
          <w:p w14:paraId="2F09A7F2" w14:textId="4E4CB335" w:rsidR="000E07F9" w:rsidRPr="00410FBA" w:rsidRDefault="00075681" w:rsidP="000E07F9">
            <w:pPr>
              <w:spacing w:before="120" w:after="120"/>
              <w:jc w:val="center"/>
              <w:rPr>
                <w:sz w:val="26"/>
                <w:szCs w:val="26"/>
              </w:rPr>
            </w:pPr>
            <w:r w:rsidRPr="00410FBA">
              <w:rPr>
                <w:sz w:val="26"/>
                <w:szCs w:val="26"/>
              </w:rPr>
              <w:t>UR_HDDT_044.04.06</w:t>
            </w:r>
          </w:p>
        </w:tc>
        <w:tc>
          <w:tcPr>
            <w:tcW w:w="396" w:type="pct"/>
          </w:tcPr>
          <w:p w14:paraId="1BD6A444" w14:textId="7FA2C9A1" w:rsidR="000E07F9" w:rsidRPr="00410FBA" w:rsidRDefault="000E07F9" w:rsidP="000E07F9">
            <w:pPr>
              <w:spacing w:before="120" w:after="120"/>
              <w:rPr>
                <w:sz w:val="26"/>
                <w:szCs w:val="26"/>
              </w:rPr>
            </w:pPr>
            <w:r w:rsidRPr="00410FBA">
              <w:rPr>
                <w:sz w:val="26"/>
                <w:szCs w:val="26"/>
                <w:lang w:val="vi-VN"/>
              </w:rPr>
              <w:t xml:space="preserve">API </w:t>
            </w:r>
            <w:r w:rsidRPr="00410FBA">
              <w:rPr>
                <w:sz w:val="26"/>
                <w:szCs w:val="26"/>
              </w:rPr>
              <w:t>xóa</w:t>
            </w:r>
          </w:p>
          <w:p w14:paraId="207CB8DF" w14:textId="14688D63" w:rsidR="000E07F9" w:rsidRPr="00410FBA" w:rsidRDefault="000E07F9" w:rsidP="000E07F9">
            <w:pPr>
              <w:spacing w:before="120" w:after="120"/>
              <w:rPr>
                <w:sz w:val="26"/>
                <w:szCs w:val="26"/>
                <w:lang w:val="vi-VN"/>
              </w:rPr>
            </w:pPr>
            <w:r w:rsidRPr="00410FBA">
              <w:rPr>
                <w:sz w:val="26"/>
                <w:szCs w:val="26"/>
              </w:rPr>
              <w:t>hóa đơn</w:t>
            </w:r>
          </w:p>
        </w:tc>
        <w:tc>
          <w:tcPr>
            <w:tcW w:w="2097" w:type="pct"/>
          </w:tcPr>
          <w:p w14:paraId="640051A4" w14:textId="77777777" w:rsidR="00017806" w:rsidRPr="00410FBA" w:rsidRDefault="00017806" w:rsidP="00017806">
            <w:pPr>
              <w:pStyle w:val="ListParagraph"/>
              <w:numPr>
                <w:ilvl w:val="0"/>
                <w:numId w:val="19"/>
              </w:numPr>
              <w:spacing w:before="120" w:after="120"/>
              <w:rPr>
                <w:sz w:val="26"/>
                <w:szCs w:val="26"/>
              </w:rPr>
            </w:pPr>
            <w:r w:rsidRPr="00410FBA">
              <w:rPr>
                <w:b/>
                <w:sz w:val="26"/>
                <w:szCs w:val="26"/>
              </w:rPr>
              <w:t>Phát biểu yêu cầu:</w:t>
            </w:r>
          </w:p>
          <w:p w14:paraId="34879A55" w14:textId="191C4AE0" w:rsidR="00017806" w:rsidRPr="00410FBA" w:rsidRDefault="00017806" w:rsidP="00017806">
            <w:pPr>
              <w:rPr>
                <w:sz w:val="26"/>
                <w:szCs w:val="26"/>
              </w:rPr>
            </w:pPr>
            <w:r w:rsidRPr="00410FBA">
              <w:rPr>
                <w:sz w:val="26"/>
                <w:szCs w:val="26"/>
              </w:rPr>
              <w:t xml:space="preserve">Cho phép người dùng </w:t>
            </w:r>
            <w:r w:rsidRPr="00410FBA">
              <w:rPr>
                <w:sz w:val="26"/>
                <w:szCs w:val="26"/>
                <w:lang w:val="vi-VN"/>
              </w:rPr>
              <w:t xml:space="preserve">gọi API </w:t>
            </w:r>
            <w:r w:rsidRPr="00410FBA">
              <w:rPr>
                <w:sz w:val="26"/>
                <w:szCs w:val="26"/>
              </w:rPr>
              <w:t>xóa hóa đơn</w:t>
            </w:r>
          </w:p>
          <w:p w14:paraId="44D06C83" w14:textId="03AA3A34" w:rsidR="00017806" w:rsidRPr="00410FBA" w:rsidRDefault="00017806" w:rsidP="00017806">
            <w:pPr>
              <w:pStyle w:val="ListParagraph"/>
              <w:numPr>
                <w:ilvl w:val="0"/>
                <w:numId w:val="19"/>
              </w:numPr>
              <w:spacing w:before="120" w:after="120"/>
              <w:rPr>
                <w:b/>
                <w:sz w:val="26"/>
                <w:szCs w:val="26"/>
              </w:rPr>
            </w:pPr>
            <w:r w:rsidRPr="00410FBA">
              <w:rPr>
                <w:b/>
                <w:sz w:val="26"/>
                <w:szCs w:val="26"/>
              </w:rPr>
              <w:t xml:space="preserve">Thông tin đầu vào: </w:t>
            </w:r>
          </w:p>
          <w:p w14:paraId="0ADFC0B9" w14:textId="050E1CBC" w:rsidR="00017806" w:rsidRPr="00410FBA" w:rsidRDefault="00017806" w:rsidP="00017806">
            <w:pPr>
              <w:pBdr>
                <w:top w:val="nil"/>
                <w:left w:val="nil"/>
                <w:bottom w:val="nil"/>
                <w:right w:val="nil"/>
                <w:between w:val="nil"/>
              </w:pBdr>
              <w:rPr>
                <w:sz w:val="26"/>
                <w:szCs w:val="26"/>
                <w:rPrChange w:id="842" w:author="Dang Oanh" w:date="2024-05-31T15:47:00Z" w16du:dateUtc="2024-05-31T08:47:00Z">
                  <w:rPr>
                    <w:color w:val="000000"/>
                    <w:sz w:val="26"/>
                    <w:szCs w:val="26"/>
                  </w:rPr>
                </w:rPrChange>
              </w:rPr>
            </w:pPr>
            <w:r w:rsidRPr="00410FBA">
              <w:rPr>
                <w:sz w:val="26"/>
                <w:szCs w:val="26"/>
                <w:lang w:val="vi-VN"/>
              </w:rPr>
              <w:t xml:space="preserve">+ Link </w:t>
            </w:r>
            <w:r w:rsidRPr="00410FBA">
              <w:rPr>
                <w:sz w:val="26"/>
                <w:szCs w:val="26"/>
              </w:rPr>
              <w:t>A</w:t>
            </w:r>
            <w:r w:rsidRPr="00410FBA">
              <w:rPr>
                <w:sz w:val="26"/>
                <w:szCs w:val="26"/>
                <w:lang w:val="vi-VN"/>
              </w:rPr>
              <w:t xml:space="preserve">PI: </w:t>
            </w:r>
            <w:r w:rsidRPr="00410FBA">
              <w:rPr>
                <w:sz w:val="26"/>
                <w:szCs w:val="26"/>
              </w:rPr>
              <w:t> </w:t>
            </w:r>
            <w:r w:rsidRPr="00410FBA">
              <w:rPr>
                <w:i/>
                <w:iCs/>
                <w:rPrChange w:id="843" w:author="Dang Oanh" w:date="2024-05-31T15:47:00Z" w16du:dateUtc="2024-05-31T08:47:00Z">
                  <w:rPr>
                    <w:i/>
                    <w:iCs/>
                    <w:color w:val="000000"/>
                  </w:rPr>
                </w:rPrChange>
              </w:rPr>
              <w:t>/api/Invoice/DeleteInvoice</w:t>
            </w:r>
          </w:p>
          <w:p w14:paraId="44F13899" w14:textId="77777777" w:rsidR="00017806" w:rsidRPr="00410FBA" w:rsidRDefault="00017806" w:rsidP="00017806">
            <w:pPr>
              <w:pStyle w:val="NormalWeb"/>
              <w:spacing w:before="0" w:beforeAutospacing="0" w:after="0" w:afterAutospacing="0"/>
              <w:textAlignment w:val="baseline"/>
              <w:rPr>
                <w:rPrChange w:id="844" w:author="Dang Oanh" w:date="2024-05-31T15:47:00Z" w16du:dateUtc="2024-05-31T08:47:00Z">
                  <w:rPr>
                    <w:color w:val="000000"/>
                  </w:rPr>
                </w:rPrChange>
              </w:rPr>
            </w:pPr>
            <w:r w:rsidRPr="00410FBA">
              <w:rPr>
                <w:sz w:val="26"/>
                <w:szCs w:val="26"/>
                <w:lang w:val="vi-VN"/>
              </w:rPr>
              <w:t xml:space="preserve">+ Phương thức: </w:t>
            </w:r>
            <w:r w:rsidRPr="00410FBA">
              <w:rPr>
                <w:rPrChange w:id="845" w:author="Dang Oanh" w:date="2024-05-31T15:47:00Z" w16du:dateUtc="2024-05-31T08:47:00Z">
                  <w:rPr>
                    <w:color w:val="000000"/>
                  </w:rPr>
                </w:rPrChange>
              </w:rPr>
              <w:t>POST</w:t>
            </w:r>
          </w:p>
          <w:p w14:paraId="751512AE" w14:textId="77777777" w:rsidR="00017806" w:rsidRPr="00410FBA" w:rsidRDefault="00017806" w:rsidP="00017806">
            <w:pPr>
              <w:pStyle w:val="NormalWeb"/>
              <w:spacing w:before="0" w:beforeAutospacing="0" w:after="0" w:afterAutospacing="0"/>
              <w:textAlignment w:val="baseline"/>
              <w:rPr>
                <w:sz w:val="26"/>
                <w:szCs w:val="26"/>
              </w:rPr>
            </w:pPr>
            <w:r w:rsidRPr="00410FBA">
              <w:rPr>
                <w:sz w:val="26"/>
                <w:szCs w:val="26"/>
              </w:rPr>
              <w:t>+ Parameter</w:t>
            </w:r>
          </w:p>
          <w:p w14:paraId="447A99E4" w14:textId="4CA18EE9" w:rsidR="00017806" w:rsidRPr="00410FBA" w:rsidRDefault="00017806" w:rsidP="00017806">
            <w:pPr>
              <w:pStyle w:val="NormalWeb"/>
              <w:spacing w:before="0" w:beforeAutospacing="0" w:after="0" w:afterAutospacing="0"/>
              <w:textAlignment w:val="baseline"/>
              <w:rPr>
                <w:sz w:val="26"/>
                <w:szCs w:val="26"/>
              </w:rPr>
            </w:pPr>
            <w:r w:rsidRPr="00410FBA">
              <w:rPr>
                <w:noProof/>
              </w:rPr>
              <w:drawing>
                <wp:inline distT="0" distB="0" distL="0" distR="0" wp14:anchorId="6CF451F0" wp14:editId="48EEFA07">
                  <wp:extent cx="2358390" cy="605842"/>
                  <wp:effectExtent l="0" t="0" r="381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07026" cy="618336"/>
                          </a:xfrm>
                          <a:prstGeom prst="rect">
                            <a:avLst/>
                          </a:prstGeom>
                        </pic:spPr>
                      </pic:pic>
                    </a:graphicData>
                  </a:graphic>
                </wp:inline>
              </w:drawing>
            </w:r>
          </w:p>
          <w:p w14:paraId="2E6EA342" w14:textId="77777777" w:rsidR="00017806" w:rsidRPr="00410FBA" w:rsidRDefault="00017806" w:rsidP="00017806">
            <w:pPr>
              <w:spacing w:before="120" w:after="120"/>
              <w:rPr>
                <w:b/>
                <w:sz w:val="26"/>
                <w:szCs w:val="26"/>
              </w:rPr>
            </w:pPr>
            <w:r w:rsidRPr="00410FBA">
              <w:rPr>
                <w:b/>
                <w:sz w:val="26"/>
                <w:szCs w:val="26"/>
              </w:rPr>
              <w:t xml:space="preserve">Thông tin đầu ra: </w:t>
            </w:r>
          </w:p>
          <w:p w14:paraId="6579F63D" w14:textId="77777777" w:rsidR="00017806" w:rsidRPr="00410FBA" w:rsidRDefault="00017806" w:rsidP="00017806">
            <w:pPr>
              <w:spacing w:before="120" w:after="120"/>
              <w:rPr>
                <w:sz w:val="26"/>
                <w:szCs w:val="26"/>
              </w:rPr>
            </w:pPr>
            <w:r w:rsidRPr="00410FBA">
              <w:rPr>
                <w:sz w:val="26"/>
                <w:szCs w:val="26"/>
                <w:lang w:val="vi-VN"/>
              </w:rPr>
              <w:t>+ S</w:t>
            </w:r>
            <w:r w:rsidRPr="00410FBA">
              <w:rPr>
                <w:sz w:val="26"/>
                <w:szCs w:val="26"/>
              </w:rPr>
              <w:t>uccess code:</w:t>
            </w:r>
          </w:p>
          <w:p w14:paraId="12E86525" w14:textId="572E63AB" w:rsidR="00017806" w:rsidRPr="00410FBA" w:rsidRDefault="00017806" w:rsidP="00017806">
            <w:pPr>
              <w:spacing w:before="120" w:after="120"/>
              <w:rPr>
                <w:sz w:val="26"/>
                <w:szCs w:val="26"/>
              </w:rPr>
            </w:pPr>
            <w:r w:rsidRPr="00410FBA">
              <w:rPr>
                <w:noProof/>
              </w:rPr>
              <w:drawing>
                <wp:inline distT="0" distB="0" distL="0" distR="0" wp14:anchorId="29B268F2" wp14:editId="1F4E8C06">
                  <wp:extent cx="2326640" cy="585378"/>
                  <wp:effectExtent l="0" t="0" r="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7288" cy="598121"/>
                          </a:xfrm>
                          <a:prstGeom prst="rect">
                            <a:avLst/>
                          </a:prstGeom>
                        </pic:spPr>
                      </pic:pic>
                    </a:graphicData>
                  </a:graphic>
                </wp:inline>
              </w:drawing>
            </w:r>
          </w:p>
          <w:p w14:paraId="787CEDE4" w14:textId="77777777" w:rsidR="00017806" w:rsidRPr="00410FBA" w:rsidRDefault="00017806" w:rsidP="00017806">
            <w:pPr>
              <w:spacing w:before="120" w:after="120"/>
              <w:rPr>
                <w:sz w:val="26"/>
                <w:szCs w:val="26"/>
              </w:rPr>
            </w:pPr>
            <w:r w:rsidRPr="00410FBA">
              <w:rPr>
                <w:sz w:val="26"/>
                <w:szCs w:val="26"/>
                <w:lang w:val="vi-VN"/>
              </w:rPr>
              <w:t>+ Err</w:t>
            </w:r>
            <w:r w:rsidRPr="00410FBA">
              <w:rPr>
                <w:sz w:val="26"/>
                <w:szCs w:val="26"/>
              </w:rPr>
              <w:t>or code:</w:t>
            </w:r>
          </w:p>
          <w:p w14:paraId="6BBF3F88" w14:textId="6B437539" w:rsidR="00017806" w:rsidRPr="00410FBA" w:rsidRDefault="00017806" w:rsidP="00017806">
            <w:pPr>
              <w:spacing w:before="120" w:after="120"/>
              <w:rPr>
                <w:sz w:val="26"/>
                <w:szCs w:val="26"/>
              </w:rPr>
            </w:pPr>
            <w:r w:rsidRPr="00410FBA">
              <w:rPr>
                <w:noProof/>
              </w:rPr>
              <w:drawing>
                <wp:inline distT="0" distB="0" distL="0" distR="0" wp14:anchorId="15F4FBBA" wp14:editId="46A4D0A3">
                  <wp:extent cx="2345690" cy="696676"/>
                  <wp:effectExtent l="0" t="0" r="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97669" cy="712114"/>
                          </a:xfrm>
                          <a:prstGeom prst="rect">
                            <a:avLst/>
                          </a:prstGeom>
                        </pic:spPr>
                      </pic:pic>
                    </a:graphicData>
                  </a:graphic>
                </wp:inline>
              </w:drawing>
            </w:r>
          </w:p>
          <w:p w14:paraId="22F5406A" w14:textId="77777777" w:rsidR="00017806" w:rsidRPr="00410FBA" w:rsidRDefault="00017806" w:rsidP="00017806">
            <w:pPr>
              <w:pStyle w:val="ListParagraph"/>
              <w:numPr>
                <w:ilvl w:val="0"/>
                <w:numId w:val="19"/>
              </w:numPr>
              <w:spacing w:before="120" w:after="120"/>
              <w:rPr>
                <w:b/>
                <w:sz w:val="26"/>
                <w:szCs w:val="26"/>
              </w:rPr>
            </w:pPr>
            <w:r w:rsidRPr="00410FBA">
              <w:rPr>
                <w:b/>
                <w:sz w:val="26"/>
                <w:szCs w:val="26"/>
              </w:rPr>
              <w:t>Chức năng xử lý:</w:t>
            </w:r>
          </w:p>
          <w:p w14:paraId="35B4EDA9" w14:textId="77777777" w:rsidR="00017806" w:rsidRPr="00410FBA" w:rsidRDefault="00017806" w:rsidP="00017806">
            <w:pPr>
              <w:pStyle w:val="NormalWeb"/>
              <w:spacing w:before="120" w:beforeAutospacing="0" w:after="0" w:afterAutospacing="0"/>
              <w:textAlignment w:val="baseline"/>
              <w:rPr>
                <w:rPrChange w:id="846" w:author="Dang Oanh" w:date="2024-05-31T15:47:00Z" w16du:dateUtc="2024-05-31T08:47:00Z">
                  <w:rPr>
                    <w:color w:val="000000"/>
                  </w:rPr>
                </w:rPrChange>
              </w:rPr>
            </w:pPr>
            <w:r w:rsidRPr="00410FBA">
              <w:rPr>
                <w:rPrChange w:id="847" w:author="Dang Oanh" w:date="2024-05-31T15:47:00Z" w16du:dateUtc="2024-05-31T08:47:00Z">
                  <w:rPr>
                    <w:color w:val="000000"/>
                  </w:rPr>
                </w:rPrChange>
              </w:rPr>
              <w:t>+ Thực hiện kiểm tra user được quyền gọi API hay không</w:t>
            </w:r>
          </w:p>
          <w:p w14:paraId="790E4D59" w14:textId="77777777" w:rsidR="00017806" w:rsidRPr="00410FBA" w:rsidRDefault="00017806" w:rsidP="00017806">
            <w:pPr>
              <w:pStyle w:val="NormalWeb"/>
              <w:spacing w:before="0" w:beforeAutospacing="0" w:after="120" w:afterAutospacing="0"/>
              <w:textAlignment w:val="baseline"/>
              <w:rPr>
                <w:rPrChange w:id="848" w:author="Dang Oanh" w:date="2024-05-31T15:47:00Z" w16du:dateUtc="2024-05-31T08:47:00Z">
                  <w:rPr>
                    <w:color w:val="000000"/>
                  </w:rPr>
                </w:rPrChange>
              </w:rPr>
            </w:pPr>
            <w:r w:rsidRPr="00410FBA">
              <w:rPr>
                <w:rPrChange w:id="849" w:author="Dang Oanh" w:date="2024-05-31T15:47:00Z" w16du:dateUtc="2024-05-31T08:47:00Z">
                  <w:rPr>
                    <w:color w:val="000000"/>
                  </w:rPr>
                </w:rPrChange>
              </w:rPr>
              <w:t>+ Thực hiện kiểm tra user có quyền truy cập dữ liệu của đơn vị id hay không</w:t>
            </w:r>
          </w:p>
          <w:p w14:paraId="34BA512F" w14:textId="2F6E1042" w:rsidR="00017806" w:rsidRPr="00410FBA" w:rsidRDefault="00017806" w:rsidP="00017806">
            <w:pPr>
              <w:spacing w:before="120" w:after="120"/>
              <w:rPr>
                <w:rPrChange w:id="850" w:author="Dang Oanh" w:date="2024-05-31T15:47:00Z" w16du:dateUtc="2024-05-31T08:47:00Z">
                  <w:rPr>
                    <w:color w:val="000000"/>
                  </w:rPr>
                </w:rPrChange>
              </w:rPr>
            </w:pPr>
            <w:r w:rsidRPr="00410FBA">
              <w:rPr>
                <w:rPrChange w:id="851" w:author="Dang Oanh" w:date="2024-05-31T15:47:00Z" w16du:dateUtc="2024-05-31T08:47:00Z">
                  <w:rPr>
                    <w:color w:val="000000"/>
                  </w:rPr>
                </w:rPrChange>
              </w:rPr>
              <w:t xml:space="preserve">+ Thực hiện lấy dữ liệu từ bảng </w:t>
            </w:r>
            <w:r w:rsidRPr="00410FBA">
              <w:rPr>
                <w:b/>
                <w:bCs/>
                <w:rPrChange w:id="852" w:author="Dang Oanh" w:date="2024-05-31T15:47:00Z" w16du:dateUtc="2024-05-31T08:47:00Z">
                  <w:rPr>
                    <w:b/>
                    <w:bCs/>
                    <w:color w:val="000000"/>
                  </w:rPr>
                </w:rPrChange>
              </w:rPr>
              <w:t xml:space="preserve">invoice </w:t>
            </w:r>
            <w:r w:rsidRPr="00410FBA">
              <w:rPr>
                <w:rPrChange w:id="853" w:author="Dang Oanh" w:date="2024-05-31T15:47:00Z" w16du:dateUtc="2024-05-31T08:47:00Z">
                  <w:rPr>
                    <w:color w:val="000000"/>
                  </w:rPr>
                </w:rPrChange>
              </w:rPr>
              <w:t>theo đầu vào tìm kiếm và có status khác 0, invoice_financial_id = invoice_financial_id đầu vào, enterprise_id = id đơn vị theo token</w:t>
            </w:r>
          </w:p>
          <w:p w14:paraId="6AC949AB" w14:textId="77777777" w:rsidR="00017806" w:rsidRPr="00410FBA" w:rsidRDefault="00017806" w:rsidP="00017806">
            <w:pPr>
              <w:spacing w:before="120" w:after="120"/>
              <w:rPr>
                <w:b/>
                <w:sz w:val="26"/>
                <w:szCs w:val="26"/>
              </w:rPr>
            </w:pPr>
            <w:r w:rsidRPr="00410FBA">
              <w:rPr>
                <w:rPrChange w:id="854" w:author="Dang Oanh" w:date="2024-05-31T15:47:00Z" w16du:dateUtc="2024-05-31T08:47:00Z">
                  <w:rPr>
                    <w:color w:val="000000"/>
                  </w:rPr>
                </w:rPrChange>
              </w:rPr>
              <w:t xml:space="preserve"> </w:t>
            </w:r>
            <w:r w:rsidRPr="00410FBA">
              <w:rPr>
                <w:b/>
                <w:sz w:val="26"/>
                <w:szCs w:val="26"/>
              </w:rPr>
              <w:t xml:space="preserve">- Các ngoại lệ: </w:t>
            </w:r>
          </w:p>
          <w:p w14:paraId="6BCD0133" w14:textId="471C1DE8" w:rsidR="000E07F9" w:rsidRPr="00410FBA" w:rsidRDefault="00017806" w:rsidP="00017806">
            <w:pPr>
              <w:spacing w:before="120" w:after="120"/>
              <w:rPr>
                <w:b/>
                <w:sz w:val="26"/>
                <w:szCs w:val="26"/>
              </w:rPr>
            </w:pPr>
            <w:r w:rsidRPr="00410FBA">
              <w:rPr>
                <w:sz w:val="26"/>
                <w:szCs w:val="26"/>
              </w:rPr>
              <w:t>Không</w:t>
            </w:r>
            <w:r w:rsidRPr="00410FBA">
              <w:rPr>
                <w:sz w:val="26"/>
                <w:szCs w:val="26"/>
                <w:lang w:val="vi-VN"/>
              </w:rPr>
              <w:t xml:space="preserve"> có</w:t>
            </w:r>
          </w:p>
        </w:tc>
        <w:tc>
          <w:tcPr>
            <w:tcW w:w="394" w:type="pct"/>
          </w:tcPr>
          <w:p w14:paraId="32B3F897" w14:textId="77777777" w:rsidR="000E07F9" w:rsidRPr="00410FBA" w:rsidRDefault="000E07F9" w:rsidP="000E07F9">
            <w:pPr>
              <w:spacing w:before="120" w:after="120"/>
              <w:rPr>
                <w:sz w:val="26"/>
                <w:szCs w:val="26"/>
              </w:rPr>
            </w:pPr>
          </w:p>
        </w:tc>
        <w:tc>
          <w:tcPr>
            <w:tcW w:w="442" w:type="pct"/>
          </w:tcPr>
          <w:p w14:paraId="3D548475" w14:textId="77777777" w:rsidR="000E07F9" w:rsidRPr="00410FBA" w:rsidRDefault="000E07F9" w:rsidP="000E07F9">
            <w:pPr>
              <w:spacing w:before="120" w:after="120"/>
              <w:rPr>
                <w:sz w:val="26"/>
                <w:szCs w:val="26"/>
              </w:rPr>
            </w:pPr>
          </w:p>
        </w:tc>
        <w:tc>
          <w:tcPr>
            <w:tcW w:w="495" w:type="pct"/>
          </w:tcPr>
          <w:p w14:paraId="6E6A60E8" w14:textId="77777777" w:rsidR="000E07F9" w:rsidRPr="00410FBA" w:rsidRDefault="000E07F9" w:rsidP="000E07F9">
            <w:pPr>
              <w:spacing w:before="120" w:after="120"/>
              <w:rPr>
                <w:sz w:val="26"/>
                <w:szCs w:val="26"/>
              </w:rPr>
            </w:pPr>
          </w:p>
        </w:tc>
      </w:tr>
    </w:tbl>
    <w:p w14:paraId="78359E91" w14:textId="77777777" w:rsidR="0080687C" w:rsidRPr="00410FBA" w:rsidRDefault="0080687C" w:rsidP="0080687C"/>
    <w:p w14:paraId="662A92E1" w14:textId="77777777" w:rsidR="004F2A06" w:rsidRPr="00410FBA" w:rsidRDefault="00A15B10">
      <w:pPr>
        <w:pStyle w:val="Heading1"/>
        <w:numPr>
          <w:ilvl w:val="0"/>
          <w:numId w:val="9"/>
        </w:numPr>
      </w:pPr>
      <w:bookmarkStart w:id="855" w:name="_Toc167894558"/>
      <w:r w:rsidRPr="00410FBA">
        <w:t>CÁC YÊU CẦU PHI CHỨC NĂNG</w:t>
      </w:r>
      <w:bookmarkEnd w:id="855"/>
      <w:r w:rsidRPr="00410FBA">
        <w:t xml:space="preserve"> </w:t>
      </w:r>
    </w:p>
    <w:p w14:paraId="0A51BB80" w14:textId="77777777" w:rsidR="004F2A06" w:rsidRPr="00410FBA" w:rsidRDefault="00A15B10" w:rsidP="00C808E0">
      <w:pPr>
        <w:pStyle w:val="Heading2"/>
      </w:pPr>
      <w:bookmarkStart w:id="856" w:name="_Toc167894559"/>
      <w:r w:rsidRPr="00410FBA">
        <w:t>Yêu cầu bản mật, phân quyền người sử dụng</w:t>
      </w:r>
      <w:bookmarkEnd w:id="856"/>
    </w:p>
    <w:tbl>
      <w:tblPr>
        <w:tblStyle w:val="ad"/>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7371"/>
      </w:tblGrid>
      <w:tr w:rsidR="00410FBA" w:rsidRPr="00410FBA" w14:paraId="734A5BF1" w14:textId="77777777">
        <w:tc>
          <w:tcPr>
            <w:tcW w:w="1809" w:type="dxa"/>
            <w:shd w:val="clear" w:color="auto" w:fill="D6E3BC"/>
          </w:tcPr>
          <w:p w14:paraId="7C92D757" w14:textId="77777777" w:rsidR="004F2A06" w:rsidRPr="00410FBA" w:rsidRDefault="00A15B10">
            <w:pPr>
              <w:spacing w:before="120" w:after="120"/>
              <w:rPr>
                <w:b/>
              </w:rPr>
            </w:pPr>
            <w:r w:rsidRPr="00410FBA">
              <w:rPr>
                <w:b/>
              </w:rPr>
              <w:t>Mã YC</w:t>
            </w:r>
          </w:p>
        </w:tc>
        <w:tc>
          <w:tcPr>
            <w:tcW w:w="7371" w:type="dxa"/>
            <w:shd w:val="clear" w:color="auto" w:fill="D6E3BC"/>
          </w:tcPr>
          <w:p w14:paraId="285C2D80" w14:textId="77777777" w:rsidR="004F2A06" w:rsidRPr="00410FBA" w:rsidRDefault="00A15B10">
            <w:pPr>
              <w:spacing w:before="120" w:after="120"/>
              <w:rPr>
                <w:b/>
              </w:rPr>
            </w:pPr>
            <w:r w:rsidRPr="00410FBA">
              <w:rPr>
                <w:b/>
              </w:rPr>
              <w:t>Yêu cầu</w:t>
            </w:r>
          </w:p>
        </w:tc>
      </w:tr>
      <w:tr w:rsidR="00410FBA" w:rsidRPr="00410FBA" w14:paraId="13F14B72" w14:textId="77777777">
        <w:tc>
          <w:tcPr>
            <w:tcW w:w="1809" w:type="dxa"/>
            <w:shd w:val="clear" w:color="auto" w:fill="auto"/>
          </w:tcPr>
          <w:p w14:paraId="06B62198" w14:textId="77777777" w:rsidR="004F2A06" w:rsidRPr="00410FBA" w:rsidRDefault="00A15B10">
            <w:pPr>
              <w:spacing w:before="120" w:after="120"/>
              <w:rPr>
                <w:b/>
                <w:rPrChange w:id="857" w:author="Dang Oanh" w:date="2024-05-31T15:47:00Z" w16du:dateUtc="2024-05-31T08:47:00Z">
                  <w:rPr>
                    <w:b/>
                    <w:color w:val="205968"/>
                  </w:rPr>
                </w:rPrChange>
              </w:rPr>
            </w:pPr>
            <w:r w:rsidRPr="00410FBA">
              <w:t>UR058</w:t>
            </w:r>
          </w:p>
        </w:tc>
        <w:tc>
          <w:tcPr>
            <w:tcW w:w="7371" w:type="dxa"/>
            <w:shd w:val="clear" w:color="auto" w:fill="auto"/>
          </w:tcPr>
          <w:p w14:paraId="14336D35" w14:textId="77777777" w:rsidR="004F2A06" w:rsidRPr="00410FBA" w:rsidRDefault="00A15B10">
            <w:pPr>
              <w:spacing w:before="120" w:after="120"/>
            </w:pPr>
            <w:r w:rsidRPr="00410FBA">
              <w:t>Đảm bảo yêu cầu mật khẩu đăng nhập, Dữ liệu các công ty được bảo mật. Công ty nào chỉ được xem tài liệu của công ty đó. Các nhân viên của công ty thì chỉ được thao tác trên các chức năng thuộc quyền của mình.</w:t>
            </w:r>
          </w:p>
        </w:tc>
      </w:tr>
      <w:tr w:rsidR="00410FBA" w:rsidRPr="00410FBA" w14:paraId="32CBDD5C" w14:textId="77777777">
        <w:tc>
          <w:tcPr>
            <w:tcW w:w="1809" w:type="dxa"/>
            <w:shd w:val="clear" w:color="auto" w:fill="auto"/>
          </w:tcPr>
          <w:p w14:paraId="2AE808F1" w14:textId="77777777" w:rsidR="004F2A06" w:rsidRPr="00410FBA" w:rsidRDefault="00A15B10">
            <w:pPr>
              <w:spacing w:before="120" w:after="120"/>
            </w:pPr>
            <w:r w:rsidRPr="00410FBA">
              <w:t>UR059</w:t>
            </w:r>
          </w:p>
        </w:tc>
        <w:tc>
          <w:tcPr>
            <w:tcW w:w="7371" w:type="dxa"/>
            <w:shd w:val="clear" w:color="auto" w:fill="auto"/>
          </w:tcPr>
          <w:p w14:paraId="22ABC5B1" w14:textId="77777777" w:rsidR="004F2A06" w:rsidRPr="00410FBA" w:rsidRDefault="00A15B10">
            <w:pPr>
              <w:spacing w:before="120" w:after="120"/>
            </w:pPr>
            <w:r w:rsidRPr="00410FBA">
              <w:rPr>
                <w:sz w:val="26"/>
                <w:szCs w:val="26"/>
              </w:rPr>
              <w:t xml:space="preserve">Việc phân quyền là thực hiện theo chức năng. Tùy theo chức năng hoặc nhóm quyền tại từng đơn vị sẽ tạo trên hệ thống tương ứng. </w:t>
            </w:r>
          </w:p>
        </w:tc>
      </w:tr>
      <w:tr w:rsidR="00410FBA" w:rsidRPr="00410FBA" w14:paraId="0A43A409" w14:textId="77777777">
        <w:tc>
          <w:tcPr>
            <w:tcW w:w="1809" w:type="dxa"/>
            <w:shd w:val="clear" w:color="auto" w:fill="auto"/>
          </w:tcPr>
          <w:p w14:paraId="51F7E5E4" w14:textId="77777777" w:rsidR="004F2A06" w:rsidRPr="00410FBA" w:rsidRDefault="00A15B10">
            <w:pPr>
              <w:spacing w:before="120" w:after="120"/>
            </w:pPr>
            <w:r w:rsidRPr="00410FBA">
              <w:t>UR060</w:t>
            </w:r>
          </w:p>
        </w:tc>
        <w:tc>
          <w:tcPr>
            <w:tcW w:w="7371" w:type="dxa"/>
            <w:shd w:val="clear" w:color="auto" w:fill="auto"/>
          </w:tcPr>
          <w:p w14:paraId="2E3B4301" w14:textId="77777777" w:rsidR="004F2A06" w:rsidRPr="00410FBA" w:rsidRDefault="00A15B10">
            <w:pPr>
              <w:spacing w:before="120" w:after="120"/>
              <w:rPr>
                <w:sz w:val="26"/>
                <w:szCs w:val="26"/>
              </w:rPr>
            </w:pPr>
            <w:r w:rsidRPr="00410FBA">
              <w:rPr>
                <w:sz w:val="26"/>
                <w:szCs w:val="26"/>
              </w:rPr>
              <w:t>Yêu cầu về mật khẩu:</w:t>
            </w:r>
          </w:p>
          <w:p w14:paraId="32865BC6" w14:textId="77777777" w:rsidR="004F2A06" w:rsidRPr="00410FBA" w:rsidRDefault="00A15B10">
            <w:pPr>
              <w:numPr>
                <w:ilvl w:val="0"/>
                <w:numId w:val="4"/>
              </w:numPr>
              <w:pBdr>
                <w:top w:val="nil"/>
                <w:left w:val="nil"/>
                <w:bottom w:val="nil"/>
                <w:right w:val="nil"/>
                <w:between w:val="nil"/>
              </w:pBdr>
              <w:spacing w:before="120"/>
              <w:rPr>
                <w:sz w:val="26"/>
                <w:szCs w:val="26"/>
                <w:rPrChange w:id="858" w:author="Dang Oanh" w:date="2024-05-31T15:47:00Z" w16du:dateUtc="2024-05-31T08:47:00Z">
                  <w:rPr>
                    <w:color w:val="000000"/>
                    <w:sz w:val="26"/>
                    <w:szCs w:val="26"/>
                  </w:rPr>
                </w:rPrChange>
              </w:rPr>
            </w:pPr>
            <w:r w:rsidRPr="00410FBA">
              <w:rPr>
                <w:sz w:val="26"/>
                <w:szCs w:val="26"/>
                <w:rPrChange w:id="859" w:author="Dang Oanh" w:date="2024-05-31T15:47:00Z" w16du:dateUtc="2024-05-31T08:47:00Z">
                  <w:rPr>
                    <w:color w:val="000000"/>
                    <w:sz w:val="26"/>
                    <w:szCs w:val="26"/>
                  </w:rPr>
                </w:rPrChange>
              </w:rPr>
              <w:t>Mật khẩu ít nhất phải có 8 ký tự, đan xem giữa các ký tự thường, ký tự in hoa, chữ số và ký tự đặc biệt. Mật khẩu đặt theo quy tắc riêng của người đặt, gợi nhớ nhưng khó đoán đối với người khác</w:t>
            </w:r>
          </w:p>
          <w:p w14:paraId="677B8FAC" w14:textId="77777777" w:rsidR="004F2A06" w:rsidRPr="00410FBA" w:rsidRDefault="00A15B10">
            <w:pPr>
              <w:numPr>
                <w:ilvl w:val="0"/>
                <w:numId w:val="4"/>
              </w:numPr>
              <w:pBdr>
                <w:top w:val="nil"/>
                <w:left w:val="nil"/>
                <w:bottom w:val="nil"/>
                <w:right w:val="nil"/>
                <w:between w:val="nil"/>
              </w:pBdr>
              <w:spacing w:after="120"/>
              <w:rPr>
                <w:sz w:val="26"/>
                <w:szCs w:val="26"/>
                <w:rPrChange w:id="860" w:author="Dang Oanh" w:date="2024-05-31T15:47:00Z" w16du:dateUtc="2024-05-31T08:47:00Z">
                  <w:rPr>
                    <w:color w:val="000000"/>
                    <w:sz w:val="26"/>
                    <w:szCs w:val="26"/>
                  </w:rPr>
                </w:rPrChange>
              </w:rPr>
            </w:pPr>
            <w:r w:rsidRPr="00410FBA">
              <w:rPr>
                <w:sz w:val="26"/>
                <w:szCs w:val="26"/>
                <w:rPrChange w:id="861" w:author="Dang Oanh" w:date="2024-05-31T15:47:00Z" w16du:dateUtc="2024-05-31T08:47:00Z">
                  <w:rPr>
                    <w:color w:val="000000"/>
                    <w:sz w:val="26"/>
                    <w:szCs w:val="26"/>
                  </w:rPr>
                </w:rPrChange>
              </w:rPr>
              <w:t>Mật khẩu không đặt theo các thông tin công khai dễ đoán</w:t>
            </w:r>
          </w:p>
        </w:tc>
      </w:tr>
      <w:tr w:rsidR="00410FBA" w:rsidRPr="00410FBA" w14:paraId="449A94FB" w14:textId="77777777">
        <w:tc>
          <w:tcPr>
            <w:tcW w:w="1809" w:type="dxa"/>
            <w:shd w:val="clear" w:color="auto" w:fill="auto"/>
          </w:tcPr>
          <w:p w14:paraId="5FF8ABFC" w14:textId="77777777" w:rsidR="004F2A06" w:rsidRPr="00410FBA" w:rsidRDefault="00A15B10">
            <w:pPr>
              <w:spacing w:before="120" w:after="120"/>
            </w:pPr>
            <w:r w:rsidRPr="00410FBA">
              <w:t>UR061</w:t>
            </w:r>
          </w:p>
        </w:tc>
        <w:tc>
          <w:tcPr>
            <w:tcW w:w="7371" w:type="dxa"/>
            <w:shd w:val="clear" w:color="auto" w:fill="auto"/>
          </w:tcPr>
          <w:p w14:paraId="61EABDA8" w14:textId="77777777" w:rsidR="004F2A06" w:rsidRPr="00410FBA" w:rsidRDefault="00A15B10">
            <w:pPr>
              <w:spacing w:before="120" w:after="120"/>
              <w:rPr>
                <w:sz w:val="26"/>
                <w:szCs w:val="26"/>
              </w:rPr>
            </w:pPr>
            <w:r w:rsidRPr="00410FBA">
              <w:rPr>
                <w:sz w:val="26"/>
                <w:szCs w:val="26"/>
              </w:rPr>
              <w:t>Upload file:</w:t>
            </w:r>
          </w:p>
          <w:p w14:paraId="057AD171" w14:textId="77777777" w:rsidR="004F2A06" w:rsidRPr="00410FBA" w:rsidRDefault="00A15B10">
            <w:pPr>
              <w:numPr>
                <w:ilvl w:val="0"/>
                <w:numId w:val="4"/>
              </w:numPr>
              <w:pBdr>
                <w:top w:val="nil"/>
                <w:left w:val="nil"/>
                <w:bottom w:val="nil"/>
                <w:right w:val="nil"/>
                <w:between w:val="nil"/>
              </w:pBdr>
              <w:spacing w:before="120"/>
              <w:rPr>
                <w:sz w:val="26"/>
                <w:szCs w:val="26"/>
                <w:rPrChange w:id="862" w:author="Dang Oanh" w:date="2024-05-31T15:47:00Z" w16du:dateUtc="2024-05-31T08:47:00Z">
                  <w:rPr>
                    <w:color w:val="000000"/>
                    <w:sz w:val="26"/>
                    <w:szCs w:val="26"/>
                  </w:rPr>
                </w:rPrChange>
              </w:rPr>
            </w:pPr>
            <w:r w:rsidRPr="00410FBA">
              <w:rPr>
                <w:sz w:val="26"/>
                <w:szCs w:val="26"/>
                <w:rPrChange w:id="863" w:author="Dang Oanh" w:date="2024-05-31T15:47:00Z" w16du:dateUtc="2024-05-31T08:47:00Z">
                  <w:rPr>
                    <w:color w:val="000000"/>
                    <w:sz w:val="26"/>
                    <w:szCs w:val="26"/>
                  </w:rPr>
                </w:rPrChange>
              </w:rPr>
              <w:t>Upload theo đúng các định dạng cho phép</w:t>
            </w:r>
          </w:p>
          <w:p w14:paraId="53C195BF" w14:textId="77777777" w:rsidR="004F2A06" w:rsidRPr="00410FBA" w:rsidRDefault="00A15B10">
            <w:pPr>
              <w:numPr>
                <w:ilvl w:val="0"/>
                <w:numId w:val="4"/>
              </w:numPr>
              <w:pBdr>
                <w:top w:val="nil"/>
                <w:left w:val="nil"/>
                <w:bottom w:val="nil"/>
                <w:right w:val="nil"/>
                <w:between w:val="nil"/>
              </w:pBdr>
              <w:spacing w:after="120"/>
              <w:rPr>
                <w:sz w:val="26"/>
                <w:szCs w:val="26"/>
                <w:rPrChange w:id="864" w:author="Dang Oanh" w:date="2024-05-31T15:47:00Z" w16du:dateUtc="2024-05-31T08:47:00Z">
                  <w:rPr>
                    <w:color w:val="000000"/>
                    <w:sz w:val="26"/>
                    <w:szCs w:val="26"/>
                  </w:rPr>
                </w:rPrChange>
              </w:rPr>
            </w:pPr>
            <w:r w:rsidRPr="00410FBA">
              <w:rPr>
                <w:sz w:val="26"/>
                <w:szCs w:val="26"/>
                <w:rPrChange w:id="865" w:author="Dang Oanh" w:date="2024-05-31T15:47:00Z" w16du:dateUtc="2024-05-31T08:47:00Z">
                  <w:rPr>
                    <w:color w:val="000000"/>
                    <w:sz w:val="26"/>
                    <w:szCs w:val="26"/>
                  </w:rPr>
                </w:rPrChange>
              </w:rPr>
              <w:t>Server cài Kaspersky</w:t>
            </w:r>
          </w:p>
        </w:tc>
      </w:tr>
    </w:tbl>
    <w:p w14:paraId="79523DCB" w14:textId="77777777" w:rsidR="004F2A06" w:rsidRPr="00410FBA" w:rsidRDefault="00A15B10" w:rsidP="00C808E0">
      <w:pPr>
        <w:pStyle w:val="Heading2"/>
      </w:pPr>
      <w:bookmarkStart w:id="866" w:name="_Toc167894560"/>
      <w:r w:rsidRPr="00410FBA">
        <w:t>Yêu cầu sao lưu và phục hồi dữ liệu</w:t>
      </w:r>
      <w:bookmarkEnd w:id="866"/>
    </w:p>
    <w:tbl>
      <w:tblPr>
        <w:tblStyle w:val="ae"/>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7371"/>
      </w:tblGrid>
      <w:tr w:rsidR="00410FBA" w:rsidRPr="00410FBA" w14:paraId="5AE18A17" w14:textId="77777777">
        <w:tc>
          <w:tcPr>
            <w:tcW w:w="1809" w:type="dxa"/>
            <w:shd w:val="clear" w:color="auto" w:fill="D6E3BC"/>
          </w:tcPr>
          <w:p w14:paraId="63198211" w14:textId="77777777" w:rsidR="004F2A06" w:rsidRPr="00410FBA" w:rsidRDefault="00A15B10">
            <w:pPr>
              <w:spacing w:before="120" w:after="120"/>
              <w:rPr>
                <w:b/>
              </w:rPr>
            </w:pPr>
            <w:r w:rsidRPr="00410FBA">
              <w:rPr>
                <w:b/>
              </w:rPr>
              <w:t xml:space="preserve">Mã </w:t>
            </w:r>
          </w:p>
        </w:tc>
        <w:tc>
          <w:tcPr>
            <w:tcW w:w="7371" w:type="dxa"/>
            <w:shd w:val="clear" w:color="auto" w:fill="D6E3BC"/>
          </w:tcPr>
          <w:p w14:paraId="649FA09D" w14:textId="77777777" w:rsidR="004F2A06" w:rsidRPr="00410FBA" w:rsidRDefault="00A15B10">
            <w:pPr>
              <w:spacing w:before="120" w:after="120"/>
              <w:rPr>
                <w:b/>
              </w:rPr>
            </w:pPr>
            <w:r w:rsidRPr="00410FBA">
              <w:rPr>
                <w:b/>
              </w:rPr>
              <w:t>Yêu cầu</w:t>
            </w:r>
          </w:p>
        </w:tc>
      </w:tr>
      <w:tr w:rsidR="00410FBA" w:rsidRPr="00410FBA" w14:paraId="178E48EB" w14:textId="77777777">
        <w:tc>
          <w:tcPr>
            <w:tcW w:w="1809" w:type="dxa"/>
            <w:shd w:val="clear" w:color="auto" w:fill="auto"/>
          </w:tcPr>
          <w:p w14:paraId="197B7324" w14:textId="77777777" w:rsidR="004F2A06" w:rsidRPr="00410FBA" w:rsidRDefault="00A15B10">
            <w:pPr>
              <w:spacing w:before="120" w:after="120"/>
            </w:pPr>
            <w:r w:rsidRPr="00410FBA">
              <w:t>UR062</w:t>
            </w:r>
          </w:p>
        </w:tc>
        <w:tc>
          <w:tcPr>
            <w:tcW w:w="7371" w:type="dxa"/>
            <w:shd w:val="clear" w:color="auto" w:fill="auto"/>
          </w:tcPr>
          <w:p w14:paraId="2FFCFD4D" w14:textId="77777777" w:rsidR="004F2A06" w:rsidRPr="00410FBA" w:rsidRDefault="00A15B10">
            <w:pPr>
              <w:spacing w:before="120" w:after="120"/>
            </w:pPr>
            <w:r w:rsidRPr="00410FBA">
              <w:tab/>
              <w:t>- Yêu cầu backup hệ thống hàng ngày (Website và Database)</w:t>
            </w:r>
          </w:p>
        </w:tc>
      </w:tr>
    </w:tbl>
    <w:p w14:paraId="48901FF6" w14:textId="77777777" w:rsidR="004F2A06" w:rsidRPr="00410FBA" w:rsidRDefault="00A15B10" w:rsidP="00C808E0">
      <w:pPr>
        <w:pStyle w:val="Heading2"/>
      </w:pPr>
      <w:bookmarkStart w:id="867" w:name="_Toc167894561"/>
      <w:r w:rsidRPr="00410FBA">
        <w:t>Yêu cầu về tính khả dụng (Usability)</w:t>
      </w:r>
      <w:bookmarkEnd w:id="867"/>
    </w:p>
    <w:tbl>
      <w:tblPr>
        <w:tblStyle w:val="af"/>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7371"/>
      </w:tblGrid>
      <w:tr w:rsidR="00410FBA" w:rsidRPr="00410FBA" w14:paraId="45BCF553" w14:textId="77777777">
        <w:trPr>
          <w:tblHeader/>
        </w:trPr>
        <w:tc>
          <w:tcPr>
            <w:tcW w:w="1809" w:type="dxa"/>
            <w:shd w:val="clear" w:color="auto" w:fill="D6E3BC"/>
          </w:tcPr>
          <w:p w14:paraId="5C26E9DF" w14:textId="77777777" w:rsidR="004F2A06" w:rsidRPr="00410FBA" w:rsidRDefault="00A15B10">
            <w:pPr>
              <w:spacing w:before="120" w:after="120"/>
              <w:rPr>
                <w:b/>
              </w:rPr>
            </w:pPr>
            <w:r w:rsidRPr="00410FBA">
              <w:rPr>
                <w:b/>
              </w:rPr>
              <w:t xml:space="preserve">Mã </w:t>
            </w:r>
          </w:p>
        </w:tc>
        <w:tc>
          <w:tcPr>
            <w:tcW w:w="7371" w:type="dxa"/>
            <w:shd w:val="clear" w:color="auto" w:fill="D6E3BC"/>
          </w:tcPr>
          <w:p w14:paraId="5BE6F11E" w14:textId="77777777" w:rsidR="004F2A06" w:rsidRPr="00410FBA" w:rsidRDefault="00A15B10">
            <w:pPr>
              <w:spacing w:before="120" w:after="120"/>
              <w:rPr>
                <w:b/>
              </w:rPr>
            </w:pPr>
            <w:r w:rsidRPr="00410FBA">
              <w:rPr>
                <w:b/>
              </w:rPr>
              <w:t>Yêu cầu</w:t>
            </w:r>
          </w:p>
        </w:tc>
      </w:tr>
      <w:tr w:rsidR="00410FBA" w:rsidRPr="00410FBA" w14:paraId="2B218A8B" w14:textId="77777777">
        <w:tc>
          <w:tcPr>
            <w:tcW w:w="1809" w:type="dxa"/>
            <w:shd w:val="clear" w:color="auto" w:fill="auto"/>
          </w:tcPr>
          <w:p w14:paraId="7D1C3A6E" w14:textId="77777777" w:rsidR="004F2A06" w:rsidRPr="00410FBA" w:rsidRDefault="00A15B10">
            <w:pPr>
              <w:spacing w:before="120" w:after="120"/>
            </w:pPr>
            <w:r w:rsidRPr="00410FBA">
              <w:t>UR063</w:t>
            </w:r>
          </w:p>
        </w:tc>
        <w:tc>
          <w:tcPr>
            <w:tcW w:w="7371" w:type="dxa"/>
            <w:shd w:val="clear" w:color="auto" w:fill="auto"/>
          </w:tcPr>
          <w:p w14:paraId="3EFA8087" w14:textId="77777777" w:rsidR="004F2A06" w:rsidRPr="00410FBA" w:rsidRDefault="00A15B10">
            <w:pPr>
              <w:spacing w:before="120" w:after="120"/>
            </w:pPr>
            <w:r w:rsidRPr="00410FBA">
              <w:t>Chương trình sử dụng giao diện tiếng Việt, đơn giản, dễ nhìn, hỗ trợ chuẩn Unicode</w:t>
            </w:r>
          </w:p>
        </w:tc>
      </w:tr>
      <w:tr w:rsidR="00410FBA" w:rsidRPr="00410FBA" w14:paraId="71487808" w14:textId="77777777">
        <w:tc>
          <w:tcPr>
            <w:tcW w:w="1809" w:type="dxa"/>
            <w:shd w:val="clear" w:color="auto" w:fill="auto"/>
          </w:tcPr>
          <w:p w14:paraId="40CCC59F" w14:textId="77777777" w:rsidR="004F2A06" w:rsidRPr="00410FBA" w:rsidRDefault="00A15B10">
            <w:pPr>
              <w:spacing w:before="120" w:after="120"/>
            </w:pPr>
            <w:r w:rsidRPr="00410FBA">
              <w:t>UR064</w:t>
            </w:r>
          </w:p>
        </w:tc>
        <w:tc>
          <w:tcPr>
            <w:tcW w:w="7371" w:type="dxa"/>
            <w:shd w:val="clear" w:color="auto" w:fill="auto"/>
          </w:tcPr>
          <w:p w14:paraId="0AC63769" w14:textId="77777777" w:rsidR="004F2A06" w:rsidRPr="00410FBA" w:rsidRDefault="00A15B10">
            <w:pPr>
              <w:spacing w:before="120" w:after="120"/>
            </w:pPr>
            <w:r w:rsidRPr="00410FBA">
              <w:t>Chương trình dễ sử dụng với mô tả rõ ràng, nút bấm dễ hiểu, dễ thao tác.</w:t>
            </w:r>
          </w:p>
        </w:tc>
      </w:tr>
    </w:tbl>
    <w:p w14:paraId="0431B04A" w14:textId="77777777" w:rsidR="004F2A06" w:rsidRPr="00410FBA" w:rsidRDefault="00A15B10" w:rsidP="00C808E0">
      <w:pPr>
        <w:pStyle w:val="Heading2"/>
      </w:pPr>
      <w:bookmarkStart w:id="868" w:name="_Toc167894562"/>
      <w:r w:rsidRPr="00410FBA">
        <w:t>Mã yêu cầu: yêu cầu về tính ổn định (Reliability)</w:t>
      </w:r>
      <w:bookmarkEnd w:id="868"/>
    </w:p>
    <w:tbl>
      <w:tblPr>
        <w:tblStyle w:val="af0"/>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7371"/>
      </w:tblGrid>
      <w:tr w:rsidR="00410FBA" w:rsidRPr="00410FBA" w14:paraId="5B765472" w14:textId="77777777">
        <w:tc>
          <w:tcPr>
            <w:tcW w:w="1809" w:type="dxa"/>
            <w:shd w:val="clear" w:color="auto" w:fill="D6E3BC"/>
          </w:tcPr>
          <w:p w14:paraId="0144B139" w14:textId="77777777" w:rsidR="004F2A06" w:rsidRPr="00410FBA" w:rsidRDefault="00A15B10">
            <w:pPr>
              <w:spacing w:before="120" w:after="120"/>
              <w:rPr>
                <w:b/>
              </w:rPr>
            </w:pPr>
            <w:r w:rsidRPr="00410FBA">
              <w:rPr>
                <w:b/>
              </w:rPr>
              <w:t xml:space="preserve">Mã </w:t>
            </w:r>
          </w:p>
        </w:tc>
        <w:tc>
          <w:tcPr>
            <w:tcW w:w="7371" w:type="dxa"/>
            <w:shd w:val="clear" w:color="auto" w:fill="D6E3BC"/>
          </w:tcPr>
          <w:p w14:paraId="434F7CDF" w14:textId="77777777" w:rsidR="004F2A06" w:rsidRPr="00410FBA" w:rsidRDefault="00A15B10">
            <w:pPr>
              <w:spacing w:before="120" w:after="120"/>
              <w:rPr>
                <w:b/>
              </w:rPr>
            </w:pPr>
            <w:r w:rsidRPr="00410FBA">
              <w:rPr>
                <w:b/>
              </w:rPr>
              <w:t>Yêu cầu</w:t>
            </w:r>
          </w:p>
        </w:tc>
      </w:tr>
      <w:tr w:rsidR="00410FBA" w:rsidRPr="00410FBA" w14:paraId="70B972DC" w14:textId="77777777">
        <w:tc>
          <w:tcPr>
            <w:tcW w:w="1809" w:type="dxa"/>
            <w:shd w:val="clear" w:color="auto" w:fill="auto"/>
          </w:tcPr>
          <w:p w14:paraId="6592921F" w14:textId="77777777" w:rsidR="004F2A06" w:rsidRPr="00410FBA" w:rsidRDefault="00A15B10">
            <w:pPr>
              <w:spacing w:before="120" w:after="120"/>
            </w:pPr>
            <w:r w:rsidRPr="00410FBA">
              <w:t>UR065</w:t>
            </w:r>
          </w:p>
        </w:tc>
        <w:tc>
          <w:tcPr>
            <w:tcW w:w="7371" w:type="dxa"/>
            <w:shd w:val="clear" w:color="auto" w:fill="auto"/>
          </w:tcPr>
          <w:p w14:paraId="42FCA101" w14:textId="77777777" w:rsidR="004F2A06" w:rsidRPr="00410FBA" w:rsidRDefault="00A15B10">
            <w:pPr>
              <w:spacing w:before="120" w:after="120"/>
            </w:pPr>
            <w:r w:rsidRPr="00410FBA">
              <w:t>Khi xảy ra các sự cố làm ngừng vận hành hệ thống, hệ thống đảm bảo phục hồi theo đúng cam kết trong SLA của tập đoàn.</w:t>
            </w:r>
          </w:p>
        </w:tc>
      </w:tr>
    </w:tbl>
    <w:p w14:paraId="1578576A" w14:textId="77777777" w:rsidR="004F2A06" w:rsidRPr="00410FBA" w:rsidRDefault="00A15B10" w:rsidP="00C808E0">
      <w:pPr>
        <w:pStyle w:val="Heading2"/>
      </w:pPr>
      <w:bookmarkStart w:id="869" w:name="_Toc167894563"/>
      <w:r w:rsidRPr="00410FBA">
        <w:t>Yêu cầu về hiệu năng (Performance)</w:t>
      </w:r>
      <w:bookmarkEnd w:id="869"/>
    </w:p>
    <w:tbl>
      <w:tblPr>
        <w:tblStyle w:val="af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7371"/>
      </w:tblGrid>
      <w:tr w:rsidR="00410FBA" w:rsidRPr="00410FBA" w14:paraId="56EF593A" w14:textId="77777777">
        <w:trPr>
          <w:tblHeader/>
        </w:trPr>
        <w:tc>
          <w:tcPr>
            <w:tcW w:w="1809" w:type="dxa"/>
            <w:shd w:val="clear" w:color="auto" w:fill="D6E3BC"/>
          </w:tcPr>
          <w:p w14:paraId="44BE29CA" w14:textId="77777777" w:rsidR="004F2A06" w:rsidRPr="00410FBA" w:rsidRDefault="00A15B10">
            <w:pPr>
              <w:spacing w:before="120" w:after="120"/>
              <w:rPr>
                <w:b/>
              </w:rPr>
            </w:pPr>
            <w:r w:rsidRPr="00410FBA">
              <w:rPr>
                <w:b/>
              </w:rPr>
              <w:t xml:space="preserve">Mã </w:t>
            </w:r>
          </w:p>
        </w:tc>
        <w:tc>
          <w:tcPr>
            <w:tcW w:w="7371" w:type="dxa"/>
            <w:shd w:val="clear" w:color="auto" w:fill="D6E3BC"/>
          </w:tcPr>
          <w:p w14:paraId="4E5611A2" w14:textId="77777777" w:rsidR="004F2A06" w:rsidRPr="00410FBA" w:rsidRDefault="00A15B10">
            <w:pPr>
              <w:spacing w:before="120" w:after="120"/>
              <w:rPr>
                <w:b/>
              </w:rPr>
            </w:pPr>
            <w:r w:rsidRPr="00410FBA">
              <w:rPr>
                <w:b/>
              </w:rPr>
              <w:t>Yêu cầu</w:t>
            </w:r>
          </w:p>
        </w:tc>
      </w:tr>
      <w:tr w:rsidR="00410FBA" w:rsidRPr="00410FBA" w14:paraId="4E574748" w14:textId="77777777">
        <w:trPr>
          <w:trHeight w:val="872"/>
        </w:trPr>
        <w:tc>
          <w:tcPr>
            <w:tcW w:w="1809" w:type="dxa"/>
            <w:shd w:val="clear" w:color="auto" w:fill="auto"/>
          </w:tcPr>
          <w:p w14:paraId="373EFD0F" w14:textId="77777777" w:rsidR="004F2A06" w:rsidRPr="00410FBA" w:rsidRDefault="00A15B10">
            <w:pPr>
              <w:spacing w:before="120" w:after="120"/>
            </w:pPr>
            <w:r w:rsidRPr="00410FBA">
              <w:t>UR066</w:t>
            </w:r>
          </w:p>
        </w:tc>
        <w:tc>
          <w:tcPr>
            <w:tcW w:w="7371" w:type="dxa"/>
            <w:shd w:val="clear" w:color="auto" w:fill="auto"/>
          </w:tcPr>
          <w:p w14:paraId="067EED03" w14:textId="77777777" w:rsidR="004F2A06" w:rsidRPr="00410FBA" w:rsidRDefault="00A15B10">
            <w:pPr>
              <w:spacing w:before="120" w:after="120"/>
            </w:pPr>
            <w:r w:rsidRPr="00410FBA">
              <w:t>Chương trình hoạt động nhanh, thời gian cho mỗi xử lý cập nhật không quá 03 giây</w:t>
            </w:r>
          </w:p>
        </w:tc>
      </w:tr>
      <w:tr w:rsidR="00410FBA" w:rsidRPr="00410FBA" w14:paraId="0BC20652" w14:textId="77777777">
        <w:trPr>
          <w:trHeight w:val="674"/>
        </w:trPr>
        <w:tc>
          <w:tcPr>
            <w:tcW w:w="1809" w:type="dxa"/>
            <w:shd w:val="clear" w:color="auto" w:fill="auto"/>
          </w:tcPr>
          <w:p w14:paraId="05568208" w14:textId="77777777" w:rsidR="004F2A06" w:rsidRPr="00410FBA" w:rsidRDefault="00A15B10">
            <w:pPr>
              <w:spacing w:before="120" w:after="120"/>
            </w:pPr>
            <w:r w:rsidRPr="00410FBA">
              <w:t>UR067</w:t>
            </w:r>
          </w:p>
        </w:tc>
        <w:tc>
          <w:tcPr>
            <w:tcW w:w="7371" w:type="dxa"/>
            <w:shd w:val="clear" w:color="auto" w:fill="auto"/>
          </w:tcPr>
          <w:p w14:paraId="62C71D75" w14:textId="77777777" w:rsidR="004F2A06" w:rsidRPr="00410FBA" w:rsidRDefault="00A15B10">
            <w:pPr>
              <w:spacing w:before="120" w:after="120"/>
            </w:pPr>
            <w:r w:rsidRPr="00410FBA">
              <w:t>Thời gian đảm bảo không chậm hơn 1000 hóa đơn/phút</w:t>
            </w:r>
          </w:p>
        </w:tc>
      </w:tr>
      <w:tr w:rsidR="00410FBA" w:rsidRPr="00410FBA" w14:paraId="4DAC5D50" w14:textId="77777777">
        <w:trPr>
          <w:trHeight w:val="746"/>
        </w:trPr>
        <w:tc>
          <w:tcPr>
            <w:tcW w:w="1809" w:type="dxa"/>
            <w:shd w:val="clear" w:color="auto" w:fill="auto"/>
          </w:tcPr>
          <w:p w14:paraId="2D793216" w14:textId="77777777" w:rsidR="004F2A06" w:rsidRPr="00410FBA" w:rsidRDefault="00A15B10">
            <w:pPr>
              <w:spacing w:before="120" w:after="120"/>
            </w:pPr>
            <w:r w:rsidRPr="00410FBA">
              <w:t>UR068</w:t>
            </w:r>
          </w:p>
        </w:tc>
        <w:tc>
          <w:tcPr>
            <w:tcW w:w="7371" w:type="dxa"/>
            <w:shd w:val="clear" w:color="auto" w:fill="auto"/>
          </w:tcPr>
          <w:p w14:paraId="1D83359C" w14:textId="77777777" w:rsidR="004F2A06" w:rsidRPr="00410FBA" w:rsidRDefault="00A15B10">
            <w:pPr>
              <w:spacing w:before="120" w:after="120"/>
            </w:pPr>
            <w:r w:rsidRPr="00410FBA">
              <w:t>Bố trí hệ thống để đáp ứng tốt cho các công ty đã đăng ký sử dụng</w:t>
            </w:r>
          </w:p>
        </w:tc>
      </w:tr>
    </w:tbl>
    <w:p w14:paraId="6884B661" w14:textId="77777777" w:rsidR="004F2A06" w:rsidRPr="00410FBA" w:rsidRDefault="00A15B10" w:rsidP="00C808E0">
      <w:pPr>
        <w:pStyle w:val="Heading2"/>
      </w:pPr>
      <w:bookmarkStart w:id="870" w:name="_Toc167894564"/>
      <w:r w:rsidRPr="00410FBA">
        <w:t>Yêu cầu về tính hỗ trợ (Supportability)</w:t>
      </w:r>
      <w:bookmarkEnd w:id="870"/>
    </w:p>
    <w:tbl>
      <w:tblPr>
        <w:tblStyle w:val="af2"/>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7371"/>
      </w:tblGrid>
      <w:tr w:rsidR="00410FBA" w:rsidRPr="00410FBA" w14:paraId="7A83CFF0" w14:textId="77777777">
        <w:tc>
          <w:tcPr>
            <w:tcW w:w="1809" w:type="dxa"/>
            <w:shd w:val="clear" w:color="auto" w:fill="D6E3BC"/>
          </w:tcPr>
          <w:p w14:paraId="46558BCB" w14:textId="77777777" w:rsidR="004F2A06" w:rsidRPr="00410FBA" w:rsidRDefault="00A15B10">
            <w:pPr>
              <w:spacing w:before="120" w:after="120"/>
              <w:rPr>
                <w:b/>
              </w:rPr>
            </w:pPr>
            <w:r w:rsidRPr="00410FBA">
              <w:rPr>
                <w:b/>
              </w:rPr>
              <w:t xml:space="preserve">Mã </w:t>
            </w:r>
          </w:p>
        </w:tc>
        <w:tc>
          <w:tcPr>
            <w:tcW w:w="7371" w:type="dxa"/>
            <w:shd w:val="clear" w:color="auto" w:fill="D6E3BC"/>
          </w:tcPr>
          <w:p w14:paraId="5AE0BB71" w14:textId="77777777" w:rsidR="004F2A06" w:rsidRPr="00410FBA" w:rsidRDefault="00A15B10">
            <w:pPr>
              <w:spacing w:before="120" w:after="120"/>
              <w:rPr>
                <w:b/>
              </w:rPr>
            </w:pPr>
            <w:r w:rsidRPr="00410FBA">
              <w:rPr>
                <w:b/>
              </w:rPr>
              <w:t>Yêu cầu</w:t>
            </w:r>
          </w:p>
        </w:tc>
      </w:tr>
      <w:tr w:rsidR="00410FBA" w:rsidRPr="00410FBA" w14:paraId="06096404" w14:textId="77777777">
        <w:trPr>
          <w:trHeight w:val="332"/>
        </w:trPr>
        <w:tc>
          <w:tcPr>
            <w:tcW w:w="1809" w:type="dxa"/>
            <w:shd w:val="clear" w:color="auto" w:fill="auto"/>
          </w:tcPr>
          <w:p w14:paraId="2DCD2DFD" w14:textId="77777777" w:rsidR="004F2A06" w:rsidRPr="00410FBA" w:rsidRDefault="004F2A06">
            <w:pPr>
              <w:spacing w:before="120" w:after="120"/>
              <w:rPr>
                <w:b/>
              </w:rPr>
            </w:pPr>
          </w:p>
        </w:tc>
        <w:tc>
          <w:tcPr>
            <w:tcW w:w="7371" w:type="dxa"/>
            <w:shd w:val="clear" w:color="auto" w:fill="auto"/>
          </w:tcPr>
          <w:p w14:paraId="336A09DE" w14:textId="77777777" w:rsidR="004F2A06" w:rsidRPr="00410FBA" w:rsidRDefault="00A15B10">
            <w:pPr>
              <w:spacing w:before="120" w:after="120"/>
            </w:pPr>
            <w:r w:rsidRPr="00410FBA">
              <w:t>N/A</w:t>
            </w:r>
          </w:p>
        </w:tc>
      </w:tr>
    </w:tbl>
    <w:p w14:paraId="314EA32E" w14:textId="77777777" w:rsidR="004F2A06" w:rsidRPr="00410FBA" w:rsidRDefault="00A15B10" w:rsidP="00C808E0">
      <w:pPr>
        <w:pStyle w:val="Heading2"/>
      </w:pPr>
      <w:bookmarkStart w:id="871" w:name="_Toc167894565"/>
      <w:r w:rsidRPr="00410FBA">
        <w:t>Yêu cầu các ràng buộc thiết kế (Design contraints)</w:t>
      </w:r>
      <w:bookmarkEnd w:id="871"/>
    </w:p>
    <w:tbl>
      <w:tblPr>
        <w:tblStyle w:val="af3"/>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7371"/>
      </w:tblGrid>
      <w:tr w:rsidR="00410FBA" w:rsidRPr="00410FBA" w14:paraId="698BB654" w14:textId="77777777">
        <w:trPr>
          <w:tblHeader/>
        </w:trPr>
        <w:tc>
          <w:tcPr>
            <w:tcW w:w="1809" w:type="dxa"/>
            <w:shd w:val="clear" w:color="auto" w:fill="D6E3BC"/>
          </w:tcPr>
          <w:p w14:paraId="30D6D841" w14:textId="77777777" w:rsidR="004F2A06" w:rsidRPr="00410FBA" w:rsidRDefault="00A15B10">
            <w:pPr>
              <w:spacing w:before="120" w:after="120"/>
              <w:rPr>
                <w:b/>
              </w:rPr>
            </w:pPr>
            <w:r w:rsidRPr="00410FBA">
              <w:rPr>
                <w:b/>
              </w:rPr>
              <w:t xml:space="preserve">Mã </w:t>
            </w:r>
          </w:p>
        </w:tc>
        <w:tc>
          <w:tcPr>
            <w:tcW w:w="7371" w:type="dxa"/>
            <w:shd w:val="clear" w:color="auto" w:fill="D6E3BC"/>
          </w:tcPr>
          <w:p w14:paraId="3D330676" w14:textId="77777777" w:rsidR="004F2A06" w:rsidRPr="00410FBA" w:rsidRDefault="00A15B10">
            <w:pPr>
              <w:spacing w:before="120" w:after="120"/>
              <w:rPr>
                <w:b/>
              </w:rPr>
            </w:pPr>
            <w:r w:rsidRPr="00410FBA">
              <w:rPr>
                <w:b/>
              </w:rPr>
              <w:t>Yêu cầu</w:t>
            </w:r>
          </w:p>
        </w:tc>
      </w:tr>
      <w:tr w:rsidR="00410FBA" w:rsidRPr="00410FBA" w14:paraId="0F56A420" w14:textId="77777777">
        <w:tc>
          <w:tcPr>
            <w:tcW w:w="1809" w:type="dxa"/>
            <w:shd w:val="clear" w:color="auto" w:fill="auto"/>
          </w:tcPr>
          <w:p w14:paraId="2FDEB013" w14:textId="77777777" w:rsidR="004F2A06" w:rsidRPr="00410FBA" w:rsidRDefault="00A15B10">
            <w:pPr>
              <w:spacing w:before="120" w:after="120"/>
            </w:pPr>
            <w:r w:rsidRPr="00410FBA">
              <w:t>UR069</w:t>
            </w:r>
          </w:p>
        </w:tc>
        <w:tc>
          <w:tcPr>
            <w:tcW w:w="7371" w:type="dxa"/>
            <w:shd w:val="clear" w:color="auto" w:fill="auto"/>
          </w:tcPr>
          <w:p w14:paraId="0D15908A" w14:textId="77777777" w:rsidR="004F2A06" w:rsidRPr="00410FBA" w:rsidRDefault="00A15B10">
            <w:pPr>
              <w:spacing w:before="120" w:after="120"/>
            </w:pPr>
            <w:r w:rsidRPr="00410FBA">
              <w:t>Thực hiện trên ngôn ngữ lập trình: ASP.Net, C#, javascript. Sử dụng Linq, MVC</w:t>
            </w:r>
          </w:p>
        </w:tc>
      </w:tr>
      <w:tr w:rsidR="00410FBA" w:rsidRPr="00410FBA" w14:paraId="3F8C2F26" w14:textId="77777777">
        <w:tc>
          <w:tcPr>
            <w:tcW w:w="1809" w:type="dxa"/>
            <w:shd w:val="clear" w:color="auto" w:fill="auto"/>
          </w:tcPr>
          <w:p w14:paraId="09E316A0" w14:textId="77777777" w:rsidR="004F2A06" w:rsidRPr="00410FBA" w:rsidRDefault="00A15B10">
            <w:pPr>
              <w:spacing w:before="120" w:after="120"/>
            </w:pPr>
            <w:r w:rsidRPr="00410FBA">
              <w:t>UR070</w:t>
            </w:r>
          </w:p>
        </w:tc>
        <w:tc>
          <w:tcPr>
            <w:tcW w:w="7371" w:type="dxa"/>
            <w:shd w:val="clear" w:color="auto" w:fill="auto"/>
          </w:tcPr>
          <w:p w14:paraId="67E7B809" w14:textId="77777777" w:rsidR="004F2A06" w:rsidRPr="00410FBA" w:rsidRDefault="00A15B10">
            <w:pPr>
              <w:spacing w:before="120" w:after="120"/>
            </w:pPr>
            <w:r w:rsidRPr="00410FBA">
              <w:t>Thực hiện trên hệ quản trị cơ sở dữ liệu SQL Server 2008 hoặc Oracle 11g</w:t>
            </w:r>
          </w:p>
        </w:tc>
      </w:tr>
      <w:tr w:rsidR="00410FBA" w:rsidRPr="00410FBA" w14:paraId="270E04D4" w14:textId="77777777">
        <w:tc>
          <w:tcPr>
            <w:tcW w:w="1809" w:type="dxa"/>
            <w:shd w:val="clear" w:color="auto" w:fill="auto"/>
          </w:tcPr>
          <w:p w14:paraId="7FF9A4A2" w14:textId="77777777" w:rsidR="004F2A06" w:rsidRPr="00410FBA" w:rsidRDefault="00A15B10">
            <w:pPr>
              <w:spacing w:before="120" w:after="120"/>
            </w:pPr>
            <w:r w:rsidRPr="00410FBA">
              <w:t>UR071</w:t>
            </w:r>
          </w:p>
        </w:tc>
        <w:tc>
          <w:tcPr>
            <w:tcW w:w="7371" w:type="dxa"/>
            <w:shd w:val="clear" w:color="auto" w:fill="auto"/>
          </w:tcPr>
          <w:p w14:paraId="272DE745" w14:textId="77777777" w:rsidR="004F2A06" w:rsidRPr="00410FBA" w:rsidRDefault="00A15B10">
            <w:pPr>
              <w:spacing w:before="120" w:after="120"/>
            </w:pPr>
            <w:r w:rsidRPr="00410FBA">
              <w:t>Internet Information System (IIS)</w:t>
            </w:r>
          </w:p>
        </w:tc>
      </w:tr>
      <w:tr w:rsidR="00410FBA" w:rsidRPr="00410FBA" w14:paraId="07A888AF" w14:textId="77777777">
        <w:tc>
          <w:tcPr>
            <w:tcW w:w="1809" w:type="dxa"/>
            <w:shd w:val="clear" w:color="auto" w:fill="auto"/>
          </w:tcPr>
          <w:p w14:paraId="5FDC0CC9" w14:textId="77777777" w:rsidR="004F2A06" w:rsidRPr="00410FBA" w:rsidRDefault="00A15B10">
            <w:pPr>
              <w:spacing w:before="120" w:after="120"/>
            </w:pPr>
            <w:r w:rsidRPr="00410FBA">
              <w:t>UR072</w:t>
            </w:r>
          </w:p>
        </w:tc>
        <w:tc>
          <w:tcPr>
            <w:tcW w:w="7371" w:type="dxa"/>
            <w:shd w:val="clear" w:color="auto" w:fill="auto"/>
          </w:tcPr>
          <w:p w14:paraId="17E357B5" w14:textId="77777777" w:rsidR="004F2A06" w:rsidRPr="00410FBA" w:rsidRDefault="00A15B10">
            <w:pPr>
              <w:spacing w:before="120" w:after="120"/>
            </w:pPr>
            <w:r w:rsidRPr="00410FBA">
              <w:t>Window 2008 server</w:t>
            </w:r>
          </w:p>
        </w:tc>
      </w:tr>
      <w:tr w:rsidR="00410FBA" w:rsidRPr="00410FBA" w14:paraId="3D711254" w14:textId="77777777">
        <w:tc>
          <w:tcPr>
            <w:tcW w:w="1809" w:type="dxa"/>
            <w:shd w:val="clear" w:color="auto" w:fill="auto"/>
          </w:tcPr>
          <w:p w14:paraId="67905174" w14:textId="77777777" w:rsidR="004F2A06" w:rsidRPr="00410FBA" w:rsidRDefault="00A15B10">
            <w:pPr>
              <w:spacing w:before="120" w:after="120"/>
            </w:pPr>
            <w:r w:rsidRPr="00410FBA">
              <w:t>UR073</w:t>
            </w:r>
          </w:p>
        </w:tc>
        <w:tc>
          <w:tcPr>
            <w:tcW w:w="7371" w:type="dxa"/>
            <w:shd w:val="clear" w:color="auto" w:fill="auto"/>
          </w:tcPr>
          <w:p w14:paraId="2691AB9B" w14:textId="77777777" w:rsidR="004F2A06" w:rsidRPr="00410FBA" w:rsidRDefault="00A15B10">
            <w:pPr>
              <w:spacing w:before="120" w:after="120"/>
            </w:pPr>
            <w:r w:rsidRPr="00410FBA">
              <w:t>Phải hoạt động được trên môi trường mạng Internet</w:t>
            </w:r>
          </w:p>
        </w:tc>
      </w:tr>
      <w:tr w:rsidR="00410FBA" w:rsidRPr="00410FBA" w14:paraId="05E2DF1B" w14:textId="77777777">
        <w:tc>
          <w:tcPr>
            <w:tcW w:w="1809" w:type="dxa"/>
            <w:shd w:val="clear" w:color="auto" w:fill="auto"/>
          </w:tcPr>
          <w:p w14:paraId="35D9031F" w14:textId="77777777" w:rsidR="004F2A06" w:rsidRPr="00410FBA" w:rsidRDefault="00A15B10">
            <w:pPr>
              <w:spacing w:before="120" w:after="120"/>
            </w:pPr>
            <w:r w:rsidRPr="00410FBA">
              <w:t>UR074</w:t>
            </w:r>
          </w:p>
        </w:tc>
        <w:tc>
          <w:tcPr>
            <w:tcW w:w="7371" w:type="dxa"/>
            <w:shd w:val="clear" w:color="auto" w:fill="auto"/>
          </w:tcPr>
          <w:p w14:paraId="61599799" w14:textId="77777777" w:rsidR="004F2A06" w:rsidRPr="00410FBA" w:rsidRDefault="00A15B10">
            <w:pPr>
              <w:spacing w:before="120" w:after="120"/>
            </w:pPr>
            <w:r w:rsidRPr="00410FBA">
              <w:t>Tuân thủ đúng các quy định trong:</w:t>
            </w:r>
          </w:p>
          <w:p w14:paraId="4519B288" w14:textId="77777777" w:rsidR="004F2A06" w:rsidRPr="00410FBA" w:rsidRDefault="00A15B10">
            <w:pPr>
              <w:numPr>
                <w:ilvl w:val="0"/>
                <w:numId w:val="4"/>
              </w:numPr>
              <w:pBdr>
                <w:top w:val="nil"/>
                <w:left w:val="nil"/>
                <w:bottom w:val="nil"/>
                <w:right w:val="nil"/>
                <w:between w:val="nil"/>
              </w:pBdr>
              <w:spacing w:before="120" w:after="120"/>
              <w:ind w:left="258" w:hanging="180"/>
            </w:pPr>
            <w:r w:rsidRPr="00410FBA">
              <w:rPr>
                <w:rPrChange w:id="872" w:author="Dang Oanh" w:date="2024-05-31T15:47:00Z" w16du:dateUtc="2024-05-31T08:47:00Z">
                  <w:rPr>
                    <w:color w:val="000000"/>
                  </w:rPr>
                </w:rPrChange>
              </w:rPr>
              <w:t>Thông tư số 68/2019/TT-BTC, hướng dẫn thực hiện một số điều của nghị định số 119/2018/nđ-cp ngày 12 tháng 9 năm 2018 của chính phủ quy định về hóa đơn điện tử khi bán hàng hóa, cung cấp dịch vụ</w:t>
            </w:r>
          </w:p>
        </w:tc>
      </w:tr>
    </w:tbl>
    <w:p w14:paraId="6B95BE29" w14:textId="77777777" w:rsidR="004F2A06" w:rsidRPr="00410FBA" w:rsidRDefault="00A15B10" w:rsidP="00C808E0">
      <w:pPr>
        <w:pStyle w:val="Heading2"/>
      </w:pPr>
      <w:bookmarkStart w:id="873" w:name="_Toc167894566"/>
      <w:r w:rsidRPr="00410FBA">
        <w:t>Yêu cầu về giao tiếp (Interfaces)</w:t>
      </w:r>
      <w:bookmarkEnd w:id="873"/>
    </w:p>
    <w:tbl>
      <w:tblPr>
        <w:tblStyle w:val="af4"/>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7371"/>
      </w:tblGrid>
      <w:tr w:rsidR="00410FBA" w:rsidRPr="00410FBA" w14:paraId="48ABB3BF" w14:textId="77777777">
        <w:trPr>
          <w:tblHeader/>
        </w:trPr>
        <w:tc>
          <w:tcPr>
            <w:tcW w:w="1809" w:type="dxa"/>
            <w:shd w:val="clear" w:color="auto" w:fill="D6E3BC"/>
          </w:tcPr>
          <w:p w14:paraId="6AAD234D" w14:textId="77777777" w:rsidR="004F2A06" w:rsidRPr="00410FBA" w:rsidRDefault="00A15B10">
            <w:pPr>
              <w:spacing w:before="120" w:after="120"/>
              <w:rPr>
                <w:b/>
              </w:rPr>
            </w:pPr>
            <w:r w:rsidRPr="00410FBA">
              <w:rPr>
                <w:b/>
              </w:rPr>
              <w:t xml:space="preserve">Mã </w:t>
            </w:r>
          </w:p>
        </w:tc>
        <w:tc>
          <w:tcPr>
            <w:tcW w:w="7371" w:type="dxa"/>
            <w:shd w:val="clear" w:color="auto" w:fill="D6E3BC"/>
          </w:tcPr>
          <w:p w14:paraId="0F303D48" w14:textId="77777777" w:rsidR="004F2A06" w:rsidRPr="00410FBA" w:rsidRDefault="00A15B10">
            <w:pPr>
              <w:spacing w:before="120" w:after="120"/>
              <w:rPr>
                <w:b/>
              </w:rPr>
            </w:pPr>
            <w:r w:rsidRPr="00410FBA">
              <w:rPr>
                <w:b/>
              </w:rPr>
              <w:t>Yêu cầu</w:t>
            </w:r>
          </w:p>
        </w:tc>
      </w:tr>
      <w:tr w:rsidR="00410FBA" w:rsidRPr="00410FBA" w14:paraId="0C66E040" w14:textId="77777777">
        <w:tc>
          <w:tcPr>
            <w:tcW w:w="1809" w:type="dxa"/>
            <w:shd w:val="clear" w:color="auto" w:fill="auto"/>
          </w:tcPr>
          <w:p w14:paraId="7E1B6FE3" w14:textId="77777777" w:rsidR="004F2A06" w:rsidRPr="00410FBA" w:rsidRDefault="00A15B10">
            <w:pPr>
              <w:spacing w:before="120" w:after="120"/>
            </w:pPr>
            <w:r w:rsidRPr="00410FBA">
              <w:t>UR075</w:t>
            </w:r>
          </w:p>
        </w:tc>
        <w:tc>
          <w:tcPr>
            <w:tcW w:w="7371" w:type="dxa"/>
            <w:shd w:val="clear" w:color="auto" w:fill="auto"/>
          </w:tcPr>
          <w:p w14:paraId="7DA05EEF" w14:textId="77777777" w:rsidR="004F2A06" w:rsidRPr="00410FBA" w:rsidRDefault="00A15B10">
            <w:pPr>
              <w:spacing w:before="120" w:after="120"/>
            </w:pPr>
            <w:r w:rsidRPr="00410FBA">
              <w:t>Người dùng giao tiếp với hệ thống thông qua trình duyệt internet (IE, FF..) với giao thức TCP/IP.</w:t>
            </w:r>
          </w:p>
        </w:tc>
      </w:tr>
    </w:tbl>
    <w:p w14:paraId="61B5C09A" w14:textId="77777777" w:rsidR="004F2A06" w:rsidRPr="00410FBA" w:rsidRDefault="00A15B10" w:rsidP="00C808E0">
      <w:pPr>
        <w:pStyle w:val="Heading2"/>
      </w:pPr>
      <w:bookmarkStart w:id="874" w:name="_Toc167894567"/>
      <w:r w:rsidRPr="00410FBA">
        <w:t>Các yêu cầu về tài liệu người dùng và hỗ trợ trực tuyến</w:t>
      </w:r>
      <w:bookmarkEnd w:id="874"/>
    </w:p>
    <w:tbl>
      <w:tblPr>
        <w:tblStyle w:val="af5"/>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7371"/>
      </w:tblGrid>
      <w:tr w:rsidR="00410FBA" w:rsidRPr="00410FBA" w14:paraId="5E745C70" w14:textId="77777777">
        <w:tc>
          <w:tcPr>
            <w:tcW w:w="1809" w:type="dxa"/>
            <w:shd w:val="clear" w:color="auto" w:fill="D6E3BC"/>
          </w:tcPr>
          <w:p w14:paraId="14AACD7B" w14:textId="77777777" w:rsidR="004F2A06" w:rsidRPr="00410FBA" w:rsidRDefault="00A15B10">
            <w:pPr>
              <w:spacing w:before="120" w:after="120"/>
              <w:rPr>
                <w:b/>
              </w:rPr>
            </w:pPr>
            <w:r w:rsidRPr="00410FBA">
              <w:rPr>
                <w:b/>
              </w:rPr>
              <w:t xml:space="preserve">Mã </w:t>
            </w:r>
          </w:p>
        </w:tc>
        <w:tc>
          <w:tcPr>
            <w:tcW w:w="7371" w:type="dxa"/>
            <w:shd w:val="clear" w:color="auto" w:fill="D6E3BC"/>
          </w:tcPr>
          <w:p w14:paraId="7799B2FC" w14:textId="77777777" w:rsidR="004F2A06" w:rsidRPr="00410FBA" w:rsidRDefault="00A15B10">
            <w:pPr>
              <w:spacing w:before="120" w:after="120"/>
              <w:rPr>
                <w:b/>
              </w:rPr>
            </w:pPr>
            <w:r w:rsidRPr="00410FBA">
              <w:rPr>
                <w:b/>
              </w:rPr>
              <w:t>Yêu cầu</w:t>
            </w:r>
          </w:p>
        </w:tc>
      </w:tr>
      <w:tr w:rsidR="00410FBA" w:rsidRPr="00410FBA" w14:paraId="1F950183" w14:textId="77777777">
        <w:tc>
          <w:tcPr>
            <w:tcW w:w="1809" w:type="dxa"/>
            <w:shd w:val="clear" w:color="auto" w:fill="auto"/>
          </w:tcPr>
          <w:p w14:paraId="310B2E4C" w14:textId="77777777" w:rsidR="004F2A06" w:rsidRPr="00410FBA" w:rsidRDefault="004F2A06">
            <w:pPr>
              <w:spacing w:before="120" w:after="120"/>
              <w:rPr>
                <w:b/>
              </w:rPr>
            </w:pPr>
          </w:p>
        </w:tc>
        <w:tc>
          <w:tcPr>
            <w:tcW w:w="7371" w:type="dxa"/>
            <w:shd w:val="clear" w:color="auto" w:fill="auto"/>
          </w:tcPr>
          <w:p w14:paraId="14FBEBE2" w14:textId="77777777" w:rsidR="004F2A06" w:rsidRPr="00410FBA" w:rsidRDefault="00A15B10">
            <w:pPr>
              <w:keepNext/>
              <w:spacing w:before="120" w:after="120"/>
              <w:jc w:val="both"/>
            </w:pPr>
            <w:r w:rsidRPr="00410FBA">
              <w:t>N/A</w:t>
            </w:r>
          </w:p>
        </w:tc>
      </w:tr>
    </w:tbl>
    <w:p w14:paraId="3267D236" w14:textId="77777777" w:rsidR="004F2A06" w:rsidRPr="00410FBA" w:rsidRDefault="00A15B10" w:rsidP="00C808E0">
      <w:pPr>
        <w:pStyle w:val="Heading2"/>
      </w:pPr>
      <w:bookmarkStart w:id="875" w:name="_Toc167894568"/>
      <w:r w:rsidRPr="00410FBA">
        <w:t>Mã yêu cầu: các thành phần mua ngoài</w:t>
      </w:r>
      <w:bookmarkEnd w:id="875"/>
    </w:p>
    <w:tbl>
      <w:tblPr>
        <w:tblStyle w:val="af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7371"/>
      </w:tblGrid>
      <w:tr w:rsidR="00410FBA" w:rsidRPr="00410FBA" w14:paraId="6C3664EB" w14:textId="77777777">
        <w:tc>
          <w:tcPr>
            <w:tcW w:w="1809" w:type="dxa"/>
            <w:shd w:val="clear" w:color="auto" w:fill="D6E3BC"/>
          </w:tcPr>
          <w:p w14:paraId="53F8305E" w14:textId="77777777" w:rsidR="004F2A06" w:rsidRPr="00410FBA" w:rsidRDefault="00A15B10">
            <w:pPr>
              <w:spacing w:before="120" w:after="120"/>
              <w:rPr>
                <w:b/>
              </w:rPr>
            </w:pPr>
            <w:r w:rsidRPr="00410FBA">
              <w:rPr>
                <w:b/>
              </w:rPr>
              <w:t xml:space="preserve">Mã </w:t>
            </w:r>
          </w:p>
        </w:tc>
        <w:tc>
          <w:tcPr>
            <w:tcW w:w="7371" w:type="dxa"/>
            <w:shd w:val="clear" w:color="auto" w:fill="D6E3BC"/>
          </w:tcPr>
          <w:p w14:paraId="73645C50" w14:textId="77777777" w:rsidR="004F2A06" w:rsidRPr="00410FBA" w:rsidRDefault="00A15B10">
            <w:pPr>
              <w:spacing w:before="120" w:after="120"/>
              <w:rPr>
                <w:b/>
              </w:rPr>
            </w:pPr>
            <w:r w:rsidRPr="00410FBA">
              <w:rPr>
                <w:b/>
              </w:rPr>
              <w:t>Yêu cầu</w:t>
            </w:r>
          </w:p>
        </w:tc>
      </w:tr>
      <w:tr w:rsidR="00410FBA" w:rsidRPr="00410FBA" w14:paraId="17858802" w14:textId="77777777">
        <w:tc>
          <w:tcPr>
            <w:tcW w:w="1809" w:type="dxa"/>
            <w:shd w:val="clear" w:color="auto" w:fill="auto"/>
          </w:tcPr>
          <w:p w14:paraId="7DCA6EF3" w14:textId="77777777" w:rsidR="004F2A06" w:rsidRPr="00410FBA" w:rsidRDefault="004F2A06">
            <w:pPr>
              <w:spacing w:before="120" w:after="120"/>
              <w:rPr>
                <w:b/>
              </w:rPr>
            </w:pPr>
          </w:p>
        </w:tc>
        <w:tc>
          <w:tcPr>
            <w:tcW w:w="7371" w:type="dxa"/>
            <w:shd w:val="clear" w:color="auto" w:fill="auto"/>
          </w:tcPr>
          <w:p w14:paraId="5A0F498D" w14:textId="77777777" w:rsidR="004F2A06" w:rsidRPr="00410FBA" w:rsidRDefault="00A15B10">
            <w:pPr>
              <w:spacing w:before="120" w:after="120"/>
            </w:pPr>
            <w:r w:rsidRPr="00410FBA">
              <w:t>N/A</w:t>
            </w:r>
          </w:p>
        </w:tc>
      </w:tr>
    </w:tbl>
    <w:p w14:paraId="78BF69C6" w14:textId="77777777" w:rsidR="004F2A06" w:rsidRPr="00410FBA" w:rsidRDefault="00A15B10" w:rsidP="00C808E0">
      <w:pPr>
        <w:pStyle w:val="Heading2"/>
      </w:pPr>
      <w:bookmarkStart w:id="876" w:name="_Toc167894569"/>
      <w:r w:rsidRPr="00410FBA">
        <w:t>Các yêu cầu pháp lý, bản quyền và ghi chú khác</w:t>
      </w:r>
      <w:bookmarkEnd w:id="876"/>
    </w:p>
    <w:tbl>
      <w:tblPr>
        <w:tblStyle w:val="af7"/>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7371"/>
      </w:tblGrid>
      <w:tr w:rsidR="00410FBA" w:rsidRPr="00410FBA" w14:paraId="537458BE" w14:textId="77777777">
        <w:trPr>
          <w:tblHeader/>
        </w:trPr>
        <w:tc>
          <w:tcPr>
            <w:tcW w:w="1809" w:type="dxa"/>
            <w:shd w:val="clear" w:color="auto" w:fill="D6E3BC"/>
          </w:tcPr>
          <w:p w14:paraId="6249C1D8" w14:textId="77777777" w:rsidR="004F2A06" w:rsidRPr="00410FBA" w:rsidRDefault="00A15B10">
            <w:pPr>
              <w:spacing w:before="120" w:after="120"/>
              <w:rPr>
                <w:b/>
              </w:rPr>
            </w:pPr>
            <w:r w:rsidRPr="00410FBA">
              <w:rPr>
                <w:b/>
              </w:rPr>
              <w:t xml:space="preserve">Mã </w:t>
            </w:r>
          </w:p>
        </w:tc>
        <w:tc>
          <w:tcPr>
            <w:tcW w:w="7371" w:type="dxa"/>
            <w:shd w:val="clear" w:color="auto" w:fill="D6E3BC"/>
          </w:tcPr>
          <w:p w14:paraId="429E717B" w14:textId="77777777" w:rsidR="004F2A06" w:rsidRPr="00410FBA" w:rsidRDefault="00A15B10">
            <w:pPr>
              <w:spacing w:before="120" w:after="120"/>
              <w:rPr>
                <w:b/>
              </w:rPr>
            </w:pPr>
            <w:r w:rsidRPr="00410FBA">
              <w:rPr>
                <w:b/>
              </w:rPr>
              <w:t>Yêu cầu</w:t>
            </w:r>
          </w:p>
        </w:tc>
      </w:tr>
      <w:tr w:rsidR="00410FBA" w:rsidRPr="00410FBA" w14:paraId="2D870FF0" w14:textId="77777777">
        <w:tc>
          <w:tcPr>
            <w:tcW w:w="1809" w:type="dxa"/>
            <w:shd w:val="clear" w:color="auto" w:fill="auto"/>
          </w:tcPr>
          <w:p w14:paraId="317D61CB" w14:textId="77777777" w:rsidR="004F2A06" w:rsidRPr="00410FBA" w:rsidRDefault="004F2A06">
            <w:pPr>
              <w:spacing w:before="120" w:after="120"/>
              <w:rPr>
                <w:b/>
              </w:rPr>
            </w:pPr>
          </w:p>
        </w:tc>
        <w:tc>
          <w:tcPr>
            <w:tcW w:w="7371" w:type="dxa"/>
            <w:shd w:val="clear" w:color="auto" w:fill="auto"/>
          </w:tcPr>
          <w:p w14:paraId="321D6A62" w14:textId="77777777" w:rsidR="004F2A06" w:rsidRPr="00410FBA" w:rsidRDefault="00A15B10">
            <w:pPr>
              <w:spacing w:before="120" w:after="120"/>
              <w:jc w:val="both"/>
              <w:rPr>
                <w:rPrChange w:id="877" w:author="Dang Oanh" w:date="2024-05-31T15:47:00Z" w16du:dateUtc="2024-05-31T08:47:00Z">
                  <w:rPr>
                    <w:color w:val="0000FF"/>
                  </w:rPr>
                </w:rPrChange>
              </w:rPr>
            </w:pPr>
            <w:r w:rsidRPr="00410FBA">
              <w:t>N/A</w:t>
            </w:r>
          </w:p>
        </w:tc>
      </w:tr>
    </w:tbl>
    <w:p w14:paraId="317B37F7" w14:textId="77777777" w:rsidR="004F2A06" w:rsidRPr="00410FBA" w:rsidRDefault="00A15B10" w:rsidP="00C808E0">
      <w:pPr>
        <w:pStyle w:val="Heading2"/>
      </w:pPr>
      <w:bookmarkStart w:id="878" w:name="_Toc167894570"/>
      <w:r w:rsidRPr="00410FBA">
        <w:t>Các tiêu chuẩn áp dụng</w:t>
      </w:r>
      <w:bookmarkEnd w:id="878"/>
    </w:p>
    <w:tbl>
      <w:tblPr>
        <w:tblStyle w:val="af8"/>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7371"/>
      </w:tblGrid>
      <w:tr w:rsidR="00410FBA" w:rsidRPr="00410FBA" w14:paraId="6D819717" w14:textId="77777777">
        <w:trPr>
          <w:tblHeader/>
        </w:trPr>
        <w:tc>
          <w:tcPr>
            <w:tcW w:w="1809" w:type="dxa"/>
            <w:shd w:val="clear" w:color="auto" w:fill="D6E3BC"/>
          </w:tcPr>
          <w:p w14:paraId="5F1EC709" w14:textId="77777777" w:rsidR="004F2A06" w:rsidRPr="00410FBA" w:rsidRDefault="00A15B10">
            <w:pPr>
              <w:spacing w:before="120" w:after="120"/>
              <w:rPr>
                <w:b/>
              </w:rPr>
            </w:pPr>
            <w:r w:rsidRPr="00410FBA">
              <w:rPr>
                <w:b/>
              </w:rPr>
              <w:t xml:space="preserve">Mã </w:t>
            </w:r>
          </w:p>
        </w:tc>
        <w:tc>
          <w:tcPr>
            <w:tcW w:w="7371" w:type="dxa"/>
            <w:shd w:val="clear" w:color="auto" w:fill="D6E3BC"/>
          </w:tcPr>
          <w:p w14:paraId="3AC688F9" w14:textId="77777777" w:rsidR="004F2A06" w:rsidRPr="00410FBA" w:rsidRDefault="00A15B10">
            <w:pPr>
              <w:spacing w:before="120" w:after="120"/>
              <w:rPr>
                <w:b/>
              </w:rPr>
            </w:pPr>
            <w:r w:rsidRPr="00410FBA">
              <w:rPr>
                <w:b/>
              </w:rPr>
              <w:t>Yêu cầu</w:t>
            </w:r>
          </w:p>
        </w:tc>
      </w:tr>
      <w:tr w:rsidR="00410FBA" w:rsidRPr="00410FBA" w14:paraId="2BBE43CE" w14:textId="77777777">
        <w:tc>
          <w:tcPr>
            <w:tcW w:w="1809" w:type="dxa"/>
            <w:shd w:val="clear" w:color="auto" w:fill="auto"/>
          </w:tcPr>
          <w:p w14:paraId="1F8E3702" w14:textId="77777777" w:rsidR="004F2A06" w:rsidRPr="00410FBA" w:rsidRDefault="004F2A06">
            <w:pPr>
              <w:spacing w:before="120" w:after="120"/>
              <w:rPr>
                <w:b/>
              </w:rPr>
            </w:pPr>
          </w:p>
        </w:tc>
        <w:tc>
          <w:tcPr>
            <w:tcW w:w="7371" w:type="dxa"/>
            <w:shd w:val="clear" w:color="auto" w:fill="auto"/>
          </w:tcPr>
          <w:p w14:paraId="2DE0FFB3" w14:textId="77777777" w:rsidR="004F2A06" w:rsidRPr="00410FBA" w:rsidRDefault="00A15B10">
            <w:pPr>
              <w:spacing w:before="120" w:after="120"/>
              <w:jc w:val="both"/>
              <w:rPr>
                <w:rPrChange w:id="879" w:author="Dang Oanh" w:date="2024-05-31T15:47:00Z" w16du:dateUtc="2024-05-31T08:47:00Z">
                  <w:rPr>
                    <w:color w:val="0000FF"/>
                  </w:rPr>
                </w:rPrChange>
              </w:rPr>
            </w:pPr>
            <w:r w:rsidRPr="00410FBA">
              <w:t>N/A</w:t>
            </w:r>
          </w:p>
        </w:tc>
      </w:tr>
    </w:tbl>
    <w:p w14:paraId="3D3BFE24" w14:textId="77777777" w:rsidR="004F2A06" w:rsidRPr="00410FBA" w:rsidRDefault="00A15B10">
      <w:pPr>
        <w:pStyle w:val="Heading1"/>
        <w:numPr>
          <w:ilvl w:val="0"/>
          <w:numId w:val="9"/>
        </w:numPr>
      </w:pPr>
      <w:bookmarkStart w:id="880" w:name="_Toc167894571"/>
      <w:r w:rsidRPr="00410FBA">
        <w:t>TIÊU CHUẨN NGHIỆM THU (*)</w:t>
      </w:r>
      <w:bookmarkEnd w:id="880"/>
    </w:p>
    <w:p w14:paraId="41918FC8" w14:textId="77777777" w:rsidR="004F2A06" w:rsidRPr="00410FBA" w:rsidRDefault="00A15B10">
      <w:pPr>
        <w:spacing w:before="120" w:after="120"/>
      </w:pPr>
      <w:r w:rsidRPr="00410FBA">
        <w:t>Hệ thống được nghiệm thu khi thỏa các điều kiện sau:</w:t>
      </w:r>
    </w:p>
    <w:p w14:paraId="0845CA4B" w14:textId="77777777" w:rsidR="004F2A06" w:rsidRPr="00410FBA" w:rsidRDefault="00A15B10">
      <w:pPr>
        <w:keepNext/>
        <w:numPr>
          <w:ilvl w:val="0"/>
          <w:numId w:val="3"/>
        </w:numPr>
        <w:spacing w:before="120" w:after="120"/>
        <w:jc w:val="both"/>
      </w:pPr>
      <w:r w:rsidRPr="00410FBA">
        <w:t>Hệ thống được thiết kế và vận hành theo như mô tả trong tài liệu này, đồng thời đáp ứng &gt; 90% yêu cầu có độ ưu tiên 1 trong Mục IV của Tài liệu này</w:t>
      </w:r>
    </w:p>
    <w:p w14:paraId="786E6287" w14:textId="77777777" w:rsidR="004F2A06" w:rsidRPr="00410FBA" w:rsidRDefault="00A15B10">
      <w:pPr>
        <w:keepNext/>
        <w:numPr>
          <w:ilvl w:val="0"/>
          <w:numId w:val="3"/>
        </w:numPr>
        <w:spacing w:before="120" w:after="120"/>
        <w:jc w:val="both"/>
      </w:pPr>
      <w:r w:rsidRPr="00410FBA">
        <w:t xml:space="preserve">Hệ thống được hiệu chỉnh sau khi triển khai thử nghiệm </w:t>
      </w:r>
    </w:p>
    <w:p w14:paraId="3DC6D997" w14:textId="77777777" w:rsidR="004F2A06" w:rsidRPr="00410FBA" w:rsidRDefault="00A15B10">
      <w:pPr>
        <w:keepNext/>
        <w:numPr>
          <w:ilvl w:val="0"/>
          <w:numId w:val="3"/>
        </w:numPr>
        <w:spacing w:before="120" w:after="120"/>
        <w:jc w:val="both"/>
      </w:pPr>
      <w:r w:rsidRPr="00410FBA">
        <w:t>Tổ chức hướng dẫn sử dụng đối với người dùng</w:t>
      </w:r>
    </w:p>
    <w:p w14:paraId="10965C23" w14:textId="77777777" w:rsidR="004F2A06" w:rsidRPr="00410FBA" w:rsidRDefault="004F2A06">
      <w:pPr>
        <w:pStyle w:val="Heading1"/>
        <w:ind w:left="284" w:firstLine="284"/>
      </w:pPr>
    </w:p>
    <w:sectPr w:rsidR="004F2A06" w:rsidRPr="00410FBA">
      <w:headerReference w:type="default" r:id="rId70"/>
      <w:footerReference w:type="even" r:id="rId71"/>
      <w:footerReference w:type="default" r:id="rId72"/>
      <w:footerReference w:type="first" r:id="rId73"/>
      <w:pgSz w:w="11909" w:h="16834"/>
      <w:pgMar w:top="1134" w:right="1134" w:bottom="851" w:left="1701" w:header="73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CC4DC" w14:textId="77777777" w:rsidR="00F94830" w:rsidRDefault="00F94830">
      <w:r>
        <w:separator/>
      </w:r>
    </w:p>
  </w:endnote>
  <w:endnote w:type="continuationSeparator" w:id="0">
    <w:p w14:paraId="46767C37" w14:textId="77777777" w:rsidR="00F94830" w:rsidRDefault="00F94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94E9B" w14:textId="77777777" w:rsidR="003B207A" w:rsidRDefault="003B207A">
    <w:pPr>
      <w:pBdr>
        <w:top w:val="nil"/>
        <w:left w:val="nil"/>
        <w:bottom w:val="nil"/>
        <w:right w:val="nil"/>
        <w:between w:val="nil"/>
      </w:pBdr>
      <w:tabs>
        <w:tab w:val="center" w:pos="4320"/>
        <w:tab w:val="right" w:pos="8640"/>
      </w:tabs>
      <w:jc w:val="right"/>
      <w:rPr>
        <w:color w:val="000000"/>
      </w:rPr>
    </w:pPr>
  </w:p>
  <w:p w14:paraId="24394E47" w14:textId="77777777" w:rsidR="003B207A" w:rsidRDefault="003B207A">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F1362" w14:textId="77777777" w:rsidR="003B207A" w:rsidRDefault="003B207A">
    <w:pPr>
      <w:widowControl w:val="0"/>
      <w:pBdr>
        <w:top w:val="nil"/>
        <w:left w:val="nil"/>
        <w:bottom w:val="nil"/>
        <w:right w:val="nil"/>
        <w:between w:val="nil"/>
      </w:pBdr>
      <w:spacing w:line="276" w:lineRule="auto"/>
      <w:rPr>
        <w:color w:val="000000"/>
      </w:rPr>
    </w:pPr>
  </w:p>
  <w:tbl>
    <w:tblPr>
      <w:tblStyle w:val="afa"/>
      <w:tblW w:w="9720" w:type="dxa"/>
      <w:tblBorders>
        <w:top w:val="nil"/>
        <w:left w:val="nil"/>
        <w:bottom w:val="nil"/>
        <w:right w:val="nil"/>
        <w:insideH w:val="nil"/>
        <w:insideV w:val="nil"/>
      </w:tblBorders>
      <w:tblLayout w:type="fixed"/>
      <w:tblLook w:val="0400" w:firstRow="0" w:lastRow="0" w:firstColumn="0" w:lastColumn="0" w:noHBand="0" w:noVBand="1"/>
      <w:tblPrChange w:id="882" w:author="Dang Oanh" w:date="2024-05-31T15:46:00Z" w16du:dateUtc="2024-05-31T08:46:00Z">
        <w:tblPr>
          <w:tblStyle w:val="afa"/>
          <w:tblW w:w="9074" w:type="dxa"/>
          <w:tblBorders>
            <w:top w:val="nil"/>
            <w:left w:val="nil"/>
            <w:bottom w:val="nil"/>
            <w:right w:val="nil"/>
            <w:insideH w:val="nil"/>
            <w:insideV w:val="nil"/>
          </w:tblBorders>
          <w:tblLayout w:type="fixed"/>
          <w:tblLook w:val="0400" w:firstRow="0" w:lastRow="0" w:firstColumn="0" w:lastColumn="0" w:noHBand="0" w:noVBand="1"/>
        </w:tblPr>
      </w:tblPrChange>
    </w:tblPr>
    <w:tblGrid>
      <w:gridCol w:w="7650"/>
      <w:gridCol w:w="2070"/>
      <w:tblGridChange w:id="883">
        <w:tblGrid>
          <w:gridCol w:w="7490"/>
          <w:gridCol w:w="160"/>
          <w:gridCol w:w="1424"/>
          <w:gridCol w:w="646"/>
        </w:tblGrid>
      </w:tblGridChange>
    </w:tblGrid>
    <w:tr w:rsidR="003B207A" w14:paraId="27B1E8FD" w14:textId="77777777" w:rsidTr="00410FBA">
      <w:trPr>
        <w:trPrChange w:id="884" w:author="Dang Oanh" w:date="2024-05-31T15:46:00Z" w16du:dateUtc="2024-05-31T08:46:00Z">
          <w:trPr>
            <w:gridAfter w:val="0"/>
          </w:trPr>
        </w:trPrChange>
      </w:trPr>
      <w:tc>
        <w:tcPr>
          <w:tcW w:w="7650" w:type="dxa"/>
          <w:tcPrChange w:id="885" w:author="Dang Oanh" w:date="2024-05-31T15:46:00Z" w16du:dateUtc="2024-05-31T08:46:00Z">
            <w:tcPr>
              <w:tcW w:w="7490" w:type="dxa"/>
            </w:tcPr>
          </w:tcPrChange>
        </w:tcPr>
        <w:p w14:paraId="60A772E9" w14:textId="77777777" w:rsidR="003B207A" w:rsidRDefault="003B207A">
          <w:pPr>
            <w:pBdr>
              <w:top w:val="nil"/>
              <w:left w:val="nil"/>
              <w:bottom w:val="nil"/>
              <w:right w:val="nil"/>
              <w:between w:val="nil"/>
            </w:pBdr>
            <w:tabs>
              <w:tab w:val="center" w:pos="4320"/>
              <w:tab w:val="right" w:pos="8640"/>
            </w:tabs>
            <w:rPr>
              <w:i/>
              <w:color w:val="000000"/>
            </w:rPr>
          </w:pPr>
        </w:p>
      </w:tc>
      <w:tc>
        <w:tcPr>
          <w:tcW w:w="2070" w:type="dxa"/>
          <w:tcPrChange w:id="886" w:author="Dang Oanh" w:date="2024-05-31T15:46:00Z" w16du:dateUtc="2024-05-31T08:46:00Z">
            <w:tcPr>
              <w:tcW w:w="1584" w:type="dxa"/>
              <w:gridSpan w:val="2"/>
            </w:tcPr>
          </w:tcPrChange>
        </w:tcPr>
        <w:p w14:paraId="12F04C75" w14:textId="78FDC1D5" w:rsidR="003B207A" w:rsidRDefault="003B207A">
          <w:pPr>
            <w:pBdr>
              <w:top w:val="nil"/>
              <w:left w:val="nil"/>
              <w:bottom w:val="nil"/>
              <w:right w:val="nil"/>
              <w:between w:val="nil"/>
            </w:pBdr>
            <w:tabs>
              <w:tab w:val="center" w:pos="4320"/>
              <w:tab w:val="right" w:pos="8640"/>
            </w:tabs>
            <w:rPr>
              <w:color w:val="000000"/>
            </w:rPr>
            <w:pPrChange w:id="887" w:author="Dang Oanh" w:date="2024-05-31T15:46:00Z" w16du:dateUtc="2024-05-31T08:46:00Z">
              <w:pPr>
                <w:pBdr>
                  <w:top w:val="nil"/>
                  <w:left w:val="nil"/>
                  <w:bottom w:val="nil"/>
                  <w:right w:val="nil"/>
                  <w:between w:val="nil"/>
                </w:pBdr>
                <w:tabs>
                  <w:tab w:val="center" w:pos="4320"/>
                  <w:tab w:val="right" w:pos="8640"/>
                </w:tabs>
                <w:jc w:val="right"/>
              </w:pPr>
            </w:pPrChange>
          </w:pPr>
          <w:r>
            <w:rPr>
              <w:color w:val="000000"/>
            </w:rPr>
            <w:t xml:space="preserve">Trang: </w:t>
          </w:r>
          <w:r>
            <w:rPr>
              <w:color w:val="000000"/>
            </w:rPr>
            <w:fldChar w:fldCharType="begin"/>
          </w:r>
          <w:r>
            <w:rPr>
              <w:color w:val="000000"/>
            </w:rPr>
            <w:instrText>PAGE</w:instrText>
          </w:r>
          <w:r>
            <w:rPr>
              <w:color w:val="000000"/>
            </w:rPr>
            <w:fldChar w:fldCharType="separate"/>
          </w:r>
          <w:r w:rsidR="00C63710">
            <w:rPr>
              <w:noProof/>
              <w:color w:val="000000"/>
            </w:rPr>
            <w:t>74</w:t>
          </w:r>
          <w:r>
            <w:rPr>
              <w:color w:val="000000"/>
            </w:rPr>
            <w:fldChar w:fldCharType="end"/>
          </w:r>
          <w:ins w:id="888" w:author="Dang Oanh" w:date="2024-05-31T15:46:00Z" w16du:dateUtc="2024-05-31T08:46:00Z">
            <w:r w:rsidR="00410FBA">
              <w:rPr>
                <w:color w:val="000000"/>
              </w:rPr>
              <w:t>/</w:t>
            </w:r>
          </w:ins>
          <w:del w:id="889" w:author="Dang Oanh" w:date="2024-05-31T15:46:00Z" w16du:dateUtc="2024-05-31T08:46:00Z">
            <w:r w:rsidDel="00410FBA">
              <w:rPr>
                <w:color w:val="000000"/>
              </w:rPr>
              <w:delText>/</w:delText>
            </w:r>
          </w:del>
          <w:r>
            <w:rPr>
              <w:color w:val="000000"/>
            </w:rPr>
            <w:fldChar w:fldCharType="begin"/>
          </w:r>
          <w:r>
            <w:rPr>
              <w:color w:val="000000"/>
            </w:rPr>
            <w:instrText>NUMPAGES</w:instrText>
          </w:r>
          <w:r>
            <w:rPr>
              <w:color w:val="000000"/>
            </w:rPr>
            <w:fldChar w:fldCharType="separate"/>
          </w:r>
          <w:r w:rsidR="00C63710">
            <w:rPr>
              <w:noProof/>
              <w:color w:val="000000"/>
            </w:rPr>
            <w:t>226</w:t>
          </w:r>
          <w:r>
            <w:rPr>
              <w:color w:val="000000"/>
            </w:rPr>
            <w:fldChar w:fldCharType="end"/>
          </w:r>
        </w:p>
      </w:tc>
    </w:tr>
  </w:tbl>
  <w:p w14:paraId="6F440C7F" w14:textId="77777777" w:rsidR="003B207A" w:rsidRDefault="003B207A">
    <w:pPr>
      <w:pBdr>
        <w:top w:val="nil"/>
        <w:left w:val="nil"/>
        <w:bottom w:val="nil"/>
        <w:right w:val="nil"/>
        <w:between w:val="nil"/>
      </w:pBdr>
      <w:tabs>
        <w:tab w:val="center" w:pos="4320"/>
        <w:tab w:val="right" w:pos="8640"/>
      </w:tabs>
      <w:rPr>
        <w:color w:val="000000"/>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EA988" w14:textId="77777777" w:rsidR="003B207A" w:rsidRDefault="003B207A">
    <w:pPr>
      <w:pBdr>
        <w:top w:val="nil"/>
        <w:left w:val="nil"/>
        <w:bottom w:val="nil"/>
        <w:right w:val="nil"/>
        <w:between w:val="nil"/>
      </w:pBdr>
      <w:tabs>
        <w:tab w:val="center" w:pos="4320"/>
        <w:tab w:val="right" w:pos="8640"/>
        <w:tab w:val="left" w:pos="2895"/>
      </w:tabs>
      <w:rPr>
        <w:color w:val="000000"/>
      </w:rPr>
    </w:pPr>
    <w:r>
      <w:rPr>
        <w:i/>
        <w:color w:val="000000"/>
      </w:rPr>
      <w:t>Sử dụng lại mẫu  của bộ tài liệu CMMI 1.3 level 3 do VNPT Soft xây dựng</w:t>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34DB10" w14:textId="77777777" w:rsidR="00F94830" w:rsidRDefault="00F94830">
      <w:r>
        <w:separator/>
      </w:r>
    </w:p>
  </w:footnote>
  <w:footnote w:type="continuationSeparator" w:id="0">
    <w:p w14:paraId="60592677" w14:textId="77777777" w:rsidR="00F94830" w:rsidRDefault="00F948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5CE7E" w14:textId="77777777" w:rsidR="003B207A" w:rsidRDefault="003B207A">
    <w:pPr>
      <w:widowControl w:val="0"/>
      <w:pBdr>
        <w:top w:val="nil"/>
        <w:left w:val="nil"/>
        <w:bottom w:val="nil"/>
        <w:right w:val="nil"/>
        <w:between w:val="nil"/>
      </w:pBdr>
      <w:spacing w:line="276" w:lineRule="auto"/>
    </w:pPr>
  </w:p>
  <w:tbl>
    <w:tblPr>
      <w:tblStyle w:val="af9"/>
      <w:tblW w:w="9064"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00" w:firstRow="0" w:lastRow="0" w:firstColumn="0" w:lastColumn="0" w:noHBand="0" w:noVBand="1"/>
    </w:tblPr>
    <w:tblGrid>
      <w:gridCol w:w="2481"/>
      <w:gridCol w:w="4240"/>
      <w:gridCol w:w="2343"/>
    </w:tblGrid>
    <w:tr w:rsidR="003B207A" w14:paraId="3E25174E" w14:textId="77777777">
      <w:trPr>
        <w:trHeight w:val="705"/>
      </w:trPr>
      <w:tc>
        <w:tcPr>
          <w:tcW w:w="2481" w:type="dxa"/>
          <w:tcBorders>
            <w:top w:val="single" w:sz="4" w:space="0" w:color="000000"/>
            <w:left w:val="single" w:sz="4" w:space="0" w:color="000000"/>
            <w:bottom w:val="single" w:sz="4" w:space="0" w:color="000000"/>
            <w:right w:val="single" w:sz="4" w:space="0" w:color="000000"/>
          </w:tcBorders>
        </w:tcPr>
        <w:p w14:paraId="5EEFAE89" w14:textId="4862B687" w:rsidR="003B207A" w:rsidRDefault="00C63710">
          <w:pPr>
            <w:pBdr>
              <w:top w:val="nil"/>
              <w:left w:val="nil"/>
              <w:bottom w:val="nil"/>
              <w:right w:val="nil"/>
              <w:between w:val="nil"/>
            </w:pBdr>
            <w:tabs>
              <w:tab w:val="center" w:pos="4680"/>
              <w:tab w:val="right" w:pos="9360"/>
            </w:tabs>
            <w:rPr>
              <w:color w:val="000000"/>
            </w:rPr>
          </w:pPr>
          <w:r>
            <w:rPr>
              <w:noProof/>
              <w:color w:val="000000"/>
            </w:rPr>
            <w:drawing>
              <wp:inline distT="0" distB="0" distL="0" distR="0" wp14:anchorId="0E012613" wp14:editId="5D1E4FE3">
                <wp:extent cx="1486590" cy="568623"/>
                <wp:effectExtent l="0" t="0" r="0" b="0"/>
                <wp:docPr id="157" name="image5.png" descr="cid:image001.png@01D4386B.147BF0B0"/>
                <wp:cNvGraphicFramePr/>
                <a:graphic xmlns:a="http://schemas.openxmlformats.org/drawingml/2006/main">
                  <a:graphicData uri="http://schemas.openxmlformats.org/drawingml/2006/picture">
                    <pic:pic xmlns:pic="http://schemas.openxmlformats.org/drawingml/2006/picture">
                      <pic:nvPicPr>
                        <pic:cNvPr id="0" name="image5.png" descr="cid:image001.png@01D4386B.147BF0B0"/>
                        <pic:cNvPicPr preferRelativeResize="0"/>
                      </pic:nvPicPr>
                      <pic:blipFill>
                        <a:blip r:embed="rId1"/>
                        <a:srcRect/>
                        <a:stretch>
                          <a:fillRect/>
                        </a:stretch>
                      </pic:blipFill>
                      <pic:spPr>
                        <a:xfrm>
                          <a:off x="0" y="0"/>
                          <a:ext cx="1486590" cy="568623"/>
                        </a:xfrm>
                        <a:prstGeom prst="rect">
                          <a:avLst/>
                        </a:prstGeom>
                        <a:ln/>
                      </pic:spPr>
                    </pic:pic>
                  </a:graphicData>
                </a:graphic>
              </wp:inline>
            </w:drawing>
          </w:r>
        </w:p>
      </w:tc>
      <w:tc>
        <w:tcPr>
          <w:tcW w:w="4240" w:type="dxa"/>
          <w:tcBorders>
            <w:top w:val="single" w:sz="4" w:space="0" w:color="000000"/>
            <w:left w:val="single" w:sz="4" w:space="0" w:color="000000"/>
            <w:bottom w:val="single" w:sz="4" w:space="0" w:color="000000"/>
            <w:right w:val="single" w:sz="4" w:space="0" w:color="000000"/>
          </w:tcBorders>
          <w:vAlign w:val="center"/>
        </w:tcPr>
        <w:p w14:paraId="2C0793CA" w14:textId="7149AC4C" w:rsidR="003B207A" w:rsidRDefault="003B207A">
          <w:pPr>
            <w:pBdr>
              <w:top w:val="nil"/>
              <w:left w:val="nil"/>
              <w:bottom w:val="nil"/>
              <w:right w:val="nil"/>
              <w:between w:val="nil"/>
            </w:pBdr>
            <w:tabs>
              <w:tab w:val="center" w:pos="4680"/>
              <w:tab w:val="right" w:pos="9360"/>
            </w:tabs>
            <w:spacing w:line="276" w:lineRule="auto"/>
            <w:jc w:val="center"/>
            <w:rPr>
              <w:color w:val="000000"/>
              <w:sz w:val="20"/>
              <w:szCs w:val="20"/>
            </w:rPr>
          </w:pPr>
          <w:r>
            <w:rPr>
              <w:color w:val="000000"/>
              <w:sz w:val="20"/>
              <w:szCs w:val="20"/>
            </w:rPr>
            <w:t>VNPT.IT_HDDT_</w:t>
          </w:r>
          <w:r w:rsidR="00410FBA">
            <w:rPr>
              <w:color w:val="000000"/>
              <w:sz w:val="20"/>
              <w:szCs w:val="20"/>
            </w:rPr>
            <w:t>SM</w:t>
          </w:r>
          <w:ins w:id="881" w:author="Dang Oanh" w:date="2024-05-31T15:44:00Z" w16du:dateUtc="2024-05-31T08:44:00Z">
            <w:r w:rsidR="00410FBA">
              <w:rPr>
                <w:color w:val="000000"/>
                <w:sz w:val="20"/>
                <w:szCs w:val="20"/>
              </w:rPr>
              <w:t>E</w:t>
            </w:r>
          </w:ins>
          <w:r>
            <w:rPr>
              <w:color w:val="000000"/>
              <w:sz w:val="20"/>
              <w:szCs w:val="20"/>
            </w:rPr>
            <w:t>_URD</w:t>
          </w:r>
        </w:p>
        <w:p w14:paraId="39BD73F1" w14:textId="77777777" w:rsidR="003B207A" w:rsidRDefault="003B207A">
          <w:pPr>
            <w:pBdr>
              <w:top w:val="nil"/>
              <w:left w:val="nil"/>
              <w:bottom w:val="nil"/>
              <w:right w:val="nil"/>
              <w:between w:val="nil"/>
            </w:pBdr>
            <w:tabs>
              <w:tab w:val="center" w:pos="4680"/>
              <w:tab w:val="right" w:pos="9360"/>
            </w:tabs>
            <w:spacing w:line="276" w:lineRule="auto"/>
            <w:jc w:val="center"/>
            <w:rPr>
              <w:b/>
              <w:color w:val="000000"/>
            </w:rPr>
          </w:pPr>
          <w:r>
            <w:rPr>
              <w:color w:val="000000"/>
              <w:sz w:val="20"/>
              <w:szCs w:val="20"/>
            </w:rPr>
            <w:t>TÀI LIỆU ĐẶC TẢ CHI TIẾT YÊU CẦU NGƯỜI SỬ DỤNG</w:t>
          </w:r>
        </w:p>
      </w:tc>
      <w:tc>
        <w:tcPr>
          <w:tcW w:w="2343" w:type="dxa"/>
          <w:tcBorders>
            <w:top w:val="single" w:sz="4" w:space="0" w:color="000000"/>
            <w:left w:val="single" w:sz="4" w:space="0" w:color="000000"/>
            <w:bottom w:val="single" w:sz="4" w:space="0" w:color="000000"/>
            <w:right w:val="single" w:sz="4" w:space="0" w:color="000000"/>
          </w:tcBorders>
          <w:vAlign w:val="center"/>
        </w:tcPr>
        <w:p w14:paraId="3415A9EF" w14:textId="77777777" w:rsidR="003B207A" w:rsidRDefault="003B207A">
          <w:pPr>
            <w:pBdr>
              <w:top w:val="nil"/>
              <w:left w:val="nil"/>
              <w:bottom w:val="nil"/>
              <w:right w:val="nil"/>
              <w:between w:val="nil"/>
            </w:pBdr>
            <w:tabs>
              <w:tab w:val="center" w:pos="4680"/>
              <w:tab w:val="right" w:pos="9360"/>
            </w:tabs>
            <w:spacing w:line="276" w:lineRule="auto"/>
            <w:rPr>
              <w:color w:val="000000"/>
            </w:rPr>
          </w:pPr>
          <w:r>
            <w:rPr>
              <w:color w:val="000000"/>
            </w:rPr>
            <w:t>Phiên bản: 1.0</w:t>
          </w:r>
        </w:p>
      </w:tc>
    </w:tr>
  </w:tbl>
  <w:p w14:paraId="2FFBF13D" w14:textId="77777777" w:rsidR="003B207A" w:rsidRDefault="003B207A">
    <w:pPr>
      <w:pBdr>
        <w:top w:val="nil"/>
        <w:left w:val="nil"/>
        <w:bottom w:val="nil"/>
        <w:right w:val="nil"/>
        <w:between w:val="nil"/>
      </w:pBdr>
      <w:tabs>
        <w:tab w:val="center" w:pos="4680"/>
        <w:tab w:val="right" w:pos="9360"/>
      </w:tabs>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53C37"/>
    <w:multiLevelType w:val="hybridMultilevel"/>
    <w:tmpl w:val="AE2EA444"/>
    <w:lvl w:ilvl="0" w:tplc="E5965DC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583949"/>
    <w:multiLevelType w:val="multilevel"/>
    <w:tmpl w:val="B5DC33A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AE19C8"/>
    <w:multiLevelType w:val="multilevel"/>
    <w:tmpl w:val="78189CBE"/>
    <w:lvl w:ilvl="0">
      <w:numFmt w:val="bullet"/>
      <w:pStyle w:val="Heading1"/>
      <w:lvlText w:val="●"/>
      <w:lvlJc w:val="left"/>
      <w:pPr>
        <w:ind w:left="936" w:hanging="360"/>
      </w:pPr>
      <w:rPr>
        <w:rFonts w:ascii="Noto Sans Symbols" w:eastAsia="Noto Sans Symbols" w:hAnsi="Noto Sans Symbols" w:cs="Noto Sans Symbols"/>
      </w:rPr>
    </w:lvl>
    <w:lvl w:ilvl="1">
      <w:start w:val="1"/>
      <w:numFmt w:val="bullet"/>
      <w:lvlText w:val="o"/>
      <w:lvlJc w:val="left"/>
      <w:pPr>
        <w:ind w:left="1656" w:hanging="360"/>
      </w:pPr>
      <w:rPr>
        <w:rFonts w:ascii="Courier New" w:eastAsia="Courier New" w:hAnsi="Courier New" w:cs="Courier New"/>
      </w:rPr>
    </w:lvl>
    <w:lvl w:ilvl="2">
      <w:start w:val="1"/>
      <w:numFmt w:val="bullet"/>
      <w:pStyle w:val="Heading3"/>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4"/>
      <w:numFmt w:val="bullet"/>
      <w:lvlText w:val="-"/>
      <w:lvlJc w:val="left"/>
      <w:pPr>
        <w:ind w:left="3816" w:hanging="360"/>
      </w:pPr>
      <w:rPr>
        <w:rFonts w:ascii="Arial" w:eastAsia="Arial" w:hAnsi="Arial" w:cs="Arial"/>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3" w15:restartNumberingAfterBreak="0">
    <w:nsid w:val="0A440C12"/>
    <w:multiLevelType w:val="multilevel"/>
    <w:tmpl w:val="88A0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804B2"/>
    <w:multiLevelType w:val="multilevel"/>
    <w:tmpl w:val="A9BC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96F72"/>
    <w:multiLevelType w:val="multilevel"/>
    <w:tmpl w:val="884AE86C"/>
    <w:lvl w:ilvl="0">
      <w:start w:val="1"/>
      <w:numFmt w:val="decimal"/>
      <w:lvlText w:val="%1"/>
      <w:lvlJc w:val="left"/>
      <w:pPr>
        <w:ind w:left="360" w:hanging="360"/>
      </w:pPr>
    </w:lvl>
    <w:lvl w:ilvl="1">
      <w:start w:val="1"/>
      <w:numFmt w:val="lowerLetter"/>
      <w:lvlText w:val="%2."/>
      <w:lvlJc w:val="left"/>
      <w:pPr>
        <w:ind w:left="630" w:hanging="360"/>
      </w:pPr>
    </w:lvl>
    <w:lvl w:ilvl="2">
      <w:start w:val="1"/>
      <w:numFmt w:val="lowerRoman"/>
      <w:lvlText w:val="%3."/>
      <w:lvlJc w:val="right"/>
      <w:pPr>
        <w:ind w:left="1350" w:hanging="180"/>
      </w:pPr>
    </w:lvl>
    <w:lvl w:ilvl="3">
      <w:start w:val="1"/>
      <w:numFmt w:val="decimal"/>
      <w:lvlText w:val="%4."/>
      <w:lvlJc w:val="left"/>
      <w:pPr>
        <w:ind w:left="2070" w:hanging="360"/>
      </w:pPr>
    </w:lvl>
    <w:lvl w:ilvl="4">
      <w:start w:val="1"/>
      <w:numFmt w:val="lowerLetter"/>
      <w:lvlText w:val="%5."/>
      <w:lvlJc w:val="left"/>
      <w:pPr>
        <w:ind w:left="2790" w:hanging="360"/>
      </w:pPr>
    </w:lvl>
    <w:lvl w:ilvl="5">
      <w:start w:val="1"/>
      <w:numFmt w:val="lowerRoman"/>
      <w:lvlText w:val="%6."/>
      <w:lvlJc w:val="right"/>
      <w:pPr>
        <w:ind w:left="3510" w:hanging="180"/>
      </w:pPr>
    </w:lvl>
    <w:lvl w:ilvl="6">
      <w:start w:val="1"/>
      <w:numFmt w:val="decimal"/>
      <w:lvlText w:val="%7."/>
      <w:lvlJc w:val="left"/>
      <w:pPr>
        <w:ind w:left="4230" w:hanging="360"/>
      </w:pPr>
    </w:lvl>
    <w:lvl w:ilvl="7">
      <w:start w:val="1"/>
      <w:numFmt w:val="lowerLetter"/>
      <w:lvlText w:val="%8."/>
      <w:lvlJc w:val="left"/>
      <w:pPr>
        <w:ind w:left="4950" w:hanging="360"/>
      </w:pPr>
    </w:lvl>
    <w:lvl w:ilvl="8">
      <w:start w:val="1"/>
      <w:numFmt w:val="lowerRoman"/>
      <w:lvlText w:val="%9."/>
      <w:lvlJc w:val="right"/>
      <w:pPr>
        <w:ind w:left="5670" w:hanging="180"/>
      </w:pPr>
    </w:lvl>
  </w:abstractNum>
  <w:abstractNum w:abstractNumId="6" w15:restartNumberingAfterBreak="0">
    <w:nsid w:val="0C967715"/>
    <w:multiLevelType w:val="multilevel"/>
    <w:tmpl w:val="43F6B1AE"/>
    <w:lvl w:ilvl="0">
      <w:start w:val="1"/>
      <w:numFmt w:val="decimal"/>
      <w:lvlText w:val="%1."/>
      <w:lvlJc w:val="left"/>
      <w:pPr>
        <w:ind w:left="644" w:hanging="359"/>
      </w:pPr>
    </w:lvl>
    <w:lvl w:ilvl="1">
      <w:start w:val="1"/>
      <w:numFmt w:val="decimal"/>
      <w:lvlText w:val="%1.%2."/>
      <w:lvlJc w:val="left"/>
      <w:pPr>
        <w:ind w:left="704" w:hanging="419"/>
      </w:pPr>
    </w:lvl>
    <w:lvl w:ilvl="2">
      <w:start w:val="1"/>
      <w:numFmt w:val="decimal"/>
      <w:lvlText w:val="%1.%2.%3."/>
      <w:lvlJc w:val="left"/>
      <w:pPr>
        <w:ind w:left="1004" w:hanging="720"/>
      </w:pPr>
    </w:lvl>
    <w:lvl w:ilvl="3">
      <w:start w:val="1"/>
      <w:numFmt w:val="decimal"/>
      <w:lvlText w:val="%1.%2.%3.%4."/>
      <w:lvlJc w:val="left"/>
      <w:pPr>
        <w:ind w:left="1004" w:hanging="720"/>
      </w:pPr>
    </w:lvl>
    <w:lvl w:ilvl="4">
      <w:start w:val="1"/>
      <w:numFmt w:val="decimal"/>
      <w:lvlText w:val="%1.%2.%3.%4.%5."/>
      <w:lvlJc w:val="left"/>
      <w:pPr>
        <w:ind w:left="1364" w:hanging="1080"/>
      </w:pPr>
    </w:lvl>
    <w:lvl w:ilvl="5">
      <w:start w:val="1"/>
      <w:numFmt w:val="decimal"/>
      <w:lvlText w:val="%1.%2.%3.%4.%5.%6."/>
      <w:lvlJc w:val="left"/>
      <w:pPr>
        <w:ind w:left="1364" w:hanging="1080"/>
      </w:pPr>
    </w:lvl>
    <w:lvl w:ilvl="6">
      <w:start w:val="1"/>
      <w:numFmt w:val="decimal"/>
      <w:lvlText w:val="%1.%2.%3.%4.%5.%6.%7."/>
      <w:lvlJc w:val="left"/>
      <w:pPr>
        <w:ind w:left="1724" w:hanging="1440"/>
      </w:pPr>
    </w:lvl>
    <w:lvl w:ilvl="7">
      <w:start w:val="1"/>
      <w:numFmt w:val="decimal"/>
      <w:lvlText w:val="%1.%2.%3.%4.%5.%6.%7.%8."/>
      <w:lvlJc w:val="left"/>
      <w:pPr>
        <w:ind w:left="1724" w:hanging="1440"/>
      </w:pPr>
    </w:lvl>
    <w:lvl w:ilvl="8">
      <w:start w:val="1"/>
      <w:numFmt w:val="decimal"/>
      <w:lvlText w:val="%1.%2.%3.%4.%5.%6.%7.%8.%9."/>
      <w:lvlJc w:val="left"/>
      <w:pPr>
        <w:ind w:left="2084" w:hanging="1800"/>
      </w:pPr>
    </w:lvl>
  </w:abstractNum>
  <w:abstractNum w:abstractNumId="7" w15:restartNumberingAfterBreak="0">
    <w:nsid w:val="0ED52EE7"/>
    <w:multiLevelType w:val="multilevel"/>
    <w:tmpl w:val="469E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F60B9"/>
    <w:multiLevelType w:val="hybridMultilevel"/>
    <w:tmpl w:val="53C6324C"/>
    <w:lvl w:ilvl="0" w:tplc="DBCCBA56">
      <w:start w:val="1"/>
      <w:numFmt w:val="decimal"/>
      <w:lvlText w:val="%1"/>
      <w:lvlJc w:val="left"/>
      <w:pPr>
        <w:ind w:left="36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9" w15:restartNumberingAfterBreak="0">
    <w:nsid w:val="17641B72"/>
    <w:multiLevelType w:val="multilevel"/>
    <w:tmpl w:val="DE9EF98C"/>
    <w:lvl w:ilvl="0">
      <w:start w:val="1"/>
      <w:numFmt w:val="upperRoman"/>
      <w:suff w:val="space"/>
      <w:lvlText w:val="%1."/>
      <w:lvlJc w:val="right"/>
      <w:pPr>
        <w:ind w:left="284" w:firstLine="0"/>
      </w:pPr>
      <w:rPr>
        <w:rFonts w:ascii="Times New Roman" w:hAnsi="Times New Roman" w:hint="default"/>
        <w:b/>
        <w:i w:val="0"/>
        <w:sz w:val="28"/>
        <w:szCs w:val="32"/>
      </w:rPr>
    </w:lvl>
    <w:lvl w:ilvl="1">
      <w:start w:val="1"/>
      <w:numFmt w:val="decimal"/>
      <w:suff w:val="space"/>
      <w:lvlText w:val="%1.%2. "/>
      <w:lvlJc w:val="left"/>
      <w:pPr>
        <w:ind w:left="567" w:hanging="170"/>
      </w:pPr>
      <w:rPr>
        <w:rFonts w:ascii="Times New Roman" w:hAnsi="Times New Roman" w:hint="default"/>
        <w:b/>
        <w:i w:val="0"/>
        <w:sz w:val="26"/>
      </w:rPr>
    </w:lvl>
    <w:lvl w:ilvl="2">
      <w:start w:val="1"/>
      <w:numFmt w:val="decimal"/>
      <w:suff w:val="space"/>
      <w:lvlText w:val="%1.%2.%3. "/>
      <w:lvlJc w:val="right"/>
      <w:pPr>
        <w:ind w:left="1021" w:firstLine="623"/>
      </w:pPr>
      <w:rPr>
        <w:rFonts w:ascii="Times New Roman" w:hAnsi="Times New Roman" w:hint="default"/>
        <w:b/>
        <w:i w:val="0"/>
        <w:sz w:val="26"/>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1A364851"/>
    <w:multiLevelType w:val="hybridMultilevel"/>
    <w:tmpl w:val="A85AF0C6"/>
    <w:lvl w:ilvl="0" w:tplc="A712DA7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B82549"/>
    <w:multiLevelType w:val="multilevel"/>
    <w:tmpl w:val="1FA6A2AA"/>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153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7D716E6"/>
    <w:multiLevelType w:val="multilevel"/>
    <w:tmpl w:val="6676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33123D"/>
    <w:multiLevelType w:val="multilevel"/>
    <w:tmpl w:val="CD3A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AA5044"/>
    <w:multiLevelType w:val="hybridMultilevel"/>
    <w:tmpl w:val="713CA5B0"/>
    <w:lvl w:ilvl="0" w:tplc="4DECCA4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FD17642"/>
    <w:multiLevelType w:val="multilevel"/>
    <w:tmpl w:val="19809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6B6D4C"/>
    <w:multiLevelType w:val="multilevel"/>
    <w:tmpl w:val="B9407140"/>
    <w:lvl w:ilvl="0">
      <w:start w:val="2"/>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9367127"/>
    <w:multiLevelType w:val="multilevel"/>
    <w:tmpl w:val="79A6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271AF7"/>
    <w:multiLevelType w:val="multilevel"/>
    <w:tmpl w:val="338E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132420"/>
    <w:multiLevelType w:val="multilevel"/>
    <w:tmpl w:val="11B2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1B22E9"/>
    <w:multiLevelType w:val="multilevel"/>
    <w:tmpl w:val="F6F2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003BA3"/>
    <w:multiLevelType w:val="multilevel"/>
    <w:tmpl w:val="58369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F21C78"/>
    <w:multiLevelType w:val="multilevel"/>
    <w:tmpl w:val="9852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864C62"/>
    <w:multiLevelType w:val="multilevel"/>
    <w:tmpl w:val="11F6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6668B"/>
    <w:multiLevelType w:val="multilevel"/>
    <w:tmpl w:val="41A8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024BF6"/>
    <w:multiLevelType w:val="multilevel"/>
    <w:tmpl w:val="D9D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905955"/>
    <w:multiLevelType w:val="multilevel"/>
    <w:tmpl w:val="C0286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7835AD0"/>
    <w:multiLevelType w:val="multilevel"/>
    <w:tmpl w:val="561A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041DC3"/>
    <w:multiLevelType w:val="multilevel"/>
    <w:tmpl w:val="0D42EEC2"/>
    <w:lvl w:ilvl="0">
      <w:start w:val="1"/>
      <w:numFmt w:val="bullet"/>
      <w:lvlText w:val="-"/>
      <w:lvlJc w:val="left"/>
      <w:pPr>
        <w:ind w:left="0" w:firstLine="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C2E7006"/>
    <w:multiLevelType w:val="multilevel"/>
    <w:tmpl w:val="CE92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DE3527"/>
    <w:multiLevelType w:val="multilevel"/>
    <w:tmpl w:val="9BDA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6172AF"/>
    <w:multiLevelType w:val="multilevel"/>
    <w:tmpl w:val="C5BC6DC0"/>
    <w:lvl w:ilvl="0">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71A8787E"/>
    <w:multiLevelType w:val="multilevel"/>
    <w:tmpl w:val="7132F5E4"/>
    <w:lvl w:ilvl="0">
      <w:start w:val="1"/>
      <w:numFmt w:val="upperRoman"/>
      <w:pStyle w:val="B2"/>
      <w:lvlText w:val="%1."/>
      <w:lvlJc w:val="right"/>
      <w:pPr>
        <w:ind w:left="284" w:firstLine="0"/>
      </w:pPr>
      <w:rPr>
        <w:rFonts w:ascii="Times New Roman" w:eastAsia="Times New Roman" w:hAnsi="Times New Roman" w:cs="Times New Roman"/>
        <w:b/>
        <w:i w:val="0"/>
        <w:sz w:val="28"/>
        <w:szCs w:val="28"/>
      </w:rPr>
    </w:lvl>
    <w:lvl w:ilvl="1">
      <w:start w:val="1"/>
      <w:numFmt w:val="decimal"/>
      <w:pStyle w:val="Heading2"/>
      <w:lvlText w:val="%1.%2. "/>
      <w:lvlJc w:val="left"/>
      <w:pPr>
        <w:ind w:left="567" w:hanging="170"/>
      </w:pPr>
      <w:rPr>
        <w:rFonts w:ascii="Times New Roman" w:eastAsia="Times New Roman" w:hAnsi="Times New Roman" w:cs="Times New Roman"/>
        <w:b/>
        <w:i w:val="0"/>
        <w:sz w:val="26"/>
        <w:szCs w:val="26"/>
      </w:rPr>
    </w:lvl>
    <w:lvl w:ilvl="2">
      <w:start w:val="1"/>
      <w:numFmt w:val="decimal"/>
      <w:lvlText w:val="%1.%2.%3. "/>
      <w:lvlJc w:val="right"/>
      <w:pPr>
        <w:ind w:left="1021" w:firstLine="622"/>
      </w:pPr>
      <w:rPr>
        <w:rFonts w:ascii="Times New Roman" w:eastAsia="Times New Roman" w:hAnsi="Times New Roman" w:cs="Times New Roman"/>
        <w:b/>
        <w:i w:val="0"/>
        <w:sz w:val="26"/>
        <w:szCs w:val="26"/>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28E7CFF"/>
    <w:multiLevelType w:val="multilevel"/>
    <w:tmpl w:val="330E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B412CB"/>
    <w:multiLevelType w:val="multilevel"/>
    <w:tmpl w:val="53D8D8A6"/>
    <w:lvl w:ilvl="0">
      <w:numFmt w:val="bullet"/>
      <w:pStyle w:val="Bullet1"/>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7B0378E8"/>
    <w:multiLevelType w:val="multilevel"/>
    <w:tmpl w:val="5ED6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470278">
    <w:abstractNumId w:val="6"/>
  </w:num>
  <w:num w:numId="2" w16cid:durableId="2120643078">
    <w:abstractNumId w:val="28"/>
  </w:num>
  <w:num w:numId="3" w16cid:durableId="1227566928">
    <w:abstractNumId w:val="2"/>
  </w:num>
  <w:num w:numId="4" w16cid:durableId="1596398432">
    <w:abstractNumId w:val="16"/>
  </w:num>
  <w:num w:numId="5" w16cid:durableId="1173227620">
    <w:abstractNumId w:val="5"/>
  </w:num>
  <w:num w:numId="6" w16cid:durableId="1301108792">
    <w:abstractNumId w:val="11"/>
  </w:num>
  <w:num w:numId="7" w16cid:durableId="1374696457">
    <w:abstractNumId w:val="31"/>
  </w:num>
  <w:num w:numId="8" w16cid:durableId="966009525">
    <w:abstractNumId w:val="34"/>
  </w:num>
  <w:num w:numId="9" w16cid:durableId="1733042395">
    <w:abstractNumId w:val="32"/>
  </w:num>
  <w:num w:numId="10" w16cid:durableId="799037709">
    <w:abstractNumId w:val="9"/>
  </w:num>
  <w:num w:numId="11" w16cid:durableId="1900047747">
    <w:abstractNumId w:val="8"/>
  </w:num>
  <w:num w:numId="12" w16cid:durableId="2057847082">
    <w:abstractNumId w:val="14"/>
  </w:num>
  <w:num w:numId="13" w16cid:durableId="1181815058">
    <w:abstractNumId w:val="2"/>
  </w:num>
  <w:num w:numId="14" w16cid:durableId="376324299">
    <w:abstractNumId w:val="2"/>
  </w:num>
  <w:num w:numId="15" w16cid:durableId="954990751">
    <w:abstractNumId w:val="2"/>
  </w:num>
  <w:num w:numId="16" w16cid:durableId="1003361843">
    <w:abstractNumId w:val="2"/>
  </w:num>
  <w:num w:numId="17" w16cid:durableId="1604918472">
    <w:abstractNumId w:val="2"/>
  </w:num>
  <w:num w:numId="18" w16cid:durableId="103158853">
    <w:abstractNumId w:val="0"/>
  </w:num>
  <w:num w:numId="19" w16cid:durableId="1999334989">
    <w:abstractNumId w:val="10"/>
  </w:num>
  <w:num w:numId="20" w16cid:durableId="118378664">
    <w:abstractNumId w:val="30"/>
  </w:num>
  <w:num w:numId="21" w16cid:durableId="1848668581">
    <w:abstractNumId w:val="20"/>
  </w:num>
  <w:num w:numId="22" w16cid:durableId="1071805280">
    <w:abstractNumId w:val="26"/>
  </w:num>
  <w:num w:numId="23" w16cid:durableId="754786596">
    <w:abstractNumId w:val="1"/>
  </w:num>
  <w:num w:numId="24" w16cid:durableId="682976026">
    <w:abstractNumId w:val="4"/>
  </w:num>
  <w:num w:numId="25" w16cid:durableId="1220483153">
    <w:abstractNumId w:val="22"/>
  </w:num>
  <w:num w:numId="26" w16cid:durableId="294987409">
    <w:abstractNumId w:val="7"/>
  </w:num>
  <w:num w:numId="27" w16cid:durableId="568539622">
    <w:abstractNumId w:val="24"/>
  </w:num>
  <w:num w:numId="28" w16cid:durableId="1082603960">
    <w:abstractNumId w:val="23"/>
  </w:num>
  <w:num w:numId="29" w16cid:durableId="687414796">
    <w:abstractNumId w:val="35"/>
  </w:num>
  <w:num w:numId="30" w16cid:durableId="1885437021">
    <w:abstractNumId w:val="17"/>
  </w:num>
  <w:num w:numId="31" w16cid:durableId="987317656">
    <w:abstractNumId w:val="3"/>
  </w:num>
  <w:num w:numId="32" w16cid:durableId="1924679789">
    <w:abstractNumId w:val="27"/>
  </w:num>
  <w:num w:numId="33" w16cid:durableId="1067648616">
    <w:abstractNumId w:val="18"/>
  </w:num>
  <w:num w:numId="34" w16cid:durableId="1066151060">
    <w:abstractNumId w:val="12"/>
  </w:num>
  <w:num w:numId="35" w16cid:durableId="213781186">
    <w:abstractNumId w:val="21"/>
  </w:num>
  <w:num w:numId="36" w16cid:durableId="1956013417">
    <w:abstractNumId w:val="19"/>
  </w:num>
  <w:num w:numId="37" w16cid:durableId="28997770">
    <w:abstractNumId w:val="29"/>
  </w:num>
  <w:num w:numId="38" w16cid:durableId="1221482854">
    <w:abstractNumId w:val="15"/>
  </w:num>
  <w:num w:numId="39" w16cid:durableId="233323336">
    <w:abstractNumId w:val="13"/>
  </w:num>
  <w:num w:numId="40" w16cid:durableId="104472325">
    <w:abstractNumId w:val="25"/>
  </w:num>
  <w:num w:numId="41" w16cid:durableId="156073979">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ng Oanh">
    <w15:presenceInfo w15:providerId="Windows Live" w15:userId="5e0fc28446b196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A06"/>
    <w:rsid w:val="000035B0"/>
    <w:rsid w:val="0000570E"/>
    <w:rsid w:val="000131AF"/>
    <w:rsid w:val="00017806"/>
    <w:rsid w:val="00030FFE"/>
    <w:rsid w:val="00037EFA"/>
    <w:rsid w:val="0006036A"/>
    <w:rsid w:val="00075681"/>
    <w:rsid w:val="00076431"/>
    <w:rsid w:val="00080AF4"/>
    <w:rsid w:val="00081EFA"/>
    <w:rsid w:val="0008700A"/>
    <w:rsid w:val="000915C0"/>
    <w:rsid w:val="000960A7"/>
    <w:rsid w:val="000A7616"/>
    <w:rsid w:val="000D0CD0"/>
    <w:rsid w:val="000E07F9"/>
    <w:rsid w:val="000F3DAF"/>
    <w:rsid w:val="000F7C4E"/>
    <w:rsid w:val="00125BB1"/>
    <w:rsid w:val="00131ED1"/>
    <w:rsid w:val="001326B6"/>
    <w:rsid w:val="00133592"/>
    <w:rsid w:val="001368E2"/>
    <w:rsid w:val="001634C4"/>
    <w:rsid w:val="00163AAD"/>
    <w:rsid w:val="00171BF6"/>
    <w:rsid w:val="00177C6B"/>
    <w:rsid w:val="00197A6D"/>
    <w:rsid w:val="00197C4E"/>
    <w:rsid w:val="001B7DB3"/>
    <w:rsid w:val="001D476A"/>
    <w:rsid w:val="001D4AA9"/>
    <w:rsid w:val="001E39DA"/>
    <w:rsid w:val="001F0EE3"/>
    <w:rsid w:val="001F0FF8"/>
    <w:rsid w:val="001F7A62"/>
    <w:rsid w:val="00213EFF"/>
    <w:rsid w:val="002148A5"/>
    <w:rsid w:val="0021564B"/>
    <w:rsid w:val="002164AD"/>
    <w:rsid w:val="00224795"/>
    <w:rsid w:val="0023630D"/>
    <w:rsid w:val="00237D78"/>
    <w:rsid w:val="00240B9B"/>
    <w:rsid w:val="00254CF5"/>
    <w:rsid w:val="002953DC"/>
    <w:rsid w:val="002A5217"/>
    <w:rsid w:val="002B433C"/>
    <w:rsid w:val="002B7825"/>
    <w:rsid w:val="002C100B"/>
    <w:rsid w:val="002C18A9"/>
    <w:rsid w:val="002C33E3"/>
    <w:rsid w:val="002C67D0"/>
    <w:rsid w:val="002D47E6"/>
    <w:rsid w:val="002E0D5E"/>
    <w:rsid w:val="002E2C04"/>
    <w:rsid w:val="002E7BF4"/>
    <w:rsid w:val="002F232B"/>
    <w:rsid w:val="00320EDB"/>
    <w:rsid w:val="003271C6"/>
    <w:rsid w:val="00331088"/>
    <w:rsid w:val="0033502D"/>
    <w:rsid w:val="00346557"/>
    <w:rsid w:val="00354998"/>
    <w:rsid w:val="0036151A"/>
    <w:rsid w:val="00364546"/>
    <w:rsid w:val="0037286D"/>
    <w:rsid w:val="00383DD2"/>
    <w:rsid w:val="00386670"/>
    <w:rsid w:val="00392B8F"/>
    <w:rsid w:val="003A333B"/>
    <w:rsid w:val="003A5BD1"/>
    <w:rsid w:val="003A62A6"/>
    <w:rsid w:val="003B207A"/>
    <w:rsid w:val="003C05C0"/>
    <w:rsid w:val="003C4F1D"/>
    <w:rsid w:val="003E5415"/>
    <w:rsid w:val="00410FBA"/>
    <w:rsid w:val="0041155B"/>
    <w:rsid w:val="00417020"/>
    <w:rsid w:val="00443B75"/>
    <w:rsid w:val="0045152E"/>
    <w:rsid w:val="00465708"/>
    <w:rsid w:val="0048623A"/>
    <w:rsid w:val="00486EAE"/>
    <w:rsid w:val="004A01FC"/>
    <w:rsid w:val="004A506C"/>
    <w:rsid w:val="004A7740"/>
    <w:rsid w:val="004B68A4"/>
    <w:rsid w:val="004E7CF0"/>
    <w:rsid w:val="004F2A06"/>
    <w:rsid w:val="00500086"/>
    <w:rsid w:val="00512B0B"/>
    <w:rsid w:val="00524398"/>
    <w:rsid w:val="005406ED"/>
    <w:rsid w:val="0054637A"/>
    <w:rsid w:val="00551E84"/>
    <w:rsid w:val="00555384"/>
    <w:rsid w:val="00564520"/>
    <w:rsid w:val="00564959"/>
    <w:rsid w:val="0057636F"/>
    <w:rsid w:val="00582FA7"/>
    <w:rsid w:val="00584821"/>
    <w:rsid w:val="00585FD9"/>
    <w:rsid w:val="00595472"/>
    <w:rsid w:val="005A286C"/>
    <w:rsid w:val="005A4708"/>
    <w:rsid w:val="005D2A59"/>
    <w:rsid w:val="005E2E53"/>
    <w:rsid w:val="005E6A6F"/>
    <w:rsid w:val="0060481C"/>
    <w:rsid w:val="00617D43"/>
    <w:rsid w:val="00634C5E"/>
    <w:rsid w:val="00650F7D"/>
    <w:rsid w:val="006650B8"/>
    <w:rsid w:val="00694472"/>
    <w:rsid w:val="006B3082"/>
    <w:rsid w:val="006C3BA9"/>
    <w:rsid w:val="006C3D88"/>
    <w:rsid w:val="006C7DBE"/>
    <w:rsid w:val="006D19DA"/>
    <w:rsid w:val="006E1934"/>
    <w:rsid w:val="006E4081"/>
    <w:rsid w:val="006E7FE6"/>
    <w:rsid w:val="0070276A"/>
    <w:rsid w:val="00705F44"/>
    <w:rsid w:val="00737E54"/>
    <w:rsid w:val="007436F6"/>
    <w:rsid w:val="00744B95"/>
    <w:rsid w:val="00750B6B"/>
    <w:rsid w:val="0075552B"/>
    <w:rsid w:val="0076463B"/>
    <w:rsid w:val="007814A0"/>
    <w:rsid w:val="007A434A"/>
    <w:rsid w:val="007B580D"/>
    <w:rsid w:val="007E1757"/>
    <w:rsid w:val="007E58AD"/>
    <w:rsid w:val="007F3B23"/>
    <w:rsid w:val="008064CB"/>
    <w:rsid w:val="0080687C"/>
    <w:rsid w:val="00806A80"/>
    <w:rsid w:val="00815E65"/>
    <w:rsid w:val="00823C57"/>
    <w:rsid w:val="00832287"/>
    <w:rsid w:val="00836D44"/>
    <w:rsid w:val="00837E79"/>
    <w:rsid w:val="00862A69"/>
    <w:rsid w:val="00876B66"/>
    <w:rsid w:val="00884A77"/>
    <w:rsid w:val="0089065C"/>
    <w:rsid w:val="008A4D79"/>
    <w:rsid w:val="008E62F1"/>
    <w:rsid w:val="008F58F3"/>
    <w:rsid w:val="00913B41"/>
    <w:rsid w:val="0096366F"/>
    <w:rsid w:val="00973EF2"/>
    <w:rsid w:val="00974253"/>
    <w:rsid w:val="00993AC2"/>
    <w:rsid w:val="009A4084"/>
    <w:rsid w:val="009C2873"/>
    <w:rsid w:val="009D3331"/>
    <w:rsid w:val="009E4BD8"/>
    <w:rsid w:val="009F17FC"/>
    <w:rsid w:val="009F4B7B"/>
    <w:rsid w:val="009F696E"/>
    <w:rsid w:val="00A0689C"/>
    <w:rsid w:val="00A142D2"/>
    <w:rsid w:val="00A15B10"/>
    <w:rsid w:val="00A25C65"/>
    <w:rsid w:val="00A4148C"/>
    <w:rsid w:val="00A463D2"/>
    <w:rsid w:val="00A515A2"/>
    <w:rsid w:val="00A71933"/>
    <w:rsid w:val="00A75953"/>
    <w:rsid w:val="00A818B4"/>
    <w:rsid w:val="00AA6102"/>
    <w:rsid w:val="00AB5502"/>
    <w:rsid w:val="00AC5BDF"/>
    <w:rsid w:val="00AC788E"/>
    <w:rsid w:val="00AD6048"/>
    <w:rsid w:val="00AE67F2"/>
    <w:rsid w:val="00AF682B"/>
    <w:rsid w:val="00B057AE"/>
    <w:rsid w:val="00B41D4E"/>
    <w:rsid w:val="00B430AD"/>
    <w:rsid w:val="00B55182"/>
    <w:rsid w:val="00B6570E"/>
    <w:rsid w:val="00B949A0"/>
    <w:rsid w:val="00BA2214"/>
    <w:rsid w:val="00BA2E3F"/>
    <w:rsid w:val="00BD3B4A"/>
    <w:rsid w:val="00BF1516"/>
    <w:rsid w:val="00C052EE"/>
    <w:rsid w:val="00C17E43"/>
    <w:rsid w:val="00C25369"/>
    <w:rsid w:val="00C33D81"/>
    <w:rsid w:val="00C36CE9"/>
    <w:rsid w:val="00C441C6"/>
    <w:rsid w:val="00C5331C"/>
    <w:rsid w:val="00C5370D"/>
    <w:rsid w:val="00C55505"/>
    <w:rsid w:val="00C625AE"/>
    <w:rsid w:val="00C63710"/>
    <w:rsid w:val="00C73390"/>
    <w:rsid w:val="00C73F3E"/>
    <w:rsid w:val="00C76875"/>
    <w:rsid w:val="00C808E0"/>
    <w:rsid w:val="00CB5054"/>
    <w:rsid w:val="00CC5B12"/>
    <w:rsid w:val="00CD47A6"/>
    <w:rsid w:val="00CE593F"/>
    <w:rsid w:val="00CE6E05"/>
    <w:rsid w:val="00CF4056"/>
    <w:rsid w:val="00D058C5"/>
    <w:rsid w:val="00D1736B"/>
    <w:rsid w:val="00D17967"/>
    <w:rsid w:val="00D222C5"/>
    <w:rsid w:val="00D30108"/>
    <w:rsid w:val="00D372B9"/>
    <w:rsid w:val="00D40C91"/>
    <w:rsid w:val="00D4187F"/>
    <w:rsid w:val="00D5161F"/>
    <w:rsid w:val="00D5196A"/>
    <w:rsid w:val="00D51ECE"/>
    <w:rsid w:val="00D535D6"/>
    <w:rsid w:val="00D56C36"/>
    <w:rsid w:val="00D622C1"/>
    <w:rsid w:val="00D7192B"/>
    <w:rsid w:val="00D90D00"/>
    <w:rsid w:val="00D917B6"/>
    <w:rsid w:val="00DA0E6A"/>
    <w:rsid w:val="00DA26F6"/>
    <w:rsid w:val="00DE0D06"/>
    <w:rsid w:val="00DE11DF"/>
    <w:rsid w:val="00DE1594"/>
    <w:rsid w:val="00DF1578"/>
    <w:rsid w:val="00E02D66"/>
    <w:rsid w:val="00E03991"/>
    <w:rsid w:val="00E10130"/>
    <w:rsid w:val="00E331A0"/>
    <w:rsid w:val="00E36C3C"/>
    <w:rsid w:val="00E410FB"/>
    <w:rsid w:val="00E4690A"/>
    <w:rsid w:val="00E576EE"/>
    <w:rsid w:val="00E804C0"/>
    <w:rsid w:val="00E84BBF"/>
    <w:rsid w:val="00E915C6"/>
    <w:rsid w:val="00EA41C4"/>
    <w:rsid w:val="00EA5575"/>
    <w:rsid w:val="00EE39C9"/>
    <w:rsid w:val="00EE7A41"/>
    <w:rsid w:val="00EF33A1"/>
    <w:rsid w:val="00F10FB9"/>
    <w:rsid w:val="00F2176B"/>
    <w:rsid w:val="00F37C0C"/>
    <w:rsid w:val="00F415B3"/>
    <w:rsid w:val="00F42FA7"/>
    <w:rsid w:val="00F55AD8"/>
    <w:rsid w:val="00F605F8"/>
    <w:rsid w:val="00F83291"/>
    <w:rsid w:val="00F879A9"/>
    <w:rsid w:val="00F92165"/>
    <w:rsid w:val="00F94830"/>
    <w:rsid w:val="00FB1C99"/>
    <w:rsid w:val="00FC3E23"/>
    <w:rsid w:val="00FC48D9"/>
    <w:rsid w:val="00FD7367"/>
    <w:rsid w:val="00FE1F2D"/>
    <w:rsid w:val="00FF5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D20F6"/>
  <w15:docId w15:val="{B9D8AEA7-5AE5-4863-B049-20BB90822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33B"/>
  </w:style>
  <w:style w:type="paragraph" w:styleId="Heading1">
    <w:name w:val="heading 1"/>
    <w:basedOn w:val="Normal"/>
    <w:next w:val="Normal"/>
    <w:link w:val="Heading1Char"/>
    <w:autoRedefine/>
    <w:qFormat/>
    <w:rsid w:val="00571444"/>
    <w:pPr>
      <w:keepNext/>
      <w:numPr>
        <w:numId w:val="3"/>
      </w:numPr>
      <w:spacing w:before="120" w:after="120"/>
      <w:jc w:val="both"/>
      <w:outlineLvl w:val="0"/>
    </w:pPr>
    <w:rPr>
      <w:b/>
      <w:sz w:val="28"/>
      <w:szCs w:val="26"/>
    </w:rPr>
  </w:style>
  <w:style w:type="paragraph" w:styleId="Heading2">
    <w:name w:val="heading 2"/>
    <w:basedOn w:val="Normal"/>
    <w:next w:val="Normal"/>
    <w:link w:val="Heading2Char"/>
    <w:autoRedefine/>
    <w:qFormat/>
    <w:rsid w:val="00C808E0"/>
    <w:pPr>
      <w:keepNext/>
      <w:numPr>
        <w:ilvl w:val="1"/>
        <w:numId w:val="9"/>
      </w:numPr>
      <w:spacing w:before="120" w:after="120"/>
      <w:ind w:left="0" w:firstLine="0"/>
      <w:outlineLvl w:val="1"/>
    </w:pPr>
    <w:rPr>
      <w:b/>
      <w:sz w:val="26"/>
      <w:szCs w:val="26"/>
    </w:rPr>
  </w:style>
  <w:style w:type="paragraph" w:styleId="Heading3">
    <w:name w:val="heading 3"/>
    <w:basedOn w:val="Normal"/>
    <w:next w:val="Normal"/>
    <w:link w:val="Heading3Char"/>
    <w:qFormat/>
    <w:rsid w:val="00FF4D60"/>
    <w:pPr>
      <w:keepNext/>
      <w:numPr>
        <w:ilvl w:val="2"/>
        <w:numId w:val="3"/>
      </w:numPr>
      <w:jc w:val="both"/>
      <w:outlineLvl w:val="2"/>
    </w:pPr>
    <w:rPr>
      <w:b/>
      <w:sz w:val="26"/>
    </w:rPr>
  </w:style>
  <w:style w:type="paragraph" w:styleId="Heading4">
    <w:name w:val="heading 4"/>
    <w:basedOn w:val="Normal"/>
    <w:next w:val="Normal"/>
    <w:link w:val="Heading4Char"/>
    <w:unhideWhenUsed/>
    <w:qFormat/>
    <w:rsid w:val="00DE783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E783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EndnoteText">
    <w:name w:val="endnote text"/>
    <w:basedOn w:val="Normal"/>
    <w:link w:val="EndnoteTextChar"/>
    <w:semiHidden/>
    <w:rsid w:val="00F4309E"/>
    <w:rPr>
      <w:sz w:val="20"/>
      <w:szCs w:val="20"/>
    </w:rPr>
  </w:style>
  <w:style w:type="character" w:styleId="EndnoteReference">
    <w:name w:val="endnote reference"/>
    <w:semiHidden/>
    <w:rsid w:val="00F4309E"/>
    <w:rPr>
      <w:vertAlign w:val="superscript"/>
    </w:rPr>
  </w:style>
  <w:style w:type="table" w:styleId="TableGrid">
    <w:name w:val="Table Grid"/>
    <w:basedOn w:val="TableNormal"/>
    <w:rsid w:val="003C7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56712E"/>
    <w:pPr>
      <w:tabs>
        <w:tab w:val="center" w:pos="4320"/>
        <w:tab w:val="right" w:pos="8640"/>
      </w:tabs>
    </w:pPr>
  </w:style>
  <w:style w:type="character" w:styleId="PageNumber">
    <w:name w:val="page number"/>
    <w:basedOn w:val="DefaultParagraphFont"/>
    <w:rsid w:val="0056712E"/>
  </w:style>
  <w:style w:type="character" w:customStyle="1" w:styleId="Heading1Char">
    <w:name w:val="Heading 1 Char"/>
    <w:link w:val="Heading1"/>
    <w:rsid w:val="00571444"/>
    <w:rPr>
      <w:b/>
      <w:sz w:val="28"/>
      <w:szCs w:val="26"/>
    </w:rPr>
  </w:style>
  <w:style w:type="character" w:customStyle="1" w:styleId="Heading2Char">
    <w:name w:val="Heading 2 Char"/>
    <w:link w:val="Heading2"/>
    <w:rsid w:val="00C808E0"/>
    <w:rPr>
      <w:b/>
      <w:sz w:val="26"/>
      <w:szCs w:val="26"/>
    </w:rPr>
  </w:style>
  <w:style w:type="character" w:customStyle="1" w:styleId="Heading3Char">
    <w:name w:val="Heading 3 Char"/>
    <w:link w:val="Heading3"/>
    <w:rsid w:val="00FF4D60"/>
    <w:rPr>
      <w:b/>
      <w:sz w:val="26"/>
      <w:szCs w:val="24"/>
    </w:rPr>
  </w:style>
  <w:style w:type="paragraph" w:styleId="Header">
    <w:name w:val="header"/>
    <w:basedOn w:val="Normal"/>
    <w:link w:val="HeaderChar"/>
    <w:uiPriority w:val="99"/>
    <w:qFormat/>
    <w:rsid w:val="0045497B"/>
    <w:pPr>
      <w:tabs>
        <w:tab w:val="center" w:pos="4680"/>
        <w:tab w:val="right" w:pos="9360"/>
      </w:tabs>
    </w:pPr>
  </w:style>
  <w:style w:type="character" w:customStyle="1" w:styleId="HeaderChar">
    <w:name w:val="Header Char"/>
    <w:basedOn w:val="DefaultParagraphFont"/>
    <w:link w:val="Header"/>
    <w:uiPriority w:val="99"/>
    <w:qFormat/>
    <w:rsid w:val="0045497B"/>
    <w:rPr>
      <w:sz w:val="24"/>
      <w:szCs w:val="24"/>
    </w:rPr>
  </w:style>
  <w:style w:type="character" w:customStyle="1" w:styleId="FooterChar">
    <w:name w:val="Footer Char"/>
    <w:basedOn w:val="DefaultParagraphFont"/>
    <w:link w:val="Footer"/>
    <w:uiPriority w:val="99"/>
    <w:rsid w:val="0071434D"/>
    <w:rPr>
      <w:sz w:val="24"/>
      <w:szCs w:val="24"/>
    </w:rPr>
  </w:style>
  <w:style w:type="paragraph" w:styleId="BalloonText">
    <w:name w:val="Balloon Text"/>
    <w:basedOn w:val="Normal"/>
    <w:link w:val="BalloonTextChar"/>
    <w:rsid w:val="005152EB"/>
    <w:rPr>
      <w:rFonts w:ascii="Tahoma" w:hAnsi="Tahoma" w:cs="Tahoma"/>
      <w:sz w:val="16"/>
      <w:szCs w:val="16"/>
    </w:rPr>
  </w:style>
  <w:style w:type="character" w:customStyle="1" w:styleId="BalloonTextChar">
    <w:name w:val="Balloon Text Char"/>
    <w:basedOn w:val="DefaultParagraphFont"/>
    <w:link w:val="BalloonText"/>
    <w:rsid w:val="005152EB"/>
    <w:rPr>
      <w:rFonts w:ascii="Tahoma" w:hAnsi="Tahoma" w:cs="Tahoma"/>
      <w:sz w:val="16"/>
      <w:szCs w:val="16"/>
    </w:rPr>
  </w:style>
  <w:style w:type="paragraph" w:styleId="ListParagraph">
    <w:name w:val="List Paragraph"/>
    <w:aliases w:val="bullet,List A,Cấp1,List Paragraph 1,lp1,List Paragraph2,Cham dau dong,List Paragraph-rfp content,1.,lp11,My checklist,Norm,liet ke,Paragraph,Đoạn của Danh sách,List Paragraph11,Đoạn c𞹺Danh sách,List Paragraph111,Nga 3,Heading 2_sj,Dot pt"/>
    <w:basedOn w:val="Normal"/>
    <w:link w:val="ListParagraphChar"/>
    <w:uiPriority w:val="34"/>
    <w:qFormat/>
    <w:rsid w:val="00204B5D"/>
    <w:pPr>
      <w:ind w:left="720"/>
      <w:contextualSpacing/>
    </w:pPr>
  </w:style>
  <w:style w:type="paragraph" w:styleId="TOC1">
    <w:name w:val="toc 1"/>
    <w:basedOn w:val="Normal"/>
    <w:next w:val="Normal"/>
    <w:autoRedefine/>
    <w:uiPriority w:val="39"/>
    <w:rsid w:val="00DB3D92"/>
    <w:pPr>
      <w:tabs>
        <w:tab w:val="left" w:pos="540"/>
        <w:tab w:val="right" w:leader="dot" w:pos="9072"/>
      </w:tabs>
      <w:spacing w:after="100"/>
    </w:pPr>
    <w:rPr>
      <w:b/>
    </w:rPr>
  </w:style>
  <w:style w:type="paragraph" w:styleId="TOC2">
    <w:name w:val="toc 2"/>
    <w:basedOn w:val="Normal"/>
    <w:next w:val="Normal"/>
    <w:autoRedefine/>
    <w:uiPriority w:val="39"/>
    <w:rsid w:val="00FD20C3"/>
    <w:pPr>
      <w:spacing w:after="100"/>
      <w:ind w:left="240"/>
    </w:pPr>
  </w:style>
  <w:style w:type="character" w:styleId="Emphasis">
    <w:name w:val="Emphasis"/>
    <w:basedOn w:val="DefaultParagraphFont"/>
    <w:rsid w:val="00894E11"/>
    <w:rPr>
      <w:i/>
      <w:iCs/>
    </w:rPr>
  </w:style>
  <w:style w:type="paragraph" w:styleId="TOC3">
    <w:name w:val="toc 3"/>
    <w:basedOn w:val="Normal"/>
    <w:next w:val="Normal"/>
    <w:autoRedefine/>
    <w:uiPriority w:val="39"/>
    <w:rsid w:val="000D6C89"/>
    <w:pPr>
      <w:spacing w:after="100"/>
      <w:ind w:left="480"/>
    </w:pPr>
  </w:style>
  <w:style w:type="paragraph" w:styleId="NormalIndent">
    <w:name w:val="Normal Indent"/>
    <w:aliases w:val="Normal Indent Char1 Char,Normal Indent Char1 Char Char Char Char Char Char Char Char Char Char Char1 Char Char Char Char,Normal Indent Char Char, Char Char Char, Char Char Char  Char, Char Char Char  Char Char Char, Char Char Char "/>
    <w:basedOn w:val="Normal"/>
    <w:link w:val="NormalIndentChar"/>
    <w:autoRedefine/>
    <w:rsid w:val="00961822"/>
    <w:pPr>
      <w:tabs>
        <w:tab w:val="left" w:pos="702"/>
        <w:tab w:val="left" w:pos="1080"/>
      </w:tabs>
      <w:spacing w:before="120" w:line="288" w:lineRule="auto"/>
      <w:ind w:left="547"/>
      <w:jc w:val="both"/>
    </w:pPr>
    <w:rPr>
      <w:rFonts w:ascii=".VnTime" w:hAnsi=".VnTime"/>
      <w:sz w:val="22"/>
      <w:szCs w:val="20"/>
    </w:rPr>
  </w:style>
  <w:style w:type="table" w:styleId="Table3Deffects2">
    <w:name w:val="Table 3D effects 2"/>
    <w:basedOn w:val="TableNormal"/>
    <w:rsid w:val="004F1DB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4">
    <w:name w:val="Table List 4"/>
    <w:basedOn w:val="TableNormal"/>
    <w:rsid w:val="004F1DB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2-Accent11">
    <w:name w:val="Medium Shading 2 - Accent 11"/>
    <w:basedOn w:val="TableNormal"/>
    <w:uiPriority w:val="64"/>
    <w:rsid w:val="004F1DB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4F1DB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Hyperlink">
    <w:name w:val="Hyperlink"/>
    <w:basedOn w:val="DefaultParagraphFont"/>
    <w:uiPriority w:val="99"/>
    <w:unhideWhenUsed/>
    <w:rsid w:val="00D74441"/>
    <w:rPr>
      <w:color w:val="0000FF" w:themeColor="hyperlink"/>
      <w:u w:val="single"/>
    </w:rPr>
  </w:style>
  <w:style w:type="paragraph" w:styleId="DocumentMap">
    <w:name w:val="Document Map"/>
    <w:basedOn w:val="Normal"/>
    <w:link w:val="DocumentMapChar"/>
    <w:semiHidden/>
    <w:unhideWhenUsed/>
    <w:rsid w:val="003C36C3"/>
    <w:rPr>
      <w:rFonts w:ascii="Tahoma" w:hAnsi="Tahoma" w:cs="Tahoma"/>
      <w:sz w:val="16"/>
      <w:szCs w:val="16"/>
    </w:rPr>
  </w:style>
  <w:style w:type="character" w:customStyle="1" w:styleId="DocumentMapChar">
    <w:name w:val="Document Map Char"/>
    <w:basedOn w:val="DefaultParagraphFont"/>
    <w:link w:val="DocumentMap"/>
    <w:semiHidden/>
    <w:rsid w:val="003C36C3"/>
    <w:rPr>
      <w:rFonts w:ascii="Tahoma" w:hAnsi="Tahoma" w:cs="Tahoma"/>
      <w:sz w:val="16"/>
      <w:szCs w:val="16"/>
    </w:rPr>
  </w:style>
  <w:style w:type="character" w:customStyle="1" w:styleId="Heading4Char">
    <w:name w:val="Heading 4 Char"/>
    <w:basedOn w:val="DefaultParagraphFont"/>
    <w:link w:val="Heading4"/>
    <w:rsid w:val="00DE783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DE7837"/>
    <w:rPr>
      <w:rFonts w:asciiTheme="majorHAnsi" w:eastAsiaTheme="majorEastAsia" w:hAnsiTheme="majorHAnsi" w:cstheme="majorBidi"/>
      <w:color w:val="243F60" w:themeColor="accent1" w:themeShade="7F"/>
      <w:sz w:val="24"/>
      <w:szCs w:val="24"/>
    </w:rPr>
  </w:style>
  <w:style w:type="paragraph" w:customStyle="1" w:styleId="FISHeading1">
    <w:name w:val="FIS_Heading1"/>
    <w:basedOn w:val="Heading1"/>
    <w:rsid w:val="00DE7837"/>
    <w:pPr>
      <w:numPr>
        <w:numId w:val="0"/>
      </w:numPr>
      <w:tabs>
        <w:tab w:val="num" w:pos="360"/>
      </w:tabs>
      <w:spacing w:before="360" w:after="60"/>
      <w:ind w:left="360" w:hanging="360"/>
      <w:jc w:val="left"/>
    </w:pPr>
    <w:rPr>
      <w:rFonts w:ascii="Arial" w:hAnsi="Arial" w:cs="Arial"/>
      <w:bCs/>
      <w:kern w:val="32"/>
      <w:sz w:val="24"/>
      <w:szCs w:val="24"/>
    </w:rPr>
  </w:style>
  <w:style w:type="paragraph" w:customStyle="1" w:styleId="FISHeading2">
    <w:name w:val="FIS_Heading2"/>
    <w:basedOn w:val="Heading2"/>
    <w:rsid w:val="00DE7837"/>
    <w:pPr>
      <w:numPr>
        <w:ilvl w:val="0"/>
        <w:numId w:val="0"/>
      </w:numPr>
      <w:spacing w:before="240" w:after="60"/>
      <w:ind w:left="792" w:hanging="432"/>
    </w:pPr>
    <w:rPr>
      <w:rFonts w:ascii="Arial" w:hAnsi="Arial" w:cs="Arial"/>
      <w:bCs/>
      <w:iCs/>
      <w:sz w:val="24"/>
      <w:szCs w:val="28"/>
    </w:rPr>
  </w:style>
  <w:style w:type="paragraph" w:customStyle="1" w:styleId="FISHeading3">
    <w:name w:val="FIS_Heading3"/>
    <w:basedOn w:val="Heading3"/>
    <w:rsid w:val="00DE7837"/>
    <w:pPr>
      <w:numPr>
        <w:ilvl w:val="0"/>
        <w:numId w:val="0"/>
      </w:numPr>
      <w:spacing w:before="240" w:after="60"/>
      <w:ind w:left="1224" w:hanging="504"/>
      <w:jc w:val="left"/>
    </w:pPr>
    <w:rPr>
      <w:rFonts w:ascii="Arial" w:hAnsi="Arial" w:cs="Arial"/>
      <w:bCs/>
      <w:i/>
      <w:sz w:val="24"/>
      <w:szCs w:val="26"/>
    </w:rPr>
  </w:style>
  <w:style w:type="paragraph" w:customStyle="1" w:styleId="Bang">
    <w:name w:val="Bang"/>
    <w:basedOn w:val="Normal"/>
    <w:link w:val="BangChar"/>
    <w:autoRedefine/>
    <w:rsid w:val="00DE7837"/>
    <w:pPr>
      <w:keepNext/>
      <w:spacing w:before="80" w:after="80"/>
    </w:pPr>
    <w:rPr>
      <w:rFonts w:cs="Tahoma"/>
      <w:sz w:val="18"/>
      <w:szCs w:val="18"/>
    </w:rPr>
  </w:style>
  <w:style w:type="character" w:customStyle="1" w:styleId="BangChar">
    <w:name w:val="Bang Char"/>
    <w:basedOn w:val="DefaultParagraphFont"/>
    <w:link w:val="Bang"/>
    <w:rsid w:val="00DE7837"/>
    <w:rPr>
      <w:rFonts w:cs="Tahoma"/>
      <w:sz w:val="18"/>
      <w:szCs w:val="18"/>
    </w:rPr>
  </w:style>
  <w:style w:type="character" w:customStyle="1" w:styleId="NormalIndentChar">
    <w:name w:val="Normal Indent Char"/>
    <w:aliases w:val="Normal Indent Char1 Char Char,Normal Indent Char1 Char Char Char Char Char Char Char Char Char Char Char1 Char Char Char Char Char,Normal Indent Char Char Char, Char Char Char Char, Char Char Char  Char Char, Char Char Char  Char1"/>
    <w:basedOn w:val="DefaultParagraphFont"/>
    <w:link w:val="NormalIndent"/>
    <w:locked/>
    <w:rsid w:val="00DE7837"/>
    <w:rPr>
      <w:rFonts w:ascii=".VnTime" w:hAnsi=".VnTime"/>
      <w:sz w:val="22"/>
    </w:rPr>
  </w:style>
  <w:style w:type="paragraph" w:customStyle="1" w:styleId="Bullet1">
    <w:name w:val="Bullet 1"/>
    <w:basedOn w:val="Normal"/>
    <w:rsid w:val="00B84E81"/>
    <w:pPr>
      <w:numPr>
        <w:numId w:val="8"/>
      </w:numPr>
      <w:spacing w:before="120" w:line="360" w:lineRule="auto"/>
      <w:jc w:val="both"/>
    </w:pPr>
    <w:rPr>
      <w:rFonts w:ascii="Tahoma" w:hAnsi="Tahoma" w:cs="Arial"/>
      <w:bCs/>
      <w:sz w:val="20"/>
      <w:szCs w:val="20"/>
    </w:rPr>
  </w:style>
  <w:style w:type="paragraph" w:customStyle="1" w:styleId="B2">
    <w:name w:val="B2"/>
    <w:basedOn w:val="Normal"/>
    <w:rsid w:val="00F11E86"/>
    <w:pPr>
      <w:keepNext/>
      <w:numPr>
        <w:numId w:val="9"/>
      </w:numPr>
      <w:spacing w:before="120" w:after="40" w:line="340" w:lineRule="atLeast"/>
    </w:pPr>
    <w:rPr>
      <w:snapToGrid w:val="0"/>
      <w:color w:val="000000"/>
    </w:rPr>
  </w:style>
  <w:style w:type="table" w:styleId="GridTable1Light-Accent1">
    <w:name w:val="Grid Table 1 Light Accent 1"/>
    <w:basedOn w:val="TableNormal"/>
    <w:uiPriority w:val="46"/>
    <w:rsid w:val="00115DE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ListParagraphChar">
    <w:name w:val="List Paragraph Char"/>
    <w:aliases w:val="bullet Char,List A Char,Cấp1 Char,List Paragraph 1 Char,lp1 Char,List Paragraph2 Char,Cham dau dong Char,List Paragraph-rfp content Char,1. Char,lp11 Char,My checklist Char,Norm Char,liet ke Char,Paragraph Char,List Paragraph11 Char"/>
    <w:link w:val="ListParagraph"/>
    <w:uiPriority w:val="34"/>
    <w:qFormat/>
    <w:locked/>
    <w:rsid w:val="009C7B5F"/>
    <w:rPr>
      <w:sz w:val="24"/>
      <w:szCs w:val="24"/>
    </w:rPr>
  </w:style>
  <w:style w:type="character" w:customStyle="1" w:styleId="EndnoteTextChar">
    <w:name w:val="Endnote Text Char"/>
    <w:basedOn w:val="DefaultParagraphFont"/>
    <w:link w:val="EndnoteText"/>
    <w:semiHidden/>
    <w:rsid w:val="003768AA"/>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D3DFEE"/>
    </w:tc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tcPr>
      <w:shd w:val="clear" w:color="auto" w:fill="D3DFEE"/>
    </w:tcPr>
  </w:style>
  <w:style w:type="table" w:customStyle="1" w:styleId="a4">
    <w:basedOn w:val="TableNormal"/>
    <w:tblPr>
      <w:tblStyleRowBandSize w:val="1"/>
      <w:tblStyleColBandSize w:val="1"/>
      <w:tblCellMar>
        <w:left w:w="115" w:type="dxa"/>
        <w:right w:w="115" w:type="dxa"/>
      </w:tblCellMar>
    </w:tblPr>
    <w:tcPr>
      <w:shd w:val="clear" w:color="auto" w:fill="D3DFEE"/>
    </w:tcPr>
  </w:style>
  <w:style w:type="table" w:customStyle="1" w:styleId="a5">
    <w:basedOn w:val="TableNormal"/>
    <w:tblPr>
      <w:tblStyleRowBandSize w:val="1"/>
      <w:tblStyleColBandSize w:val="1"/>
      <w:tblCellMar>
        <w:left w:w="115" w:type="dxa"/>
        <w:right w:w="115" w:type="dxa"/>
      </w:tblCellMar>
    </w:tblPr>
    <w:tcPr>
      <w:shd w:val="clear" w:color="auto" w:fill="D3DFEE"/>
    </w:tcPr>
  </w:style>
  <w:style w:type="table" w:customStyle="1" w:styleId="a6">
    <w:basedOn w:val="TableNormal"/>
    <w:tblPr>
      <w:tblStyleRowBandSize w:val="1"/>
      <w:tblStyleColBandSize w:val="1"/>
      <w:tblCellMar>
        <w:left w:w="115" w:type="dxa"/>
        <w:right w:w="115" w:type="dxa"/>
      </w:tblCellMar>
    </w:tblPr>
    <w:tcPr>
      <w:shd w:val="clear" w:color="auto" w:fill="D3DFEE"/>
    </w:tcPr>
  </w:style>
  <w:style w:type="table" w:customStyle="1" w:styleId="a7">
    <w:basedOn w:val="TableNormal"/>
    <w:tblPr>
      <w:tblStyleRowBandSize w:val="1"/>
      <w:tblStyleColBandSize w:val="1"/>
      <w:tblCellMar>
        <w:left w:w="115" w:type="dxa"/>
        <w:right w:w="115" w:type="dxa"/>
      </w:tblCellMar>
    </w:tblPr>
    <w:tcPr>
      <w:shd w:val="clear" w:color="auto" w:fill="D3DFEE"/>
    </w:tcPr>
  </w:style>
  <w:style w:type="table" w:customStyle="1" w:styleId="a8">
    <w:basedOn w:val="TableNormal"/>
    <w:tblPr>
      <w:tblStyleRowBandSize w:val="1"/>
      <w:tblStyleColBandSize w:val="1"/>
      <w:tblCellMar>
        <w:left w:w="115" w:type="dxa"/>
        <w:right w:w="115" w:type="dxa"/>
      </w:tblCellMar>
    </w:tblPr>
    <w:tcPr>
      <w:shd w:val="clear" w:color="auto" w:fill="D3DFEE"/>
    </w:tcPr>
  </w:style>
  <w:style w:type="table" w:customStyle="1" w:styleId="a9">
    <w:basedOn w:val="TableNormal"/>
    <w:tblPr>
      <w:tblStyleRowBandSize w:val="1"/>
      <w:tblStyleColBandSize w:val="1"/>
      <w:tblCellMar>
        <w:left w:w="115" w:type="dxa"/>
        <w:right w:w="115" w:type="dxa"/>
      </w:tblCellMar>
    </w:tblPr>
    <w:tcPr>
      <w:shd w:val="clear" w:color="auto" w:fill="D3DFEE"/>
    </w:tcPr>
  </w:style>
  <w:style w:type="table" w:customStyle="1" w:styleId="aa">
    <w:basedOn w:val="TableNormal"/>
    <w:tblPr>
      <w:tblStyleRowBandSize w:val="1"/>
      <w:tblStyleColBandSize w:val="1"/>
      <w:tblCellMar>
        <w:left w:w="115" w:type="dxa"/>
        <w:right w:w="115" w:type="dxa"/>
      </w:tblCellMar>
    </w:tblPr>
    <w:tcPr>
      <w:shd w:val="clear" w:color="auto" w:fill="D3DFEE"/>
    </w:tcPr>
  </w:style>
  <w:style w:type="table" w:customStyle="1" w:styleId="ab">
    <w:basedOn w:val="TableNormal"/>
    <w:tblPr>
      <w:tblStyleRowBandSize w:val="1"/>
      <w:tblStyleColBandSize w:val="1"/>
      <w:tblCellMar>
        <w:left w:w="115" w:type="dxa"/>
        <w:right w:w="115" w:type="dxa"/>
      </w:tblCellMar>
    </w:tblPr>
    <w:tcPr>
      <w:shd w:val="clear" w:color="auto" w:fill="D3DFEE"/>
    </w:tcPr>
  </w:style>
  <w:style w:type="table" w:customStyle="1" w:styleId="ac">
    <w:basedOn w:val="TableNormal"/>
    <w:tblPr>
      <w:tblStyleRowBandSize w:val="1"/>
      <w:tblStyleColBandSize w:val="1"/>
      <w:tblCellMar>
        <w:left w:w="115" w:type="dxa"/>
        <w:right w:w="115" w:type="dxa"/>
      </w:tblCellMar>
    </w:tblPr>
    <w:tcPr>
      <w:shd w:val="clear" w:color="auto" w:fill="D3DFEE"/>
    </w:tc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tcPr>
      <w:shd w:val="clear" w:color="auto" w:fill="D3DFEE"/>
    </w:tcPr>
  </w:style>
  <w:style w:type="table" w:customStyle="1" w:styleId="afa">
    <w:basedOn w:val="TableNormal"/>
    <w:tblPr>
      <w:tblStyleRowBandSize w:val="1"/>
      <w:tblStyleColBandSize w:val="1"/>
      <w:tblCellMar>
        <w:left w:w="115" w:type="dxa"/>
        <w:right w:w="115" w:type="dxa"/>
      </w:tblCellMar>
    </w:tblPr>
    <w:tcPr>
      <w:shd w:val="clear" w:color="auto" w:fill="D3DFEE"/>
    </w:tcPr>
  </w:style>
  <w:style w:type="paragraph" w:styleId="NormalWeb">
    <w:name w:val="Normal (Web)"/>
    <w:basedOn w:val="Normal"/>
    <w:uiPriority w:val="99"/>
    <w:unhideWhenUsed/>
    <w:rsid w:val="00B55182"/>
    <w:pPr>
      <w:spacing w:before="100" w:beforeAutospacing="1" w:after="100" w:afterAutospacing="1"/>
    </w:pPr>
  </w:style>
  <w:style w:type="paragraph" w:styleId="Revision">
    <w:name w:val="Revision"/>
    <w:hidden/>
    <w:uiPriority w:val="99"/>
    <w:semiHidden/>
    <w:rsid w:val="00410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29892">
      <w:bodyDiv w:val="1"/>
      <w:marLeft w:val="0"/>
      <w:marRight w:val="0"/>
      <w:marTop w:val="0"/>
      <w:marBottom w:val="0"/>
      <w:divBdr>
        <w:top w:val="none" w:sz="0" w:space="0" w:color="auto"/>
        <w:left w:val="none" w:sz="0" w:space="0" w:color="auto"/>
        <w:bottom w:val="none" w:sz="0" w:space="0" w:color="auto"/>
        <w:right w:val="none" w:sz="0" w:space="0" w:color="auto"/>
      </w:divBdr>
    </w:div>
    <w:div w:id="56326857">
      <w:bodyDiv w:val="1"/>
      <w:marLeft w:val="0"/>
      <w:marRight w:val="0"/>
      <w:marTop w:val="0"/>
      <w:marBottom w:val="0"/>
      <w:divBdr>
        <w:top w:val="none" w:sz="0" w:space="0" w:color="auto"/>
        <w:left w:val="none" w:sz="0" w:space="0" w:color="auto"/>
        <w:bottom w:val="none" w:sz="0" w:space="0" w:color="auto"/>
        <w:right w:val="none" w:sz="0" w:space="0" w:color="auto"/>
      </w:divBdr>
    </w:div>
    <w:div w:id="68501991">
      <w:bodyDiv w:val="1"/>
      <w:marLeft w:val="0"/>
      <w:marRight w:val="0"/>
      <w:marTop w:val="0"/>
      <w:marBottom w:val="0"/>
      <w:divBdr>
        <w:top w:val="none" w:sz="0" w:space="0" w:color="auto"/>
        <w:left w:val="none" w:sz="0" w:space="0" w:color="auto"/>
        <w:bottom w:val="none" w:sz="0" w:space="0" w:color="auto"/>
        <w:right w:val="none" w:sz="0" w:space="0" w:color="auto"/>
      </w:divBdr>
    </w:div>
    <w:div w:id="87042863">
      <w:bodyDiv w:val="1"/>
      <w:marLeft w:val="0"/>
      <w:marRight w:val="0"/>
      <w:marTop w:val="0"/>
      <w:marBottom w:val="0"/>
      <w:divBdr>
        <w:top w:val="none" w:sz="0" w:space="0" w:color="auto"/>
        <w:left w:val="none" w:sz="0" w:space="0" w:color="auto"/>
        <w:bottom w:val="none" w:sz="0" w:space="0" w:color="auto"/>
        <w:right w:val="none" w:sz="0" w:space="0" w:color="auto"/>
      </w:divBdr>
    </w:div>
    <w:div w:id="113642592">
      <w:bodyDiv w:val="1"/>
      <w:marLeft w:val="0"/>
      <w:marRight w:val="0"/>
      <w:marTop w:val="0"/>
      <w:marBottom w:val="0"/>
      <w:divBdr>
        <w:top w:val="none" w:sz="0" w:space="0" w:color="auto"/>
        <w:left w:val="none" w:sz="0" w:space="0" w:color="auto"/>
        <w:bottom w:val="none" w:sz="0" w:space="0" w:color="auto"/>
        <w:right w:val="none" w:sz="0" w:space="0" w:color="auto"/>
      </w:divBdr>
    </w:div>
    <w:div w:id="122233441">
      <w:bodyDiv w:val="1"/>
      <w:marLeft w:val="0"/>
      <w:marRight w:val="0"/>
      <w:marTop w:val="0"/>
      <w:marBottom w:val="0"/>
      <w:divBdr>
        <w:top w:val="none" w:sz="0" w:space="0" w:color="auto"/>
        <w:left w:val="none" w:sz="0" w:space="0" w:color="auto"/>
        <w:bottom w:val="none" w:sz="0" w:space="0" w:color="auto"/>
        <w:right w:val="none" w:sz="0" w:space="0" w:color="auto"/>
      </w:divBdr>
    </w:div>
    <w:div w:id="137460893">
      <w:bodyDiv w:val="1"/>
      <w:marLeft w:val="0"/>
      <w:marRight w:val="0"/>
      <w:marTop w:val="0"/>
      <w:marBottom w:val="0"/>
      <w:divBdr>
        <w:top w:val="none" w:sz="0" w:space="0" w:color="auto"/>
        <w:left w:val="none" w:sz="0" w:space="0" w:color="auto"/>
        <w:bottom w:val="none" w:sz="0" w:space="0" w:color="auto"/>
        <w:right w:val="none" w:sz="0" w:space="0" w:color="auto"/>
      </w:divBdr>
    </w:div>
    <w:div w:id="157885976">
      <w:bodyDiv w:val="1"/>
      <w:marLeft w:val="0"/>
      <w:marRight w:val="0"/>
      <w:marTop w:val="0"/>
      <w:marBottom w:val="0"/>
      <w:divBdr>
        <w:top w:val="none" w:sz="0" w:space="0" w:color="auto"/>
        <w:left w:val="none" w:sz="0" w:space="0" w:color="auto"/>
        <w:bottom w:val="none" w:sz="0" w:space="0" w:color="auto"/>
        <w:right w:val="none" w:sz="0" w:space="0" w:color="auto"/>
      </w:divBdr>
    </w:div>
    <w:div w:id="190339059">
      <w:bodyDiv w:val="1"/>
      <w:marLeft w:val="0"/>
      <w:marRight w:val="0"/>
      <w:marTop w:val="0"/>
      <w:marBottom w:val="0"/>
      <w:divBdr>
        <w:top w:val="none" w:sz="0" w:space="0" w:color="auto"/>
        <w:left w:val="none" w:sz="0" w:space="0" w:color="auto"/>
        <w:bottom w:val="none" w:sz="0" w:space="0" w:color="auto"/>
        <w:right w:val="none" w:sz="0" w:space="0" w:color="auto"/>
      </w:divBdr>
    </w:div>
    <w:div w:id="191653911">
      <w:bodyDiv w:val="1"/>
      <w:marLeft w:val="0"/>
      <w:marRight w:val="0"/>
      <w:marTop w:val="0"/>
      <w:marBottom w:val="0"/>
      <w:divBdr>
        <w:top w:val="none" w:sz="0" w:space="0" w:color="auto"/>
        <w:left w:val="none" w:sz="0" w:space="0" w:color="auto"/>
        <w:bottom w:val="none" w:sz="0" w:space="0" w:color="auto"/>
        <w:right w:val="none" w:sz="0" w:space="0" w:color="auto"/>
      </w:divBdr>
    </w:div>
    <w:div w:id="203951722">
      <w:bodyDiv w:val="1"/>
      <w:marLeft w:val="0"/>
      <w:marRight w:val="0"/>
      <w:marTop w:val="0"/>
      <w:marBottom w:val="0"/>
      <w:divBdr>
        <w:top w:val="none" w:sz="0" w:space="0" w:color="auto"/>
        <w:left w:val="none" w:sz="0" w:space="0" w:color="auto"/>
        <w:bottom w:val="none" w:sz="0" w:space="0" w:color="auto"/>
        <w:right w:val="none" w:sz="0" w:space="0" w:color="auto"/>
      </w:divBdr>
    </w:div>
    <w:div w:id="219947822">
      <w:bodyDiv w:val="1"/>
      <w:marLeft w:val="0"/>
      <w:marRight w:val="0"/>
      <w:marTop w:val="0"/>
      <w:marBottom w:val="0"/>
      <w:divBdr>
        <w:top w:val="none" w:sz="0" w:space="0" w:color="auto"/>
        <w:left w:val="none" w:sz="0" w:space="0" w:color="auto"/>
        <w:bottom w:val="none" w:sz="0" w:space="0" w:color="auto"/>
        <w:right w:val="none" w:sz="0" w:space="0" w:color="auto"/>
      </w:divBdr>
    </w:div>
    <w:div w:id="238443781">
      <w:bodyDiv w:val="1"/>
      <w:marLeft w:val="0"/>
      <w:marRight w:val="0"/>
      <w:marTop w:val="0"/>
      <w:marBottom w:val="0"/>
      <w:divBdr>
        <w:top w:val="none" w:sz="0" w:space="0" w:color="auto"/>
        <w:left w:val="none" w:sz="0" w:space="0" w:color="auto"/>
        <w:bottom w:val="none" w:sz="0" w:space="0" w:color="auto"/>
        <w:right w:val="none" w:sz="0" w:space="0" w:color="auto"/>
      </w:divBdr>
    </w:div>
    <w:div w:id="249049855">
      <w:bodyDiv w:val="1"/>
      <w:marLeft w:val="0"/>
      <w:marRight w:val="0"/>
      <w:marTop w:val="0"/>
      <w:marBottom w:val="0"/>
      <w:divBdr>
        <w:top w:val="none" w:sz="0" w:space="0" w:color="auto"/>
        <w:left w:val="none" w:sz="0" w:space="0" w:color="auto"/>
        <w:bottom w:val="none" w:sz="0" w:space="0" w:color="auto"/>
        <w:right w:val="none" w:sz="0" w:space="0" w:color="auto"/>
      </w:divBdr>
    </w:div>
    <w:div w:id="271321742">
      <w:bodyDiv w:val="1"/>
      <w:marLeft w:val="0"/>
      <w:marRight w:val="0"/>
      <w:marTop w:val="0"/>
      <w:marBottom w:val="0"/>
      <w:divBdr>
        <w:top w:val="none" w:sz="0" w:space="0" w:color="auto"/>
        <w:left w:val="none" w:sz="0" w:space="0" w:color="auto"/>
        <w:bottom w:val="none" w:sz="0" w:space="0" w:color="auto"/>
        <w:right w:val="none" w:sz="0" w:space="0" w:color="auto"/>
      </w:divBdr>
    </w:div>
    <w:div w:id="337274922">
      <w:bodyDiv w:val="1"/>
      <w:marLeft w:val="0"/>
      <w:marRight w:val="0"/>
      <w:marTop w:val="0"/>
      <w:marBottom w:val="0"/>
      <w:divBdr>
        <w:top w:val="none" w:sz="0" w:space="0" w:color="auto"/>
        <w:left w:val="none" w:sz="0" w:space="0" w:color="auto"/>
        <w:bottom w:val="none" w:sz="0" w:space="0" w:color="auto"/>
        <w:right w:val="none" w:sz="0" w:space="0" w:color="auto"/>
      </w:divBdr>
    </w:div>
    <w:div w:id="338041479">
      <w:bodyDiv w:val="1"/>
      <w:marLeft w:val="0"/>
      <w:marRight w:val="0"/>
      <w:marTop w:val="0"/>
      <w:marBottom w:val="0"/>
      <w:divBdr>
        <w:top w:val="none" w:sz="0" w:space="0" w:color="auto"/>
        <w:left w:val="none" w:sz="0" w:space="0" w:color="auto"/>
        <w:bottom w:val="none" w:sz="0" w:space="0" w:color="auto"/>
        <w:right w:val="none" w:sz="0" w:space="0" w:color="auto"/>
      </w:divBdr>
    </w:div>
    <w:div w:id="351876611">
      <w:bodyDiv w:val="1"/>
      <w:marLeft w:val="0"/>
      <w:marRight w:val="0"/>
      <w:marTop w:val="0"/>
      <w:marBottom w:val="0"/>
      <w:divBdr>
        <w:top w:val="none" w:sz="0" w:space="0" w:color="auto"/>
        <w:left w:val="none" w:sz="0" w:space="0" w:color="auto"/>
        <w:bottom w:val="none" w:sz="0" w:space="0" w:color="auto"/>
        <w:right w:val="none" w:sz="0" w:space="0" w:color="auto"/>
      </w:divBdr>
    </w:div>
    <w:div w:id="367293149">
      <w:bodyDiv w:val="1"/>
      <w:marLeft w:val="0"/>
      <w:marRight w:val="0"/>
      <w:marTop w:val="0"/>
      <w:marBottom w:val="0"/>
      <w:divBdr>
        <w:top w:val="none" w:sz="0" w:space="0" w:color="auto"/>
        <w:left w:val="none" w:sz="0" w:space="0" w:color="auto"/>
        <w:bottom w:val="none" w:sz="0" w:space="0" w:color="auto"/>
        <w:right w:val="none" w:sz="0" w:space="0" w:color="auto"/>
      </w:divBdr>
    </w:div>
    <w:div w:id="444889007">
      <w:bodyDiv w:val="1"/>
      <w:marLeft w:val="0"/>
      <w:marRight w:val="0"/>
      <w:marTop w:val="0"/>
      <w:marBottom w:val="0"/>
      <w:divBdr>
        <w:top w:val="none" w:sz="0" w:space="0" w:color="auto"/>
        <w:left w:val="none" w:sz="0" w:space="0" w:color="auto"/>
        <w:bottom w:val="none" w:sz="0" w:space="0" w:color="auto"/>
        <w:right w:val="none" w:sz="0" w:space="0" w:color="auto"/>
      </w:divBdr>
    </w:div>
    <w:div w:id="471943591">
      <w:bodyDiv w:val="1"/>
      <w:marLeft w:val="0"/>
      <w:marRight w:val="0"/>
      <w:marTop w:val="0"/>
      <w:marBottom w:val="0"/>
      <w:divBdr>
        <w:top w:val="none" w:sz="0" w:space="0" w:color="auto"/>
        <w:left w:val="none" w:sz="0" w:space="0" w:color="auto"/>
        <w:bottom w:val="none" w:sz="0" w:space="0" w:color="auto"/>
        <w:right w:val="none" w:sz="0" w:space="0" w:color="auto"/>
      </w:divBdr>
    </w:div>
    <w:div w:id="481194949">
      <w:bodyDiv w:val="1"/>
      <w:marLeft w:val="0"/>
      <w:marRight w:val="0"/>
      <w:marTop w:val="0"/>
      <w:marBottom w:val="0"/>
      <w:divBdr>
        <w:top w:val="none" w:sz="0" w:space="0" w:color="auto"/>
        <w:left w:val="none" w:sz="0" w:space="0" w:color="auto"/>
        <w:bottom w:val="none" w:sz="0" w:space="0" w:color="auto"/>
        <w:right w:val="none" w:sz="0" w:space="0" w:color="auto"/>
      </w:divBdr>
    </w:div>
    <w:div w:id="491064334">
      <w:bodyDiv w:val="1"/>
      <w:marLeft w:val="0"/>
      <w:marRight w:val="0"/>
      <w:marTop w:val="0"/>
      <w:marBottom w:val="0"/>
      <w:divBdr>
        <w:top w:val="none" w:sz="0" w:space="0" w:color="auto"/>
        <w:left w:val="none" w:sz="0" w:space="0" w:color="auto"/>
        <w:bottom w:val="none" w:sz="0" w:space="0" w:color="auto"/>
        <w:right w:val="none" w:sz="0" w:space="0" w:color="auto"/>
      </w:divBdr>
    </w:div>
    <w:div w:id="495000262">
      <w:bodyDiv w:val="1"/>
      <w:marLeft w:val="0"/>
      <w:marRight w:val="0"/>
      <w:marTop w:val="0"/>
      <w:marBottom w:val="0"/>
      <w:divBdr>
        <w:top w:val="none" w:sz="0" w:space="0" w:color="auto"/>
        <w:left w:val="none" w:sz="0" w:space="0" w:color="auto"/>
        <w:bottom w:val="none" w:sz="0" w:space="0" w:color="auto"/>
        <w:right w:val="none" w:sz="0" w:space="0" w:color="auto"/>
      </w:divBdr>
    </w:div>
    <w:div w:id="512840491">
      <w:bodyDiv w:val="1"/>
      <w:marLeft w:val="0"/>
      <w:marRight w:val="0"/>
      <w:marTop w:val="0"/>
      <w:marBottom w:val="0"/>
      <w:divBdr>
        <w:top w:val="none" w:sz="0" w:space="0" w:color="auto"/>
        <w:left w:val="none" w:sz="0" w:space="0" w:color="auto"/>
        <w:bottom w:val="none" w:sz="0" w:space="0" w:color="auto"/>
        <w:right w:val="none" w:sz="0" w:space="0" w:color="auto"/>
      </w:divBdr>
    </w:div>
    <w:div w:id="595988187">
      <w:bodyDiv w:val="1"/>
      <w:marLeft w:val="0"/>
      <w:marRight w:val="0"/>
      <w:marTop w:val="0"/>
      <w:marBottom w:val="0"/>
      <w:divBdr>
        <w:top w:val="none" w:sz="0" w:space="0" w:color="auto"/>
        <w:left w:val="none" w:sz="0" w:space="0" w:color="auto"/>
        <w:bottom w:val="none" w:sz="0" w:space="0" w:color="auto"/>
        <w:right w:val="none" w:sz="0" w:space="0" w:color="auto"/>
      </w:divBdr>
    </w:div>
    <w:div w:id="647593980">
      <w:bodyDiv w:val="1"/>
      <w:marLeft w:val="0"/>
      <w:marRight w:val="0"/>
      <w:marTop w:val="0"/>
      <w:marBottom w:val="0"/>
      <w:divBdr>
        <w:top w:val="none" w:sz="0" w:space="0" w:color="auto"/>
        <w:left w:val="none" w:sz="0" w:space="0" w:color="auto"/>
        <w:bottom w:val="none" w:sz="0" w:space="0" w:color="auto"/>
        <w:right w:val="none" w:sz="0" w:space="0" w:color="auto"/>
      </w:divBdr>
    </w:div>
    <w:div w:id="691994834">
      <w:bodyDiv w:val="1"/>
      <w:marLeft w:val="0"/>
      <w:marRight w:val="0"/>
      <w:marTop w:val="0"/>
      <w:marBottom w:val="0"/>
      <w:divBdr>
        <w:top w:val="none" w:sz="0" w:space="0" w:color="auto"/>
        <w:left w:val="none" w:sz="0" w:space="0" w:color="auto"/>
        <w:bottom w:val="none" w:sz="0" w:space="0" w:color="auto"/>
        <w:right w:val="none" w:sz="0" w:space="0" w:color="auto"/>
      </w:divBdr>
    </w:div>
    <w:div w:id="702902979">
      <w:bodyDiv w:val="1"/>
      <w:marLeft w:val="0"/>
      <w:marRight w:val="0"/>
      <w:marTop w:val="0"/>
      <w:marBottom w:val="0"/>
      <w:divBdr>
        <w:top w:val="none" w:sz="0" w:space="0" w:color="auto"/>
        <w:left w:val="none" w:sz="0" w:space="0" w:color="auto"/>
        <w:bottom w:val="none" w:sz="0" w:space="0" w:color="auto"/>
        <w:right w:val="none" w:sz="0" w:space="0" w:color="auto"/>
      </w:divBdr>
    </w:div>
    <w:div w:id="753356422">
      <w:bodyDiv w:val="1"/>
      <w:marLeft w:val="0"/>
      <w:marRight w:val="0"/>
      <w:marTop w:val="0"/>
      <w:marBottom w:val="0"/>
      <w:divBdr>
        <w:top w:val="none" w:sz="0" w:space="0" w:color="auto"/>
        <w:left w:val="none" w:sz="0" w:space="0" w:color="auto"/>
        <w:bottom w:val="none" w:sz="0" w:space="0" w:color="auto"/>
        <w:right w:val="none" w:sz="0" w:space="0" w:color="auto"/>
      </w:divBdr>
    </w:div>
    <w:div w:id="763957437">
      <w:bodyDiv w:val="1"/>
      <w:marLeft w:val="0"/>
      <w:marRight w:val="0"/>
      <w:marTop w:val="0"/>
      <w:marBottom w:val="0"/>
      <w:divBdr>
        <w:top w:val="none" w:sz="0" w:space="0" w:color="auto"/>
        <w:left w:val="none" w:sz="0" w:space="0" w:color="auto"/>
        <w:bottom w:val="none" w:sz="0" w:space="0" w:color="auto"/>
        <w:right w:val="none" w:sz="0" w:space="0" w:color="auto"/>
      </w:divBdr>
    </w:div>
    <w:div w:id="821237020">
      <w:bodyDiv w:val="1"/>
      <w:marLeft w:val="0"/>
      <w:marRight w:val="0"/>
      <w:marTop w:val="0"/>
      <w:marBottom w:val="0"/>
      <w:divBdr>
        <w:top w:val="none" w:sz="0" w:space="0" w:color="auto"/>
        <w:left w:val="none" w:sz="0" w:space="0" w:color="auto"/>
        <w:bottom w:val="none" w:sz="0" w:space="0" w:color="auto"/>
        <w:right w:val="none" w:sz="0" w:space="0" w:color="auto"/>
      </w:divBdr>
    </w:div>
    <w:div w:id="836504585">
      <w:bodyDiv w:val="1"/>
      <w:marLeft w:val="0"/>
      <w:marRight w:val="0"/>
      <w:marTop w:val="0"/>
      <w:marBottom w:val="0"/>
      <w:divBdr>
        <w:top w:val="none" w:sz="0" w:space="0" w:color="auto"/>
        <w:left w:val="none" w:sz="0" w:space="0" w:color="auto"/>
        <w:bottom w:val="none" w:sz="0" w:space="0" w:color="auto"/>
        <w:right w:val="none" w:sz="0" w:space="0" w:color="auto"/>
      </w:divBdr>
    </w:div>
    <w:div w:id="840394701">
      <w:bodyDiv w:val="1"/>
      <w:marLeft w:val="0"/>
      <w:marRight w:val="0"/>
      <w:marTop w:val="0"/>
      <w:marBottom w:val="0"/>
      <w:divBdr>
        <w:top w:val="none" w:sz="0" w:space="0" w:color="auto"/>
        <w:left w:val="none" w:sz="0" w:space="0" w:color="auto"/>
        <w:bottom w:val="none" w:sz="0" w:space="0" w:color="auto"/>
        <w:right w:val="none" w:sz="0" w:space="0" w:color="auto"/>
      </w:divBdr>
    </w:div>
    <w:div w:id="919557396">
      <w:bodyDiv w:val="1"/>
      <w:marLeft w:val="0"/>
      <w:marRight w:val="0"/>
      <w:marTop w:val="0"/>
      <w:marBottom w:val="0"/>
      <w:divBdr>
        <w:top w:val="none" w:sz="0" w:space="0" w:color="auto"/>
        <w:left w:val="none" w:sz="0" w:space="0" w:color="auto"/>
        <w:bottom w:val="none" w:sz="0" w:space="0" w:color="auto"/>
        <w:right w:val="none" w:sz="0" w:space="0" w:color="auto"/>
      </w:divBdr>
    </w:div>
    <w:div w:id="936017460">
      <w:bodyDiv w:val="1"/>
      <w:marLeft w:val="0"/>
      <w:marRight w:val="0"/>
      <w:marTop w:val="0"/>
      <w:marBottom w:val="0"/>
      <w:divBdr>
        <w:top w:val="none" w:sz="0" w:space="0" w:color="auto"/>
        <w:left w:val="none" w:sz="0" w:space="0" w:color="auto"/>
        <w:bottom w:val="none" w:sz="0" w:space="0" w:color="auto"/>
        <w:right w:val="none" w:sz="0" w:space="0" w:color="auto"/>
      </w:divBdr>
    </w:div>
    <w:div w:id="974485235">
      <w:bodyDiv w:val="1"/>
      <w:marLeft w:val="0"/>
      <w:marRight w:val="0"/>
      <w:marTop w:val="0"/>
      <w:marBottom w:val="0"/>
      <w:divBdr>
        <w:top w:val="none" w:sz="0" w:space="0" w:color="auto"/>
        <w:left w:val="none" w:sz="0" w:space="0" w:color="auto"/>
        <w:bottom w:val="none" w:sz="0" w:space="0" w:color="auto"/>
        <w:right w:val="none" w:sz="0" w:space="0" w:color="auto"/>
      </w:divBdr>
    </w:div>
    <w:div w:id="1046611329">
      <w:bodyDiv w:val="1"/>
      <w:marLeft w:val="0"/>
      <w:marRight w:val="0"/>
      <w:marTop w:val="0"/>
      <w:marBottom w:val="0"/>
      <w:divBdr>
        <w:top w:val="none" w:sz="0" w:space="0" w:color="auto"/>
        <w:left w:val="none" w:sz="0" w:space="0" w:color="auto"/>
        <w:bottom w:val="none" w:sz="0" w:space="0" w:color="auto"/>
        <w:right w:val="none" w:sz="0" w:space="0" w:color="auto"/>
      </w:divBdr>
    </w:div>
    <w:div w:id="1054232643">
      <w:bodyDiv w:val="1"/>
      <w:marLeft w:val="0"/>
      <w:marRight w:val="0"/>
      <w:marTop w:val="0"/>
      <w:marBottom w:val="0"/>
      <w:divBdr>
        <w:top w:val="none" w:sz="0" w:space="0" w:color="auto"/>
        <w:left w:val="none" w:sz="0" w:space="0" w:color="auto"/>
        <w:bottom w:val="none" w:sz="0" w:space="0" w:color="auto"/>
        <w:right w:val="none" w:sz="0" w:space="0" w:color="auto"/>
      </w:divBdr>
    </w:div>
    <w:div w:id="1101872481">
      <w:bodyDiv w:val="1"/>
      <w:marLeft w:val="0"/>
      <w:marRight w:val="0"/>
      <w:marTop w:val="0"/>
      <w:marBottom w:val="0"/>
      <w:divBdr>
        <w:top w:val="none" w:sz="0" w:space="0" w:color="auto"/>
        <w:left w:val="none" w:sz="0" w:space="0" w:color="auto"/>
        <w:bottom w:val="none" w:sz="0" w:space="0" w:color="auto"/>
        <w:right w:val="none" w:sz="0" w:space="0" w:color="auto"/>
      </w:divBdr>
    </w:div>
    <w:div w:id="1112935679">
      <w:bodyDiv w:val="1"/>
      <w:marLeft w:val="0"/>
      <w:marRight w:val="0"/>
      <w:marTop w:val="0"/>
      <w:marBottom w:val="0"/>
      <w:divBdr>
        <w:top w:val="none" w:sz="0" w:space="0" w:color="auto"/>
        <w:left w:val="none" w:sz="0" w:space="0" w:color="auto"/>
        <w:bottom w:val="none" w:sz="0" w:space="0" w:color="auto"/>
        <w:right w:val="none" w:sz="0" w:space="0" w:color="auto"/>
      </w:divBdr>
    </w:div>
    <w:div w:id="1131752090">
      <w:bodyDiv w:val="1"/>
      <w:marLeft w:val="0"/>
      <w:marRight w:val="0"/>
      <w:marTop w:val="0"/>
      <w:marBottom w:val="0"/>
      <w:divBdr>
        <w:top w:val="none" w:sz="0" w:space="0" w:color="auto"/>
        <w:left w:val="none" w:sz="0" w:space="0" w:color="auto"/>
        <w:bottom w:val="none" w:sz="0" w:space="0" w:color="auto"/>
        <w:right w:val="none" w:sz="0" w:space="0" w:color="auto"/>
      </w:divBdr>
    </w:div>
    <w:div w:id="1207060783">
      <w:bodyDiv w:val="1"/>
      <w:marLeft w:val="0"/>
      <w:marRight w:val="0"/>
      <w:marTop w:val="0"/>
      <w:marBottom w:val="0"/>
      <w:divBdr>
        <w:top w:val="none" w:sz="0" w:space="0" w:color="auto"/>
        <w:left w:val="none" w:sz="0" w:space="0" w:color="auto"/>
        <w:bottom w:val="none" w:sz="0" w:space="0" w:color="auto"/>
        <w:right w:val="none" w:sz="0" w:space="0" w:color="auto"/>
      </w:divBdr>
    </w:div>
    <w:div w:id="1217157841">
      <w:bodyDiv w:val="1"/>
      <w:marLeft w:val="0"/>
      <w:marRight w:val="0"/>
      <w:marTop w:val="0"/>
      <w:marBottom w:val="0"/>
      <w:divBdr>
        <w:top w:val="none" w:sz="0" w:space="0" w:color="auto"/>
        <w:left w:val="none" w:sz="0" w:space="0" w:color="auto"/>
        <w:bottom w:val="none" w:sz="0" w:space="0" w:color="auto"/>
        <w:right w:val="none" w:sz="0" w:space="0" w:color="auto"/>
      </w:divBdr>
    </w:div>
    <w:div w:id="1231190265">
      <w:bodyDiv w:val="1"/>
      <w:marLeft w:val="0"/>
      <w:marRight w:val="0"/>
      <w:marTop w:val="0"/>
      <w:marBottom w:val="0"/>
      <w:divBdr>
        <w:top w:val="none" w:sz="0" w:space="0" w:color="auto"/>
        <w:left w:val="none" w:sz="0" w:space="0" w:color="auto"/>
        <w:bottom w:val="none" w:sz="0" w:space="0" w:color="auto"/>
        <w:right w:val="none" w:sz="0" w:space="0" w:color="auto"/>
      </w:divBdr>
    </w:div>
    <w:div w:id="1296059780">
      <w:bodyDiv w:val="1"/>
      <w:marLeft w:val="0"/>
      <w:marRight w:val="0"/>
      <w:marTop w:val="0"/>
      <w:marBottom w:val="0"/>
      <w:divBdr>
        <w:top w:val="none" w:sz="0" w:space="0" w:color="auto"/>
        <w:left w:val="none" w:sz="0" w:space="0" w:color="auto"/>
        <w:bottom w:val="none" w:sz="0" w:space="0" w:color="auto"/>
        <w:right w:val="none" w:sz="0" w:space="0" w:color="auto"/>
      </w:divBdr>
    </w:div>
    <w:div w:id="1330061398">
      <w:bodyDiv w:val="1"/>
      <w:marLeft w:val="0"/>
      <w:marRight w:val="0"/>
      <w:marTop w:val="0"/>
      <w:marBottom w:val="0"/>
      <w:divBdr>
        <w:top w:val="none" w:sz="0" w:space="0" w:color="auto"/>
        <w:left w:val="none" w:sz="0" w:space="0" w:color="auto"/>
        <w:bottom w:val="none" w:sz="0" w:space="0" w:color="auto"/>
        <w:right w:val="none" w:sz="0" w:space="0" w:color="auto"/>
      </w:divBdr>
    </w:div>
    <w:div w:id="1362393791">
      <w:bodyDiv w:val="1"/>
      <w:marLeft w:val="0"/>
      <w:marRight w:val="0"/>
      <w:marTop w:val="0"/>
      <w:marBottom w:val="0"/>
      <w:divBdr>
        <w:top w:val="none" w:sz="0" w:space="0" w:color="auto"/>
        <w:left w:val="none" w:sz="0" w:space="0" w:color="auto"/>
        <w:bottom w:val="none" w:sz="0" w:space="0" w:color="auto"/>
        <w:right w:val="none" w:sz="0" w:space="0" w:color="auto"/>
      </w:divBdr>
    </w:div>
    <w:div w:id="1412965649">
      <w:bodyDiv w:val="1"/>
      <w:marLeft w:val="0"/>
      <w:marRight w:val="0"/>
      <w:marTop w:val="0"/>
      <w:marBottom w:val="0"/>
      <w:divBdr>
        <w:top w:val="none" w:sz="0" w:space="0" w:color="auto"/>
        <w:left w:val="none" w:sz="0" w:space="0" w:color="auto"/>
        <w:bottom w:val="none" w:sz="0" w:space="0" w:color="auto"/>
        <w:right w:val="none" w:sz="0" w:space="0" w:color="auto"/>
      </w:divBdr>
    </w:div>
    <w:div w:id="1480808300">
      <w:bodyDiv w:val="1"/>
      <w:marLeft w:val="0"/>
      <w:marRight w:val="0"/>
      <w:marTop w:val="0"/>
      <w:marBottom w:val="0"/>
      <w:divBdr>
        <w:top w:val="none" w:sz="0" w:space="0" w:color="auto"/>
        <w:left w:val="none" w:sz="0" w:space="0" w:color="auto"/>
        <w:bottom w:val="none" w:sz="0" w:space="0" w:color="auto"/>
        <w:right w:val="none" w:sz="0" w:space="0" w:color="auto"/>
      </w:divBdr>
    </w:div>
    <w:div w:id="1504853366">
      <w:bodyDiv w:val="1"/>
      <w:marLeft w:val="0"/>
      <w:marRight w:val="0"/>
      <w:marTop w:val="0"/>
      <w:marBottom w:val="0"/>
      <w:divBdr>
        <w:top w:val="none" w:sz="0" w:space="0" w:color="auto"/>
        <w:left w:val="none" w:sz="0" w:space="0" w:color="auto"/>
        <w:bottom w:val="none" w:sz="0" w:space="0" w:color="auto"/>
        <w:right w:val="none" w:sz="0" w:space="0" w:color="auto"/>
      </w:divBdr>
    </w:div>
    <w:div w:id="1537084128">
      <w:bodyDiv w:val="1"/>
      <w:marLeft w:val="0"/>
      <w:marRight w:val="0"/>
      <w:marTop w:val="0"/>
      <w:marBottom w:val="0"/>
      <w:divBdr>
        <w:top w:val="none" w:sz="0" w:space="0" w:color="auto"/>
        <w:left w:val="none" w:sz="0" w:space="0" w:color="auto"/>
        <w:bottom w:val="none" w:sz="0" w:space="0" w:color="auto"/>
        <w:right w:val="none" w:sz="0" w:space="0" w:color="auto"/>
      </w:divBdr>
    </w:div>
    <w:div w:id="1537085098">
      <w:bodyDiv w:val="1"/>
      <w:marLeft w:val="0"/>
      <w:marRight w:val="0"/>
      <w:marTop w:val="0"/>
      <w:marBottom w:val="0"/>
      <w:divBdr>
        <w:top w:val="none" w:sz="0" w:space="0" w:color="auto"/>
        <w:left w:val="none" w:sz="0" w:space="0" w:color="auto"/>
        <w:bottom w:val="none" w:sz="0" w:space="0" w:color="auto"/>
        <w:right w:val="none" w:sz="0" w:space="0" w:color="auto"/>
      </w:divBdr>
    </w:div>
    <w:div w:id="1577395139">
      <w:bodyDiv w:val="1"/>
      <w:marLeft w:val="0"/>
      <w:marRight w:val="0"/>
      <w:marTop w:val="0"/>
      <w:marBottom w:val="0"/>
      <w:divBdr>
        <w:top w:val="none" w:sz="0" w:space="0" w:color="auto"/>
        <w:left w:val="none" w:sz="0" w:space="0" w:color="auto"/>
        <w:bottom w:val="none" w:sz="0" w:space="0" w:color="auto"/>
        <w:right w:val="none" w:sz="0" w:space="0" w:color="auto"/>
      </w:divBdr>
    </w:div>
    <w:div w:id="1587615269">
      <w:bodyDiv w:val="1"/>
      <w:marLeft w:val="0"/>
      <w:marRight w:val="0"/>
      <w:marTop w:val="0"/>
      <w:marBottom w:val="0"/>
      <w:divBdr>
        <w:top w:val="none" w:sz="0" w:space="0" w:color="auto"/>
        <w:left w:val="none" w:sz="0" w:space="0" w:color="auto"/>
        <w:bottom w:val="none" w:sz="0" w:space="0" w:color="auto"/>
        <w:right w:val="none" w:sz="0" w:space="0" w:color="auto"/>
      </w:divBdr>
    </w:div>
    <w:div w:id="1618755434">
      <w:bodyDiv w:val="1"/>
      <w:marLeft w:val="0"/>
      <w:marRight w:val="0"/>
      <w:marTop w:val="0"/>
      <w:marBottom w:val="0"/>
      <w:divBdr>
        <w:top w:val="none" w:sz="0" w:space="0" w:color="auto"/>
        <w:left w:val="none" w:sz="0" w:space="0" w:color="auto"/>
        <w:bottom w:val="none" w:sz="0" w:space="0" w:color="auto"/>
        <w:right w:val="none" w:sz="0" w:space="0" w:color="auto"/>
      </w:divBdr>
    </w:div>
    <w:div w:id="1638946874">
      <w:bodyDiv w:val="1"/>
      <w:marLeft w:val="0"/>
      <w:marRight w:val="0"/>
      <w:marTop w:val="0"/>
      <w:marBottom w:val="0"/>
      <w:divBdr>
        <w:top w:val="none" w:sz="0" w:space="0" w:color="auto"/>
        <w:left w:val="none" w:sz="0" w:space="0" w:color="auto"/>
        <w:bottom w:val="none" w:sz="0" w:space="0" w:color="auto"/>
        <w:right w:val="none" w:sz="0" w:space="0" w:color="auto"/>
      </w:divBdr>
    </w:div>
    <w:div w:id="1640575090">
      <w:bodyDiv w:val="1"/>
      <w:marLeft w:val="0"/>
      <w:marRight w:val="0"/>
      <w:marTop w:val="0"/>
      <w:marBottom w:val="0"/>
      <w:divBdr>
        <w:top w:val="none" w:sz="0" w:space="0" w:color="auto"/>
        <w:left w:val="none" w:sz="0" w:space="0" w:color="auto"/>
        <w:bottom w:val="none" w:sz="0" w:space="0" w:color="auto"/>
        <w:right w:val="none" w:sz="0" w:space="0" w:color="auto"/>
      </w:divBdr>
    </w:div>
    <w:div w:id="1747070386">
      <w:bodyDiv w:val="1"/>
      <w:marLeft w:val="0"/>
      <w:marRight w:val="0"/>
      <w:marTop w:val="0"/>
      <w:marBottom w:val="0"/>
      <w:divBdr>
        <w:top w:val="none" w:sz="0" w:space="0" w:color="auto"/>
        <w:left w:val="none" w:sz="0" w:space="0" w:color="auto"/>
        <w:bottom w:val="none" w:sz="0" w:space="0" w:color="auto"/>
        <w:right w:val="none" w:sz="0" w:space="0" w:color="auto"/>
      </w:divBdr>
    </w:div>
    <w:div w:id="1853176936">
      <w:bodyDiv w:val="1"/>
      <w:marLeft w:val="0"/>
      <w:marRight w:val="0"/>
      <w:marTop w:val="0"/>
      <w:marBottom w:val="0"/>
      <w:divBdr>
        <w:top w:val="none" w:sz="0" w:space="0" w:color="auto"/>
        <w:left w:val="none" w:sz="0" w:space="0" w:color="auto"/>
        <w:bottom w:val="none" w:sz="0" w:space="0" w:color="auto"/>
        <w:right w:val="none" w:sz="0" w:space="0" w:color="auto"/>
      </w:divBdr>
    </w:div>
    <w:div w:id="1916353087">
      <w:bodyDiv w:val="1"/>
      <w:marLeft w:val="0"/>
      <w:marRight w:val="0"/>
      <w:marTop w:val="0"/>
      <w:marBottom w:val="0"/>
      <w:divBdr>
        <w:top w:val="none" w:sz="0" w:space="0" w:color="auto"/>
        <w:left w:val="none" w:sz="0" w:space="0" w:color="auto"/>
        <w:bottom w:val="none" w:sz="0" w:space="0" w:color="auto"/>
        <w:right w:val="none" w:sz="0" w:space="0" w:color="auto"/>
      </w:divBdr>
    </w:div>
    <w:div w:id="1991471103">
      <w:bodyDiv w:val="1"/>
      <w:marLeft w:val="0"/>
      <w:marRight w:val="0"/>
      <w:marTop w:val="0"/>
      <w:marBottom w:val="0"/>
      <w:divBdr>
        <w:top w:val="none" w:sz="0" w:space="0" w:color="auto"/>
        <w:left w:val="none" w:sz="0" w:space="0" w:color="auto"/>
        <w:bottom w:val="none" w:sz="0" w:space="0" w:color="auto"/>
        <w:right w:val="none" w:sz="0" w:space="0" w:color="auto"/>
      </w:divBdr>
    </w:div>
    <w:div w:id="1992319740">
      <w:bodyDiv w:val="1"/>
      <w:marLeft w:val="0"/>
      <w:marRight w:val="0"/>
      <w:marTop w:val="0"/>
      <w:marBottom w:val="0"/>
      <w:divBdr>
        <w:top w:val="none" w:sz="0" w:space="0" w:color="auto"/>
        <w:left w:val="none" w:sz="0" w:space="0" w:color="auto"/>
        <w:bottom w:val="none" w:sz="0" w:space="0" w:color="auto"/>
        <w:right w:val="none" w:sz="0" w:space="0" w:color="auto"/>
      </w:divBdr>
    </w:div>
    <w:div w:id="2047442668">
      <w:bodyDiv w:val="1"/>
      <w:marLeft w:val="0"/>
      <w:marRight w:val="0"/>
      <w:marTop w:val="0"/>
      <w:marBottom w:val="0"/>
      <w:divBdr>
        <w:top w:val="none" w:sz="0" w:space="0" w:color="auto"/>
        <w:left w:val="none" w:sz="0" w:space="0" w:color="auto"/>
        <w:bottom w:val="none" w:sz="0" w:space="0" w:color="auto"/>
        <w:right w:val="none" w:sz="0" w:space="0" w:color="auto"/>
      </w:divBdr>
    </w:div>
    <w:div w:id="2064909659">
      <w:bodyDiv w:val="1"/>
      <w:marLeft w:val="0"/>
      <w:marRight w:val="0"/>
      <w:marTop w:val="0"/>
      <w:marBottom w:val="0"/>
      <w:divBdr>
        <w:top w:val="none" w:sz="0" w:space="0" w:color="auto"/>
        <w:left w:val="none" w:sz="0" w:space="0" w:color="auto"/>
        <w:bottom w:val="none" w:sz="0" w:space="0" w:color="auto"/>
        <w:right w:val="none" w:sz="0" w:space="0" w:color="auto"/>
      </w:divBdr>
    </w:div>
    <w:div w:id="2086027318">
      <w:bodyDiv w:val="1"/>
      <w:marLeft w:val="0"/>
      <w:marRight w:val="0"/>
      <w:marTop w:val="0"/>
      <w:marBottom w:val="0"/>
      <w:divBdr>
        <w:top w:val="none" w:sz="0" w:space="0" w:color="auto"/>
        <w:left w:val="none" w:sz="0" w:space="0" w:color="auto"/>
        <w:bottom w:val="none" w:sz="0" w:space="0" w:color="auto"/>
        <w:right w:val="none" w:sz="0" w:space="0" w:color="auto"/>
      </w:divBdr>
    </w:div>
    <w:div w:id="21204872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image" Target="media/image3.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9" Type="http://schemas.microsoft.com/office/2007/relationships/diagramDrawing" Target="diagrams/drawing1.xml"/><Relationship Id="rId14" Type="http://schemas.openxmlformats.org/officeDocument/2006/relationships/image" Target="media/image6.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diagramData" Target="diagrams/data2.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header" Target="header1.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oleObject" Target="embeddings/Microsoft_Visio_2003-2010_Drawing.vsd"/><Relationship Id="rId31" Type="http://schemas.openxmlformats.org/officeDocument/2006/relationships/diagramLayout" Target="diagrams/layout4.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diagramColors" Target="diagrams/colors1.xml"/><Relationship Id="rId39" Type="http://schemas.microsoft.com/office/2007/relationships/diagramDrawing" Target="diagrams/drawing5.xml"/><Relationship Id="rId34" Type="http://schemas.microsoft.com/office/2007/relationships/diagramDrawing" Target="diagrams/drawing4.xm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748AAA-CA1F-44FF-9AFB-0C0130BEB9A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12F0BEC-9468-47AD-9825-9B80EB37159E}">
      <dgm:prSet phldrT="[Text]"/>
      <dgm:spPr/>
      <dgm:t>
        <a:bodyPr/>
        <a:lstStyle/>
        <a:p>
          <a:r>
            <a:rPr lang="en-US">
              <a:latin typeface="Times New Roman" panose="02020603050405020304" pitchFamily="18" charset="0"/>
              <a:cs typeface="Times New Roman" panose="02020603050405020304" pitchFamily="18" charset="0"/>
            </a:rPr>
            <a:t>QUẢN TRỊ HỆ THỐNG</a:t>
          </a:r>
        </a:p>
      </dgm:t>
    </dgm:pt>
    <dgm:pt modelId="{09F07184-6C8B-4A04-A598-ADC3A2DDE529}" type="parTrans" cxnId="{A715F675-E4B2-4A34-89F3-0C2F4C5E72DD}">
      <dgm:prSet/>
      <dgm:spPr/>
      <dgm:t>
        <a:bodyPr/>
        <a:lstStyle/>
        <a:p>
          <a:endParaRPr lang="en-US">
            <a:latin typeface="Times New Roman" panose="02020603050405020304" pitchFamily="18" charset="0"/>
            <a:cs typeface="Times New Roman" panose="02020603050405020304" pitchFamily="18" charset="0"/>
          </a:endParaRPr>
        </a:p>
      </dgm:t>
    </dgm:pt>
    <dgm:pt modelId="{CB6DF243-7FB5-40C2-8F63-FD5274569F0E}" type="sibTrans" cxnId="{A715F675-E4B2-4A34-89F3-0C2F4C5E72DD}">
      <dgm:prSet/>
      <dgm:spPr/>
      <dgm:t>
        <a:bodyPr/>
        <a:lstStyle/>
        <a:p>
          <a:endParaRPr lang="en-US">
            <a:latin typeface="Times New Roman" panose="02020603050405020304" pitchFamily="18" charset="0"/>
            <a:cs typeface="Times New Roman" panose="02020603050405020304" pitchFamily="18" charset="0"/>
          </a:endParaRPr>
        </a:p>
      </dgm:t>
    </dgm:pt>
    <dgm:pt modelId="{4B2248A9-7F4D-41A4-9F25-0446DB4E4AF4}">
      <dgm:prSet phldrT="[Text]"/>
      <dgm:spPr/>
      <dgm:t>
        <a:bodyPr/>
        <a:lstStyle/>
        <a:p>
          <a:r>
            <a:rPr lang="en-US">
              <a:latin typeface="Times New Roman" panose="02020603050405020304" pitchFamily="18" charset="0"/>
              <a:cs typeface="Times New Roman" panose="02020603050405020304" pitchFamily="18" charset="0"/>
            </a:rPr>
            <a:t>Đăng nhập</a:t>
          </a:r>
        </a:p>
      </dgm:t>
    </dgm:pt>
    <dgm:pt modelId="{9BBDD55A-AB15-4F00-A300-5CA7472678DA}" type="parTrans" cxnId="{9475E90E-E431-4E22-81C6-67E55B3CBED6}">
      <dgm:prSet/>
      <dgm:spPr/>
      <dgm:t>
        <a:bodyPr/>
        <a:lstStyle/>
        <a:p>
          <a:endParaRPr lang="en-US">
            <a:latin typeface="Times New Roman" panose="02020603050405020304" pitchFamily="18" charset="0"/>
            <a:cs typeface="Times New Roman" panose="02020603050405020304" pitchFamily="18" charset="0"/>
          </a:endParaRPr>
        </a:p>
      </dgm:t>
    </dgm:pt>
    <dgm:pt modelId="{86248CF9-3D3F-42FF-868A-C56846D81924}" type="sibTrans" cxnId="{9475E90E-E431-4E22-81C6-67E55B3CBED6}">
      <dgm:prSet/>
      <dgm:spPr/>
      <dgm:t>
        <a:bodyPr/>
        <a:lstStyle/>
        <a:p>
          <a:endParaRPr lang="en-US">
            <a:latin typeface="Times New Roman" panose="02020603050405020304" pitchFamily="18" charset="0"/>
            <a:cs typeface="Times New Roman" panose="02020603050405020304" pitchFamily="18" charset="0"/>
          </a:endParaRPr>
        </a:p>
      </dgm:t>
    </dgm:pt>
    <dgm:pt modelId="{CBAE1E7F-4572-4A38-8185-CA3B8AA1707F}">
      <dgm:prSet phldrT="[Text]"/>
      <dgm:spPr/>
      <dgm:t>
        <a:bodyPr/>
        <a:lstStyle/>
        <a:p>
          <a:r>
            <a:rPr lang="en-US">
              <a:latin typeface="Times New Roman" panose="02020603050405020304" pitchFamily="18" charset="0"/>
              <a:cs typeface="Times New Roman" panose="02020603050405020304" pitchFamily="18" charset="0"/>
            </a:rPr>
            <a:t>Quản lý người dùng</a:t>
          </a:r>
        </a:p>
      </dgm:t>
    </dgm:pt>
    <dgm:pt modelId="{007C39C5-B56A-4892-B8B5-38735EA60E41}" type="parTrans" cxnId="{CA457133-B35D-4744-8EB6-4E988F59693B}">
      <dgm:prSet/>
      <dgm:spPr/>
      <dgm:t>
        <a:bodyPr/>
        <a:lstStyle/>
        <a:p>
          <a:endParaRPr lang="en-US">
            <a:latin typeface="Times New Roman" panose="02020603050405020304" pitchFamily="18" charset="0"/>
            <a:cs typeface="Times New Roman" panose="02020603050405020304" pitchFamily="18" charset="0"/>
          </a:endParaRPr>
        </a:p>
      </dgm:t>
    </dgm:pt>
    <dgm:pt modelId="{0004A7B9-DE32-45E7-9D01-DB5BE6D617D3}" type="sibTrans" cxnId="{CA457133-B35D-4744-8EB6-4E988F59693B}">
      <dgm:prSet/>
      <dgm:spPr/>
      <dgm:t>
        <a:bodyPr/>
        <a:lstStyle/>
        <a:p>
          <a:endParaRPr lang="en-US">
            <a:latin typeface="Times New Roman" panose="02020603050405020304" pitchFamily="18" charset="0"/>
            <a:cs typeface="Times New Roman" panose="02020603050405020304" pitchFamily="18" charset="0"/>
          </a:endParaRPr>
        </a:p>
      </dgm:t>
    </dgm:pt>
    <dgm:pt modelId="{B01E10F3-676C-4F6D-B1E4-695E6DE7791B}">
      <dgm:prSet phldrT="[Text]"/>
      <dgm:spPr/>
      <dgm:t>
        <a:bodyPr/>
        <a:lstStyle/>
        <a:p>
          <a:r>
            <a:rPr lang="en-US">
              <a:latin typeface="Times New Roman" panose="02020603050405020304" pitchFamily="18" charset="0"/>
              <a:cs typeface="Times New Roman" panose="02020603050405020304" pitchFamily="18" charset="0"/>
            </a:rPr>
            <a:t>Quản lý menu</a:t>
          </a:r>
        </a:p>
      </dgm:t>
    </dgm:pt>
    <dgm:pt modelId="{AD838D7D-26D0-455C-B765-AEBCBF969650}" type="parTrans" cxnId="{09AB83B5-CC75-4A8B-ADB0-B621C52AA45C}">
      <dgm:prSet/>
      <dgm:spPr/>
      <dgm:t>
        <a:bodyPr/>
        <a:lstStyle/>
        <a:p>
          <a:endParaRPr lang="en-US">
            <a:latin typeface="Times New Roman" panose="02020603050405020304" pitchFamily="18" charset="0"/>
            <a:cs typeface="Times New Roman" panose="02020603050405020304" pitchFamily="18" charset="0"/>
          </a:endParaRPr>
        </a:p>
      </dgm:t>
    </dgm:pt>
    <dgm:pt modelId="{DA7B2136-F71F-4C41-BDC5-81A94993BFD2}" type="sibTrans" cxnId="{09AB83B5-CC75-4A8B-ADB0-B621C52AA45C}">
      <dgm:prSet/>
      <dgm:spPr/>
      <dgm:t>
        <a:bodyPr/>
        <a:lstStyle/>
        <a:p>
          <a:endParaRPr lang="en-US">
            <a:latin typeface="Times New Roman" panose="02020603050405020304" pitchFamily="18" charset="0"/>
            <a:cs typeface="Times New Roman" panose="02020603050405020304" pitchFamily="18" charset="0"/>
          </a:endParaRPr>
        </a:p>
      </dgm:t>
    </dgm:pt>
    <dgm:pt modelId="{C9BEDC4B-1EEA-446E-B40B-5391B38380A7}">
      <dgm:prSet phldrT="[Text]"/>
      <dgm:spPr/>
      <dgm:t>
        <a:bodyPr/>
        <a:lstStyle/>
        <a:p>
          <a:r>
            <a:rPr lang="en-US">
              <a:latin typeface="Times New Roman" panose="02020603050405020304" pitchFamily="18" charset="0"/>
              <a:cs typeface="Times New Roman" panose="02020603050405020304" pitchFamily="18" charset="0"/>
            </a:rPr>
            <a:t>Xem danh sách</a:t>
          </a:r>
        </a:p>
      </dgm:t>
    </dgm:pt>
    <dgm:pt modelId="{17E0FDE0-4242-4D8F-BA02-55B839B4ECAB}" type="parTrans" cxnId="{ADEDAF6B-7078-4488-93D6-C39B81729027}">
      <dgm:prSet/>
      <dgm:spPr/>
      <dgm:t>
        <a:bodyPr/>
        <a:lstStyle/>
        <a:p>
          <a:endParaRPr lang="en-US">
            <a:latin typeface="Times New Roman" panose="02020603050405020304" pitchFamily="18" charset="0"/>
            <a:cs typeface="Times New Roman" panose="02020603050405020304" pitchFamily="18" charset="0"/>
          </a:endParaRPr>
        </a:p>
      </dgm:t>
    </dgm:pt>
    <dgm:pt modelId="{3B7ACD56-B9A1-4E65-A689-BE51570A7DFA}" type="sibTrans" cxnId="{ADEDAF6B-7078-4488-93D6-C39B81729027}">
      <dgm:prSet/>
      <dgm:spPr/>
      <dgm:t>
        <a:bodyPr/>
        <a:lstStyle/>
        <a:p>
          <a:endParaRPr lang="en-US">
            <a:latin typeface="Times New Roman" panose="02020603050405020304" pitchFamily="18" charset="0"/>
            <a:cs typeface="Times New Roman" panose="02020603050405020304" pitchFamily="18" charset="0"/>
          </a:endParaRPr>
        </a:p>
      </dgm:t>
    </dgm:pt>
    <dgm:pt modelId="{35347007-01D4-4838-8C72-ABFE298A1AC1}">
      <dgm:prSet phldrT="[Text]"/>
      <dgm:spPr/>
      <dgm:t>
        <a:bodyPr/>
        <a:lstStyle/>
        <a:p>
          <a:r>
            <a:rPr lang="en-US">
              <a:latin typeface="Times New Roman" panose="02020603050405020304" pitchFamily="18" charset="0"/>
              <a:cs typeface="Times New Roman" panose="02020603050405020304" pitchFamily="18" charset="0"/>
            </a:rPr>
            <a:t>Thêm mới</a:t>
          </a:r>
        </a:p>
      </dgm:t>
    </dgm:pt>
    <dgm:pt modelId="{48E0EFED-4BA2-472F-8ECF-1309B813F04F}" type="parTrans" cxnId="{267562F3-A4AE-43EB-8041-C8A7FA679F6C}">
      <dgm:prSet/>
      <dgm:spPr/>
      <dgm:t>
        <a:bodyPr/>
        <a:lstStyle/>
        <a:p>
          <a:endParaRPr lang="en-US">
            <a:latin typeface="Times New Roman" panose="02020603050405020304" pitchFamily="18" charset="0"/>
            <a:cs typeface="Times New Roman" panose="02020603050405020304" pitchFamily="18" charset="0"/>
          </a:endParaRPr>
        </a:p>
      </dgm:t>
    </dgm:pt>
    <dgm:pt modelId="{1DDEBEB9-F492-4821-9700-2A3B0C60B543}" type="sibTrans" cxnId="{267562F3-A4AE-43EB-8041-C8A7FA679F6C}">
      <dgm:prSet/>
      <dgm:spPr/>
      <dgm:t>
        <a:bodyPr/>
        <a:lstStyle/>
        <a:p>
          <a:endParaRPr lang="en-US">
            <a:latin typeface="Times New Roman" panose="02020603050405020304" pitchFamily="18" charset="0"/>
            <a:cs typeface="Times New Roman" panose="02020603050405020304" pitchFamily="18" charset="0"/>
          </a:endParaRPr>
        </a:p>
      </dgm:t>
    </dgm:pt>
    <dgm:pt modelId="{40218747-18C1-44B7-8374-31C631D116E2}">
      <dgm:prSet phldrT="[Text]"/>
      <dgm:spPr/>
      <dgm:t>
        <a:bodyPr/>
        <a:lstStyle/>
        <a:p>
          <a:r>
            <a:rPr lang="en-US">
              <a:latin typeface="Times New Roman" panose="02020603050405020304" pitchFamily="18" charset="0"/>
              <a:cs typeface="Times New Roman" panose="02020603050405020304" pitchFamily="18" charset="0"/>
            </a:rPr>
            <a:t>Quản lý vai trò</a:t>
          </a:r>
        </a:p>
      </dgm:t>
    </dgm:pt>
    <dgm:pt modelId="{D78E9903-0F91-49C9-905D-C918972DDB8F}" type="parTrans" cxnId="{B013D0A2-3798-411B-B73A-45BE3468A69C}">
      <dgm:prSet/>
      <dgm:spPr/>
      <dgm:t>
        <a:bodyPr/>
        <a:lstStyle/>
        <a:p>
          <a:endParaRPr lang="en-US">
            <a:latin typeface="Times New Roman" panose="02020603050405020304" pitchFamily="18" charset="0"/>
            <a:cs typeface="Times New Roman" panose="02020603050405020304" pitchFamily="18" charset="0"/>
          </a:endParaRPr>
        </a:p>
      </dgm:t>
    </dgm:pt>
    <dgm:pt modelId="{55468202-51CA-4E9B-B76A-CEA1B254AFEC}" type="sibTrans" cxnId="{B013D0A2-3798-411B-B73A-45BE3468A69C}">
      <dgm:prSet/>
      <dgm:spPr/>
      <dgm:t>
        <a:bodyPr/>
        <a:lstStyle/>
        <a:p>
          <a:endParaRPr lang="en-US">
            <a:latin typeface="Times New Roman" panose="02020603050405020304" pitchFamily="18" charset="0"/>
            <a:cs typeface="Times New Roman" panose="02020603050405020304" pitchFamily="18" charset="0"/>
          </a:endParaRPr>
        </a:p>
      </dgm:t>
    </dgm:pt>
    <dgm:pt modelId="{8C737104-2334-40A6-B42B-2DD683CC42FC}">
      <dgm:prSet phldrT="[Text]"/>
      <dgm:spPr/>
      <dgm:t>
        <a:bodyPr/>
        <a:lstStyle/>
        <a:p>
          <a:r>
            <a:rPr lang="en-US">
              <a:latin typeface="Times New Roman" panose="02020603050405020304" pitchFamily="18" charset="0"/>
              <a:cs typeface="Times New Roman" panose="02020603050405020304" pitchFamily="18" charset="0"/>
            </a:rPr>
            <a:t>Xem danh sách</a:t>
          </a:r>
        </a:p>
      </dgm:t>
    </dgm:pt>
    <dgm:pt modelId="{33F7ECC9-9389-4EF3-8DF4-280CBDADD021}" type="parTrans" cxnId="{0A6ACF62-2A7E-491C-B9D9-2CC01284ADA0}">
      <dgm:prSet/>
      <dgm:spPr/>
      <dgm:t>
        <a:bodyPr/>
        <a:lstStyle/>
        <a:p>
          <a:endParaRPr lang="en-US">
            <a:latin typeface="Times New Roman" panose="02020603050405020304" pitchFamily="18" charset="0"/>
            <a:cs typeface="Times New Roman" panose="02020603050405020304" pitchFamily="18" charset="0"/>
          </a:endParaRPr>
        </a:p>
      </dgm:t>
    </dgm:pt>
    <dgm:pt modelId="{C0C88D65-BE5A-40F6-BF4F-7BD5B1D136FA}" type="sibTrans" cxnId="{0A6ACF62-2A7E-491C-B9D9-2CC01284ADA0}">
      <dgm:prSet/>
      <dgm:spPr/>
      <dgm:t>
        <a:bodyPr/>
        <a:lstStyle/>
        <a:p>
          <a:endParaRPr lang="en-US">
            <a:latin typeface="Times New Roman" panose="02020603050405020304" pitchFamily="18" charset="0"/>
            <a:cs typeface="Times New Roman" panose="02020603050405020304" pitchFamily="18" charset="0"/>
          </a:endParaRPr>
        </a:p>
      </dgm:t>
    </dgm:pt>
    <dgm:pt modelId="{B9E55E15-BCB6-4EB7-98BD-936F0B928D81}">
      <dgm:prSet phldrT="[Text]"/>
      <dgm:spPr/>
      <dgm:t>
        <a:bodyPr/>
        <a:lstStyle/>
        <a:p>
          <a:r>
            <a:rPr lang="en-US">
              <a:latin typeface="Times New Roman" panose="02020603050405020304" pitchFamily="18" charset="0"/>
              <a:cs typeface="Times New Roman" panose="02020603050405020304" pitchFamily="18" charset="0"/>
            </a:rPr>
            <a:t>Nghị định 13</a:t>
          </a:r>
        </a:p>
      </dgm:t>
    </dgm:pt>
    <dgm:pt modelId="{549411CB-7284-4E62-A763-897625C11CF4}" type="parTrans" cxnId="{282919CA-8032-438A-8E69-95333FDD827A}">
      <dgm:prSet/>
      <dgm:spPr/>
      <dgm:t>
        <a:bodyPr/>
        <a:lstStyle/>
        <a:p>
          <a:endParaRPr lang="en-US">
            <a:latin typeface="Times New Roman" panose="02020603050405020304" pitchFamily="18" charset="0"/>
            <a:cs typeface="Times New Roman" panose="02020603050405020304" pitchFamily="18" charset="0"/>
          </a:endParaRPr>
        </a:p>
      </dgm:t>
    </dgm:pt>
    <dgm:pt modelId="{01953F38-EFB9-47E7-AD94-083D6FBD5664}" type="sibTrans" cxnId="{282919CA-8032-438A-8E69-95333FDD827A}">
      <dgm:prSet/>
      <dgm:spPr/>
      <dgm:t>
        <a:bodyPr/>
        <a:lstStyle/>
        <a:p>
          <a:endParaRPr lang="en-US">
            <a:latin typeface="Times New Roman" panose="02020603050405020304" pitchFamily="18" charset="0"/>
            <a:cs typeface="Times New Roman" panose="02020603050405020304" pitchFamily="18" charset="0"/>
          </a:endParaRPr>
        </a:p>
      </dgm:t>
    </dgm:pt>
    <dgm:pt modelId="{E6B0BFEF-1D52-4366-ACA3-6369C5A4DFC0}">
      <dgm:prSet phldrT="[Text]"/>
      <dgm:spPr/>
      <dgm:t>
        <a:bodyPr/>
        <a:lstStyle/>
        <a:p>
          <a:r>
            <a:rPr lang="en-US">
              <a:latin typeface="Times New Roman" panose="02020603050405020304" pitchFamily="18" charset="0"/>
              <a:cs typeface="Times New Roman" panose="02020603050405020304" pitchFamily="18" charset="0"/>
            </a:rPr>
            <a:t>Lịch sử thao tác</a:t>
          </a:r>
        </a:p>
        <a:p>
          <a:r>
            <a:rPr lang="en-US">
              <a:latin typeface="Times New Roman" panose="02020603050405020304" pitchFamily="18" charset="0"/>
              <a:cs typeface="Times New Roman" panose="02020603050405020304" pitchFamily="18" charset="0"/>
            </a:rPr>
            <a:t> NĐ 13</a:t>
          </a:r>
        </a:p>
      </dgm:t>
    </dgm:pt>
    <dgm:pt modelId="{C07877FE-9F40-46EE-ABD0-D2C514921541}" type="parTrans" cxnId="{E42AA8B0-DD16-4FDB-B66A-0EB8CF72242C}">
      <dgm:prSet/>
      <dgm:spPr/>
      <dgm:t>
        <a:bodyPr/>
        <a:lstStyle/>
        <a:p>
          <a:endParaRPr lang="en-US">
            <a:latin typeface="Times New Roman" panose="02020603050405020304" pitchFamily="18" charset="0"/>
            <a:cs typeface="Times New Roman" panose="02020603050405020304" pitchFamily="18" charset="0"/>
          </a:endParaRPr>
        </a:p>
      </dgm:t>
    </dgm:pt>
    <dgm:pt modelId="{BF1F6D35-1439-4ED5-B29B-F34371308770}" type="sibTrans" cxnId="{E42AA8B0-DD16-4FDB-B66A-0EB8CF72242C}">
      <dgm:prSet/>
      <dgm:spPr/>
      <dgm:t>
        <a:bodyPr/>
        <a:lstStyle/>
        <a:p>
          <a:endParaRPr lang="en-US">
            <a:latin typeface="Times New Roman" panose="02020603050405020304" pitchFamily="18" charset="0"/>
            <a:cs typeface="Times New Roman" panose="02020603050405020304" pitchFamily="18" charset="0"/>
          </a:endParaRPr>
        </a:p>
      </dgm:t>
    </dgm:pt>
    <dgm:pt modelId="{859D9ADB-6815-4A29-BF6D-0AA61B90CC87}">
      <dgm:prSet phldrT="[Text]" custT="1"/>
      <dgm:spPr/>
      <dgm:t>
        <a:bodyPr/>
        <a:lstStyle/>
        <a:p>
          <a:r>
            <a:rPr lang="vi-VN" sz="500">
              <a:latin typeface="Times New Roman" panose="02020603050405020304" pitchFamily="18" charset="0"/>
              <a:cs typeface="Times New Roman" panose="02020603050405020304" pitchFamily="18" charset="0"/>
            </a:rPr>
            <a:t>Gửi yêu cầu</a:t>
          </a:r>
          <a:endParaRPr lang="en-US" sz="500">
            <a:latin typeface="Times New Roman" panose="02020603050405020304" pitchFamily="18" charset="0"/>
            <a:cs typeface="Times New Roman" panose="02020603050405020304" pitchFamily="18" charset="0"/>
          </a:endParaRPr>
        </a:p>
        <a:p>
          <a:r>
            <a:rPr lang="en-US" sz="500">
              <a:latin typeface="Times New Roman" panose="02020603050405020304" pitchFamily="18" charset="0"/>
              <a:cs typeface="Times New Roman" panose="02020603050405020304" pitchFamily="18" charset="0"/>
            </a:rPr>
            <a:t>Phản hồi/Hạn chế/Rút lại sự đồng ý</a:t>
          </a:r>
          <a:r>
            <a:rPr lang="vi-VN" sz="500">
              <a:latin typeface="Times New Roman" panose="02020603050405020304" pitchFamily="18" charset="0"/>
              <a:cs typeface="Times New Roman" panose="02020603050405020304" pitchFamily="18" charset="0"/>
            </a:rPr>
            <a:t> xử lý dữ liệu cá nhân</a:t>
          </a:r>
          <a:endParaRPr lang="en-US" sz="500">
            <a:latin typeface="Times New Roman" panose="02020603050405020304" pitchFamily="18" charset="0"/>
            <a:cs typeface="Times New Roman" panose="02020603050405020304" pitchFamily="18" charset="0"/>
          </a:endParaRPr>
        </a:p>
      </dgm:t>
    </dgm:pt>
    <dgm:pt modelId="{5AAE720E-3937-46E2-AB6E-0DBA94E5CA8E}" type="parTrans" cxnId="{D238D0DF-E890-45B6-B9AF-A336FEF156FC}">
      <dgm:prSet/>
      <dgm:spPr/>
      <dgm:t>
        <a:bodyPr/>
        <a:lstStyle/>
        <a:p>
          <a:endParaRPr lang="en-US">
            <a:latin typeface="Times New Roman" panose="02020603050405020304" pitchFamily="18" charset="0"/>
            <a:cs typeface="Times New Roman" panose="02020603050405020304" pitchFamily="18" charset="0"/>
          </a:endParaRPr>
        </a:p>
      </dgm:t>
    </dgm:pt>
    <dgm:pt modelId="{5351B04B-ACE6-40FC-8956-52EB8A116344}" type="sibTrans" cxnId="{D238D0DF-E890-45B6-B9AF-A336FEF156FC}">
      <dgm:prSet/>
      <dgm:spPr/>
      <dgm:t>
        <a:bodyPr/>
        <a:lstStyle/>
        <a:p>
          <a:endParaRPr lang="en-US">
            <a:latin typeface="Times New Roman" panose="02020603050405020304" pitchFamily="18" charset="0"/>
            <a:cs typeface="Times New Roman" panose="02020603050405020304" pitchFamily="18" charset="0"/>
          </a:endParaRPr>
        </a:p>
      </dgm:t>
    </dgm:pt>
    <dgm:pt modelId="{4FF6D57A-14E0-4F76-9112-8BDC2A2493F2}">
      <dgm:prSet phldrT="[Text]"/>
      <dgm:spPr/>
      <dgm:t>
        <a:bodyPr/>
        <a:lstStyle/>
        <a:p>
          <a:r>
            <a:rPr lang="en-US">
              <a:latin typeface="Times New Roman" panose="02020603050405020304" pitchFamily="18" charset="0"/>
              <a:cs typeface="Times New Roman" panose="02020603050405020304" pitchFamily="18" charset="0"/>
            </a:rPr>
            <a:t>Tích hợp xác thực đăng nhập qua HST</a:t>
          </a:r>
        </a:p>
      </dgm:t>
    </dgm:pt>
    <dgm:pt modelId="{3B66743C-C560-4092-8FC3-58E1E459DE7D}" type="parTrans" cxnId="{646E327D-FE1E-48B7-BF92-7795242BEF4F}">
      <dgm:prSet/>
      <dgm:spPr/>
      <dgm:t>
        <a:bodyPr/>
        <a:lstStyle/>
        <a:p>
          <a:endParaRPr lang="en-US">
            <a:latin typeface="Times New Roman" panose="02020603050405020304" pitchFamily="18" charset="0"/>
            <a:cs typeface="Times New Roman" panose="02020603050405020304" pitchFamily="18" charset="0"/>
          </a:endParaRPr>
        </a:p>
      </dgm:t>
    </dgm:pt>
    <dgm:pt modelId="{23BFCDAF-DD67-4ECB-941B-C715F3C6D778}" type="sibTrans" cxnId="{646E327D-FE1E-48B7-BF92-7795242BEF4F}">
      <dgm:prSet/>
      <dgm:spPr/>
      <dgm:t>
        <a:bodyPr/>
        <a:lstStyle/>
        <a:p>
          <a:endParaRPr lang="en-US">
            <a:latin typeface="Times New Roman" panose="02020603050405020304" pitchFamily="18" charset="0"/>
            <a:cs typeface="Times New Roman" panose="02020603050405020304" pitchFamily="18" charset="0"/>
          </a:endParaRPr>
        </a:p>
      </dgm:t>
    </dgm:pt>
    <dgm:pt modelId="{42134FA6-B41B-4C78-8313-1AD5A1802ECF}">
      <dgm:prSet phldrT="[Text]"/>
      <dgm:spPr/>
      <dgm:t>
        <a:bodyPr/>
        <a:lstStyle/>
        <a:p>
          <a:r>
            <a:rPr lang="en-US">
              <a:latin typeface="Times New Roman" panose="02020603050405020304" pitchFamily="18" charset="0"/>
              <a:cs typeface="Times New Roman" panose="02020603050405020304" pitchFamily="18" charset="0"/>
            </a:rPr>
            <a:t>Thêm mới</a:t>
          </a:r>
        </a:p>
      </dgm:t>
    </dgm:pt>
    <dgm:pt modelId="{F9F638FE-226F-49DC-89CC-D95FE2CAC00D}" type="parTrans" cxnId="{4571EF7D-0249-4D01-938C-14AB1799A594}">
      <dgm:prSet/>
      <dgm:spPr/>
      <dgm:t>
        <a:bodyPr/>
        <a:lstStyle/>
        <a:p>
          <a:endParaRPr lang="en-US">
            <a:latin typeface="Times New Roman" panose="02020603050405020304" pitchFamily="18" charset="0"/>
            <a:cs typeface="Times New Roman" panose="02020603050405020304" pitchFamily="18" charset="0"/>
          </a:endParaRPr>
        </a:p>
      </dgm:t>
    </dgm:pt>
    <dgm:pt modelId="{76D4566F-73FD-4366-853E-2CC893A53213}" type="sibTrans" cxnId="{4571EF7D-0249-4D01-938C-14AB1799A594}">
      <dgm:prSet/>
      <dgm:spPr/>
      <dgm:t>
        <a:bodyPr/>
        <a:lstStyle/>
        <a:p>
          <a:endParaRPr lang="en-US">
            <a:latin typeface="Times New Roman" panose="02020603050405020304" pitchFamily="18" charset="0"/>
            <a:cs typeface="Times New Roman" panose="02020603050405020304" pitchFamily="18" charset="0"/>
          </a:endParaRPr>
        </a:p>
      </dgm:t>
    </dgm:pt>
    <dgm:pt modelId="{A53194AF-94D2-4D0F-AF68-9628F2CDFDA5}">
      <dgm:prSet/>
      <dgm:spPr/>
      <dgm:t>
        <a:bodyPr/>
        <a:lstStyle/>
        <a:p>
          <a:r>
            <a:rPr lang="en-US">
              <a:latin typeface="Times New Roman" panose="02020603050405020304" pitchFamily="18" charset="0"/>
              <a:cs typeface="Times New Roman" panose="02020603050405020304" pitchFamily="18" charset="0"/>
            </a:rPr>
            <a:t>Sửa</a:t>
          </a:r>
        </a:p>
      </dgm:t>
    </dgm:pt>
    <dgm:pt modelId="{40FEF79E-95F1-4EB0-BFB0-94AA5FA8FBB2}" type="parTrans" cxnId="{D71CB0B5-DB11-4F4B-871C-01BA6A1667C4}">
      <dgm:prSet/>
      <dgm:spPr/>
      <dgm:t>
        <a:bodyPr/>
        <a:lstStyle/>
        <a:p>
          <a:endParaRPr lang="en-US">
            <a:latin typeface="Times New Roman" panose="02020603050405020304" pitchFamily="18" charset="0"/>
            <a:cs typeface="Times New Roman" panose="02020603050405020304" pitchFamily="18" charset="0"/>
          </a:endParaRPr>
        </a:p>
      </dgm:t>
    </dgm:pt>
    <dgm:pt modelId="{ACED3A1D-81B7-43D2-B24A-B454D6C89D16}" type="sibTrans" cxnId="{D71CB0B5-DB11-4F4B-871C-01BA6A1667C4}">
      <dgm:prSet/>
      <dgm:spPr/>
      <dgm:t>
        <a:bodyPr/>
        <a:lstStyle/>
        <a:p>
          <a:endParaRPr lang="en-US">
            <a:latin typeface="Times New Roman" panose="02020603050405020304" pitchFamily="18" charset="0"/>
            <a:cs typeface="Times New Roman" panose="02020603050405020304" pitchFamily="18" charset="0"/>
          </a:endParaRPr>
        </a:p>
      </dgm:t>
    </dgm:pt>
    <dgm:pt modelId="{C25F0B27-4172-4065-9DA4-6DDE48FEFB4F}">
      <dgm:prSet/>
      <dgm:spPr/>
      <dgm:t>
        <a:bodyPr/>
        <a:lstStyle/>
        <a:p>
          <a:r>
            <a:rPr lang="en-US">
              <a:latin typeface="Times New Roman" panose="02020603050405020304" pitchFamily="18" charset="0"/>
              <a:cs typeface="Times New Roman" panose="02020603050405020304" pitchFamily="18" charset="0"/>
            </a:rPr>
            <a:t>Xóa</a:t>
          </a:r>
        </a:p>
      </dgm:t>
    </dgm:pt>
    <dgm:pt modelId="{3BEC82A5-5677-4EEB-84A3-476F482F7C98}" type="parTrans" cxnId="{B36E915A-C907-42AF-A0CB-2D04C784C18A}">
      <dgm:prSet/>
      <dgm:spPr/>
      <dgm:t>
        <a:bodyPr/>
        <a:lstStyle/>
        <a:p>
          <a:endParaRPr lang="en-US">
            <a:latin typeface="Times New Roman" panose="02020603050405020304" pitchFamily="18" charset="0"/>
            <a:cs typeface="Times New Roman" panose="02020603050405020304" pitchFamily="18" charset="0"/>
          </a:endParaRPr>
        </a:p>
      </dgm:t>
    </dgm:pt>
    <dgm:pt modelId="{345E5960-D643-4D78-8E55-E56BFAAF7596}" type="sibTrans" cxnId="{B36E915A-C907-42AF-A0CB-2D04C784C18A}">
      <dgm:prSet/>
      <dgm:spPr/>
      <dgm:t>
        <a:bodyPr/>
        <a:lstStyle/>
        <a:p>
          <a:endParaRPr lang="en-US">
            <a:latin typeface="Times New Roman" panose="02020603050405020304" pitchFamily="18" charset="0"/>
            <a:cs typeface="Times New Roman" panose="02020603050405020304" pitchFamily="18" charset="0"/>
          </a:endParaRPr>
        </a:p>
      </dgm:t>
    </dgm:pt>
    <dgm:pt modelId="{3E4B954F-9763-4079-8324-D60EFD9277B9}">
      <dgm:prSet/>
      <dgm:spPr/>
      <dgm:t>
        <a:bodyPr/>
        <a:lstStyle/>
        <a:p>
          <a:r>
            <a:rPr lang="en-US">
              <a:latin typeface="Times New Roman" panose="02020603050405020304" pitchFamily="18" charset="0"/>
              <a:cs typeface="Times New Roman" panose="02020603050405020304" pitchFamily="18" charset="0"/>
            </a:rPr>
            <a:t>Xem chi tiết</a:t>
          </a:r>
        </a:p>
      </dgm:t>
    </dgm:pt>
    <dgm:pt modelId="{5FB7972C-5E2C-47EA-89B1-C7B138152708}" type="parTrans" cxnId="{CABB1F10-3E55-4467-B228-BC55699491ED}">
      <dgm:prSet/>
      <dgm:spPr/>
      <dgm:t>
        <a:bodyPr/>
        <a:lstStyle/>
        <a:p>
          <a:endParaRPr lang="en-US">
            <a:latin typeface="Times New Roman" panose="02020603050405020304" pitchFamily="18" charset="0"/>
            <a:cs typeface="Times New Roman" panose="02020603050405020304" pitchFamily="18" charset="0"/>
          </a:endParaRPr>
        </a:p>
      </dgm:t>
    </dgm:pt>
    <dgm:pt modelId="{27B37952-E82B-49C3-84D2-3287C1446CFE}" type="sibTrans" cxnId="{CABB1F10-3E55-4467-B228-BC55699491ED}">
      <dgm:prSet/>
      <dgm:spPr/>
      <dgm:t>
        <a:bodyPr/>
        <a:lstStyle/>
        <a:p>
          <a:endParaRPr lang="en-US">
            <a:latin typeface="Times New Roman" panose="02020603050405020304" pitchFamily="18" charset="0"/>
            <a:cs typeface="Times New Roman" panose="02020603050405020304" pitchFamily="18" charset="0"/>
          </a:endParaRPr>
        </a:p>
      </dgm:t>
    </dgm:pt>
    <dgm:pt modelId="{115D9E98-25F4-47AD-8D76-F2688B280232}">
      <dgm:prSet/>
      <dgm:spPr/>
      <dgm:t>
        <a:bodyPr/>
        <a:lstStyle/>
        <a:p>
          <a:r>
            <a:rPr lang="en-US">
              <a:latin typeface="Times New Roman" panose="02020603050405020304" pitchFamily="18" charset="0"/>
              <a:cs typeface="Times New Roman" panose="02020603050405020304" pitchFamily="18" charset="0"/>
            </a:rPr>
            <a:t>Sửa</a:t>
          </a:r>
        </a:p>
      </dgm:t>
    </dgm:pt>
    <dgm:pt modelId="{ED84E391-4A9F-431A-A33D-70D0C70C369F}" type="parTrans" cxnId="{E15A994A-0AE4-4D88-8E27-661F80A95E33}">
      <dgm:prSet/>
      <dgm:spPr/>
      <dgm:t>
        <a:bodyPr/>
        <a:lstStyle/>
        <a:p>
          <a:endParaRPr lang="en-US">
            <a:latin typeface="Times New Roman" panose="02020603050405020304" pitchFamily="18" charset="0"/>
            <a:cs typeface="Times New Roman" panose="02020603050405020304" pitchFamily="18" charset="0"/>
          </a:endParaRPr>
        </a:p>
      </dgm:t>
    </dgm:pt>
    <dgm:pt modelId="{B0146C32-27DD-4D28-B50C-301A4110EF6D}" type="sibTrans" cxnId="{E15A994A-0AE4-4D88-8E27-661F80A95E33}">
      <dgm:prSet/>
      <dgm:spPr/>
      <dgm:t>
        <a:bodyPr/>
        <a:lstStyle/>
        <a:p>
          <a:endParaRPr lang="en-US">
            <a:latin typeface="Times New Roman" panose="02020603050405020304" pitchFamily="18" charset="0"/>
            <a:cs typeface="Times New Roman" panose="02020603050405020304" pitchFamily="18" charset="0"/>
          </a:endParaRPr>
        </a:p>
      </dgm:t>
    </dgm:pt>
    <dgm:pt modelId="{E1DA6F48-92E1-491B-9A15-7E205F3414AC}">
      <dgm:prSet/>
      <dgm:spPr/>
      <dgm:t>
        <a:bodyPr/>
        <a:lstStyle/>
        <a:p>
          <a:r>
            <a:rPr lang="en-US">
              <a:latin typeface="Times New Roman" panose="02020603050405020304" pitchFamily="18" charset="0"/>
              <a:cs typeface="Times New Roman" panose="02020603050405020304" pitchFamily="18" charset="0"/>
            </a:rPr>
            <a:t>Xóa</a:t>
          </a:r>
        </a:p>
      </dgm:t>
    </dgm:pt>
    <dgm:pt modelId="{459DD9BB-1953-4D4B-A2F9-46F56ED1E6AD}" type="parTrans" cxnId="{42E5B91E-5B1E-47E9-BAF5-E9E6A4BD8C2A}">
      <dgm:prSet/>
      <dgm:spPr/>
      <dgm:t>
        <a:bodyPr/>
        <a:lstStyle/>
        <a:p>
          <a:endParaRPr lang="en-US">
            <a:latin typeface="Times New Roman" panose="02020603050405020304" pitchFamily="18" charset="0"/>
            <a:cs typeface="Times New Roman" panose="02020603050405020304" pitchFamily="18" charset="0"/>
          </a:endParaRPr>
        </a:p>
      </dgm:t>
    </dgm:pt>
    <dgm:pt modelId="{7AE9FE75-0FC8-4407-9FED-221031B83570}" type="sibTrans" cxnId="{42E5B91E-5B1E-47E9-BAF5-E9E6A4BD8C2A}">
      <dgm:prSet/>
      <dgm:spPr/>
      <dgm:t>
        <a:bodyPr/>
        <a:lstStyle/>
        <a:p>
          <a:endParaRPr lang="en-US">
            <a:latin typeface="Times New Roman" panose="02020603050405020304" pitchFamily="18" charset="0"/>
            <a:cs typeface="Times New Roman" panose="02020603050405020304" pitchFamily="18" charset="0"/>
          </a:endParaRPr>
        </a:p>
      </dgm:t>
    </dgm:pt>
    <dgm:pt modelId="{D828228F-E265-4F53-BE6C-6A63C66A10CF}">
      <dgm:prSet/>
      <dgm:spPr/>
      <dgm:t>
        <a:bodyPr/>
        <a:lstStyle/>
        <a:p>
          <a:r>
            <a:rPr lang="en-US">
              <a:latin typeface="Times New Roman" panose="02020603050405020304" pitchFamily="18" charset="0"/>
              <a:cs typeface="Times New Roman" panose="02020603050405020304" pitchFamily="18" charset="0"/>
            </a:rPr>
            <a:t>Xem danh sách người dùng </a:t>
          </a:r>
        </a:p>
        <a:p>
          <a:r>
            <a:rPr lang="en-US">
              <a:latin typeface="Times New Roman" panose="02020603050405020304" pitchFamily="18" charset="0"/>
              <a:cs typeface="Times New Roman" panose="02020603050405020304" pitchFamily="18" charset="0"/>
            </a:rPr>
            <a:t>theo vai trò</a:t>
          </a:r>
        </a:p>
      </dgm:t>
    </dgm:pt>
    <dgm:pt modelId="{7352C20D-92A3-438F-87F8-BF9B52C64E68}" type="parTrans" cxnId="{E0793396-6364-439F-92ED-7333B803F408}">
      <dgm:prSet/>
      <dgm:spPr/>
      <dgm:t>
        <a:bodyPr/>
        <a:lstStyle/>
        <a:p>
          <a:endParaRPr lang="en-US">
            <a:latin typeface="Times New Roman" panose="02020603050405020304" pitchFamily="18" charset="0"/>
            <a:cs typeface="Times New Roman" panose="02020603050405020304" pitchFamily="18" charset="0"/>
          </a:endParaRPr>
        </a:p>
      </dgm:t>
    </dgm:pt>
    <dgm:pt modelId="{91F8651A-CE17-41FC-93C9-CFD1A409E8D0}" type="sibTrans" cxnId="{E0793396-6364-439F-92ED-7333B803F408}">
      <dgm:prSet/>
      <dgm:spPr/>
      <dgm:t>
        <a:bodyPr/>
        <a:lstStyle/>
        <a:p>
          <a:endParaRPr lang="en-US">
            <a:latin typeface="Times New Roman" panose="02020603050405020304" pitchFamily="18" charset="0"/>
            <a:cs typeface="Times New Roman" panose="02020603050405020304" pitchFamily="18" charset="0"/>
          </a:endParaRPr>
        </a:p>
      </dgm:t>
    </dgm:pt>
    <dgm:pt modelId="{3FA16AF5-96E6-4458-AB46-D39B8C3B5172}">
      <dgm:prSet/>
      <dgm:spPr/>
      <dgm:t>
        <a:bodyPr/>
        <a:lstStyle/>
        <a:p>
          <a:r>
            <a:rPr lang="vi-VN">
              <a:latin typeface="Times New Roman" panose="02020603050405020304" pitchFamily="18" charset="0"/>
              <a:cs typeface="Times New Roman" panose="02020603050405020304" pitchFamily="18" charset="0"/>
            </a:rPr>
            <a:t>Xem chính sách bảo vệ dữ liệu cá nhân</a:t>
          </a:r>
          <a:endParaRPr lang="en-US">
            <a:latin typeface="Times New Roman" panose="02020603050405020304" pitchFamily="18" charset="0"/>
            <a:cs typeface="Times New Roman" panose="02020603050405020304" pitchFamily="18" charset="0"/>
          </a:endParaRPr>
        </a:p>
      </dgm:t>
    </dgm:pt>
    <dgm:pt modelId="{3E462B49-0BEB-4E44-990B-76980C940D78}" type="parTrans" cxnId="{8C112050-F131-49E7-BAF0-6CDA796E2718}">
      <dgm:prSet/>
      <dgm:spPr/>
      <dgm:t>
        <a:bodyPr/>
        <a:lstStyle/>
        <a:p>
          <a:endParaRPr lang="en-US">
            <a:latin typeface="Times New Roman" panose="02020603050405020304" pitchFamily="18" charset="0"/>
            <a:cs typeface="Times New Roman" panose="02020603050405020304" pitchFamily="18" charset="0"/>
          </a:endParaRPr>
        </a:p>
      </dgm:t>
    </dgm:pt>
    <dgm:pt modelId="{34255E37-A394-4337-8AF3-198A171D4D6B}" type="sibTrans" cxnId="{8C112050-F131-49E7-BAF0-6CDA796E2718}">
      <dgm:prSet/>
      <dgm:spPr/>
      <dgm:t>
        <a:bodyPr/>
        <a:lstStyle/>
        <a:p>
          <a:endParaRPr lang="en-US">
            <a:latin typeface="Times New Roman" panose="02020603050405020304" pitchFamily="18" charset="0"/>
            <a:cs typeface="Times New Roman" panose="02020603050405020304" pitchFamily="18" charset="0"/>
          </a:endParaRPr>
        </a:p>
      </dgm:t>
    </dgm:pt>
    <dgm:pt modelId="{A31C217E-7AA5-44A7-A938-5CDAAE117A0D}">
      <dgm:prSet/>
      <dgm:spPr/>
      <dgm:t>
        <a:bodyPr/>
        <a:lstStyle/>
        <a:p>
          <a:r>
            <a:rPr lang="vi-VN">
              <a:latin typeface="Times New Roman" panose="02020603050405020304" pitchFamily="18" charset="0"/>
              <a:cs typeface="Times New Roman" panose="02020603050405020304" pitchFamily="18" charset="0"/>
            </a:rPr>
            <a:t>Gửi yêu cầu xoá dữ liệu</a:t>
          </a:r>
          <a:endParaRPr lang="en-US">
            <a:latin typeface="Times New Roman" panose="02020603050405020304" pitchFamily="18" charset="0"/>
            <a:cs typeface="Times New Roman" panose="02020603050405020304" pitchFamily="18" charset="0"/>
          </a:endParaRPr>
        </a:p>
      </dgm:t>
    </dgm:pt>
    <dgm:pt modelId="{390799C9-0D6B-4E07-AA85-DAA0A33C8C24}" type="parTrans" cxnId="{5C9D696A-31E3-424A-B63D-6E345D2B9D4E}">
      <dgm:prSet/>
      <dgm:spPr/>
      <dgm:t>
        <a:bodyPr/>
        <a:lstStyle/>
        <a:p>
          <a:endParaRPr lang="en-US">
            <a:latin typeface="Times New Roman" panose="02020603050405020304" pitchFamily="18" charset="0"/>
            <a:cs typeface="Times New Roman" panose="02020603050405020304" pitchFamily="18" charset="0"/>
          </a:endParaRPr>
        </a:p>
      </dgm:t>
    </dgm:pt>
    <dgm:pt modelId="{B6984E7F-8317-44FB-BDD9-6FDE1FA57D5B}" type="sibTrans" cxnId="{5C9D696A-31E3-424A-B63D-6E345D2B9D4E}">
      <dgm:prSet/>
      <dgm:spPr/>
      <dgm:t>
        <a:bodyPr/>
        <a:lstStyle/>
        <a:p>
          <a:endParaRPr lang="en-US">
            <a:latin typeface="Times New Roman" panose="02020603050405020304" pitchFamily="18" charset="0"/>
            <a:cs typeface="Times New Roman" panose="02020603050405020304" pitchFamily="18" charset="0"/>
          </a:endParaRPr>
        </a:p>
      </dgm:t>
    </dgm:pt>
    <dgm:pt modelId="{239EBB63-4943-4908-B2DA-1547E9316DBB}">
      <dgm:prSet/>
      <dgm:spPr/>
      <dgm:t>
        <a:bodyPr/>
        <a:lstStyle/>
        <a:p>
          <a:r>
            <a:rPr lang="en-US">
              <a:latin typeface="Times New Roman" panose="02020603050405020304" pitchFamily="18" charset="0"/>
              <a:cs typeface="Times New Roman" panose="02020603050405020304" pitchFamily="18" charset="0"/>
            </a:rPr>
            <a:t>Gửi yêu cầu cung cấp dữ liệu</a:t>
          </a:r>
        </a:p>
      </dgm:t>
    </dgm:pt>
    <dgm:pt modelId="{CF71C6A7-FCB0-4207-B05E-C8094C0ADA3D}" type="parTrans" cxnId="{296D90AC-8962-4EA0-8F45-564154146C14}">
      <dgm:prSet/>
      <dgm:spPr/>
      <dgm:t>
        <a:bodyPr/>
        <a:lstStyle/>
        <a:p>
          <a:endParaRPr lang="en-US">
            <a:latin typeface="Times New Roman" panose="02020603050405020304" pitchFamily="18" charset="0"/>
            <a:cs typeface="Times New Roman" panose="02020603050405020304" pitchFamily="18" charset="0"/>
          </a:endParaRPr>
        </a:p>
      </dgm:t>
    </dgm:pt>
    <dgm:pt modelId="{DA751520-A03D-4B4B-8E66-68BE8AC66873}" type="sibTrans" cxnId="{296D90AC-8962-4EA0-8F45-564154146C14}">
      <dgm:prSet/>
      <dgm:spPr/>
      <dgm:t>
        <a:bodyPr/>
        <a:lstStyle/>
        <a:p>
          <a:endParaRPr lang="en-US">
            <a:latin typeface="Times New Roman" panose="02020603050405020304" pitchFamily="18" charset="0"/>
            <a:cs typeface="Times New Roman" panose="02020603050405020304" pitchFamily="18" charset="0"/>
          </a:endParaRPr>
        </a:p>
      </dgm:t>
    </dgm:pt>
    <dgm:pt modelId="{AD47817F-7B75-471B-967D-2CDE26BC6FA8}">
      <dgm:prSet/>
      <dgm:spPr/>
      <dgm:t>
        <a:bodyPr/>
        <a:lstStyle/>
        <a:p>
          <a:r>
            <a:rPr lang="en-US">
              <a:latin typeface="Times New Roman" panose="02020603050405020304" pitchFamily="18" charset="0"/>
              <a:cs typeface="Times New Roman" panose="02020603050405020304" pitchFamily="18" charset="0"/>
            </a:rPr>
            <a:t>Tích hợp đồng bộ người dùng - đơn vị</a:t>
          </a:r>
        </a:p>
      </dgm:t>
    </dgm:pt>
    <dgm:pt modelId="{454F0955-53B4-4298-A946-968991BB4FB5}" type="parTrans" cxnId="{BA14AEFC-5BA1-47C0-B9CE-93CC9C01A7C4}">
      <dgm:prSet/>
      <dgm:spPr/>
      <dgm:t>
        <a:bodyPr/>
        <a:lstStyle/>
        <a:p>
          <a:endParaRPr lang="en-US">
            <a:latin typeface="Times New Roman" panose="02020603050405020304" pitchFamily="18" charset="0"/>
            <a:cs typeface="Times New Roman" panose="02020603050405020304" pitchFamily="18" charset="0"/>
          </a:endParaRPr>
        </a:p>
      </dgm:t>
    </dgm:pt>
    <dgm:pt modelId="{F329F265-6321-4ADC-85AF-343EB7A4C1B6}" type="sibTrans" cxnId="{BA14AEFC-5BA1-47C0-B9CE-93CC9C01A7C4}">
      <dgm:prSet/>
      <dgm:spPr/>
      <dgm:t>
        <a:bodyPr/>
        <a:lstStyle/>
        <a:p>
          <a:endParaRPr lang="en-US">
            <a:latin typeface="Times New Roman" panose="02020603050405020304" pitchFamily="18" charset="0"/>
            <a:cs typeface="Times New Roman" panose="02020603050405020304" pitchFamily="18" charset="0"/>
          </a:endParaRPr>
        </a:p>
      </dgm:t>
    </dgm:pt>
    <dgm:pt modelId="{90E3C994-91E3-4BB6-8703-609DA1D892EC}">
      <dgm:prSet/>
      <dgm:spPr/>
      <dgm:t>
        <a:bodyPr/>
        <a:lstStyle/>
        <a:p>
          <a:r>
            <a:rPr lang="en-US">
              <a:latin typeface="Times New Roman" panose="02020603050405020304" pitchFamily="18" charset="0"/>
              <a:cs typeface="Times New Roman" panose="02020603050405020304" pitchFamily="18" charset="0"/>
            </a:rPr>
            <a:t>Tích hợp đồng bộ người dùng - đơn vị - vai trò</a:t>
          </a:r>
        </a:p>
      </dgm:t>
    </dgm:pt>
    <dgm:pt modelId="{162C0DF8-DCAA-416F-A57D-AB5E60A3DCCB}" type="parTrans" cxnId="{A98952A6-18EB-45CB-87F8-11E3751F0293}">
      <dgm:prSet/>
      <dgm:spPr/>
      <dgm:t>
        <a:bodyPr/>
        <a:lstStyle/>
        <a:p>
          <a:endParaRPr lang="en-US">
            <a:latin typeface="Times New Roman" panose="02020603050405020304" pitchFamily="18" charset="0"/>
            <a:cs typeface="Times New Roman" panose="02020603050405020304" pitchFamily="18" charset="0"/>
          </a:endParaRPr>
        </a:p>
      </dgm:t>
    </dgm:pt>
    <dgm:pt modelId="{93B9536F-58DE-4B7B-80AC-5287CC40347B}" type="sibTrans" cxnId="{A98952A6-18EB-45CB-87F8-11E3751F0293}">
      <dgm:prSet/>
      <dgm:spPr/>
      <dgm:t>
        <a:bodyPr/>
        <a:lstStyle/>
        <a:p>
          <a:endParaRPr lang="en-US">
            <a:latin typeface="Times New Roman" panose="02020603050405020304" pitchFamily="18" charset="0"/>
            <a:cs typeface="Times New Roman" panose="02020603050405020304" pitchFamily="18" charset="0"/>
          </a:endParaRPr>
        </a:p>
      </dgm:t>
    </dgm:pt>
    <dgm:pt modelId="{6A29FD64-90B4-4E2E-B9F5-CD04CA74BADB}">
      <dgm:prSet/>
      <dgm:spPr/>
      <dgm:t>
        <a:bodyPr/>
        <a:lstStyle/>
        <a:p>
          <a:r>
            <a:rPr lang="en-US">
              <a:latin typeface="Times New Roman" panose="02020603050405020304" pitchFamily="18" charset="0"/>
              <a:cs typeface="Times New Roman" panose="02020603050405020304" pitchFamily="18" charset="0"/>
            </a:rPr>
            <a:t>Điều hướng</a:t>
          </a:r>
        </a:p>
        <a:p>
          <a:r>
            <a:rPr lang="en-US">
              <a:latin typeface="Times New Roman" panose="02020603050405020304" pitchFamily="18" charset="0"/>
              <a:cs typeface="Times New Roman" panose="02020603050405020304" pitchFamily="18" charset="0"/>
            </a:rPr>
            <a:t> sản phẩm dịch vụ</a:t>
          </a:r>
        </a:p>
      </dgm:t>
    </dgm:pt>
    <dgm:pt modelId="{5C1C6DAD-6134-42CE-9D21-F16ED81F5B83}" type="parTrans" cxnId="{46714AF6-FD4F-4652-85C4-B12BC245C62B}">
      <dgm:prSet/>
      <dgm:spPr/>
      <dgm:t>
        <a:bodyPr/>
        <a:lstStyle/>
        <a:p>
          <a:endParaRPr lang="en-US">
            <a:latin typeface="Times New Roman" panose="02020603050405020304" pitchFamily="18" charset="0"/>
            <a:cs typeface="Times New Roman" panose="02020603050405020304" pitchFamily="18" charset="0"/>
          </a:endParaRPr>
        </a:p>
      </dgm:t>
    </dgm:pt>
    <dgm:pt modelId="{F2AA95BB-A4DC-486F-AC1B-78BEBB3CE1AC}" type="sibTrans" cxnId="{46714AF6-FD4F-4652-85C4-B12BC245C62B}">
      <dgm:prSet/>
      <dgm:spPr/>
      <dgm:t>
        <a:bodyPr/>
        <a:lstStyle/>
        <a:p>
          <a:endParaRPr lang="en-US">
            <a:latin typeface="Times New Roman" panose="02020603050405020304" pitchFamily="18" charset="0"/>
            <a:cs typeface="Times New Roman" panose="02020603050405020304" pitchFamily="18" charset="0"/>
          </a:endParaRPr>
        </a:p>
      </dgm:t>
    </dgm:pt>
    <dgm:pt modelId="{BC51D344-423D-402A-9249-DBE6DB6EA752}">
      <dgm:prSet phldrT="[Text]"/>
      <dgm:spPr/>
      <dgm:t>
        <a:bodyPr/>
        <a:lstStyle/>
        <a:p>
          <a:r>
            <a:rPr lang="en-US">
              <a:latin typeface="Times New Roman" panose="02020603050405020304" pitchFamily="18" charset="0"/>
              <a:cs typeface="Times New Roman" panose="02020603050405020304" pitchFamily="18" charset="0"/>
            </a:rPr>
            <a:t>Xem danh sách</a:t>
          </a:r>
        </a:p>
      </dgm:t>
    </dgm:pt>
    <dgm:pt modelId="{B2EC2C5B-B461-4A15-BCFA-827E2F0E3A3E}" type="sibTrans" cxnId="{BB758BE4-FD48-41EC-BB22-15343D87B83D}">
      <dgm:prSet/>
      <dgm:spPr/>
      <dgm:t>
        <a:bodyPr/>
        <a:lstStyle/>
        <a:p>
          <a:endParaRPr lang="en-US">
            <a:latin typeface="Times New Roman" panose="02020603050405020304" pitchFamily="18" charset="0"/>
            <a:cs typeface="Times New Roman" panose="02020603050405020304" pitchFamily="18" charset="0"/>
          </a:endParaRPr>
        </a:p>
      </dgm:t>
    </dgm:pt>
    <dgm:pt modelId="{458CB733-8044-474A-9363-D402B38F0562}" type="parTrans" cxnId="{BB758BE4-FD48-41EC-BB22-15343D87B83D}">
      <dgm:prSet/>
      <dgm:spPr/>
      <dgm:t>
        <a:bodyPr/>
        <a:lstStyle/>
        <a:p>
          <a:endParaRPr lang="en-US">
            <a:latin typeface="Times New Roman" panose="02020603050405020304" pitchFamily="18" charset="0"/>
            <a:cs typeface="Times New Roman" panose="02020603050405020304" pitchFamily="18" charset="0"/>
          </a:endParaRPr>
        </a:p>
      </dgm:t>
    </dgm:pt>
    <dgm:pt modelId="{703ABD9D-0BBE-4D1F-B526-9BFD7994AF80}">
      <dgm:prSet/>
      <dgm:spPr/>
      <dgm:t>
        <a:bodyPr/>
        <a:lstStyle/>
        <a:p>
          <a:r>
            <a:rPr lang="en-US">
              <a:latin typeface="Times New Roman" panose="02020603050405020304" pitchFamily="18" charset="0"/>
              <a:cs typeface="Times New Roman" panose="02020603050405020304" pitchFamily="18" charset="0"/>
            </a:rPr>
            <a:t>Thêm mới</a:t>
          </a:r>
        </a:p>
      </dgm:t>
    </dgm:pt>
    <dgm:pt modelId="{E277F3E9-E0D3-4284-9290-C559058DF28E}" type="sibTrans" cxnId="{119DBD51-CB4B-4483-BAC5-D2E6E1B29CFE}">
      <dgm:prSet/>
      <dgm:spPr/>
      <dgm:t>
        <a:bodyPr/>
        <a:lstStyle/>
        <a:p>
          <a:endParaRPr lang="en-US">
            <a:latin typeface="Times New Roman" panose="02020603050405020304" pitchFamily="18" charset="0"/>
            <a:cs typeface="Times New Roman" panose="02020603050405020304" pitchFamily="18" charset="0"/>
          </a:endParaRPr>
        </a:p>
      </dgm:t>
    </dgm:pt>
    <dgm:pt modelId="{0A0A6860-A7A7-4874-AF81-51838D6BBC17}" type="parTrans" cxnId="{119DBD51-CB4B-4483-BAC5-D2E6E1B29CFE}">
      <dgm:prSet/>
      <dgm:spPr/>
      <dgm:t>
        <a:bodyPr/>
        <a:lstStyle/>
        <a:p>
          <a:endParaRPr lang="en-US">
            <a:latin typeface="Times New Roman" panose="02020603050405020304" pitchFamily="18" charset="0"/>
            <a:cs typeface="Times New Roman" panose="02020603050405020304" pitchFamily="18" charset="0"/>
          </a:endParaRPr>
        </a:p>
      </dgm:t>
    </dgm:pt>
    <dgm:pt modelId="{6CF5D104-E238-4C1F-8C72-E305F34F58AC}">
      <dgm:prSet/>
      <dgm:spPr/>
      <dgm:t>
        <a:bodyPr/>
        <a:lstStyle/>
        <a:p>
          <a:r>
            <a:rPr lang="en-US">
              <a:latin typeface="Times New Roman" panose="02020603050405020304" pitchFamily="18" charset="0"/>
              <a:cs typeface="Times New Roman" panose="02020603050405020304" pitchFamily="18" charset="0"/>
            </a:rPr>
            <a:t>Phân quyền</a:t>
          </a:r>
        </a:p>
      </dgm:t>
    </dgm:pt>
    <dgm:pt modelId="{260DDF43-E051-4398-B736-5EC56BCB9B85}" type="parTrans" cxnId="{C44BC82C-25DE-4387-BCB6-E80983B7C04C}">
      <dgm:prSet/>
      <dgm:spPr/>
      <dgm:t>
        <a:bodyPr/>
        <a:lstStyle/>
        <a:p>
          <a:endParaRPr lang="en-US">
            <a:latin typeface="Times New Roman" panose="02020603050405020304" pitchFamily="18" charset="0"/>
            <a:cs typeface="Times New Roman" panose="02020603050405020304" pitchFamily="18" charset="0"/>
          </a:endParaRPr>
        </a:p>
      </dgm:t>
    </dgm:pt>
    <dgm:pt modelId="{FC7E9840-C5E2-4B85-B1AF-CBF0C96DAC3B}" type="sibTrans" cxnId="{C44BC82C-25DE-4387-BCB6-E80983B7C04C}">
      <dgm:prSet/>
      <dgm:spPr/>
      <dgm:t>
        <a:bodyPr/>
        <a:lstStyle/>
        <a:p>
          <a:endParaRPr lang="en-US">
            <a:latin typeface="Times New Roman" panose="02020603050405020304" pitchFamily="18" charset="0"/>
            <a:cs typeface="Times New Roman" panose="02020603050405020304" pitchFamily="18" charset="0"/>
          </a:endParaRPr>
        </a:p>
      </dgm:t>
    </dgm:pt>
    <dgm:pt modelId="{6EFEF149-7832-4022-843B-2D26B4E4CACC}">
      <dgm:prSet/>
      <dgm:spPr/>
      <dgm:t>
        <a:bodyPr/>
        <a:lstStyle/>
        <a:p>
          <a:r>
            <a:rPr lang="en-US">
              <a:latin typeface="Times New Roman" panose="02020603050405020304" pitchFamily="18" charset="0"/>
              <a:cs typeface="Times New Roman" panose="02020603050405020304" pitchFamily="18" charset="0"/>
            </a:rPr>
            <a:t>Xóa</a:t>
          </a:r>
        </a:p>
      </dgm:t>
    </dgm:pt>
    <dgm:pt modelId="{7927DF87-9185-45DF-87C4-4E3AEAC3B0B9}" type="parTrans" cxnId="{619571E1-69DD-45A7-8B43-3A2F608C7B5D}">
      <dgm:prSet/>
      <dgm:spPr/>
      <dgm:t>
        <a:bodyPr/>
        <a:lstStyle/>
        <a:p>
          <a:endParaRPr lang="en-US">
            <a:latin typeface="Times New Roman" panose="02020603050405020304" pitchFamily="18" charset="0"/>
            <a:cs typeface="Times New Roman" panose="02020603050405020304" pitchFamily="18" charset="0"/>
          </a:endParaRPr>
        </a:p>
      </dgm:t>
    </dgm:pt>
    <dgm:pt modelId="{C4A3CD26-0B1E-42A2-8501-23F3C4D1DCBE}" type="sibTrans" cxnId="{619571E1-69DD-45A7-8B43-3A2F608C7B5D}">
      <dgm:prSet/>
      <dgm:spPr/>
      <dgm:t>
        <a:bodyPr/>
        <a:lstStyle/>
        <a:p>
          <a:endParaRPr lang="en-US">
            <a:latin typeface="Times New Roman" panose="02020603050405020304" pitchFamily="18" charset="0"/>
            <a:cs typeface="Times New Roman" panose="02020603050405020304" pitchFamily="18" charset="0"/>
          </a:endParaRPr>
        </a:p>
      </dgm:t>
    </dgm:pt>
    <dgm:pt modelId="{56B1C8A8-027C-42E8-9583-517069F738E8}">
      <dgm:prSet/>
      <dgm:spPr/>
      <dgm:t>
        <a:bodyPr/>
        <a:lstStyle/>
        <a:p>
          <a:r>
            <a:rPr lang="en-US">
              <a:latin typeface="Times New Roman" panose="02020603050405020304" pitchFamily="18" charset="0"/>
              <a:cs typeface="Times New Roman" panose="02020603050405020304" pitchFamily="18" charset="0"/>
            </a:rPr>
            <a:t>Đăng nhập qua HST</a:t>
          </a:r>
        </a:p>
      </dgm:t>
    </dgm:pt>
    <dgm:pt modelId="{053DBE99-D0C7-4A01-AD74-E65031D7DE52}" type="parTrans" cxnId="{F6BCC16B-9B61-4A36-AF41-9BBA5E567571}">
      <dgm:prSet/>
      <dgm:spPr/>
      <dgm:t>
        <a:bodyPr/>
        <a:lstStyle/>
        <a:p>
          <a:endParaRPr lang="en-US">
            <a:latin typeface="Times New Roman" panose="02020603050405020304" pitchFamily="18" charset="0"/>
            <a:cs typeface="Times New Roman" panose="02020603050405020304" pitchFamily="18" charset="0"/>
          </a:endParaRPr>
        </a:p>
      </dgm:t>
    </dgm:pt>
    <dgm:pt modelId="{4F58B242-FB5B-4337-A8F2-C4EE16D9CC2C}" type="sibTrans" cxnId="{F6BCC16B-9B61-4A36-AF41-9BBA5E567571}">
      <dgm:prSet/>
      <dgm:spPr/>
      <dgm:t>
        <a:bodyPr/>
        <a:lstStyle/>
        <a:p>
          <a:endParaRPr lang="en-US">
            <a:latin typeface="Times New Roman" panose="02020603050405020304" pitchFamily="18" charset="0"/>
            <a:cs typeface="Times New Roman" panose="02020603050405020304" pitchFamily="18" charset="0"/>
          </a:endParaRPr>
        </a:p>
      </dgm:t>
    </dgm:pt>
    <dgm:pt modelId="{348A717A-D281-48B3-96ED-E47E2111C69D}">
      <dgm:prSet/>
      <dgm:spPr/>
      <dgm:t>
        <a:bodyPr/>
        <a:lstStyle/>
        <a:p>
          <a:r>
            <a:rPr lang="en-US">
              <a:latin typeface="Times New Roman" panose="02020603050405020304" pitchFamily="18" charset="0"/>
              <a:cs typeface="Times New Roman" panose="02020603050405020304" pitchFamily="18" charset="0"/>
            </a:rPr>
            <a:t>Đồng bộ người dùng - đơn vị</a:t>
          </a:r>
        </a:p>
      </dgm:t>
    </dgm:pt>
    <dgm:pt modelId="{37062783-0471-4CA6-B273-9A968EA3264B}" type="parTrans" cxnId="{92B56E44-0768-4D2B-9481-31F13627A46F}">
      <dgm:prSet/>
      <dgm:spPr/>
      <dgm:t>
        <a:bodyPr/>
        <a:lstStyle/>
        <a:p>
          <a:endParaRPr lang="en-US">
            <a:latin typeface="Times New Roman" panose="02020603050405020304" pitchFamily="18" charset="0"/>
            <a:cs typeface="Times New Roman" panose="02020603050405020304" pitchFamily="18" charset="0"/>
          </a:endParaRPr>
        </a:p>
      </dgm:t>
    </dgm:pt>
    <dgm:pt modelId="{783C3DAA-AA3F-45B2-BBDB-142B0470D2C2}" type="sibTrans" cxnId="{92B56E44-0768-4D2B-9481-31F13627A46F}">
      <dgm:prSet/>
      <dgm:spPr/>
      <dgm:t>
        <a:bodyPr/>
        <a:lstStyle/>
        <a:p>
          <a:endParaRPr lang="en-US">
            <a:latin typeface="Times New Roman" panose="02020603050405020304" pitchFamily="18" charset="0"/>
            <a:cs typeface="Times New Roman" panose="02020603050405020304" pitchFamily="18" charset="0"/>
          </a:endParaRPr>
        </a:p>
      </dgm:t>
    </dgm:pt>
    <dgm:pt modelId="{56C4496A-75F6-4057-9906-C957B84E89ED}">
      <dgm:prSet/>
      <dgm:spPr/>
      <dgm:t>
        <a:bodyPr/>
        <a:lstStyle/>
        <a:p>
          <a:r>
            <a:rPr lang="en-US">
              <a:latin typeface="Times New Roman" panose="02020603050405020304" pitchFamily="18" charset="0"/>
              <a:cs typeface="Times New Roman" panose="02020603050405020304" pitchFamily="18" charset="0"/>
            </a:rPr>
            <a:t>Đồng bộ người dùng-đơn vị-vai trò</a:t>
          </a:r>
        </a:p>
      </dgm:t>
    </dgm:pt>
    <dgm:pt modelId="{716CD1F5-2360-4EF8-8876-7CB54EE63718}" type="parTrans" cxnId="{036F45FD-F905-4E7E-90FB-7389D61FA3C0}">
      <dgm:prSet/>
      <dgm:spPr/>
      <dgm:t>
        <a:bodyPr/>
        <a:lstStyle/>
        <a:p>
          <a:endParaRPr lang="en-US">
            <a:latin typeface="Times New Roman" panose="02020603050405020304" pitchFamily="18" charset="0"/>
            <a:cs typeface="Times New Roman" panose="02020603050405020304" pitchFamily="18" charset="0"/>
          </a:endParaRPr>
        </a:p>
      </dgm:t>
    </dgm:pt>
    <dgm:pt modelId="{A91E97B6-992A-4AEE-9B35-F86A2A0BB882}" type="sibTrans" cxnId="{036F45FD-F905-4E7E-90FB-7389D61FA3C0}">
      <dgm:prSet/>
      <dgm:spPr/>
      <dgm:t>
        <a:bodyPr/>
        <a:lstStyle/>
        <a:p>
          <a:endParaRPr lang="en-US">
            <a:latin typeface="Times New Roman" panose="02020603050405020304" pitchFamily="18" charset="0"/>
            <a:cs typeface="Times New Roman" panose="02020603050405020304" pitchFamily="18" charset="0"/>
          </a:endParaRPr>
        </a:p>
      </dgm:t>
    </dgm:pt>
    <dgm:pt modelId="{01632B31-D1ED-4316-B1B7-D9FDC933AA68}">
      <dgm:prSet/>
      <dgm:spPr/>
      <dgm:t>
        <a:bodyPr/>
        <a:lstStyle/>
        <a:p>
          <a:r>
            <a:rPr lang="en-US">
              <a:latin typeface="Times New Roman" panose="02020603050405020304" pitchFamily="18" charset="0"/>
              <a:cs typeface="Times New Roman" panose="02020603050405020304" pitchFamily="18" charset="0"/>
            </a:rPr>
            <a:t>Điều hướng</a:t>
          </a:r>
        </a:p>
        <a:p>
          <a:r>
            <a:rPr lang="en-US">
              <a:latin typeface="Times New Roman" panose="02020603050405020304" pitchFamily="18" charset="0"/>
              <a:cs typeface="Times New Roman" panose="02020603050405020304" pitchFamily="18" charset="0"/>
            </a:rPr>
            <a:t>sản phẩm dịch vụ</a:t>
          </a:r>
        </a:p>
      </dgm:t>
    </dgm:pt>
    <dgm:pt modelId="{C129BD01-82D7-436F-AD5C-03D9F4058A6B}" type="parTrans" cxnId="{C0FDDF47-F58A-4A33-918D-E598300C6104}">
      <dgm:prSet/>
      <dgm:spPr/>
      <dgm:t>
        <a:bodyPr/>
        <a:lstStyle/>
        <a:p>
          <a:endParaRPr lang="en-US">
            <a:latin typeface="Times New Roman" panose="02020603050405020304" pitchFamily="18" charset="0"/>
            <a:cs typeface="Times New Roman" panose="02020603050405020304" pitchFamily="18" charset="0"/>
          </a:endParaRPr>
        </a:p>
      </dgm:t>
    </dgm:pt>
    <dgm:pt modelId="{3756E434-766D-4927-A8C0-D0F53FB56EC3}" type="sibTrans" cxnId="{C0FDDF47-F58A-4A33-918D-E598300C6104}">
      <dgm:prSet/>
      <dgm:spPr/>
      <dgm:t>
        <a:bodyPr/>
        <a:lstStyle/>
        <a:p>
          <a:endParaRPr lang="en-US">
            <a:latin typeface="Times New Roman" panose="02020603050405020304" pitchFamily="18" charset="0"/>
            <a:cs typeface="Times New Roman" panose="02020603050405020304" pitchFamily="18" charset="0"/>
          </a:endParaRPr>
        </a:p>
      </dgm:t>
    </dgm:pt>
    <dgm:pt modelId="{CEF4EBC1-38F2-42C0-91AF-80248F062BFD}">
      <dgm:prSet/>
      <dgm:spPr/>
      <dgm:t>
        <a:bodyPr/>
        <a:lstStyle/>
        <a:p>
          <a:r>
            <a:rPr lang="en-US">
              <a:latin typeface="Times New Roman" panose="02020603050405020304" pitchFamily="18" charset="0"/>
              <a:cs typeface="Times New Roman" panose="02020603050405020304" pitchFamily="18" charset="0"/>
            </a:rPr>
            <a:t>Khóa/Mở khóa</a:t>
          </a:r>
        </a:p>
      </dgm:t>
    </dgm:pt>
    <dgm:pt modelId="{FD9A2C42-3172-4159-83F3-1EB9DE70BE94}" type="parTrans" cxnId="{1699EB37-2476-4DE2-A08C-0DEABAC97DA4}">
      <dgm:prSet/>
      <dgm:spPr/>
      <dgm:t>
        <a:bodyPr/>
        <a:lstStyle/>
        <a:p>
          <a:endParaRPr lang="en-US">
            <a:latin typeface="Times New Roman" panose="02020603050405020304" pitchFamily="18" charset="0"/>
            <a:cs typeface="Times New Roman" panose="02020603050405020304" pitchFamily="18" charset="0"/>
          </a:endParaRPr>
        </a:p>
      </dgm:t>
    </dgm:pt>
    <dgm:pt modelId="{7EF609A2-DEAB-4338-87A5-FA1817675BC1}" type="sibTrans" cxnId="{1699EB37-2476-4DE2-A08C-0DEABAC97DA4}">
      <dgm:prSet/>
      <dgm:spPr/>
      <dgm:t>
        <a:bodyPr/>
        <a:lstStyle/>
        <a:p>
          <a:endParaRPr lang="en-US">
            <a:latin typeface="Times New Roman" panose="02020603050405020304" pitchFamily="18" charset="0"/>
            <a:cs typeface="Times New Roman" panose="02020603050405020304" pitchFamily="18" charset="0"/>
          </a:endParaRPr>
        </a:p>
      </dgm:t>
    </dgm:pt>
    <dgm:pt modelId="{F081C417-5550-42E4-A8C4-0BB969E4EC10}" type="pres">
      <dgm:prSet presAssocID="{91748AAA-CA1F-44FF-9AFB-0C0130BEB9A3}" presName="hierChild1" presStyleCnt="0">
        <dgm:presLayoutVars>
          <dgm:orgChart val="1"/>
          <dgm:chPref val="1"/>
          <dgm:dir/>
          <dgm:animOne val="branch"/>
          <dgm:animLvl val="lvl"/>
          <dgm:resizeHandles/>
        </dgm:presLayoutVars>
      </dgm:prSet>
      <dgm:spPr/>
    </dgm:pt>
    <dgm:pt modelId="{7751A208-9718-46FD-A083-BDBCD4E4EC28}" type="pres">
      <dgm:prSet presAssocID="{B12F0BEC-9468-47AD-9825-9B80EB37159E}" presName="hierRoot1" presStyleCnt="0">
        <dgm:presLayoutVars>
          <dgm:hierBranch val="init"/>
        </dgm:presLayoutVars>
      </dgm:prSet>
      <dgm:spPr/>
    </dgm:pt>
    <dgm:pt modelId="{80D3447D-844F-4C95-B5EA-50DFD857261D}" type="pres">
      <dgm:prSet presAssocID="{B12F0BEC-9468-47AD-9825-9B80EB37159E}" presName="rootComposite1" presStyleCnt="0"/>
      <dgm:spPr/>
    </dgm:pt>
    <dgm:pt modelId="{36AAEBBD-58A4-4A15-9A2D-2AB591F51CA3}" type="pres">
      <dgm:prSet presAssocID="{B12F0BEC-9468-47AD-9825-9B80EB37159E}" presName="rootText1" presStyleLbl="node0" presStyleIdx="0" presStyleCnt="1" custScaleX="150979" custScaleY="108420">
        <dgm:presLayoutVars>
          <dgm:chPref val="3"/>
        </dgm:presLayoutVars>
      </dgm:prSet>
      <dgm:spPr/>
    </dgm:pt>
    <dgm:pt modelId="{17E9DAFF-3270-4BC4-B4E6-C0A461D805AB}" type="pres">
      <dgm:prSet presAssocID="{B12F0BEC-9468-47AD-9825-9B80EB37159E}" presName="rootConnector1" presStyleLbl="node1" presStyleIdx="0" presStyleCnt="0"/>
      <dgm:spPr/>
    </dgm:pt>
    <dgm:pt modelId="{2F66490E-0D02-4D42-A2BB-046D2EFA7887}" type="pres">
      <dgm:prSet presAssocID="{B12F0BEC-9468-47AD-9825-9B80EB37159E}" presName="hierChild2" presStyleCnt="0"/>
      <dgm:spPr/>
    </dgm:pt>
    <dgm:pt modelId="{282E1F79-28F9-4F19-9298-29BF6F6DCA99}" type="pres">
      <dgm:prSet presAssocID="{9BBDD55A-AB15-4F00-A300-5CA7472678DA}" presName="Name37" presStyleLbl="parChTrans1D2" presStyleIdx="0" presStyleCnt="9"/>
      <dgm:spPr/>
    </dgm:pt>
    <dgm:pt modelId="{19616BC1-68FE-4E52-8FB6-07B64E555DA5}" type="pres">
      <dgm:prSet presAssocID="{4B2248A9-7F4D-41A4-9F25-0446DB4E4AF4}" presName="hierRoot2" presStyleCnt="0">
        <dgm:presLayoutVars>
          <dgm:hierBranch val="init"/>
        </dgm:presLayoutVars>
      </dgm:prSet>
      <dgm:spPr/>
    </dgm:pt>
    <dgm:pt modelId="{0BDE463F-3B86-475C-95E9-54447B5C7647}" type="pres">
      <dgm:prSet presAssocID="{4B2248A9-7F4D-41A4-9F25-0446DB4E4AF4}" presName="rootComposite" presStyleCnt="0"/>
      <dgm:spPr/>
    </dgm:pt>
    <dgm:pt modelId="{D0275BFA-9D92-431A-A068-B3B63AB3AB1C}" type="pres">
      <dgm:prSet presAssocID="{4B2248A9-7F4D-41A4-9F25-0446DB4E4AF4}" presName="rootText" presStyleLbl="node2" presStyleIdx="0" presStyleCnt="9">
        <dgm:presLayoutVars>
          <dgm:chPref val="3"/>
        </dgm:presLayoutVars>
      </dgm:prSet>
      <dgm:spPr/>
    </dgm:pt>
    <dgm:pt modelId="{8BE8FD50-740F-4DCF-BC54-35192D824250}" type="pres">
      <dgm:prSet presAssocID="{4B2248A9-7F4D-41A4-9F25-0446DB4E4AF4}" presName="rootConnector" presStyleLbl="node2" presStyleIdx="0" presStyleCnt="9"/>
      <dgm:spPr/>
    </dgm:pt>
    <dgm:pt modelId="{76AE0E57-BA42-43DF-B70E-CE7777B53F32}" type="pres">
      <dgm:prSet presAssocID="{4B2248A9-7F4D-41A4-9F25-0446DB4E4AF4}" presName="hierChild4" presStyleCnt="0"/>
      <dgm:spPr/>
    </dgm:pt>
    <dgm:pt modelId="{FAF0EF7E-950C-4F3D-9B7C-8D531B4F14FE}" type="pres">
      <dgm:prSet presAssocID="{4B2248A9-7F4D-41A4-9F25-0446DB4E4AF4}" presName="hierChild5" presStyleCnt="0"/>
      <dgm:spPr/>
    </dgm:pt>
    <dgm:pt modelId="{5958C6CC-12F3-431F-A38F-046746154361}" type="pres">
      <dgm:prSet presAssocID="{007C39C5-B56A-4892-B8B5-38735EA60E41}" presName="Name37" presStyleLbl="parChTrans1D2" presStyleIdx="1" presStyleCnt="9"/>
      <dgm:spPr/>
    </dgm:pt>
    <dgm:pt modelId="{E5D88AF1-BA2B-43DD-B8B4-CA56D7254933}" type="pres">
      <dgm:prSet presAssocID="{CBAE1E7F-4572-4A38-8185-CA3B8AA1707F}" presName="hierRoot2" presStyleCnt="0">
        <dgm:presLayoutVars>
          <dgm:hierBranch val="init"/>
        </dgm:presLayoutVars>
      </dgm:prSet>
      <dgm:spPr/>
    </dgm:pt>
    <dgm:pt modelId="{8F4360D3-B7D9-4A7F-8592-E027DFA0B69F}" type="pres">
      <dgm:prSet presAssocID="{CBAE1E7F-4572-4A38-8185-CA3B8AA1707F}" presName="rootComposite" presStyleCnt="0"/>
      <dgm:spPr/>
    </dgm:pt>
    <dgm:pt modelId="{52FABD2A-9819-41EE-941A-3B085E012267}" type="pres">
      <dgm:prSet presAssocID="{CBAE1E7F-4572-4A38-8185-CA3B8AA1707F}" presName="rootText" presStyleLbl="node2" presStyleIdx="1" presStyleCnt="9">
        <dgm:presLayoutVars>
          <dgm:chPref val="3"/>
        </dgm:presLayoutVars>
      </dgm:prSet>
      <dgm:spPr/>
    </dgm:pt>
    <dgm:pt modelId="{C5BA8211-56B5-4856-853E-6061EEC81703}" type="pres">
      <dgm:prSet presAssocID="{CBAE1E7F-4572-4A38-8185-CA3B8AA1707F}" presName="rootConnector" presStyleLbl="node2" presStyleIdx="1" presStyleCnt="9"/>
      <dgm:spPr/>
    </dgm:pt>
    <dgm:pt modelId="{77631AB4-E144-40B8-A5A6-DD15AD4F38DD}" type="pres">
      <dgm:prSet presAssocID="{CBAE1E7F-4572-4A38-8185-CA3B8AA1707F}" presName="hierChild4" presStyleCnt="0"/>
      <dgm:spPr/>
    </dgm:pt>
    <dgm:pt modelId="{77ED4A03-278D-4632-8AA1-5FA26CA1D1ED}" type="pres">
      <dgm:prSet presAssocID="{458CB733-8044-474A-9363-D402B38F0562}" presName="Name37" presStyleLbl="parChTrans1D3" presStyleIdx="0" presStyleCnt="24"/>
      <dgm:spPr/>
    </dgm:pt>
    <dgm:pt modelId="{76CF26DF-5A51-448D-83AC-BAB75BEE2542}" type="pres">
      <dgm:prSet presAssocID="{BC51D344-423D-402A-9249-DBE6DB6EA752}" presName="hierRoot2" presStyleCnt="0">
        <dgm:presLayoutVars>
          <dgm:hierBranch val="init"/>
        </dgm:presLayoutVars>
      </dgm:prSet>
      <dgm:spPr/>
    </dgm:pt>
    <dgm:pt modelId="{2D0F3F61-A337-4C8B-B37B-8394F0C66BB1}" type="pres">
      <dgm:prSet presAssocID="{BC51D344-423D-402A-9249-DBE6DB6EA752}" presName="rootComposite" presStyleCnt="0"/>
      <dgm:spPr/>
    </dgm:pt>
    <dgm:pt modelId="{844C8925-C5D2-4EFF-983D-73C301BDC900}" type="pres">
      <dgm:prSet presAssocID="{BC51D344-423D-402A-9249-DBE6DB6EA752}" presName="rootText" presStyleLbl="node3" presStyleIdx="0" presStyleCnt="24">
        <dgm:presLayoutVars>
          <dgm:chPref val="3"/>
        </dgm:presLayoutVars>
      </dgm:prSet>
      <dgm:spPr/>
    </dgm:pt>
    <dgm:pt modelId="{9A0019A7-26FC-4F07-8B55-A8CC05F16D5A}" type="pres">
      <dgm:prSet presAssocID="{BC51D344-423D-402A-9249-DBE6DB6EA752}" presName="rootConnector" presStyleLbl="node3" presStyleIdx="0" presStyleCnt="24"/>
      <dgm:spPr/>
    </dgm:pt>
    <dgm:pt modelId="{17403E70-F6EE-4CD4-A22F-C0EA5692FB43}" type="pres">
      <dgm:prSet presAssocID="{BC51D344-423D-402A-9249-DBE6DB6EA752}" presName="hierChild4" presStyleCnt="0"/>
      <dgm:spPr/>
    </dgm:pt>
    <dgm:pt modelId="{9CE8127E-5553-421C-90F7-DBAF7CDFD513}" type="pres">
      <dgm:prSet presAssocID="{BC51D344-423D-402A-9249-DBE6DB6EA752}" presName="hierChild5" presStyleCnt="0"/>
      <dgm:spPr/>
    </dgm:pt>
    <dgm:pt modelId="{CEA96E82-E127-4489-971F-BC2248BE74B2}" type="pres">
      <dgm:prSet presAssocID="{0A0A6860-A7A7-4874-AF81-51838D6BBC17}" presName="Name37" presStyleLbl="parChTrans1D3" presStyleIdx="1" presStyleCnt="24"/>
      <dgm:spPr/>
    </dgm:pt>
    <dgm:pt modelId="{5BB7C81B-1BF6-4571-958F-58D6529F3D69}" type="pres">
      <dgm:prSet presAssocID="{703ABD9D-0BBE-4D1F-B526-9BFD7994AF80}" presName="hierRoot2" presStyleCnt="0">
        <dgm:presLayoutVars>
          <dgm:hierBranch val="init"/>
        </dgm:presLayoutVars>
      </dgm:prSet>
      <dgm:spPr/>
    </dgm:pt>
    <dgm:pt modelId="{65E0005B-19B9-4AE6-92A3-4CFDFEE21A8E}" type="pres">
      <dgm:prSet presAssocID="{703ABD9D-0BBE-4D1F-B526-9BFD7994AF80}" presName="rootComposite" presStyleCnt="0"/>
      <dgm:spPr/>
    </dgm:pt>
    <dgm:pt modelId="{95A6D64B-9DDA-4374-B360-9B52BD5E2A2E}" type="pres">
      <dgm:prSet presAssocID="{703ABD9D-0BBE-4D1F-B526-9BFD7994AF80}" presName="rootText" presStyleLbl="node3" presStyleIdx="1" presStyleCnt="24">
        <dgm:presLayoutVars>
          <dgm:chPref val="3"/>
        </dgm:presLayoutVars>
      </dgm:prSet>
      <dgm:spPr/>
    </dgm:pt>
    <dgm:pt modelId="{572ABDCB-4CC6-4086-92D9-625030B7300F}" type="pres">
      <dgm:prSet presAssocID="{703ABD9D-0BBE-4D1F-B526-9BFD7994AF80}" presName="rootConnector" presStyleLbl="node3" presStyleIdx="1" presStyleCnt="24"/>
      <dgm:spPr/>
    </dgm:pt>
    <dgm:pt modelId="{E12BD2D2-E831-40F6-9C52-7E9249BE5D28}" type="pres">
      <dgm:prSet presAssocID="{703ABD9D-0BBE-4D1F-B526-9BFD7994AF80}" presName="hierChild4" presStyleCnt="0"/>
      <dgm:spPr/>
    </dgm:pt>
    <dgm:pt modelId="{575C8354-B96B-4C0D-8BC6-CDD5FF5ACC3C}" type="pres">
      <dgm:prSet presAssocID="{703ABD9D-0BBE-4D1F-B526-9BFD7994AF80}" presName="hierChild5" presStyleCnt="0"/>
      <dgm:spPr/>
    </dgm:pt>
    <dgm:pt modelId="{708C53F8-429B-428A-8F2B-FD38961D2350}" type="pres">
      <dgm:prSet presAssocID="{260DDF43-E051-4398-B736-5EC56BCB9B85}" presName="Name37" presStyleLbl="parChTrans1D3" presStyleIdx="2" presStyleCnt="24"/>
      <dgm:spPr/>
    </dgm:pt>
    <dgm:pt modelId="{DEE68CD2-9C5A-4C37-BD7D-E3D940CAD2C9}" type="pres">
      <dgm:prSet presAssocID="{6CF5D104-E238-4C1F-8C72-E305F34F58AC}" presName="hierRoot2" presStyleCnt="0">
        <dgm:presLayoutVars>
          <dgm:hierBranch val="init"/>
        </dgm:presLayoutVars>
      </dgm:prSet>
      <dgm:spPr/>
    </dgm:pt>
    <dgm:pt modelId="{DEAAFBE7-0DAB-4C8C-8BDF-D43F5F6E40D0}" type="pres">
      <dgm:prSet presAssocID="{6CF5D104-E238-4C1F-8C72-E305F34F58AC}" presName="rootComposite" presStyleCnt="0"/>
      <dgm:spPr/>
    </dgm:pt>
    <dgm:pt modelId="{7731236D-F416-4F61-BEAE-B0258C2D3E2C}" type="pres">
      <dgm:prSet presAssocID="{6CF5D104-E238-4C1F-8C72-E305F34F58AC}" presName="rootText" presStyleLbl="node3" presStyleIdx="2" presStyleCnt="24">
        <dgm:presLayoutVars>
          <dgm:chPref val="3"/>
        </dgm:presLayoutVars>
      </dgm:prSet>
      <dgm:spPr/>
    </dgm:pt>
    <dgm:pt modelId="{0D262D91-4BAA-484C-8E25-5204EB508780}" type="pres">
      <dgm:prSet presAssocID="{6CF5D104-E238-4C1F-8C72-E305F34F58AC}" presName="rootConnector" presStyleLbl="node3" presStyleIdx="2" presStyleCnt="24"/>
      <dgm:spPr/>
    </dgm:pt>
    <dgm:pt modelId="{D03FD91B-0A7A-4D2B-A502-EDC18E77CC67}" type="pres">
      <dgm:prSet presAssocID="{6CF5D104-E238-4C1F-8C72-E305F34F58AC}" presName="hierChild4" presStyleCnt="0"/>
      <dgm:spPr/>
    </dgm:pt>
    <dgm:pt modelId="{C6AA049D-7CFE-4F84-BA06-E18E26B8B541}" type="pres">
      <dgm:prSet presAssocID="{6CF5D104-E238-4C1F-8C72-E305F34F58AC}" presName="hierChild5" presStyleCnt="0"/>
      <dgm:spPr/>
    </dgm:pt>
    <dgm:pt modelId="{0A95FCE5-5CA0-415D-BA9D-D597ADCD702F}" type="pres">
      <dgm:prSet presAssocID="{7927DF87-9185-45DF-87C4-4E3AEAC3B0B9}" presName="Name37" presStyleLbl="parChTrans1D3" presStyleIdx="3" presStyleCnt="24"/>
      <dgm:spPr/>
    </dgm:pt>
    <dgm:pt modelId="{F5EE3815-33CC-4EFA-B0F8-B068A88AA5A2}" type="pres">
      <dgm:prSet presAssocID="{6EFEF149-7832-4022-843B-2D26B4E4CACC}" presName="hierRoot2" presStyleCnt="0">
        <dgm:presLayoutVars>
          <dgm:hierBranch val="init"/>
        </dgm:presLayoutVars>
      </dgm:prSet>
      <dgm:spPr/>
    </dgm:pt>
    <dgm:pt modelId="{385DE7AC-A260-43A1-9481-DB64F99D880C}" type="pres">
      <dgm:prSet presAssocID="{6EFEF149-7832-4022-843B-2D26B4E4CACC}" presName="rootComposite" presStyleCnt="0"/>
      <dgm:spPr/>
    </dgm:pt>
    <dgm:pt modelId="{A588A110-2859-4AAA-99B8-2066D2BDCA54}" type="pres">
      <dgm:prSet presAssocID="{6EFEF149-7832-4022-843B-2D26B4E4CACC}" presName="rootText" presStyleLbl="node3" presStyleIdx="3" presStyleCnt="24">
        <dgm:presLayoutVars>
          <dgm:chPref val="3"/>
        </dgm:presLayoutVars>
      </dgm:prSet>
      <dgm:spPr/>
    </dgm:pt>
    <dgm:pt modelId="{0D95CD77-F6DE-4C9C-B61F-E9720C5D07DD}" type="pres">
      <dgm:prSet presAssocID="{6EFEF149-7832-4022-843B-2D26B4E4CACC}" presName="rootConnector" presStyleLbl="node3" presStyleIdx="3" presStyleCnt="24"/>
      <dgm:spPr/>
    </dgm:pt>
    <dgm:pt modelId="{06BE4EB2-0961-43CE-83B9-710E180A3FD5}" type="pres">
      <dgm:prSet presAssocID="{6EFEF149-7832-4022-843B-2D26B4E4CACC}" presName="hierChild4" presStyleCnt="0"/>
      <dgm:spPr/>
    </dgm:pt>
    <dgm:pt modelId="{1D423A72-89D9-45F7-A9CF-F47AA04B688B}" type="pres">
      <dgm:prSet presAssocID="{6EFEF149-7832-4022-843B-2D26B4E4CACC}" presName="hierChild5" presStyleCnt="0"/>
      <dgm:spPr/>
    </dgm:pt>
    <dgm:pt modelId="{F3716096-269E-4527-851C-97783DA924E3}" type="pres">
      <dgm:prSet presAssocID="{FD9A2C42-3172-4159-83F3-1EB9DE70BE94}" presName="Name37" presStyleLbl="parChTrans1D3" presStyleIdx="4" presStyleCnt="24"/>
      <dgm:spPr/>
    </dgm:pt>
    <dgm:pt modelId="{1862A19F-5738-413D-81D5-76BD94547A46}" type="pres">
      <dgm:prSet presAssocID="{CEF4EBC1-38F2-42C0-91AF-80248F062BFD}" presName="hierRoot2" presStyleCnt="0">
        <dgm:presLayoutVars>
          <dgm:hierBranch val="init"/>
        </dgm:presLayoutVars>
      </dgm:prSet>
      <dgm:spPr/>
    </dgm:pt>
    <dgm:pt modelId="{29255067-5092-4943-A0F9-1DCE3891423A}" type="pres">
      <dgm:prSet presAssocID="{CEF4EBC1-38F2-42C0-91AF-80248F062BFD}" presName="rootComposite" presStyleCnt="0"/>
      <dgm:spPr/>
    </dgm:pt>
    <dgm:pt modelId="{86C55B03-5EA8-48C6-9E3C-E84F97E104EC}" type="pres">
      <dgm:prSet presAssocID="{CEF4EBC1-38F2-42C0-91AF-80248F062BFD}" presName="rootText" presStyleLbl="node3" presStyleIdx="4" presStyleCnt="24">
        <dgm:presLayoutVars>
          <dgm:chPref val="3"/>
        </dgm:presLayoutVars>
      </dgm:prSet>
      <dgm:spPr/>
    </dgm:pt>
    <dgm:pt modelId="{EDD8336C-C7AB-43E9-802A-5680D7F7EF4C}" type="pres">
      <dgm:prSet presAssocID="{CEF4EBC1-38F2-42C0-91AF-80248F062BFD}" presName="rootConnector" presStyleLbl="node3" presStyleIdx="4" presStyleCnt="24"/>
      <dgm:spPr/>
    </dgm:pt>
    <dgm:pt modelId="{4A3C8427-4A3A-4C01-8812-2EB1335B26F3}" type="pres">
      <dgm:prSet presAssocID="{CEF4EBC1-38F2-42C0-91AF-80248F062BFD}" presName="hierChild4" presStyleCnt="0"/>
      <dgm:spPr/>
    </dgm:pt>
    <dgm:pt modelId="{FD843C15-6EF0-4157-819B-586B9C85ACFB}" type="pres">
      <dgm:prSet presAssocID="{CEF4EBC1-38F2-42C0-91AF-80248F062BFD}" presName="hierChild5" presStyleCnt="0"/>
      <dgm:spPr/>
    </dgm:pt>
    <dgm:pt modelId="{F3FE90F3-AB1F-46D9-A4D7-70C6077E326D}" type="pres">
      <dgm:prSet presAssocID="{CBAE1E7F-4572-4A38-8185-CA3B8AA1707F}" presName="hierChild5" presStyleCnt="0"/>
      <dgm:spPr/>
    </dgm:pt>
    <dgm:pt modelId="{F04C6F46-B2E4-4528-BDC6-66AE9CA2C75A}" type="pres">
      <dgm:prSet presAssocID="{AD838D7D-26D0-455C-B765-AEBCBF969650}" presName="Name37" presStyleLbl="parChTrans1D2" presStyleIdx="2" presStyleCnt="9"/>
      <dgm:spPr/>
    </dgm:pt>
    <dgm:pt modelId="{48F39C6F-EA64-4405-8CD2-7C227EC44AF7}" type="pres">
      <dgm:prSet presAssocID="{B01E10F3-676C-4F6D-B1E4-695E6DE7791B}" presName="hierRoot2" presStyleCnt="0">
        <dgm:presLayoutVars>
          <dgm:hierBranch val="init"/>
        </dgm:presLayoutVars>
      </dgm:prSet>
      <dgm:spPr/>
    </dgm:pt>
    <dgm:pt modelId="{946A9C24-7726-450A-A940-94FB07DD7ABD}" type="pres">
      <dgm:prSet presAssocID="{B01E10F3-676C-4F6D-B1E4-695E6DE7791B}" presName="rootComposite" presStyleCnt="0"/>
      <dgm:spPr/>
    </dgm:pt>
    <dgm:pt modelId="{FDB475CF-E61A-4A8F-AE83-694DF844D5E0}" type="pres">
      <dgm:prSet presAssocID="{B01E10F3-676C-4F6D-B1E4-695E6DE7791B}" presName="rootText" presStyleLbl="node2" presStyleIdx="2" presStyleCnt="9">
        <dgm:presLayoutVars>
          <dgm:chPref val="3"/>
        </dgm:presLayoutVars>
      </dgm:prSet>
      <dgm:spPr/>
    </dgm:pt>
    <dgm:pt modelId="{27F4275B-7411-4B79-ADDB-EE82E83790B8}" type="pres">
      <dgm:prSet presAssocID="{B01E10F3-676C-4F6D-B1E4-695E6DE7791B}" presName="rootConnector" presStyleLbl="node2" presStyleIdx="2" presStyleCnt="9"/>
      <dgm:spPr/>
    </dgm:pt>
    <dgm:pt modelId="{5542FC4E-1100-4D25-8C4B-F38FCA285D2F}" type="pres">
      <dgm:prSet presAssocID="{B01E10F3-676C-4F6D-B1E4-695E6DE7791B}" presName="hierChild4" presStyleCnt="0"/>
      <dgm:spPr/>
    </dgm:pt>
    <dgm:pt modelId="{0F57EB0F-9AF1-4C41-AE00-2F8BA76C7A3E}" type="pres">
      <dgm:prSet presAssocID="{17E0FDE0-4242-4D8F-BA02-55B839B4ECAB}" presName="Name37" presStyleLbl="parChTrans1D3" presStyleIdx="5" presStyleCnt="24"/>
      <dgm:spPr/>
    </dgm:pt>
    <dgm:pt modelId="{BD91FDBB-4ED5-4A75-99BA-CB3F71A60B12}" type="pres">
      <dgm:prSet presAssocID="{C9BEDC4B-1EEA-446E-B40B-5391B38380A7}" presName="hierRoot2" presStyleCnt="0">
        <dgm:presLayoutVars>
          <dgm:hierBranch val="init"/>
        </dgm:presLayoutVars>
      </dgm:prSet>
      <dgm:spPr/>
    </dgm:pt>
    <dgm:pt modelId="{8BA145B2-0965-4422-AA16-740D9C95EB9D}" type="pres">
      <dgm:prSet presAssocID="{C9BEDC4B-1EEA-446E-B40B-5391B38380A7}" presName="rootComposite" presStyleCnt="0"/>
      <dgm:spPr/>
    </dgm:pt>
    <dgm:pt modelId="{FDE1A312-89AE-4E05-9212-C9604E05C7C4}" type="pres">
      <dgm:prSet presAssocID="{C9BEDC4B-1EEA-446E-B40B-5391B38380A7}" presName="rootText" presStyleLbl="node3" presStyleIdx="5" presStyleCnt="24">
        <dgm:presLayoutVars>
          <dgm:chPref val="3"/>
        </dgm:presLayoutVars>
      </dgm:prSet>
      <dgm:spPr/>
    </dgm:pt>
    <dgm:pt modelId="{CD54121E-D85D-4828-9BD0-C1F47882A1EB}" type="pres">
      <dgm:prSet presAssocID="{C9BEDC4B-1EEA-446E-B40B-5391B38380A7}" presName="rootConnector" presStyleLbl="node3" presStyleIdx="5" presStyleCnt="24"/>
      <dgm:spPr/>
    </dgm:pt>
    <dgm:pt modelId="{E6FED01B-AABA-44ED-AE13-5A9338BF4153}" type="pres">
      <dgm:prSet presAssocID="{C9BEDC4B-1EEA-446E-B40B-5391B38380A7}" presName="hierChild4" presStyleCnt="0"/>
      <dgm:spPr/>
    </dgm:pt>
    <dgm:pt modelId="{90635F5D-F7D5-4608-B94D-6631ABCF306A}" type="pres">
      <dgm:prSet presAssocID="{C9BEDC4B-1EEA-446E-B40B-5391B38380A7}" presName="hierChild5" presStyleCnt="0"/>
      <dgm:spPr/>
    </dgm:pt>
    <dgm:pt modelId="{345ED3FF-D5CE-461B-9E3C-A785BCE3F950}" type="pres">
      <dgm:prSet presAssocID="{48E0EFED-4BA2-472F-8ECF-1309B813F04F}" presName="Name37" presStyleLbl="parChTrans1D3" presStyleIdx="6" presStyleCnt="24"/>
      <dgm:spPr/>
    </dgm:pt>
    <dgm:pt modelId="{DFB700B4-1165-48C0-ADC1-9547C26ABB0A}" type="pres">
      <dgm:prSet presAssocID="{35347007-01D4-4838-8C72-ABFE298A1AC1}" presName="hierRoot2" presStyleCnt="0">
        <dgm:presLayoutVars>
          <dgm:hierBranch val="init"/>
        </dgm:presLayoutVars>
      </dgm:prSet>
      <dgm:spPr/>
    </dgm:pt>
    <dgm:pt modelId="{94C3732D-95F7-4D0E-8B69-E6A6C2155DC8}" type="pres">
      <dgm:prSet presAssocID="{35347007-01D4-4838-8C72-ABFE298A1AC1}" presName="rootComposite" presStyleCnt="0"/>
      <dgm:spPr/>
    </dgm:pt>
    <dgm:pt modelId="{0E72C591-1480-4F9B-A7F6-D255A9389718}" type="pres">
      <dgm:prSet presAssocID="{35347007-01D4-4838-8C72-ABFE298A1AC1}" presName="rootText" presStyleLbl="node3" presStyleIdx="6" presStyleCnt="24">
        <dgm:presLayoutVars>
          <dgm:chPref val="3"/>
        </dgm:presLayoutVars>
      </dgm:prSet>
      <dgm:spPr/>
    </dgm:pt>
    <dgm:pt modelId="{7E24147C-0E18-4341-AB20-B2D974C87126}" type="pres">
      <dgm:prSet presAssocID="{35347007-01D4-4838-8C72-ABFE298A1AC1}" presName="rootConnector" presStyleLbl="node3" presStyleIdx="6" presStyleCnt="24"/>
      <dgm:spPr/>
    </dgm:pt>
    <dgm:pt modelId="{DBCBBC7F-4AD4-40AD-8B04-F2BA6A39F3DE}" type="pres">
      <dgm:prSet presAssocID="{35347007-01D4-4838-8C72-ABFE298A1AC1}" presName="hierChild4" presStyleCnt="0"/>
      <dgm:spPr/>
    </dgm:pt>
    <dgm:pt modelId="{1AF9564F-B09D-4B55-AF8B-3ACA69A27A6E}" type="pres">
      <dgm:prSet presAssocID="{35347007-01D4-4838-8C72-ABFE298A1AC1}" presName="hierChild5" presStyleCnt="0"/>
      <dgm:spPr/>
    </dgm:pt>
    <dgm:pt modelId="{7F9E1329-4BA7-4A8C-9F9D-A37765387127}" type="pres">
      <dgm:prSet presAssocID="{40FEF79E-95F1-4EB0-BFB0-94AA5FA8FBB2}" presName="Name37" presStyleLbl="parChTrans1D3" presStyleIdx="7" presStyleCnt="24"/>
      <dgm:spPr/>
    </dgm:pt>
    <dgm:pt modelId="{545E16FB-3123-4FC5-99F7-F04FFB0E16FF}" type="pres">
      <dgm:prSet presAssocID="{A53194AF-94D2-4D0F-AF68-9628F2CDFDA5}" presName="hierRoot2" presStyleCnt="0">
        <dgm:presLayoutVars>
          <dgm:hierBranch val="init"/>
        </dgm:presLayoutVars>
      </dgm:prSet>
      <dgm:spPr/>
    </dgm:pt>
    <dgm:pt modelId="{506CA5F9-14A0-40FF-A4E2-C468DDB20B82}" type="pres">
      <dgm:prSet presAssocID="{A53194AF-94D2-4D0F-AF68-9628F2CDFDA5}" presName="rootComposite" presStyleCnt="0"/>
      <dgm:spPr/>
    </dgm:pt>
    <dgm:pt modelId="{93CC314B-A9E0-4F55-8FE0-B5C5ED3A0B30}" type="pres">
      <dgm:prSet presAssocID="{A53194AF-94D2-4D0F-AF68-9628F2CDFDA5}" presName="rootText" presStyleLbl="node3" presStyleIdx="7" presStyleCnt="24">
        <dgm:presLayoutVars>
          <dgm:chPref val="3"/>
        </dgm:presLayoutVars>
      </dgm:prSet>
      <dgm:spPr/>
    </dgm:pt>
    <dgm:pt modelId="{092F8503-B759-4F9B-9D8D-A196D806E8C7}" type="pres">
      <dgm:prSet presAssocID="{A53194AF-94D2-4D0F-AF68-9628F2CDFDA5}" presName="rootConnector" presStyleLbl="node3" presStyleIdx="7" presStyleCnt="24"/>
      <dgm:spPr/>
    </dgm:pt>
    <dgm:pt modelId="{5278720B-ED37-40CF-8EFA-E7EA54BA56CB}" type="pres">
      <dgm:prSet presAssocID="{A53194AF-94D2-4D0F-AF68-9628F2CDFDA5}" presName="hierChild4" presStyleCnt="0"/>
      <dgm:spPr/>
    </dgm:pt>
    <dgm:pt modelId="{13891E7B-447E-4FB3-B167-7F81DFDB12BF}" type="pres">
      <dgm:prSet presAssocID="{A53194AF-94D2-4D0F-AF68-9628F2CDFDA5}" presName="hierChild5" presStyleCnt="0"/>
      <dgm:spPr/>
    </dgm:pt>
    <dgm:pt modelId="{B422F75D-78BE-4A80-8FDE-B476C793C824}" type="pres">
      <dgm:prSet presAssocID="{3BEC82A5-5677-4EEB-84A3-476F482F7C98}" presName="Name37" presStyleLbl="parChTrans1D3" presStyleIdx="8" presStyleCnt="24"/>
      <dgm:spPr/>
    </dgm:pt>
    <dgm:pt modelId="{7C0BA0A3-571B-4E62-8CEF-E0426517A145}" type="pres">
      <dgm:prSet presAssocID="{C25F0B27-4172-4065-9DA4-6DDE48FEFB4F}" presName="hierRoot2" presStyleCnt="0">
        <dgm:presLayoutVars>
          <dgm:hierBranch val="init"/>
        </dgm:presLayoutVars>
      </dgm:prSet>
      <dgm:spPr/>
    </dgm:pt>
    <dgm:pt modelId="{0D4FBADF-52A3-4A27-B13D-FB81E996DCDA}" type="pres">
      <dgm:prSet presAssocID="{C25F0B27-4172-4065-9DA4-6DDE48FEFB4F}" presName="rootComposite" presStyleCnt="0"/>
      <dgm:spPr/>
    </dgm:pt>
    <dgm:pt modelId="{B2075807-573A-4175-8AF5-64D844507828}" type="pres">
      <dgm:prSet presAssocID="{C25F0B27-4172-4065-9DA4-6DDE48FEFB4F}" presName="rootText" presStyleLbl="node3" presStyleIdx="8" presStyleCnt="24">
        <dgm:presLayoutVars>
          <dgm:chPref val="3"/>
        </dgm:presLayoutVars>
      </dgm:prSet>
      <dgm:spPr/>
    </dgm:pt>
    <dgm:pt modelId="{A810184A-C51C-4842-A091-C788824B3FED}" type="pres">
      <dgm:prSet presAssocID="{C25F0B27-4172-4065-9DA4-6DDE48FEFB4F}" presName="rootConnector" presStyleLbl="node3" presStyleIdx="8" presStyleCnt="24"/>
      <dgm:spPr/>
    </dgm:pt>
    <dgm:pt modelId="{1CD65809-1967-4C63-AA54-F7A0B76DBFD6}" type="pres">
      <dgm:prSet presAssocID="{C25F0B27-4172-4065-9DA4-6DDE48FEFB4F}" presName="hierChild4" presStyleCnt="0"/>
      <dgm:spPr/>
    </dgm:pt>
    <dgm:pt modelId="{17EE0075-39FE-4103-B4B2-6C3EEF7463E9}" type="pres">
      <dgm:prSet presAssocID="{C25F0B27-4172-4065-9DA4-6DDE48FEFB4F}" presName="hierChild5" presStyleCnt="0"/>
      <dgm:spPr/>
    </dgm:pt>
    <dgm:pt modelId="{44B1B2E5-E4E9-4DC2-A068-B0F4A8BD022E}" type="pres">
      <dgm:prSet presAssocID="{5FB7972C-5E2C-47EA-89B1-C7B138152708}" presName="Name37" presStyleLbl="parChTrans1D3" presStyleIdx="9" presStyleCnt="24"/>
      <dgm:spPr/>
    </dgm:pt>
    <dgm:pt modelId="{5822E889-FF9E-4F19-B189-28342817E813}" type="pres">
      <dgm:prSet presAssocID="{3E4B954F-9763-4079-8324-D60EFD9277B9}" presName="hierRoot2" presStyleCnt="0">
        <dgm:presLayoutVars>
          <dgm:hierBranch val="init"/>
        </dgm:presLayoutVars>
      </dgm:prSet>
      <dgm:spPr/>
    </dgm:pt>
    <dgm:pt modelId="{8E8A8EF2-8344-431D-B6C1-9B4FF46E1119}" type="pres">
      <dgm:prSet presAssocID="{3E4B954F-9763-4079-8324-D60EFD9277B9}" presName="rootComposite" presStyleCnt="0"/>
      <dgm:spPr/>
    </dgm:pt>
    <dgm:pt modelId="{AE63CDB9-C41F-4B84-8A28-C983A6C0F656}" type="pres">
      <dgm:prSet presAssocID="{3E4B954F-9763-4079-8324-D60EFD9277B9}" presName="rootText" presStyleLbl="node3" presStyleIdx="9" presStyleCnt="24">
        <dgm:presLayoutVars>
          <dgm:chPref val="3"/>
        </dgm:presLayoutVars>
      </dgm:prSet>
      <dgm:spPr/>
    </dgm:pt>
    <dgm:pt modelId="{1112A54C-B977-4430-BB13-6F617EDE4966}" type="pres">
      <dgm:prSet presAssocID="{3E4B954F-9763-4079-8324-D60EFD9277B9}" presName="rootConnector" presStyleLbl="node3" presStyleIdx="9" presStyleCnt="24"/>
      <dgm:spPr/>
    </dgm:pt>
    <dgm:pt modelId="{E2F09481-250F-43A0-B1FA-B08CB59DB2F4}" type="pres">
      <dgm:prSet presAssocID="{3E4B954F-9763-4079-8324-D60EFD9277B9}" presName="hierChild4" presStyleCnt="0"/>
      <dgm:spPr/>
    </dgm:pt>
    <dgm:pt modelId="{3BEE0A41-8EFE-409E-9A3C-88BD6C8E413E}" type="pres">
      <dgm:prSet presAssocID="{3E4B954F-9763-4079-8324-D60EFD9277B9}" presName="hierChild5" presStyleCnt="0"/>
      <dgm:spPr/>
    </dgm:pt>
    <dgm:pt modelId="{24E0B2E9-E9E8-4F0D-BEA2-1199472B4662}" type="pres">
      <dgm:prSet presAssocID="{B01E10F3-676C-4F6D-B1E4-695E6DE7791B}" presName="hierChild5" presStyleCnt="0"/>
      <dgm:spPr/>
    </dgm:pt>
    <dgm:pt modelId="{DE107F2B-5B02-45A3-B54E-B8B2DCB4A357}" type="pres">
      <dgm:prSet presAssocID="{D78E9903-0F91-49C9-905D-C918972DDB8F}" presName="Name37" presStyleLbl="parChTrans1D2" presStyleIdx="3" presStyleCnt="9"/>
      <dgm:spPr/>
    </dgm:pt>
    <dgm:pt modelId="{17B7C1AA-D2CD-4B10-BE0C-82CA358E04BA}" type="pres">
      <dgm:prSet presAssocID="{40218747-18C1-44B7-8374-31C631D116E2}" presName="hierRoot2" presStyleCnt="0">
        <dgm:presLayoutVars>
          <dgm:hierBranch val="init"/>
        </dgm:presLayoutVars>
      </dgm:prSet>
      <dgm:spPr/>
    </dgm:pt>
    <dgm:pt modelId="{96118E6F-81F1-4F92-86DE-943A7188027A}" type="pres">
      <dgm:prSet presAssocID="{40218747-18C1-44B7-8374-31C631D116E2}" presName="rootComposite" presStyleCnt="0"/>
      <dgm:spPr/>
    </dgm:pt>
    <dgm:pt modelId="{60E062CA-C076-452F-8024-E5254EFEB7BF}" type="pres">
      <dgm:prSet presAssocID="{40218747-18C1-44B7-8374-31C631D116E2}" presName="rootText" presStyleLbl="node2" presStyleIdx="3" presStyleCnt="9">
        <dgm:presLayoutVars>
          <dgm:chPref val="3"/>
        </dgm:presLayoutVars>
      </dgm:prSet>
      <dgm:spPr/>
    </dgm:pt>
    <dgm:pt modelId="{4373BA2F-429B-4637-996F-8C7E451137F6}" type="pres">
      <dgm:prSet presAssocID="{40218747-18C1-44B7-8374-31C631D116E2}" presName="rootConnector" presStyleLbl="node2" presStyleIdx="3" presStyleCnt="9"/>
      <dgm:spPr/>
    </dgm:pt>
    <dgm:pt modelId="{D189208B-39B2-4972-861E-85FD54D9953B}" type="pres">
      <dgm:prSet presAssocID="{40218747-18C1-44B7-8374-31C631D116E2}" presName="hierChild4" presStyleCnt="0"/>
      <dgm:spPr/>
    </dgm:pt>
    <dgm:pt modelId="{6EA56F4D-E3FE-4C13-85EE-F1C30D981F55}" type="pres">
      <dgm:prSet presAssocID="{33F7ECC9-9389-4EF3-8DF4-280CBDADD021}" presName="Name37" presStyleLbl="parChTrans1D3" presStyleIdx="10" presStyleCnt="24"/>
      <dgm:spPr/>
    </dgm:pt>
    <dgm:pt modelId="{CCD1D716-AF8C-46E2-BD59-4C4BBD84A714}" type="pres">
      <dgm:prSet presAssocID="{8C737104-2334-40A6-B42B-2DD683CC42FC}" presName="hierRoot2" presStyleCnt="0">
        <dgm:presLayoutVars>
          <dgm:hierBranch val="init"/>
        </dgm:presLayoutVars>
      </dgm:prSet>
      <dgm:spPr/>
    </dgm:pt>
    <dgm:pt modelId="{EBAB1349-C75A-4400-BD6A-83FCA3E205F3}" type="pres">
      <dgm:prSet presAssocID="{8C737104-2334-40A6-B42B-2DD683CC42FC}" presName="rootComposite" presStyleCnt="0"/>
      <dgm:spPr/>
    </dgm:pt>
    <dgm:pt modelId="{B94E1454-FEE3-474F-9710-94FC766A92D2}" type="pres">
      <dgm:prSet presAssocID="{8C737104-2334-40A6-B42B-2DD683CC42FC}" presName="rootText" presStyleLbl="node3" presStyleIdx="10" presStyleCnt="24">
        <dgm:presLayoutVars>
          <dgm:chPref val="3"/>
        </dgm:presLayoutVars>
      </dgm:prSet>
      <dgm:spPr/>
    </dgm:pt>
    <dgm:pt modelId="{12D54111-6EF4-4038-8DD1-18E1EDDF43D5}" type="pres">
      <dgm:prSet presAssocID="{8C737104-2334-40A6-B42B-2DD683CC42FC}" presName="rootConnector" presStyleLbl="node3" presStyleIdx="10" presStyleCnt="24"/>
      <dgm:spPr/>
    </dgm:pt>
    <dgm:pt modelId="{53387380-0AE6-4031-BE37-9969FFBF8EB9}" type="pres">
      <dgm:prSet presAssocID="{8C737104-2334-40A6-B42B-2DD683CC42FC}" presName="hierChild4" presStyleCnt="0"/>
      <dgm:spPr/>
    </dgm:pt>
    <dgm:pt modelId="{18865140-DCBE-4640-A082-486339F29569}" type="pres">
      <dgm:prSet presAssocID="{8C737104-2334-40A6-B42B-2DD683CC42FC}" presName="hierChild5" presStyleCnt="0"/>
      <dgm:spPr/>
    </dgm:pt>
    <dgm:pt modelId="{5DAAA415-D6F1-49EE-BFF1-C0FD82E834CC}" type="pres">
      <dgm:prSet presAssocID="{F9F638FE-226F-49DC-89CC-D95FE2CAC00D}" presName="Name37" presStyleLbl="parChTrans1D3" presStyleIdx="11" presStyleCnt="24"/>
      <dgm:spPr/>
    </dgm:pt>
    <dgm:pt modelId="{C0A7A5E3-5DB3-4AD5-95BD-EDE224453A88}" type="pres">
      <dgm:prSet presAssocID="{42134FA6-B41B-4C78-8313-1AD5A1802ECF}" presName="hierRoot2" presStyleCnt="0">
        <dgm:presLayoutVars>
          <dgm:hierBranch val="init"/>
        </dgm:presLayoutVars>
      </dgm:prSet>
      <dgm:spPr/>
    </dgm:pt>
    <dgm:pt modelId="{BE102CCA-DF33-42A6-9652-E9A0C270046A}" type="pres">
      <dgm:prSet presAssocID="{42134FA6-B41B-4C78-8313-1AD5A1802ECF}" presName="rootComposite" presStyleCnt="0"/>
      <dgm:spPr/>
    </dgm:pt>
    <dgm:pt modelId="{EDED701E-CE9B-487C-81E0-D2E47D6D64F2}" type="pres">
      <dgm:prSet presAssocID="{42134FA6-B41B-4C78-8313-1AD5A1802ECF}" presName="rootText" presStyleLbl="node3" presStyleIdx="11" presStyleCnt="24">
        <dgm:presLayoutVars>
          <dgm:chPref val="3"/>
        </dgm:presLayoutVars>
      </dgm:prSet>
      <dgm:spPr/>
    </dgm:pt>
    <dgm:pt modelId="{5F218D54-CAD2-4615-944A-7B27E95F98D1}" type="pres">
      <dgm:prSet presAssocID="{42134FA6-B41B-4C78-8313-1AD5A1802ECF}" presName="rootConnector" presStyleLbl="node3" presStyleIdx="11" presStyleCnt="24"/>
      <dgm:spPr/>
    </dgm:pt>
    <dgm:pt modelId="{FB01FDDE-B9D9-491B-AFD7-28C9B124FC89}" type="pres">
      <dgm:prSet presAssocID="{42134FA6-B41B-4C78-8313-1AD5A1802ECF}" presName="hierChild4" presStyleCnt="0"/>
      <dgm:spPr/>
    </dgm:pt>
    <dgm:pt modelId="{F4B66AF8-6738-4DBE-B53B-CFB67287D15F}" type="pres">
      <dgm:prSet presAssocID="{42134FA6-B41B-4C78-8313-1AD5A1802ECF}" presName="hierChild5" presStyleCnt="0"/>
      <dgm:spPr/>
    </dgm:pt>
    <dgm:pt modelId="{87F5C75A-D201-4FFE-BE28-46D7364A5943}" type="pres">
      <dgm:prSet presAssocID="{ED84E391-4A9F-431A-A33D-70D0C70C369F}" presName="Name37" presStyleLbl="parChTrans1D3" presStyleIdx="12" presStyleCnt="24"/>
      <dgm:spPr/>
    </dgm:pt>
    <dgm:pt modelId="{4EFE4259-09DD-49BE-A280-682644A1E848}" type="pres">
      <dgm:prSet presAssocID="{115D9E98-25F4-47AD-8D76-F2688B280232}" presName="hierRoot2" presStyleCnt="0">
        <dgm:presLayoutVars>
          <dgm:hierBranch val="init"/>
        </dgm:presLayoutVars>
      </dgm:prSet>
      <dgm:spPr/>
    </dgm:pt>
    <dgm:pt modelId="{4168CDC5-DF67-48E9-8729-7D8FA13195C2}" type="pres">
      <dgm:prSet presAssocID="{115D9E98-25F4-47AD-8D76-F2688B280232}" presName="rootComposite" presStyleCnt="0"/>
      <dgm:spPr/>
    </dgm:pt>
    <dgm:pt modelId="{B5AD7658-FEF0-4754-B1B4-697BCA674DFF}" type="pres">
      <dgm:prSet presAssocID="{115D9E98-25F4-47AD-8D76-F2688B280232}" presName="rootText" presStyleLbl="node3" presStyleIdx="12" presStyleCnt="24">
        <dgm:presLayoutVars>
          <dgm:chPref val="3"/>
        </dgm:presLayoutVars>
      </dgm:prSet>
      <dgm:spPr/>
    </dgm:pt>
    <dgm:pt modelId="{BD88BA3F-7EDF-44B0-9FC8-FB2B0D9C2C82}" type="pres">
      <dgm:prSet presAssocID="{115D9E98-25F4-47AD-8D76-F2688B280232}" presName="rootConnector" presStyleLbl="node3" presStyleIdx="12" presStyleCnt="24"/>
      <dgm:spPr/>
    </dgm:pt>
    <dgm:pt modelId="{0A67FDC4-0713-475D-B6AC-2E8E6A97213E}" type="pres">
      <dgm:prSet presAssocID="{115D9E98-25F4-47AD-8D76-F2688B280232}" presName="hierChild4" presStyleCnt="0"/>
      <dgm:spPr/>
    </dgm:pt>
    <dgm:pt modelId="{F1683BA7-4226-4F65-9F5F-4F57E57DF808}" type="pres">
      <dgm:prSet presAssocID="{115D9E98-25F4-47AD-8D76-F2688B280232}" presName="hierChild5" presStyleCnt="0"/>
      <dgm:spPr/>
    </dgm:pt>
    <dgm:pt modelId="{0EBEDD6F-9AA7-44AD-973F-033724BF6479}" type="pres">
      <dgm:prSet presAssocID="{459DD9BB-1953-4D4B-A2F9-46F56ED1E6AD}" presName="Name37" presStyleLbl="parChTrans1D3" presStyleIdx="13" presStyleCnt="24"/>
      <dgm:spPr/>
    </dgm:pt>
    <dgm:pt modelId="{13F5DF91-EC09-4BED-964F-961B752B5126}" type="pres">
      <dgm:prSet presAssocID="{E1DA6F48-92E1-491B-9A15-7E205F3414AC}" presName="hierRoot2" presStyleCnt="0">
        <dgm:presLayoutVars>
          <dgm:hierBranch val="init"/>
        </dgm:presLayoutVars>
      </dgm:prSet>
      <dgm:spPr/>
    </dgm:pt>
    <dgm:pt modelId="{DE04A1B2-F219-427D-9CBE-E87802369CAB}" type="pres">
      <dgm:prSet presAssocID="{E1DA6F48-92E1-491B-9A15-7E205F3414AC}" presName="rootComposite" presStyleCnt="0"/>
      <dgm:spPr/>
    </dgm:pt>
    <dgm:pt modelId="{EFF372D6-ABDF-468B-93BE-5E5515056EFC}" type="pres">
      <dgm:prSet presAssocID="{E1DA6F48-92E1-491B-9A15-7E205F3414AC}" presName="rootText" presStyleLbl="node3" presStyleIdx="13" presStyleCnt="24">
        <dgm:presLayoutVars>
          <dgm:chPref val="3"/>
        </dgm:presLayoutVars>
      </dgm:prSet>
      <dgm:spPr/>
    </dgm:pt>
    <dgm:pt modelId="{E65351B4-008E-4D97-BD83-4FF4BF085710}" type="pres">
      <dgm:prSet presAssocID="{E1DA6F48-92E1-491B-9A15-7E205F3414AC}" presName="rootConnector" presStyleLbl="node3" presStyleIdx="13" presStyleCnt="24"/>
      <dgm:spPr/>
    </dgm:pt>
    <dgm:pt modelId="{25E7C4AD-AAEF-4F3B-A64D-215EB71BD861}" type="pres">
      <dgm:prSet presAssocID="{E1DA6F48-92E1-491B-9A15-7E205F3414AC}" presName="hierChild4" presStyleCnt="0"/>
      <dgm:spPr/>
    </dgm:pt>
    <dgm:pt modelId="{FB065BCC-74C1-4153-B2C2-22587E0763B6}" type="pres">
      <dgm:prSet presAssocID="{E1DA6F48-92E1-491B-9A15-7E205F3414AC}" presName="hierChild5" presStyleCnt="0"/>
      <dgm:spPr/>
    </dgm:pt>
    <dgm:pt modelId="{A6CD1EFF-3DEF-465B-A322-3AC82C7502BB}" type="pres">
      <dgm:prSet presAssocID="{7352C20D-92A3-438F-87F8-BF9B52C64E68}" presName="Name37" presStyleLbl="parChTrans1D3" presStyleIdx="14" presStyleCnt="24"/>
      <dgm:spPr/>
    </dgm:pt>
    <dgm:pt modelId="{33BCAAC6-6488-4D7F-A581-18A0537C9A9F}" type="pres">
      <dgm:prSet presAssocID="{D828228F-E265-4F53-BE6C-6A63C66A10CF}" presName="hierRoot2" presStyleCnt="0">
        <dgm:presLayoutVars>
          <dgm:hierBranch val="init"/>
        </dgm:presLayoutVars>
      </dgm:prSet>
      <dgm:spPr/>
    </dgm:pt>
    <dgm:pt modelId="{D275FA97-B0C4-4AB9-8C1D-373A413BD1BA}" type="pres">
      <dgm:prSet presAssocID="{D828228F-E265-4F53-BE6C-6A63C66A10CF}" presName="rootComposite" presStyleCnt="0"/>
      <dgm:spPr/>
    </dgm:pt>
    <dgm:pt modelId="{4180BD44-416C-4155-8E90-759B4555475B}" type="pres">
      <dgm:prSet presAssocID="{D828228F-E265-4F53-BE6C-6A63C66A10CF}" presName="rootText" presStyleLbl="node3" presStyleIdx="14" presStyleCnt="24">
        <dgm:presLayoutVars>
          <dgm:chPref val="3"/>
        </dgm:presLayoutVars>
      </dgm:prSet>
      <dgm:spPr/>
    </dgm:pt>
    <dgm:pt modelId="{7A9761FD-AFA0-42B9-8BA6-32C1E49CB4DB}" type="pres">
      <dgm:prSet presAssocID="{D828228F-E265-4F53-BE6C-6A63C66A10CF}" presName="rootConnector" presStyleLbl="node3" presStyleIdx="14" presStyleCnt="24"/>
      <dgm:spPr/>
    </dgm:pt>
    <dgm:pt modelId="{5C833077-5259-44CB-A198-7DB60FD7CD35}" type="pres">
      <dgm:prSet presAssocID="{D828228F-E265-4F53-BE6C-6A63C66A10CF}" presName="hierChild4" presStyleCnt="0"/>
      <dgm:spPr/>
    </dgm:pt>
    <dgm:pt modelId="{473C23E2-112E-4BC5-8462-23EA7486EF47}" type="pres">
      <dgm:prSet presAssocID="{D828228F-E265-4F53-BE6C-6A63C66A10CF}" presName="hierChild5" presStyleCnt="0"/>
      <dgm:spPr/>
    </dgm:pt>
    <dgm:pt modelId="{25DE9FB0-B3CA-4CCD-9950-74D421B4BBFB}" type="pres">
      <dgm:prSet presAssocID="{40218747-18C1-44B7-8374-31C631D116E2}" presName="hierChild5" presStyleCnt="0"/>
      <dgm:spPr/>
    </dgm:pt>
    <dgm:pt modelId="{25B28D76-E752-4EF1-9790-A0ED8BBC9219}" type="pres">
      <dgm:prSet presAssocID="{549411CB-7284-4E62-A763-897625C11CF4}" presName="Name37" presStyleLbl="parChTrans1D2" presStyleIdx="4" presStyleCnt="9"/>
      <dgm:spPr/>
    </dgm:pt>
    <dgm:pt modelId="{75F55797-99ED-49BB-A9C6-87C2DDAEE7FE}" type="pres">
      <dgm:prSet presAssocID="{B9E55E15-BCB6-4EB7-98BD-936F0B928D81}" presName="hierRoot2" presStyleCnt="0">
        <dgm:presLayoutVars>
          <dgm:hierBranch val="init"/>
        </dgm:presLayoutVars>
      </dgm:prSet>
      <dgm:spPr/>
    </dgm:pt>
    <dgm:pt modelId="{EBD39863-9179-40B2-BE19-11966B2F9D95}" type="pres">
      <dgm:prSet presAssocID="{B9E55E15-BCB6-4EB7-98BD-936F0B928D81}" presName="rootComposite" presStyleCnt="0"/>
      <dgm:spPr/>
    </dgm:pt>
    <dgm:pt modelId="{5741ECB2-E929-478B-9C8B-C8AEC32A758C}" type="pres">
      <dgm:prSet presAssocID="{B9E55E15-BCB6-4EB7-98BD-936F0B928D81}" presName="rootText" presStyleLbl="node2" presStyleIdx="4" presStyleCnt="9">
        <dgm:presLayoutVars>
          <dgm:chPref val="3"/>
        </dgm:presLayoutVars>
      </dgm:prSet>
      <dgm:spPr/>
    </dgm:pt>
    <dgm:pt modelId="{AC09B61E-8426-41E6-BEE1-1AD226C7E5C7}" type="pres">
      <dgm:prSet presAssocID="{B9E55E15-BCB6-4EB7-98BD-936F0B928D81}" presName="rootConnector" presStyleLbl="node2" presStyleIdx="4" presStyleCnt="9"/>
      <dgm:spPr/>
    </dgm:pt>
    <dgm:pt modelId="{C9405550-FD5A-40E3-80BD-04B23CC972A0}" type="pres">
      <dgm:prSet presAssocID="{B9E55E15-BCB6-4EB7-98BD-936F0B928D81}" presName="hierChild4" presStyleCnt="0"/>
      <dgm:spPr/>
    </dgm:pt>
    <dgm:pt modelId="{CC9E8E35-B4E1-457B-B25C-198F0621F5F2}" type="pres">
      <dgm:prSet presAssocID="{C07877FE-9F40-46EE-ABD0-D2C514921541}" presName="Name37" presStyleLbl="parChTrans1D3" presStyleIdx="15" presStyleCnt="24"/>
      <dgm:spPr/>
    </dgm:pt>
    <dgm:pt modelId="{5D6988DD-B106-49E9-ADE2-6FFD0A8F7067}" type="pres">
      <dgm:prSet presAssocID="{E6B0BFEF-1D52-4366-ACA3-6369C5A4DFC0}" presName="hierRoot2" presStyleCnt="0">
        <dgm:presLayoutVars>
          <dgm:hierBranch val="init"/>
        </dgm:presLayoutVars>
      </dgm:prSet>
      <dgm:spPr/>
    </dgm:pt>
    <dgm:pt modelId="{F030C4D0-F58B-463D-9AEF-CDE925FCCFA1}" type="pres">
      <dgm:prSet presAssocID="{E6B0BFEF-1D52-4366-ACA3-6369C5A4DFC0}" presName="rootComposite" presStyleCnt="0"/>
      <dgm:spPr/>
    </dgm:pt>
    <dgm:pt modelId="{61AD63D6-BF8B-4148-85A8-7F86B42283A2}" type="pres">
      <dgm:prSet presAssocID="{E6B0BFEF-1D52-4366-ACA3-6369C5A4DFC0}" presName="rootText" presStyleLbl="node3" presStyleIdx="15" presStyleCnt="24">
        <dgm:presLayoutVars>
          <dgm:chPref val="3"/>
        </dgm:presLayoutVars>
      </dgm:prSet>
      <dgm:spPr/>
    </dgm:pt>
    <dgm:pt modelId="{CE6126F6-8474-4A03-9752-2C782B35EDE0}" type="pres">
      <dgm:prSet presAssocID="{E6B0BFEF-1D52-4366-ACA3-6369C5A4DFC0}" presName="rootConnector" presStyleLbl="node3" presStyleIdx="15" presStyleCnt="24"/>
      <dgm:spPr/>
    </dgm:pt>
    <dgm:pt modelId="{B3FC8764-61C1-4888-9414-676AE9AC5055}" type="pres">
      <dgm:prSet presAssocID="{E6B0BFEF-1D52-4366-ACA3-6369C5A4DFC0}" presName="hierChild4" presStyleCnt="0"/>
      <dgm:spPr/>
    </dgm:pt>
    <dgm:pt modelId="{F79E2D57-B979-45A9-82DC-BB33CDC5F959}" type="pres">
      <dgm:prSet presAssocID="{E6B0BFEF-1D52-4366-ACA3-6369C5A4DFC0}" presName="hierChild5" presStyleCnt="0"/>
      <dgm:spPr/>
    </dgm:pt>
    <dgm:pt modelId="{D43DAD67-CBEA-4B15-A730-0BAB914FF2C2}" type="pres">
      <dgm:prSet presAssocID="{5AAE720E-3937-46E2-AB6E-0DBA94E5CA8E}" presName="Name37" presStyleLbl="parChTrans1D3" presStyleIdx="16" presStyleCnt="24"/>
      <dgm:spPr/>
    </dgm:pt>
    <dgm:pt modelId="{2CD025E3-B2A1-408C-B29A-9082C33D1CDE}" type="pres">
      <dgm:prSet presAssocID="{859D9ADB-6815-4A29-BF6D-0AA61B90CC87}" presName="hierRoot2" presStyleCnt="0">
        <dgm:presLayoutVars>
          <dgm:hierBranch val="init"/>
        </dgm:presLayoutVars>
      </dgm:prSet>
      <dgm:spPr/>
    </dgm:pt>
    <dgm:pt modelId="{11D405B9-DA07-4532-A4E2-A7A07560D94E}" type="pres">
      <dgm:prSet presAssocID="{859D9ADB-6815-4A29-BF6D-0AA61B90CC87}" presName="rootComposite" presStyleCnt="0"/>
      <dgm:spPr/>
    </dgm:pt>
    <dgm:pt modelId="{74A86B21-C988-4054-9BEA-8260D542EBA3}" type="pres">
      <dgm:prSet presAssocID="{859D9ADB-6815-4A29-BF6D-0AA61B90CC87}" presName="rootText" presStyleLbl="node3" presStyleIdx="16" presStyleCnt="24" custScaleY="158799">
        <dgm:presLayoutVars>
          <dgm:chPref val="3"/>
        </dgm:presLayoutVars>
      </dgm:prSet>
      <dgm:spPr/>
    </dgm:pt>
    <dgm:pt modelId="{0FF04721-2EEA-44B0-BF87-E9BB4AFE58BF}" type="pres">
      <dgm:prSet presAssocID="{859D9ADB-6815-4A29-BF6D-0AA61B90CC87}" presName="rootConnector" presStyleLbl="node3" presStyleIdx="16" presStyleCnt="24"/>
      <dgm:spPr/>
    </dgm:pt>
    <dgm:pt modelId="{BBC09609-188A-4392-A28D-9D6F3655D01B}" type="pres">
      <dgm:prSet presAssocID="{859D9ADB-6815-4A29-BF6D-0AA61B90CC87}" presName="hierChild4" presStyleCnt="0"/>
      <dgm:spPr/>
    </dgm:pt>
    <dgm:pt modelId="{73BADEEE-76BD-4C8E-9E14-9ED7851485DC}" type="pres">
      <dgm:prSet presAssocID="{859D9ADB-6815-4A29-BF6D-0AA61B90CC87}" presName="hierChild5" presStyleCnt="0"/>
      <dgm:spPr/>
    </dgm:pt>
    <dgm:pt modelId="{4DA95C80-D7A7-47FD-BDAF-BA24AFBE8410}" type="pres">
      <dgm:prSet presAssocID="{3E462B49-0BEB-4E44-990B-76980C940D78}" presName="Name37" presStyleLbl="parChTrans1D3" presStyleIdx="17" presStyleCnt="24"/>
      <dgm:spPr/>
    </dgm:pt>
    <dgm:pt modelId="{52291B89-41A3-4E99-8085-74CBDAA668EF}" type="pres">
      <dgm:prSet presAssocID="{3FA16AF5-96E6-4458-AB46-D39B8C3B5172}" presName="hierRoot2" presStyleCnt="0">
        <dgm:presLayoutVars>
          <dgm:hierBranch val="init"/>
        </dgm:presLayoutVars>
      </dgm:prSet>
      <dgm:spPr/>
    </dgm:pt>
    <dgm:pt modelId="{49CAEBA1-29B9-4E76-A25D-4484E392B61F}" type="pres">
      <dgm:prSet presAssocID="{3FA16AF5-96E6-4458-AB46-D39B8C3B5172}" presName="rootComposite" presStyleCnt="0"/>
      <dgm:spPr/>
    </dgm:pt>
    <dgm:pt modelId="{5C614032-9FFA-4BFB-898F-5E6AF700343C}" type="pres">
      <dgm:prSet presAssocID="{3FA16AF5-96E6-4458-AB46-D39B8C3B5172}" presName="rootText" presStyleLbl="node3" presStyleIdx="17" presStyleCnt="24">
        <dgm:presLayoutVars>
          <dgm:chPref val="3"/>
        </dgm:presLayoutVars>
      </dgm:prSet>
      <dgm:spPr/>
    </dgm:pt>
    <dgm:pt modelId="{D43C0A27-F710-4D8E-A719-8A4A1A3D1AF5}" type="pres">
      <dgm:prSet presAssocID="{3FA16AF5-96E6-4458-AB46-D39B8C3B5172}" presName="rootConnector" presStyleLbl="node3" presStyleIdx="17" presStyleCnt="24"/>
      <dgm:spPr/>
    </dgm:pt>
    <dgm:pt modelId="{74D05BA7-B3FD-440E-BF4D-80B3FBFDAFCD}" type="pres">
      <dgm:prSet presAssocID="{3FA16AF5-96E6-4458-AB46-D39B8C3B5172}" presName="hierChild4" presStyleCnt="0"/>
      <dgm:spPr/>
    </dgm:pt>
    <dgm:pt modelId="{4A12D4DB-C428-40B2-8D5D-A5DD4C32FB1D}" type="pres">
      <dgm:prSet presAssocID="{3FA16AF5-96E6-4458-AB46-D39B8C3B5172}" presName="hierChild5" presStyleCnt="0"/>
      <dgm:spPr/>
    </dgm:pt>
    <dgm:pt modelId="{C5088C22-94EF-4457-AAA2-C0F8D6D89167}" type="pres">
      <dgm:prSet presAssocID="{390799C9-0D6B-4E07-AA85-DAA0A33C8C24}" presName="Name37" presStyleLbl="parChTrans1D3" presStyleIdx="18" presStyleCnt="24"/>
      <dgm:spPr/>
    </dgm:pt>
    <dgm:pt modelId="{1247F79D-2CA7-4551-BCCE-EB54D44C328C}" type="pres">
      <dgm:prSet presAssocID="{A31C217E-7AA5-44A7-A938-5CDAAE117A0D}" presName="hierRoot2" presStyleCnt="0">
        <dgm:presLayoutVars>
          <dgm:hierBranch val="init"/>
        </dgm:presLayoutVars>
      </dgm:prSet>
      <dgm:spPr/>
    </dgm:pt>
    <dgm:pt modelId="{EA8C67B1-EC53-4531-B994-CB0CF5B71CA8}" type="pres">
      <dgm:prSet presAssocID="{A31C217E-7AA5-44A7-A938-5CDAAE117A0D}" presName="rootComposite" presStyleCnt="0"/>
      <dgm:spPr/>
    </dgm:pt>
    <dgm:pt modelId="{4A98CA52-3E22-4BEB-A145-C3D9175A7F3C}" type="pres">
      <dgm:prSet presAssocID="{A31C217E-7AA5-44A7-A938-5CDAAE117A0D}" presName="rootText" presStyleLbl="node3" presStyleIdx="18" presStyleCnt="24">
        <dgm:presLayoutVars>
          <dgm:chPref val="3"/>
        </dgm:presLayoutVars>
      </dgm:prSet>
      <dgm:spPr/>
    </dgm:pt>
    <dgm:pt modelId="{025DA2C3-838D-4106-86F2-730A9A83140C}" type="pres">
      <dgm:prSet presAssocID="{A31C217E-7AA5-44A7-A938-5CDAAE117A0D}" presName="rootConnector" presStyleLbl="node3" presStyleIdx="18" presStyleCnt="24"/>
      <dgm:spPr/>
    </dgm:pt>
    <dgm:pt modelId="{0297D9FD-E786-4DB1-9BEB-0F828B785766}" type="pres">
      <dgm:prSet presAssocID="{A31C217E-7AA5-44A7-A938-5CDAAE117A0D}" presName="hierChild4" presStyleCnt="0"/>
      <dgm:spPr/>
    </dgm:pt>
    <dgm:pt modelId="{66AD7651-C342-4AC8-8EB0-69B0FF716D02}" type="pres">
      <dgm:prSet presAssocID="{A31C217E-7AA5-44A7-A938-5CDAAE117A0D}" presName="hierChild5" presStyleCnt="0"/>
      <dgm:spPr/>
    </dgm:pt>
    <dgm:pt modelId="{EEBB6962-3273-4B8D-B29D-E3FFC1BFADE3}" type="pres">
      <dgm:prSet presAssocID="{CF71C6A7-FCB0-4207-B05E-C8094C0ADA3D}" presName="Name37" presStyleLbl="parChTrans1D3" presStyleIdx="19" presStyleCnt="24"/>
      <dgm:spPr/>
    </dgm:pt>
    <dgm:pt modelId="{162F5F2A-676F-41C1-95F1-A52A1EC2B12A}" type="pres">
      <dgm:prSet presAssocID="{239EBB63-4943-4908-B2DA-1547E9316DBB}" presName="hierRoot2" presStyleCnt="0">
        <dgm:presLayoutVars>
          <dgm:hierBranch val="init"/>
        </dgm:presLayoutVars>
      </dgm:prSet>
      <dgm:spPr/>
    </dgm:pt>
    <dgm:pt modelId="{A5F17853-1DB0-4D42-B934-D700BFA37404}" type="pres">
      <dgm:prSet presAssocID="{239EBB63-4943-4908-B2DA-1547E9316DBB}" presName="rootComposite" presStyleCnt="0"/>
      <dgm:spPr/>
    </dgm:pt>
    <dgm:pt modelId="{A253A769-5DBD-416A-B7B7-2225BFA599F1}" type="pres">
      <dgm:prSet presAssocID="{239EBB63-4943-4908-B2DA-1547E9316DBB}" presName="rootText" presStyleLbl="node3" presStyleIdx="19" presStyleCnt="24">
        <dgm:presLayoutVars>
          <dgm:chPref val="3"/>
        </dgm:presLayoutVars>
      </dgm:prSet>
      <dgm:spPr/>
    </dgm:pt>
    <dgm:pt modelId="{86BB8B03-164D-4CC4-A07B-EAC72B8CE6A1}" type="pres">
      <dgm:prSet presAssocID="{239EBB63-4943-4908-B2DA-1547E9316DBB}" presName="rootConnector" presStyleLbl="node3" presStyleIdx="19" presStyleCnt="24"/>
      <dgm:spPr/>
    </dgm:pt>
    <dgm:pt modelId="{7EBCB1F7-7780-4748-A5E8-B67E0D548A62}" type="pres">
      <dgm:prSet presAssocID="{239EBB63-4943-4908-B2DA-1547E9316DBB}" presName="hierChild4" presStyleCnt="0"/>
      <dgm:spPr/>
    </dgm:pt>
    <dgm:pt modelId="{ADCBE5A1-A997-4FE5-9393-96CD12E87A43}" type="pres">
      <dgm:prSet presAssocID="{239EBB63-4943-4908-B2DA-1547E9316DBB}" presName="hierChild5" presStyleCnt="0"/>
      <dgm:spPr/>
    </dgm:pt>
    <dgm:pt modelId="{A1A59A03-B750-4723-B2CE-6CBE78C5207A}" type="pres">
      <dgm:prSet presAssocID="{B9E55E15-BCB6-4EB7-98BD-936F0B928D81}" presName="hierChild5" presStyleCnt="0"/>
      <dgm:spPr/>
    </dgm:pt>
    <dgm:pt modelId="{1E3C984D-F616-43B9-9F6C-CB4EF7FDF685}" type="pres">
      <dgm:prSet presAssocID="{3B66743C-C560-4092-8FC3-58E1E459DE7D}" presName="Name37" presStyleLbl="parChTrans1D2" presStyleIdx="5" presStyleCnt="9"/>
      <dgm:spPr/>
    </dgm:pt>
    <dgm:pt modelId="{5CB87CAB-0348-41A0-9E16-BC72013880E7}" type="pres">
      <dgm:prSet presAssocID="{4FF6D57A-14E0-4F76-9112-8BDC2A2493F2}" presName="hierRoot2" presStyleCnt="0">
        <dgm:presLayoutVars>
          <dgm:hierBranch val="init"/>
        </dgm:presLayoutVars>
      </dgm:prSet>
      <dgm:spPr/>
    </dgm:pt>
    <dgm:pt modelId="{1B390FA9-8B38-4133-B66E-4ADC524D47C1}" type="pres">
      <dgm:prSet presAssocID="{4FF6D57A-14E0-4F76-9112-8BDC2A2493F2}" presName="rootComposite" presStyleCnt="0"/>
      <dgm:spPr/>
    </dgm:pt>
    <dgm:pt modelId="{62F6DD9B-CF98-42ED-A884-6218167D2658}" type="pres">
      <dgm:prSet presAssocID="{4FF6D57A-14E0-4F76-9112-8BDC2A2493F2}" presName="rootText" presStyleLbl="node2" presStyleIdx="5" presStyleCnt="9">
        <dgm:presLayoutVars>
          <dgm:chPref val="3"/>
        </dgm:presLayoutVars>
      </dgm:prSet>
      <dgm:spPr/>
    </dgm:pt>
    <dgm:pt modelId="{5CA7DD01-E46B-45F5-9BB1-41162FDF19FF}" type="pres">
      <dgm:prSet presAssocID="{4FF6D57A-14E0-4F76-9112-8BDC2A2493F2}" presName="rootConnector" presStyleLbl="node2" presStyleIdx="5" presStyleCnt="9"/>
      <dgm:spPr/>
    </dgm:pt>
    <dgm:pt modelId="{EEDCC185-F47C-4D23-A8A4-3B5B1E2C877F}" type="pres">
      <dgm:prSet presAssocID="{4FF6D57A-14E0-4F76-9112-8BDC2A2493F2}" presName="hierChild4" presStyleCnt="0"/>
      <dgm:spPr/>
    </dgm:pt>
    <dgm:pt modelId="{C45B23A3-3C6F-4E76-87D9-7C9D0C73F408}" type="pres">
      <dgm:prSet presAssocID="{053DBE99-D0C7-4A01-AD74-E65031D7DE52}" presName="Name37" presStyleLbl="parChTrans1D3" presStyleIdx="20" presStyleCnt="24"/>
      <dgm:spPr/>
    </dgm:pt>
    <dgm:pt modelId="{D3A5BE39-703F-44F0-A539-CCE34E5C9F96}" type="pres">
      <dgm:prSet presAssocID="{56B1C8A8-027C-42E8-9583-517069F738E8}" presName="hierRoot2" presStyleCnt="0">
        <dgm:presLayoutVars>
          <dgm:hierBranch val="init"/>
        </dgm:presLayoutVars>
      </dgm:prSet>
      <dgm:spPr/>
    </dgm:pt>
    <dgm:pt modelId="{9E2ADF75-B02B-4299-A9CC-92F143D8E884}" type="pres">
      <dgm:prSet presAssocID="{56B1C8A8-027C-42E8-9583-517069F738E8}" presName="rootComposite" presStyleCnt="0"/>
      <dgm:spPr/>
    </dgm:pt>
    <dgm:pt modelId="{1EDD7560-A28B-42A5-8880-205E92DA3302}" type="pres">
      <dgm:prSet presAssocID="{56B1C8A8-027C-42E8-9583-517069F738E8}" presName="rootText" presStyleLbl="node3" presStyleIdx="20" presStyleCnt="24">
        <dgm:presLayoutVars>
          <dgm:chPref val="3"/>
        </dgm:presLayoutVars>
      </dgm:prSet>
      <dgm:spPr/>
    </dgm:pt>
    <dgm:pt modelId="{41777DDF-D667-4033-83F3-C7D0DCCFEEE7}" type="pres">
      <dgm:prSet presAssocID="{56B1C8A8-027C-42E8-9583-517069F738E8}" presName="rootConnector" presStyleLbl="node3" presStyleIdx="20" presStyleCnt="24"/>
      <dgm:spPr/>
    </dgm:pt>
    <dgm:pt modelId="{C5D8D015-5A76-4740-A235-B405F8129ABC}" type="pres">
      <dgm:prSet presAssocID="{56B1C8A8-027C-42E8-9583-517069F738E8}" presName="hierChild4" presStyleCnt="0"/>
      <dgm:spPr/>
    </dgm:pt>
    <dgm:pt modelId="{C885AE6E-94D0-4841-AA22-72AD30BA2A1E}" type="pres">
      <dgm:prSet presAssocID="{56B1C8A8-027C-42E8-9583-517069F738E8}" presName="hierChild5" presStyleCnt="0"/>
      <dgm:spPr/>
    </dgm:pt>
    <dgm:pt modelId="{67B32168-FAC0-493A-A23B-54FB75B7A4B3}" type="pres">
      <dgm:prSet presAssocID="{4FF6D57A-14E0-4F76-9112-8BDC2A2493F2}" presName="hierChild5" presStyleCnt="0"/>
      <dgm:spPr/>
    </dgm:pt>
    <dgm:pt modelId="{260959B1-DEFE-42D3-8866-D2B31AA4BBFB}" type="pres">
      <dgm:prSet presAssocID="{454F0955-53B4-4298-A946-968991BB4FB5}" presName="Name37" presStyleLbl="parChTrans1D2" presStyleIdx="6" presStyleCnt="9"/>
      <dgm:spPr/>
    </dgm:pt>
    <dgm:pt modelId="{67624D75-310A-478B-BF38-9269B2FD6D80}" type="pres">
      <dgm:prSet presAssocID="{AD47817F-7B75-471B-967D-2CDE26BC6FA8}" presName="hierRoot2" presStyleCnt="0">
        <dgm:presLayoutVars>
          <dgm:hierBranch val="init"/>
        </dgm:presLayoutVars>
      </dgm:prSet>
      <dgm:spPr/>
    </dgm:pt>
    <dgm:pt modelId="{3CD673AB-A5D1-4EDC-AEFC-7C98FE371D5D}" type="pres">
      <dgm:prSet presAssocID="{AD47817F-7B75-471B-967D-2CDE26BC6FA8}" presName="rootComposite" presStyleCnt="0"/>
      <dgm:spPr/>
    </dgm:pt>
    <dgm:pt modelId="{9220397F-19DE-4250-9FC7-2B9293A99FD2}" type="pres">
      <dgm:prSet presAssocID="{AD47817F-7B75-471B-967D-2CDE26BC6FA8}" presName="rootText" presStyleLbl="node2" presStyleIdx="6" presStyleCnt="9">
        <dgm:presLayoutVars>
          <dgm:chPref val="3"/>
        </dgm:presLayoutVars>
      </dgm:prSet>
      <dgm:spPr/>
    </dgm:pt>
    <dgm:pt modelId="{0FCE3C98-CBB8-4B65-B9BD-77DAC7A9B5E3}" type="pres">
      <dgm:prSet presAssocID="{AD47817F-7B75-471B-967D-2CDE26BC6FA8}" presName="rootConnector" presStyleLbl="node2" presStyleIdx="6" presStyleCnt="9"/>
      <dgm:spPr/>
    </dgm:pt>
    <dgm:pt modelId="{6C4A2823-6D50-4BA4-B906-FED1497AED51}" type="pres">
      <dgm:prSet presAssocID="{AD47817F-7B75-471B-967D-2CDE26BC6FA8}" presName="hierChild4" presStyleCnt="0"/>
      <dgm:spPr/>
    </dgm:pt>
    <dgm:pt modelId="{48FC58C7-E5FA-4311-9A2A-A77986EFA5FA}" type="pres">
      <dgm:prSet presAssocID="{37062783-0471-4CA6-B273-9A968EA3264B}" presName="Name37" presStyleLbl="parChTrans1D3" presStyleIdx="21" presStyleCnt="24"/>
      <dgm:spPr/>
    </dgm:pt>
    <dgm:pt modelId="{E15CA383-9E70-48D3-9B38-68A0D94BA76A}" type="pres">
      <dgm:prSet presAssocID="{348A717A-D281-48B3-96ED-E47E2111C69D}" presName="hierRoot2" presStyleCnt="0">
        <dgm:presLayoutVars>
          <dgm:hierBranch val="init"/>
        </dgm:presLayoutVars>
      </dgm:prSet>
      <dgm:spPr/>
    </dgm:pt>
    <dgm:pt modelId="{35BC6D27-73DC-47E8-87EA-DDD0458238D4}" type="pres">
      <dgm:prSet presAssocID="{348A717A-D281-48B3-96ED-E47E2111C69D}" presName="rootComposite" presStyleCnt="0"/>
      <dgm:spPr/>
    </dgm:pt>
    <dgm:pt modelId="{239F1F46-41BE-4608-B87B-58423F1CF672}" type="pres">
      <dgm:prSet presAssocID="{348A717A-D281-48B3-96ED-E47E2111C69D}" presName="rootText" presStyleLbl="node3" presStyleIdx="21" presStyleCnt="24">
        <dgm:presLayoutVars>
          <dgm:chPref val="3"/>
        </dgm:presLayoutVars>
      </dgm:prSet>
      <dgm:spPr/>
    </dgm:pt>
    <dgm:pt modelId="{3DA0E14C-0CFB-42CB-B82A-27E343B7E4F1}" type="pres">
      <dgm:prSet presAssocID="{348A717A-D281-48B3-96ED-E47E2111C69D}" presName="rootConnector" presStyleLbl="node3" presStyleIdx="21" presStyleCnt="24"/>
      <dgm:spPr/>
    </dgm:pt>
    <dgm:pt modelId="{7B52BE2C-3B8C-41FF-A69F-36F5F173D5FD}" type="pres">
      <dgm:prSet presAssocID="{348A717A-D281-48B3-96ED-E47E2111C69D}" presName="hierChild4" presStyleCnt="0"/>
      <dgm:spPr/>
    </dgm:pt>
    <dgm:pt modelId="{1160BE26-0E0B-4D30-95C1-9713882ACCF0}" type="pres">
      <dgm:prSet presAssocID="{348A717A-D281-48B3-96ED-E47E2111C69D}" presName="hierChild5" presStyleCnt="0"/>
      <dgm:spPr/>
    </dgm:pt>
    <dgm:pt modelId="{871C204E-2598-4A79-B70E-A8ADB87ABD22}" type="pres">
      <dgm:prSet presAssocID="{AD47817F-7B75-471B-967D-2CDE26BC6FA8}" presName="hierChild5" presStyleCnt="0"/>
      <dgm:spPr/>
    </dgm:pt>
    <dgm:pt modelId="{0F965EE1-E5A3-46BB-B4FE-8E86B00A1ADF}" type="pres">
      <dgm:prSet presAssocID="{162C0DF8-DCAA-416F-A57D-AB5E60A3DCCB}" presName="Name37" presStyleLbl="parChTrans1D2" presStyleIdx="7" presStyleCnt="9"/>
      <dgm:spPr/>
    </dgm:pt>
    <dgm:pt modelId="{B0F6986A-CE59-4FB4-9155-AC8F8D55501D}" type="pres">
      <dgm:prSet presAssocID="{90E3C994-91E3-4BB6-8703-609DA1D892EC}" presName="hierRoot2" presStyleCnt="0">
        <dgm:presLayoutVars>
          <dgm:hierBranch val="init"/>
        </dgm:presLayoutVars>
      </dgm:prSet>
      <dgm:spPr/>
    </dgm:pt>
    <dgm:pt modelId="{75BFEADD-64C3-47CD-862D-0A282C8C3EF6}" type="pres">
      <dgm:prSet presAssocID="{90E3C994-91E3-4BB6-8703-609DA1D892EC}" presName="rootComposite" presStyleCnt="0"/>
      <dgm:spPr/>
    </dgm:pt>
    <dgm:pt modelId="{4A39D51A-6491-4965-A951-8AAEFD52F66D}" type="pres">
      <dgm:prSet presAssocID="{90E3C994-91E3-4BB6-8703-609DA1D892EC}" presName="rootText" presStyleLbl="node2" presStyleIdx="7" presStyleCnt="9">
        <dgm:presLayoutVars>
          <dgm:chPref val="3"/>
        </dgm:presLayoutVars>
      </dgm:prSet>
      <dgm:spPr/>
    </dgm:pt>
    <dgm:pt modelId="{3AD42102-15F6-4F09-880E-FC9339CBDA3E}" type="pres">
      <dgm:prSet presAssocID="{90E3C994-91E3-4BB6-8703-609DA1D892EC}" presName="rootConnector" presStyleLbl="node2" presStyleIdx="7" presStyleCnt="9"/>
      <dgm:spPr/>
    </dgm:pt>
    <dgm:pt modelId="{2C2BC686-A255-4F4B-8FA7-C6A13E2C91B2}" type="pres">
      <dgm:prSet presAssocID="{90E3C994-91E3-4BB6-8703-609DA1D892EC}" presName="hierChild4" presStyleCnt="0"/>
      <dgm:spPr/>
    </dgm:pt>
    <dgm:pt modelId="{41C4EC6E-7CA5-427F-A48F-07C696756065}" type="pres">
      <dgm:prSet presAssocID="{716CD1F5-2360-4EF8-8876-7CB54EE63718}" presName="Name37" presStyleLbl="parChTrans1D3" presStyleIdx="22" presStyleCnt="24"/>
      <dgm:spPr/>
    </dgm:pt>
    <dgm:pt modelId="{1D6EB74D-D228-4A18-BB66-01D4A105D4A2}" type="pres">
      <dgm:prSet presAssocID="{56C4496A-75F6-4057-9906-C957B84E89ED}" presName="hierRoot2" presStyleCnt="0">
        <dgm:presLayoutVars>
          <dgm:hierBranch val="init"/>
        </dgm:presLayoutVars>
      </dgm:prSet>
      <dgm:spPr/>
    </dgm:pt>
    <dgm:pt modelId="{66958F31-B487-4590-A7A2-058FAE62BC3A}" type="pres">
      <dgm:prSet presAssocID="{56C4496A-75F6-4057-9906-C957B84E89ED}" presName="rootComposite" presStyleCnt="0"/>
      <dgm:spPr/>
    </dgm:pt>
    <dgm:pt modelId="{E78A9BE6-768C-4A05-B7A9-C300D080A54D}" type="pres">
      <dgm:prSet presAssocID="{56C4496A-75F6-4057-9906-C957B84E89ED}" presName="rootText" presStyleLbl="node3" presStyleIdx="22" presStyleCnt="24">
        <dgm:presLayoutVars>
          <dgm:chPref val="3"/>
        </dgm:presLayoutVars>
      </dgm:prSet>
      <dgm:spPr/>
    </dgm:pt>
    <dgm:pt modelId="{DE722741-0D5B-4ED6-906C-3931402C6028}" type="pres">
      <dgm:prSet presAssocID="{56C4496A-75F6-4057-9906-C957B84E89ED}" presName="rootConnector" presStyleLbl="node3" presStyleIdx="22" presStyleCnt="24"/>
      <dgm:spPr/>
    </dgm:pt>
    <dgm:pt modelId="{34FC625C-B333-4ED0-8D1A-0DD3061D8A88}" type="pres">
      <dgm:prSet presAssocID="{56C4496A-75F6-4057-9906-C957B84E89ED}" presName="hierChild4" presStyleCnt="0"/>
      <dgm:spPr/>
    </dgm:pt>
    <dgm:pt modelId="{48CA50F2-BD17-413E-9505-2BC25CAAE593}" type="pres">
      <dgm:prSet presAssocID="{56C4496A-75F6-4057-9906-C957B84E89ED}" presName="hierChild5" presStyleCnt="0"/>
      <dgm:spPr/>
    </dgm:pt>
    <dgm:pt modelId="{D030951C-7979-463C-BDAF-DEE9D0D1AC23}" type="pres">
      <dgm:prSet presAssocID="{90E3C994-91E3-4BB6-8703-609DA1D892EC}" presName="hierChild5" presStyleCnt="0"/>
      <dgm:spPr/>
    </dgm:pt>
    <dgm:pt modelId="{EBD99500-EB17-431B-BDE7-A0D89A19F843}" type="pres">
      <dgm:prSet presAssocID="{5C1C6DAD-6134-42CE-9D21-F16ED81F5B83}" presName="Name37" presStyleLbl="parChTrans1D2" presStyleIdx="8" presStyleCnt="9"/>
      <dgm:spPr/>
    </dgm:pt>
    <dgm:pt modelId="{ABB37D67-FBE7-49B3-8973-071CF0BDE8E3}" type="pres">
      <dgm:prSet presAssocID="{6A29FD64-90B4-4E2E-B9F5-CD04CA74BADB}" presName="hierRoot2" presStyleCnt="0">
        <dgm:presLayoutVars>
          <dgm:hierBranch val="init"/>
        </dgm:presLayoutVars>
      </dgm:prSet>
      <dgm:spPr/>
    </dgm:pt>
    <dgm:pt modelId="{8F27D89A-ED0F-4BC9-9DA3-D8A608BCDCA4}" type="pres">
      <dgm:prSet presAssocID="{6A29FD64-90B4-4E2E-B9F5-CD04CA74BADB}" presName="rootComposite" presStyleCnt="0"/>
      <dgm:spPr/>
    </dgm:pt>
    <dgm:pt modelId="{9D8F6317-7A72-422D-8994-6D856A920400}" type="pres">
      <dgm:prSet presAssocID="{6A29FD64-90B4-4E2E-B9F5-CD04CA74BADB}" presName="rootText" presStyleLbl="node2" presStyleIdx="8" presStyleCnt="9">
        <dgm:presLayoutVars>
          <dgm:chPref val="3"/>
        </dgm:presLayoutVars>
      </dgm:prSet>
      <dgm:spPr/>
    </dgm:pt>
    <dgm:pt modelId="{82CE3FBA-7159-43DA-93CD-24C7657CFA83}" type="pres">
      <dgm:prSet presAssocID="{6A29FD64-90B4-4E2E-B9F5-CD04CA74BADB}" presName="rootConnector" presStyleLbl="node2" presStyleIdx="8" presStyleCnt="9"/>
      <dgm:spPr/>
    </dgm:pt>
    <dgm:pt modelId="{2A9161FC-0ABC-4C34-B227-458BA3533FCB}" type="pres">
      <dgm:prSet presAssocID="{6A29FD64-90B4-4E2E-B9F5-CD04CA74BADB}" presName="hierChild4" presStyleCnt="0"/>
      <dgm:spPr/>
    </dgm:pt>
    <dgm:pt modelId="{E84FC1A3-E04B-4649-8F93-7BC87FD0828E}" type="pres">
      <dgm:prSet presAssocID="{C129BD01-82D7-436F-AD5C-03D9F4058A6B}" presName="Name37" presStyleLbl="parChTrans1D3" presStyleIdx="23" presStyleCnt="24"/>
      <dgm:spPr/>
    </dgm:pt>
    <dgm:pt modelId="{90CD4E1A-A72B-46C7-9319-9AA41CDFFC87}" type="pres">
      <dgm:prSet presAssocID="{01632B31-D1ED-4316-B1B7-D9FDC933AA68}" presName="hierRoot2" presStyleCnt="0">
        <dgm:presLayoutVars>
          <dgm:hierBranch val="init"/>
        </dgm:presLayoutVars>
      </dgm:prSet>
      <dgm:spPr/>
    </dgm:pt>
    <dgm:pt modelId="{20A2274B-2FD5-4E3F-B96A-DEF3869F454C}" type="pres">
      <dgm:prSet presAssocID="{01632B31-D1ED-4316-B1B7-D9FDC933AA68}" presName="rootComposite" presStyleCnt="0"/>
      <dgm:spPr/>
    </dgm:pt>
    <dgm:pt modelId="{5A4C05C3-EFF4-4AF3-9309-B68B647A3583}" type="pres">
      <dgm:prSet presAssocID="{01632B31-D1ED-4316-B1B7-D9FDC933AA68}" presName="rootText" presStyleLbl="node3" presStyleIdx="23" presStyleCnt="24">
        <dgm:presLayoutVars>
          <dgm:chPref val="3"/>
        </dgm:presLayoutVars>
      </dgm:prSet>
      <dgm:spPr/>
    </dgm:pt>
    <dgm:pt modelId="{1332F72E-03CD-4CFF-A385-69354FC5557D}" type="pres">
      <dgm:prSet presAssocID="{01632B31-D1ED-4316-B1B7-D9FDC933AA68}" presName="rootConnector" presStyleLbl="node3" presStyleIdx="23" presStyleCnt="24"/>
      <dgm:spPr/>
    </dgm:pt>
    <dgm:pt modelId="{20929A1A-1776-41A1-AB2E-E3800ABFB1F1}" type="pres">
      <dgm:prSet presAssocID="{01632B31-D1ED-4316-B1B7-D9FDC933AA68}" presName="hierChild4" presStyleCnt="0"/>
      <dgm:spPr/>
    </dgm:pt>
    <dgm:pt modelId="{C8A77E61-EFC5-4112-AEAD-2D5C075CEEE4}" type="pres">
      <dgm:prSet presAssocID="{01632B31-D1ED-4316-B1B7-D9FDC933AA68}" presName="hierChild5" presStyleCnt="0"/>
      <dgm:spPr/>
    </dgm:pt>
    <dgm:pt modelId="{5F7803C5-2BAB-48DE-9A04-CE1025EE072C}" type="pres">
      <dgm:prSet presAssocID="{6A29FD64-90B4-4E2E-B9F5-CD04CA74BADB}" presName="hierChild5" presStyleCnt="0"/>
      <dgm:spPr/>
    </dgm:pt>
    <dgm:pt modelId="{EA4E75C2-E482-4FBC-96EB-7E2578F37D5F}" type="pres">
      <dgm:prSet presAssocID="{B12F0BEC-9468-47AD-9825-9B80EB37159E}" presName="hierChild3" presStyleCnt="0"/>
      <dgm:spPr/>
    </dgm:pt>
  </dgm:ptLst>
  <dgm:cxnLst>
    <dgm:cxn modelId="{87A8B104-196A-4534-846B-2B01189BAFA2}" type="presOf" srcId="{3E4B954F-9763-4079-8324-D60EFD9277B9}" destId="{AE63CDB9-C41F-4B84-8A28-C983A6C0F656}" srcOrd="0" destOrd="0" presId="urn:microsoft.com/office/officeart/2005/8/layout/orgChart1"/>
    <dgm:cxn modelId="{611B4005-7CD0-4EC2-AE11-A74D610EF49F}" type="presOf" srcId="{A31C217E-7AA5-44A7-A938-5CDAAE117A0D}" destId="{4A98CA52-3E22-4BEB-A145-C3D9175A7F3C}" srcOrd="0" destOrd="0" presId="urn:microsoft.com/office/officeart/2005/8/layout/orgChart1"/>
    <dgm:cxn modelId="{0CBE1809-17AA-42B0-A463-455824F7CFBA}" type="presOf" srcId="{3BEC82A5-5677-4EEB-84A3-476F482F7C98}" destId="{B422F75D-78BE-4A80-8FDE-B476C793C824}" srcOrd="0" destOrd="0" presId="urn:microsoft.com/office/officeart/2005/8/layout/orgChart1"/>
    <dgm:cxn modelId="{9475E90E-E431-4E22-81C6-67E55B3CBED6}" srcId="{B12F0BEC-9468-47AD-9825-9B80EB37159E}" destId="{4B2248A9-7F4D-41A4-9F25-0446DB4E4AF4}" srcOrd="0" destOrd="0" parTransId="{9BBDD55A-AB15-4F00-A300-5CA7472678DA}" sibTransId="{86248CF9-3D3F-42FF-868A-C56846D81924}"/>
    <dgm:cxn modelId="{CABB1F10-3E55-4467-B228-BC55699491ED}" srcId="{B01E10F3-676C-4F6D-B1E4-695E6DE7791B}" destId="{3E4B954F-9763-4079-8324-D60EFD9277B9}" srcOrd="4" destOrd="0" parTransId="{5FB7972C-5E2C-47EA-89B1-C7B138152708}" sibTransId="{27B37952-E82B-49C3-84D2-3287C1446CFE}"/>
    <dgm:cxn modelId="{9C553610-6CA1-4282-8EC5-C9E161258A87}" type="presOf" srcId="{3B66743C-C560-4092-8FC3-58E1E459DE7D}" destId="{1E3C984D-F616-43B9-9F6C-CB4EF7FDF685}" srcOrd="0" destOrd="0" presId="urn:microsoft.com/office/officeart/2005/8/layout/orgChart1"/>
    <dgm:cxn modelId="{AC748E11-0E60-49A2-8964-C59B8FBE7BF9}" type="presOf" srcId="{3E462B49-0BEB-4E44-990B-76980C940D78}" destId="{4DA95C80-D7A7-47FD-BDAF-BA24AFBE8410}" srcOrd="0" destOrd="0" presId="urn:microsoft.com/office/officeart/2005/8/layout/orgChart1"/>
    <dgm:cxn modelId="{50866A14-09D4-4099-84EE-6565A24CF52A}" type="presOf" srcId="{CF71C6A7-FCB0-4207-B05E-C8094C0ADA3D}" destId="{EEBB6962-3273-4B8D-B29D-E3FFC1BFADE3}" srcOrd="0" destOrd="0" presId="urn:microsoft.com/office/officeart/2005/8/layout/orgChart1"/>
    <dgm:cxn modelId="{01E3AF15-A1D7-44FB-AE4F-3E2833CC217C}" type="presOf" srcId="{35347007-01D4-4838-8C72-ABFE298A1AC1}" destId="{0E72C591-1480-4F9B-A7F6-D255A9389718}" srcOrd="0" destOrd="0" presId="urn:microsoft.com/office/officeart/2005/8/layout/orgChart1"/>
    <dgm:cxn modelId="{54A45A16-F666-4CC0-9F80-B44EEF1D2A5C}" type="presOf" srcId="{E1DA6F48-92E1-491B-9A15-7E205F3414AC}" destId="{E65351B4-008E-4D97-BD83-4FF4BF085710}" srcOrd="1" destOrd="0" presId="urn:microsoft.com/office/officeart/2005/8/layout/orgChart1"/>
    <dgm:cxn modelId="{7178FE18-0E8A-484D-BEE0-0447DB9EB90C}" type="presOf" srcId="{6A29FD64-90B4-4E2E-B9F5-CD04CA74BADB}" destId="{82CE3FBA-7159-43DA-93CD-24C7657CFA83}" srcOrd="1" destOrd="0" presId="urn:microsoft.com/office/officeart/2005/8/layout/orgChart1"/>
    <dgm:cxn modelId="{15F58019-5E1F-42E6-80D5-5F805110B835}" type="presOf" srcId="{4B2248A9-7F4D-41A4-9F25-0446DB4E4AF4}" destId="{8BE8FD50-740F-4DCF-BC54-35192D824250}" srcOrd="1" destOrd="0" presId="urn:microsoft.com/office/officeart/2005/8/layout/orgChart1"/>
    <dgm:cxn modelId="{42E5B91E-5B1E-47E9-BAF5-E9E6A4BD8C2A}" srcId="{40218747-18C1-44B7-8374-31C631D116E2}" destId="{E1DA6F48-92E1-491B-9A15-7E205F3414AC}" srcOrd="3" destOrd="0" parTransId="{459DD9BB-1953-4D4B-A2F9-46F56ED1E6AD}" sibTransId="{7AE9FE75-0FC8-4407-9FED-221031B83570}"/>
    <dgm:cxn modelId="{C1AF8E1F-02A1-442A-95AC-0016C7874E73}" type="presOf" srcId="{6A29FD64-90B4-4E2E-B9F5-CD04CA74BADB}" destId="{9D8F6317-7A72-422D-8994-6D856A920400}" srcOrd="0" destOrd="0" presId="urn:microsoft.com/office/officeart/2005/8/layout/orgChart1"/>
    <dgm:cxn modelId="{A1075A21-5AF6-43A6-887B-5805A3BE3BE7}" type="presOf" srcId="{458CB733-8044-474A-9363-D402B38F0562}" destId="{77ED4A03-278D-4632-8AA1-5FA26CA1D1ED}" srcOrd="0" destOrd="0" presId="urn:microsoft.com/office/officeart/2005/8/layout/orgChart1"/>
    <dgm:cxn modelId="{BA7AAF25-E44D-45FC-A7E3-5FC13299E188}" type="presOf" srcId="{454F0955-53B4-4298-A946-968991BB4FB5}" destId="{260959B1-DEFE-42D3-8866-D2B31AA4BBFB}" srcOrd="0" destOrd="0" presId="urn:microsoft.com/office/officeart/2005/8/layout/orgChart1"/>
    <dgm:cxn modelId="{FE38A626-F241-411E-AE25-FD707925DEB8}" type="presOf" srcId="{48E0EFED-4BA2-472F-8ECF-1309B813F04F}" destId="{345ED3FF-D5CE-461B-9E3C-A785BCE3F950}" srcOrd="0" destOrd="0" presId="urn:microsoft.com/office/officeart/2005/8/layout/orgChart1"/>
    <dgm:cxn modelId="{304FBE26-7F3B-4874-9B83-5B690DF775D8}" type="presOf" srcId="{AD47817F-7B75-471B-967D-2CDE26BC6FA8}" destId="{0FCE3C98-CBB8-4B65-B9BD-77DAC7A9B5E3}" srcOrd="1" destOrd="0" presId="urn:microsoft.com/office/officeart/2005/8/layout/orgChart1"/>
    <dgm:cxn modelId="{FAE27628-3F4D-4D73-AF46-0C6D7A30FBF5}" type="presOf" srcId="{E1DA6F48-92E1-491B-9A15-7E205F3414AC}" destId="{EFF372D6-ABDF-468B-93BE-5E5515056EFC}" srcOrd="0" destOrd="0" presId="urn:microsoft.com/office/officeart/2005/8/layout/orgChart1"/>
    <dgm:cxn modelId="{C44BC82C-25DE-4387-BCB6-E80983B7C04C}" srcId="{CBAE1E7F-4572-4A38-8185-CA3B8AA1707F}" destId="{6CF5D104-E238-4C1F-8C72-E305F34F58AC}" srcOrd="2" destOrd="0" parTransId="{260DDF43-E051-4398-B736-5EC56BCB9B85}" sibTransId="{FC7E9840-C5E2-4B85-B1AF-CBF0C96DAC3B}"/>
    <dgm:cxn modelId="{CA457133-B35D-4744-8EB6-4E988F59693B}" srcId="{B12F0BEC-9468-47AD-9825-9B80EB37159E}" destId="{CBAE1E7F-4572-4A38-8185-CA3B8AA1707F}" srcOrd="1" destOrd="0" parTransId="{007C39C5-B56A-4892-B8B5-38735EA60E41}" sibTransId="{0004A7B9-DE32-45E7-9D01-DB5BE6D617D3}"/>
    <dgm:cxn modelId="{D12EDB33-42EC-4E15-8AEC-BB28E7303417}" type="presOf" srcId="{C9BEDC4B-1EEA-446E-B40B-5391B38380A7}" destId="{CD54121E-D85D-4828-9BD0-C1F47882A1EB}" srcOrd="1" destOrd="0" presId="urn:microsoft.com/office/officeart/2005/8/layout/orgChart1"/>
    <dgm:cxn modelId="{1699EB37-2476-4DE2-A08C-0DEABAC97DA4}" srcId="{CBAE1E7F-4572-4A38-8185-CA3B8AA1707F}" destId="{CEF4EBC1-38F2-42C0-91AF-80248F062BFD}" srcOrd="4" destOrd="0" parTransId="{FD9A2C42-3172-4159-83F3-1EB9DE70BE94}" sibTransId="{7EF609A2-DEAB-4338-87A5-FA1817675BC1}"/>
    <dgm:cxn modelId="{D264593B-4B37-4A73-8F8E-F74F147FED28}" type="presOf" srcId="{4FF6D57A-14E0-4F76-9112-8BDC2A2493F2}" destId="{62F6DD9B-CF98-42ED-A884-6218167D2658}" srcOrd="0" destOrd="0" presId="urn:microsoft.com/office/officeart/2005/8/layout/orgChart1"/>
    <dgm:cxn modelId="{2D32623D-63F9-4833-A08B-ADCEE4885E7D}" type="presOf" srcId="{239EBB63-4943-4908-B2DA-1547E9316DBB}" destId="{A253A769-5DBD-416A-B7B7-2225BFA599F1}" srcOrd="0" destOrd="0" presId="urn:microsoft.com/office/officeart/2005/8/layout/orgChart1"/>
    <dgm:cxn modelId="{F821A45C-116D-40E1-9067-6C4B15CD3EE0}" type="presOf" srcId="{56B1C8A8-027C-42E8-9583-517069F738E8}" destId="{41777DDF-D667-4033-83F3-C7D0DCCFEEE7}" srcOrd="1" destOrd="0" presId="urn:microsoft.com/office/officeart/2005/8/layout/orgChart1"/>
    <dgm:cxn modelId="{D5ADDF5D-6D8D-4CFD-B552-216F22ED9608}" type="presOf" srcId="{A31C217E-7AA5-44A7-A938-5CDAAE117A0D}" destId="{025DA2C3-838D-4106-86F2-730A9A83140C}" srcOrd="1" destOrd="0" presId="urn:microsoft.com/office/officeart/2005/8/layout/orgChart1"/>
    <dgm:cxn modelId="{5B3AB05F-5612-46E7-B065-C6DF729785CD}" type="presOf" srcId="{CEF4EBC1-38F2-42C0-91AF-80248F062BFD}" destId="{EDD8336C-C7AB-43E9-802A-5680D7F7EF4C}" srcOrd="1" destOrd="0" presId="urn:microsoft.com/office/officeart/2005/8/layout/orgChart1"/>
    <dgm:cxn modelId="{9DC0C55F-0AFE-4A85-9E4D-BE8BC6F2F053}" type="presOf" srcId="{37062783-0471-4CA6-B273-9A968EA3264B}" destId="{48FC58C7-E5FA-4311-9A2A-A77986EFA5FA}" srcOrd="0" destOrd="0" presId="urn:microsoft.com/office/officeart/2005/8/layout/orgChart1"/>
    <dgm:cxn modelId="{38F57D41-0E41-4BDA-A545-D1C22D0D9715}" type="presOf" srcId="{FD9A2C42-3172-4159-83F3-1EB9DE70BE94}" destId="{F3716096-269E-4527-851C-97783DA924E3}" srcOrd="0" destOrd="0" presId="urn:microsoft.com/office/officeart/2005/8/layout/orgChart1"/>
    <dgm:cxn modelId="{0A6ACF62-2A7E-491C-B9D9-2CC01284ADA0}" srcId="{40218747-18C1-44B7-8374-31C631D116E2}" destId="{8C737104-2334-40A6-B42B-2DD683CC42FC}" srcOrd="0" destOrd="0" parTransId="{33F7ECC9-9389-4EF3-8DF4-280CBDADD021}" sibTransId="{C0C88D65-BE5A-40F6-BF4F-7BD5B1D136FA}"/>
    <dgm:cxn modelId="{84856364-AC6F-4D44-AA63-952D375B7AB2}" type="presOf" srcId="{56B1C8A8-027C-42E8-9583-517069F738E8}" destId="{1EDD7560-A28B-42A5-8880-205E92DA3302}" srcOrd="0" destOrd="0" presId="urn:microsoft.com/office/officeart/2005/8/layout/orgChart1"/>
    <dgm:cxn modelId="{92B56E44-0768-4D2B-9481-31F13627A46F}" srcId="{AD47817F-7B75-471B-967D-2CDE26BC6FA8}" destId="{348A717A-D281-48B3-96ED-E47E2111C69D}" srcOrd="0" destOrd="0" parTransId="{37062783-0471-4CA6-B273-9A968EA3264B}" sibTransId="{783C3DAA-AA3F-45B2-BBDB-142B0470D2C2}"/>
    <dgm:cxn modelId="{1DDB9A66-7D97-496A-8356-A46FC59888B7}" type="presOf" srcId="{5C1C6DAD-6134-42CE-9D21-F16ED81F5B83}" destId="{EBD99500-EB17-431B-BDE7-A0D89A19F843}" srcOrd="0" destOrd="0" presId="urn:microsoft.com/office/officeart/2005/8/layout/orgChart1"/>
    <dgm:cxn modelId="{C0FDDF47-F58A-4A33-918D-E598300C6104}" srcId="{6A29FD64-90B4-4E2E-B9F5-CD04CA74BADB}" destId="{01632B31-D1ED-4316-B1B7-D9FDC933AA68}" srcOrd="0" destOrd="0" parTransId="{C129BD01-82D7-436F-AD5C-03D9F4058A6B}" sibTransId="{3756E434-766D-4927-A8C0-D0F53FB56EC3}"/>
    <dgm:cxn modelId="{458D1468-CE2A-4573-B167-91CF2CFC7D38}" type="presOf" srcId="{007C39C5-B56A-4892-B8B5-38735EA60E41}" destId="{5958C6CC-12F3-431F-A38F-046746154361}" srcOrd="0" destOrd="0" presId="urn:microsoft.com/office/officeart/2005/8/layout/orgChart1"/>
    <dgm:cxn modelId="{2AF46548-3CA3-4CA0-BCC2-5010D31517ED}" type="presOf" srcId="{C129BD01-82D7-436F-AD5C-03D9F4058A6B}" destId="{E84FC1A3-E04B-4649-8F93-7BC87FD0828E}" srcOrd="0" destOrd="0" presId="urn:microsoft.com/office/officeart/2005/8/layout/orgChart1"/>
    <dgm:cxn modelId="{7D2D0E69-AED5-4E4D-8F53-A450D4C44D7C}" type="presOf" srcId="{549411CB-7284-4E62-A763-897625C11CF4}" destId="{25B28D76-E752-4EF1-9790-A0ED8BBC9219}" srcOrd="0" destOrd="0" presId="urn:microsoft.com/office/officeart/2005/8/layout/orgChart1"/>
    <dgm:cxn modelId="{5C9D696A-31E3-424A-B63D-6E345D2B9D4E}" srcId="{B9E55E15-BCB6-4EB7-98BD-936F0B928D81}" destId="{A31C217E-7AA5-44A7-A938-5CDAAE117A0D}" srcOrd="3" destOrd="0" parTransId="{390799C9-0D6B-4E07-AA85-DAA0A33C8C24}" sibTransId="{B6984E7F-8317-44FB-BDD9-6FDE1FA57D5B}"/>
    <dgm:cxn modelId="{E15A994A-0AE4-4D88-8E27-661F80A95E33}" srcId="{40218747-18C1-44B7-8374-31C631D116E2}" destId="{115D9E98-25F4-47AD-8D76-F2688B280232}" srcOrd="2" destOrd="0" parTransId="{ED84E391-4A9F-431A-A33D-70D0C70C369F}" sibTransId="{B0146C32-27DD-4D28-B50C-301A4110EF6D}"/>
    <dgm:cxn modelId="{326C6F6B-8142-4320-9FD7-EE4602EE8BA9}" type="presOf" srcId="{B9E55E15-BCB6-4EB7-98BD-936F0B928D81}" destId="{AC09B61E-8426-41E6-BEE1-1AD226C7E5C7}" srcOrd="1" destOrd="0" presId="urn:microsoft.com/office/officeart/2005/8/layout/orgChart1"/>
    <dgm:cxn modelId="{ADEDAF6B-7078-4488-93D6-C39B81729027}" srcId="{B01E10F3-676C-4F6D-B1E4-695E6DE7791B}" destId="{C9BEDC4B-1EEA-446E-B40B-5391B38380A7}" srcOrd="0" destOrd="0" parTransId="{17E0FDE0-4242-4D8F-BA02-55B839B4ECAB}" sibTransId="{3B7ACD56-B9A1-4E65-A689-BE51570A7DFA}"/>
    <dgm:cxn modelId="{F6BCC16B-9B61-4A36-AF41-9BBA5E567571}" srcId="{4FF6D57A-14E0-4F76-9112-8BDC2A2493F2}" destId="{56B1C8A8-027C-42E8-9583-517069F738E8}" srcOrd="0" destOrd="0" parTransId="{053DBE99-D0C7-4A01-AD74-E65031D7DE52}" sibTransId="{4F58B242-FB5B-4337-A8F2-C4EE16D9CC2C}"/>
    <dgm:cxn modelId="{75A5E44C-3A3E-4E52-BDFC-2E037BE73B28}" type="presOf" srcId="{162C0DF8-DCAA-416F-A57D-AB5E60A3DCCB}" destId="{0F965EE1-E5A3-46BB-B4FE-8E86B00A1ADF}" srcOrd="0" destOrd="0" presId="urn:microsoft.com/office/officeart/2005/8/layout/orgChart1"/>
    <dgm:cxn modelId="{0F5FA56E-7AE0-4B75-A338-06B8D3AA7E03}" type="presOf" srcId="{33F7ECC9-9389-4EF3-8DF4-280CBDADD021}" destId="{6EA56F4D-E3FE-4C13-85EE-F1C30D981F55}" srcOrd="0" destOrd="0" presId="urn:microsoft.com/office/officeart/2005/8/layout/orgChart1"/>
    <dgm:cxn modelId="{63DCF46E-135D-432F-8CF1-925EC4E712C3}" type="presOf" srcId="{B12F0BEC-9468-47AD-9825-9B80EB37159E}" destId="{36AAEBBD-58A4-4A15-9A2D-2AB591F51CA3}" srcOrd="0" destOrd="0" presId="urn:microsoft.com/office/officeart/2005/8/layout/orgChart1"/>
    <dgm:cxn modelId="{F5C1104F-0FDE-4858-A839-7F74C8B93B24}" type="presOf" srcId="{91748AAA-CA1F-44FF-9AFB-0C0130BEB9A3}" destId="{F081C417-5550-42E4-A8C4-0BB969E4EC10}" srcOrd="0" destOrd="0" presId="urn:microsoft.com/office/officeart/2005/8/layout/orgChart1"/>
    <dgm:cxn modelId="{8C112050-F131-49E7-BAF0-6CDA796E2718}" srcId="{B9E55E15-BCB6-4EB7-98BD-936F0B928D81}" destId="{3FA16AF5-96E6-4458-AB46-D39B8C3B5172}" srcOrd="2" destOrd="0" parTransId="{3E462B49-0BEB-4E44-990B-76980C940D78}" sibTransId="{34255E37-A394-4337-8AF3-198A171D4D6B}"/>
    <dgm:cxn modelId="{347D1671-B48E-4BDD-B7DB-DFF4484BD947}" type="presOf" srcId="{D828228F-E265-4F53-BE6C-6A63C66A10CF}" destId="{4180BD44-416C-4155-8E90-759B4555475B}" srcOrd="0" destOrd="0" presId="urn:microsoft.com/office/officeart/2005/8/layout/orgChart1"/>
    <dgm:cxn modelId="{DA075D51-E60B-4EEE-80C4-369B2C4F05CD}" type="presOf" srcId="{6EFEF149-7832-4022-843B-2D26B4E4CACC}" destId="{0D95CD77-F6DE-4C9C-B61F-E9720C5D07DD}" srcOrd="1" destOrd="0" presId="urn:microsoft.com/office/officeart/2005/8/layout/orgChart1"/>
    <dgm:cxn modelId="{70488271-42AC-46A8-9352-81159BC5A99A}" type="presOf" srcId="{E6B0BFEF-1D52-4366-ACA3-6369C5A4DFC0}" destId="{CE6126F6-8474-4A03-9752-2C782B35EDE0}" srcOrd="1" destOrd="0" presId="urn:microsoft.com/office/officeart/2005/8/layout/orgChart1"/>
    <dgm:cxn modelId="{119DBD51-CB4B-4483-BAC5-D2E6E1B29CFE}" srcId="{CBAE1E7F-4572-4A38-8185-CA3B8AA1707F}" destId="{703ABD9D-0BBE-4D1F-B526-9BFD7994AF80}" srcOrd="1" destOrd="0" parTransId="{0A0A6860-A7A7-4874-AF81-51838D6BBC17}" sibTransId="{E277F3E9-E0D3-4284-9290-C559058DF28E}"/>
    <dgm:cxn modelId="{5B13EF51-A7D4-4167-8D1F-3534F7DF332B}" type="presOf" srcId="{859D9ADB-6815-4A29-BF6D-0AA61B90CC87}" destId="{0FF04721-2EEA-44B0-BF87-E9BB4AFE58BF}" srcOrd="1" destOrd="0" presId="urn:microsoft.com/office/officeart/2005/8/layout/orgChart1"/>
    <dgm:cxn modelId="{9547C952-F029-4070-9E96-78E29893B723}" type="presOf" srcId="{6CF5D104-E238-4C1F-8C72-E305F34F58AC}" destId="{0D262D91-4BAA-484C-8E25-5204EB508780}" srcOrd="1" destOrd="0" presId="urn:microsoft.com/office/officeart/2005/8/layout/orgChart1"/>
    <dgm:cxn modelId="{8126FD53-158B-4081-9CDA-66017DF1C92C}" type="presOf" srcId="{CBAE1E7F-4572-4A38-8185-CA3B8AA1707F}" destId="{52FABD2A-9819-41EE-941A-3B085E012267}" srcOrd="0" destOrd="0" presId="urn:microsoft.com/office/officeart/2005/8/layout/orgChart1"/>
    <dgm:cxn modelId="{A715F675-E4B2-4A34-89F3-0C2F4C5E72DD}" srcId="{91748AAA-CA1F-44FF-9AFB-0C0130BEB9A3}" destId="{B12F0BEC-9468-47AD-9825-9B80EB37159E}" srcOrd="0" destOrd="0" parTransId="{09F07184-6C8B-4A04-A598-ADC3A2DDE529}" sibTransId="{CB6DF243-7FB5-40C2-8F63-FD5274569F0E}"/>
    <dgm:cxn modelId="{72663F76-594C-4998-AE3D-7E0069BD71DC}" type="presOf" srcId="{8C737104-2334-40A6-B42B-2DD683CC42FC}" destId="{12D54111-6EF4-4038-8DD1-18E1EDDF43D5}" srcOrd="1" destOrd="0" presId="urn:microsoft.com/office/officeart/2005/8/layout/orgChart1"/>
    <dgm:cxn modelId="{7823B876-0D7D-4B64-B1EE-A89B31F0052A}" type="presOf" srcId="{40FEF79E-95F1-4EB0-BFB0-94AA5FA8FBB2}" destId="{7F9E1329-4BA7-4A8C-9F9D-A37765387127}" srcOrd="0" destOrd="0" presId="urn:microsoft.com/office/officeart/2005/8/layout/orgChart1"/>
    <dgm:cxn modelId="{B36E915A-C907-42AF-A0CB-2D04C784C18A}" srcId="{B01E10F3-676C-4F6D-B1E4-695E6DE7791B}" destId="{C25F0B27-4172-4065-9DA4-6DDE48FEFB4F}" srcOrd="3" destOrd="0" parTransId="{3BEC82A5-5677-4EEB-84A3-476F482F7C98}" sibTransId="{345E5960-D643-4D78-8E55-E56BFAAF7596}"/>
    <dgm:cxn modelId="{646E327D-FE1E-48B7-BF92-7795242BEF4F}" srcId="{B12F0BEC-9468-47AD-9825-9B80EB37159E}" destId="{4FF6D57A-14E0-4F76-9112-8BDC2A2493F2}" srcOrd="5" destOrd="0" parTransId="{3B66743C-C560-4092-8FC3-58E1E459DE7D}" sibTransId="{23BFCDAF-DD67-4ECB-941B-C715F3C6D778}"/>
    <dgm:cxn modelId="{4571EF7D-0249-4D01-938C-14AB1799A594}" srcId="{40218747-18C1-44B7-8374-31C631D116E2}" destId="{42134FA6-B41B-4C78-8313-1AD5A1802ECF}" srcOrd="1" destOrd="0" parTransId="{F9F638FE-226F-49DC-89CC-D95FE2CAC00D}" sibTransId="{76D4566F-73FD-4366-853E-2CC893A53213}"/>
    <dgm:cxn modelId="{E23DF27F-16BF-4157-8F3D-6C84F1A60441}" type="presOf" srcId="{260DDF43-E051-4398-B736-5EC56BCB9B85}" destId="{708C53F8-429B-428A-8F2B-FD38961D2350}" srcOrd="0" destOrd="0" presId="urn:microsoft.com/office/officeart/2005/8/layout/orgChart1"/>
    <dgm:cxn modelId="{713D8381-CD1D-425B-963C-4178497B6EB5}" type="presOf" srcId="{3FA16AF5-96E6-4458-AB46-D39B8C3B5172}" destId="{5C614032-9FFA-4BFB-898F-5E6AF700343C}" srcOrd="0" destOrd="0" presId="urn:microsoft.com/office/officeart/2005/8/layout/orgChart1"/>
    <dgm:cxn modelId="{F0273283-171F-48C3-A3D2-31AB4F32CAEB}" type="presOf" srcId="{D78E9903-0F91-49C9-905D-C918972DDB8F}" destId="{DE107F2B-5B02-45A3-B54E-B8B2DCB4A357}" srcOrd="0" destOrd="0" presId="urn:microsoft.com/office/officeart/2005/8/layout/orgChart1"/>
    <dgm:cxn modelId="{5094C283-0778-406A-9846-2D4C9E84B789}" type="presOf" srcId="{C25F0B27-4172-4065-9DA4-6DDE48FEFB4F}" destId="{A810184A-C51C-4842-A091-C788824B3FED}" srcOrd="1" destOrd="0" presId="urn:microsoft.com/office/officeart/2005/8/layout/orgChart1"/>
    <dgm:cxn modelId="{E8C16884-5275-4370-A3CE-9B327E1900D9}" type="presOf" srcId="{C9BEDC4B-1EEA-446E-B40B-5391B38380A7}" destId="{FDE1A312-89AE-4E05-9212-C9604E05C7C4}" srcOrd="0" destOrd="0" presId="urn:microsoft.com/office/officeart/2005/8/layout/orgChart1"/>
    <dgm:cxn modelId="{E8132F86-44AF-4F04-AE62-0145324F9DC5}" type="presOf" srcId="{6CF5D104-E238-4C1F-8C72-E305F34F58AC}" destId="{7731236D-F416-4F61-BEAE-B0258C2D3E2C}" srcOrd="0" destOrd="0" presId="urn:microsoft.com/office/officeart/2005/8/layout/orgChart1"/>
    <dgm:cxn modelId="{63BE4989-4F5C-44E6-9DBA-8F1A1632AC79}" type="presOf" srcId="{42134FA6-B41B-4C78-8313-1AD5A1802ECF}" destId="{5F218D54-CAD2-4615-944A-7B27E95F98D1}" srcOrd="1" destOrd="0" presId="urn:microsoft.com/office/officeart/2005/8/layout/orgChart1"/>
    <dgm:cxn modelId="{6E58798B-4774-4B30-BD78-6362BB0E68EA}" type="presOf" srcId="{B01E10F3-676C-4F6D-B1E4-695E6DE7791B}" destId="{27F4275B-7411-4B79-ADDB-EE82E83790B8}" srcOrd="1" destOrd="0" presId="urn:microsoft.com/office/officeart/2005/8/layout/orgChart1"/>
    <dgm:cxn modelId="{0EE74E8C-5592-4E0D-A668-8318DC4EEBF9}" type="presOf" srcId="{5FB7972C-5E2C-47EA-89B1-C7B138152708}" destId="{44B1B2E5-E4E9-4DC2-A068-B0F4A8BD022E}" srcOrd="0" destOrd="0" presId="urn:microsoft.com/office/officeart/2005/8/layout/orgChart1"/>
    <dgm:cxn modelId="{1A83418E-805C-4147-AAAD-BB495CF1FB6C}" type="presOf" srcId="{CBAE1E7F-4572-4A38-8185-CA3B8AA1707F}" destId="{C5BA8211-56B5-4856-853E-6061EEC81703}" srcOrd="1" destOrd="0" presId="urn:microsoft.com/office/officeart/2005/8/layout/orgChart1"/>
    <dgm:cxn modelId="{8A1BF98F-FE0E-45EE-B0B4-64A94C27E837}" type="presOf" srcId="{E6B0BFEF-1D52-4366-ACA3-6369C5A4DFC0}" destId="{61AD63D6-BF8B-4148-85A8-7F86B42283A2}" srcOrd="0" destOrd="0" presId="urn:microsoft.com/office/officeart/2005/8/layout/orgChart1"/>
    <dgm:cxn modelId="{F325BE91-536A-412C-B58D-874311397C03}" type="presOf" srcId="{115D9E98-25F4-47AD-8D76-F2688B280232}" destId="{B5AD7658-FEF0-4754-B1B4-697BCA674DFF}" srcOrd="0" destOrd="0" presId="urn:microsoft.com/office/officeart/2005/8/layout/orgChart1"/>
    <dgm:cxn modelId="{129CA392-FEB5-439C-9E62-A3EFD49B99B2}" type="presOf" srcId="{C25F0B27-4172-4065-9DA4-6DDE48FEFB4F}" destId="{B2075807-573A-4175-8AF5-64D844507828}" srcOrd="0" destOrd="0" presId="urn:microsoft.com/office/officeart/2005/8/layout/orgChart1"/>
    <dgm:cxn modelId="{E0793396-6364-439F-92ED-7333B803F408}" srcId="{40218747-18C1-44B7-8374-31C631D116E2}" destId="{D828228F-E265-4F53-BE6C-6A63C66A10CF}" srcOrd="4" destOrd="0" parTransId="{7352C20D-92A3-438F-87F8-BF9B52C64E68}" sibTransId="{91F8651A-CE17-41FC-93C9-CFD1A409E8D0}"/>
    <dgm:cxn modelId="{7F50A296-FE5A-406C-A90B-0DD6DED57D58}" type="presOf" srcId="{459DD9BB-1953-4D4B-A2F9-46F56ED1E6AD}" destId="{0EBEDD6F-9AA7-44AD-973F-033724BF6479}" srcOrd="0" destOrd="0" presId="urn:microsoft.com/office/officeart/2005/8/layout/orgChart1"/>
    <dgm:cxn modelId="{2A8C1098-537C-46C7-A796-C3399E3BC333}" type="presOf" srcId="{AD838D7D-26D0-455C-B765-AEBCBF969650}" destId="{F04C6F46-B2E4-4528-BDC6-66AE9CA2C75A}" srcOrd="0" destOrd="0" presId="urn:microsoft.com/office/officeart/2005/8/layout/orgChart1"/>
    <dgm:cxn modelId="{5EF8D998-03D5-4FDB-85B5-3D5227FDA6E3}" type="presOf" srcId="{D828228F-E265-4F53-BE6C-6A63C66A10CF}" destId="{7A9761FD-AFA0-42B9-8BA6-32C1E49CB4DB}" srcOrd="1" destOrd="0" presId="urn:microsoft.com/office/officeart/2005/8/layout/orgChart1"/>
    <dgm:cxn modelId="{63F0FD98-82C7-4969-AFAE-CF895A94C0A9}" type="presOf" srcId="{0A0A6860-A7A7-4874-AF81-51838D6BBC17}" destId="{CEA96E82-E127-4489-971F-BC2248BE74B2}" srcOrd="0" destOrd="0" presId="urn:microsoft.com/office/officeart/2005/8/layout/orgChart1"/>
    <dgm:cxn modelId="{C8D3C59B-EF62-4729-86CC-A9BB93398547}" type="presOf" srcId="{35347007-01D4-4838-8C72-ABFE298A1AC1}" destId="{7E24147C-0E18-4341-AB20-B2D974C87126}" srcOrd="1" destOrd="0" presId="urn:microsoft.com/office/officeart/2005/8/layout/orgChart1"/>
    <dgm:cxn modelId="{BCEB349C-7AC9-4091-9859-54D75BC473A3}" type="presOf" srcId="{90E3C994-91E3-4BB6-8703-609DA1D892EC}" destId="{4A39D51A-6491-4965-A951-8AAEFD52F66D}" srcOrd="0" destOrd="0" presId="urn:microsoft.com/office/officeart/2005/8/layout/orgChart1"/>
    <dgm:cxn modelId="{8715BA9C-511D-49E5-8228-68A698CA6732}" type="presOf" srcId="{56C4496A-75F6-4057-9906-C957B84E89ED}" destId="{E78A9BE6-768C-4A05-B7A9-C300D080A54D}" srcOrd="0" destOrd="0" presId="urn:microsoft.com/office/officeart/2005/8/layout/orgChart1"/>
    <dgm:cxn modelId="{DEB1709F-BE13-4873-9C3F-FADF0E11CCBC}" type="presOf" srcId="{56C4496A-75F6-4057-9906-C957B84E89ED}" destId="{DE722741-0D5B-4ED6-906C-3931402C6028}" srcOrd="1" destOrd="0" presId="urn:microsoft.com/office/officeart/2005/8/layout/orgChart1"/>
    <dgm:cxn modelId="{BAE2919F-21AB-43DE-BC96-7ABD7B8E8F1D}" type="presOf" srcId="{A53194AF-94D2-4D0F-AF68-9628F2CDFDA5}" destId="{092F8503-B759-4F9B-9D8D-A196D806E8C7}" srcOrd="1" destOrd="0" presId="urn:microsoft.com/office/officeart/2005/8/layout/orgChart1"/>
    <dgm:cxn modelId="{B013D0A2-3798-411B-B73A-45BE3468A69C}" srcId="{B12F0BEC-9468-47AD-9825-9B80EB37159E}" destId="{40218747-18C1-44B7-8374-31C631D116E2}" srcOrd="3" destOrd="0" parTransId="{D78E9903-0F91-49C9-905D-C918972DDB8F}" sibTransId="{55468202-51CA-4E9B-B76A-CEA1B254AFEC}"/>
    <dgm:cxn modelId="{74CEEFA2-7283-4116-8980-44083F9BFA7F}" type="presOf" srcId="{859D9ADB-6815-4A29-BF6D-0AA61B90CC87}" destId="{74A86B21-C988-4054-9BEA-8260D542EBA3}" srcOrd="0" destOrd="0" presId="urn:microsoft.com/office/officeart/2005/8/layout/orgChart1"/>
    <dgm:cxn modelId="{615D99A3-EC9E-42A3-9471-0920E574CEB1}" type="presOf" srcId="{703ABD9D-0BBE-4D1F-B526-9BFD7994AF80}" destId="{572ABDCB-4CC6-4086-92D9-625030B7300F}" srcOrd="1" destOrd="0" presId="urn:microsoft.com/office/officeart/2005/8/layout/orgChart1"/>
    <dgm:cxn modelId="{A98952A6-18EB-45CB-87F8-11E3751F0293}" srcId="{B12F0BEC-9468-47AD-9825-9B80EB37159E}" destId="{90E3C994-91E3-4BB6-8703-609DA1D892EC}" srcOrd="7" destOrd="0" parTransId="{162C0DF8-DCAA-416F-A57D-AB5E60A3DCCB}" sibTransId="{93B9536F-58DE-4B7B-80AC-5287CC40347B}"/>
    <dgm:cxn modelId="{8DC85EA8-4D79-4E73-86DC-224CC5065560}" type="presOf" srcId="{115D9E98-25F4-47AD-8D76-F2688B280232}" destId="{BD88BA3F-7EDF-44B0-9FC8-FB2B0D9C2C82}" srcOrd="1" destOrd="0" presId="urn:microsoft.com/office/officeart/2005/8/layout/orgChart1"/>
    <dgm:cxn modelId="{EB6D69AC-5891-47BE-B4A5-195BF803650B}" type="presOf" srcId="{716CD1F5-2360-4EF8-8876-7CB54EE63718}" destId="{41C4EC6E-7CA5-427F-A48F-07C696756065}" srcOrd="0" destOrd="0" presId="urn:microsoft.com/office/officeart/2005/8/layout/orgChart1"/>
    <dgm:cxn modelId="{296D90AC-8962-4EA0-8F45-564154146C14}" srcId="{B9E55E15-BCB6-4EB7-98BD-936F0B928D81}" destId="{239EBB63-4943-4908-B2DA-1547E9316DBB}" srcOrd="4" destOrd="0" parTransId="{CF71C6A7-FCB0-4207-B05E-C8094C0ADA3D}" sibTransId="{DA751520-A03D-4B4B-8E66-68BE8AC66873}"/>
    <dgm:cxn modelId="{B1F2CCAC-F537-4821-A69D-47B4C2BE4EC7}" type="presOf" srcId="{239EBB63-4943-4908-B2DA-1547E9316DBB}" destId="{86BB8B03-164D-4CC4-A07B-EAC72B8CE6A1}" srcOrd="1" destOrd="0" presId="urn:microsoft.com/office/officeart/2005/8/layout/orgChart1"/>
    <dgm:cxn modelId="{18E8D3AC-7A6D-42E6-80E9-4B4D4D70B282}" type="presOf" srcId="{390799C9-0D6B-4E07-AA85-DAA0A33C8C24}" destId="{C5088C22-94EF-4457-AAA2-C0F8D6D89167}" srcOrd="0" destOrd="0" presId="urn:microsoft.com/office/officeart/2005/8/layout/orgChart1"/>
    <dgm:cxn modelId="{A7E3F6AF-3E70-4600-8342-3AB57BDE6454}" type="presOf" srcId="{40218747-18C1-44B7-8374-31C631D116E2}" destId="{4373BA2F-429B-4637-996F-8C7E451137F6}" srcOrd="1" destOrd="0" presId="urn:microsoft.com/office/officeart/2005/8/layout/orgChart1"/>
    <dgm:cxn modelId="{E42AA8B0-DD16-4FDB-B66A-0EB8CF72242C}" srcId="{B9E55E15-BCB6-4EB7-98BD-936F0B928D81}" destId="{E6B0BFEF-1D52-4366-ACA3-6369C5A4DFC0}" srcOrd="0" destOrd="0" parTransId="{C07877FE-9F40-46EE-ABD0-D2C514921541}" sibTransId="{BF1F6D35-1439-4ED5-B29B-F34371308770}"/>
    <dgm:cxn modelId="{936567B5-9D8D-4EE7-8589-EC4E237DC6A5}" type="presOf" srcId="{B9E55E15-BCB6-4EB7-98BD-936F0B928D81}" destId="{5741ECB2-E929-478B-9C8B-C8AEC32A758C}" srcOrd="0" destOrd="0" presId="urn:microsoft.com/office/officeart/2005/8/layout/orgChart1"/>
    <dgm:cxn modelId="{B83E55B5-466D-4F76-80CA-C483D7D3CC95}" type="presOf" srcId="{B12F0BEC-9468-47AD-9825-9B80EB37159E}" destId="{17E9DAFF-3270-4BC4-B4E6-C0A461D805AB}" srcOrd="1" destOrd="0" presId="urn:microsoft.com/office/officeart/2005/8/layout/orgChart1"/>
    <dgm:cxn modelId="{09AB83B5-CC75-4A8B-ADB0-B621C52AA45C}" srcId="{B12F0BEC-9468-47AD-9825-9B80EB37159E}" destId="{B01E10F3-676C-4F6D-B1E4-695E6DE7791B}" srcOrd="2" destOrd="0" parTransId="{AD838D7D-26D0-455C-B765-AEBCBF969650}" sibTransId="{DA7B2136-F71F-4C41-BDC5-81A94993BFD2}"/>
    <dgm:cxn modelId="{D71CB0B5-DB11-4F4B-871C-01BA6A1667C4}" srcId="{B01E10F3-676C-4F6D-B1E4-695E6DE7791B}" destId="{A53194AF-94D2-4D0F-AF68-9628F2CDFDA5}" srcOrd="2" destOrd="0" parTransId="{40FEF79E-95F1-4EB0-BFB0-94AA5FA8FBB2}" sibTransId="{ACED3A1D-81B7-43D2-B24A-B454D6C89D16}"/>
    <dgm:cxn modelId="{0A0587B6-3056-4BD2-B6D3-F5FE464C1B8C}" type="presOf" srcId="{8C737104-2334-40A6-B42B-2DD683CC42FC}" destId="{B94E1454-FEE3-474F-9710-94FC766A92D2}" srcOrd="0" destOrd="0" presId="urn:microsoft.com/office/officeart/2005/8/layout/orgChart1"/>
    <dgm:cxn modelId="{BD881FB7-AE5F-45F2-8284-29A00BD087E7}" type="presOf" srcId="{01632B31-D1ED-4316-B1B7-D9FDC933AA68}" destId="{1332F72E-03CD-4CFF-A385-69354FC5557D}" srcOrd="1" destOrd="0" presId="urn:microsoft.com/office/officeart/2005/8/layout/orgChart1"/>
    <dgm:cxn modelId="{09FB3CBB-045D-449C-BAB3-F13C983546C9}" type="presOf" srcId="{053DBE99-D0C7-4A01-AD74-E65031D7DE52}" destId="{C45B23A3-3C6F-4E76-87D9-7C9D0C73F408}" srcOrd="0" destOrd="0" presId="urn:microsoft.com/office/officeart/2005/8/layout/orgChart1"/>
    <dgm:cxn modelId="{BCE192BD-ED89-4A76-B624-3797DD707B1F}" type="presOf" srcId="{F9F638FE-226F-49DC-89CC-D95FE2CAC00D}" destId="{5DAAA415-D6F1-49EE-BFF1-C0FD82E834CC}" srcOrd="0" destOrd="0" presId="urn:microsoft.com/office/officeart/2005/8/layout/orgChart1"/>
    <dgm:cxn modelId="{9360B8BD-B424-4F4E-B25F-439D2C16E2D0}" type="presOf" srcId="{A53194AF-94D2-4D0F-AF68-9628F2CDFDA5}" destId="{93CC314B-A9E0-4F55-8FE0-B5C5ED3A0B30}" srcOrd="0" destOrd="0" presId="urn:microsoft.com/office/officeart/2005/8/layout/orgChart1"/>
    <dgm:cxn modelId="{4F9499C0-C0DC-42D5-8632-7CFF382AB7E5}" type="presOf" srcId="{7927DF87-9185-45DF-87C4-4E3AEAC3B0B9}" destId="{0A95FCE5-5CA0-415D-BA9D-D597ADCD702F}" srcOrd="0" destOrd="0" presId="urn:microsoft.com/office/officeart/2005/8/layout/orgChart1"/>
    <dgm:cxn modelId="{B9970AC1-BE3C-41A5-8646-E4C557C2BF7A}" type="presOf" srcId="{CEF4EBC1-38F2-42C0-91AF-80248F062BFD}" destId="{86C55B03-5EA8-48C6-9E3C-E84F97E104EC}" srcOrd="0" destOrd="0" presId="urn:microsoft.com/office/officeart/2005/8/layout/orgChart1"/>
    <dgm:cxn modelId="{8889CCC2-6FAD-4FC4-98F0-5088A4C25E46}" type="presOf" srcId="{AD47817F-7B75-471B-967D-2CDE26BC6FA8}" destId="{9220397F-19DE-4250-9FC7-2B9293A99FD2}" srcOrd="0" destOrd="0" presId="urn:microsoft.com/office/officeart/2005/8/layout/orgChart1"/>
    <dgm:cxn modelId="{691907C9-658E-476F-94FC-F178D46046F6}" type="presOf" srcId="{01632B31-D1ED-4316-B1B7-D9FDC933AA68}" destId="{5A4C05C3-EFF4-4AF3-9309-B68B647A3583}" srcOrd="0" destOrd="0" presId="urn:microsoft.com/office/officeart/2005/8/layout/orgChart1"/>
    <dgm:cxn modelId="{E48F0CCA-B313-4DC5-84F2-B052603C73E7}" type="presOf" srcId="{703ABD9D-0BBE-4D1F-B526-9BFD7994AF80}" destId="{95A6D64B-9DDA-4374-B360-9B52BD5E2A2E}" srcOrd="0" destOrd="0" presId="urn:microsoft.com/office/officeart/2005/8/layout/orgChart1"/>
    <dgm:cxn modelId="{282919CA-8032-438A-8E69-95333FDD827A}" srcId="{B12F0BEC-9468-47AD-9825-9B80EB37159E}" destId="{B9E55E15-BCB6-4EB7-98BD-936F0B928D81}" srcOrd="4" destOrd="0" parTransId="{549411CB-7284-4E62-A763-897625C11CF4}" sibTransId="{01953F38-EFB9-47E7-AD94-083D6FBD5664}"/>
    <dgm:cxn modelId="{936B84CA-9116-476C-8F02-8E6192587D44}" type="presOf" srcId="{42134FA6-B41B-4C78-8313-1AD5A1802ECF}" destId="{EDED701E-CE9B-487C-81E0-D2E47D6D64F2}" srcOrd="0" destOrd="0" presId="urn:microsoft.com/office/officeart/2005/8/layout/orgChart1"/>
    <dgm:cxn modelId="{D7EB0ACB-61C9-4F47-AB06-AC22254EA46F}" type="presOf" srcId="{4FF6D57A-14E0-4F76-9112-8BDC2A2493F2}" destId="{5CA7DD01-E46B-45F5-9BB1-41162FDF19FF}" srcOrd="1" destOrd="0" presId="urn:microsoft.com/office/officeart/2005/8/layout/orgChart1"/>
    <dgm:cxn modelId="{804447CC-C7A9-45A6-B659-CACD9DE8BBBF}" type="presOf" srcId="{348A717A-D281-48B3-96ED-E47E2111C69D}" destId="{239F1F46-41BE-4608-B87B-58423F1CF672}" srcOrd="0" destOrd="0" presId="urn:microsoft.com/office/officeart/2005/8/layout/orgChart1"/>
    <dgm:cxn modelId="{61267ECE-A956-42C2-B6DB-A1F59D15EA76}" type="presOf" srcId="{3E4B954F-9763-4079-8324-D60EFD9277B9}" destId="{1112A54C-B977-4430-BB13-6F617EDE4966}" srcOrd="1" destOrd="0" presId="urn:microsoft.com/office/officeart/2005/8/layout/orgChart1"/>
    <dgm:cxn modelId="{4D3AE5D0-EDE2-4B6B-A34E-019112A66616}" type="presOf" srcId="{6EFEF149-7832-4022-843B-2D26B4E4CACC}" destId="{A588A110-2859-4AAA-99B8-2066D2BDCA54}" srcOrd="0" destOrd="0" presId="urn:microsoft.com/office/officeart/2005/8/layout/orgChart1"/>
    <dgm:cxn modelId="{8D7F76D7-B470-42CB-9361-333585944AF5}" type="presOf" srcId="{348A717A-D281-48B3-96ED-E47E2111C69D}" destId="{3DA0E14C-0CFB-42CB-B82A-27E343B7E4F1}" srcOrd="1" destOrd="0" presId="urn:microsoft.com/office/officeart/2005/8/layout/orgChart1"/>
    <dgm:cxn modelId="{D238D0DF-E890-45B6-B9AF-A336FEF156FC}" srcId="{B9E55E15-BCB6-4EB7-98BD-936F0B928D81}" destId="{859D9ADB-6815-4A29-BF6D-0AA61B90CC87}" srcOrd="1" destOrd="0" parTransId="{5AAE720E-3937-46E2-AB6E-0DBA94E5CA8E}" sibTransId="{5351B04B-ACE6-40FC-8956-52EB8A116344}"/>
    <dgm:cxn modelId="{619571E1-69DD-45A7-8B43-3A2F608C7B5D}" srcId="{CBAE1E7F-4572-4A38-8185-CA3B8AA1707F}" destId="{6EFEF149-7832-4022-843B-2D26B4E4CACC}" srcOrd="3" destOrd="0" parTransId="{7927DF87-9185-45DF-87C4-4E3AEAC3B0B9}" sibTransId="{C4A3CD26-0B1E-42A2-8501-23F3C4D1DCBE}"/>
    <dgm:cxn modelId="{BB758BE4-FD48-41EC-BB22-15343D87B83D}" srcId="{CBAE1E7F-4572-4A38-8185-CA3B8AA1707F}" destId="{BC51D344-423D-402A-9249-DBE6DB6EA752}" srcOrd="0" destOrd="0" parTransId="{458CB733-8044-474A-9363-D402B38F0562}" sibTransId="{B2EC2C5B-B461-4A15-BCFA-827E2F0E3A3E}"/>
    <dgm:cxn modelId="{52A6CCE5-B225-4B72-B54B-870EFA2D82A1}" type="presOf" srcId="{3FA16AF5-96E6-4458-AB46-D39B8C3B5172}" destId="{D43C0A27-F710-4D8E-A719-8A4A1A3D1AF5}" srcOrd="1" destOrd="0" presId="urn:microsoft.com/office/officeart/2005/8/layout/orgChart1"/>
    <dgm:cxn modelId="{5AAB73E7-DDFE-4728-9130-ED10DEC1FBE2}" type="presOf" srcId="{17E0FDE0-4242-4D8F-BA02-55B839B4ECAB}" destId="{0F57EB0F-9AF1-4C41-AE00-2F8BA76C7A3E}" srcOrd="0" destOrd="0" presId="urn:microsoft.com/office/officeart/2005/8/layout/orgChart1"/>
    <dgm:cxn modelId="{41F2A2E8-0831-4F9A-9149-23D3AE7C8785}" type="presOf" srcId="{ED84E391-4A9F-431A-A33D-70D0C70C369F}" destId="{87F5C75A-D201-4FFE-BE28-46D7364A5943}" srcOrd="0" destOrd="0" presId="urn:microsoft.com/office/officeart/2005/8/layout/orgChart1"/>
    <dgm:cxn modelId="{DECB1EEB-19D8-41E9-A9FD-AEEC3D7DB196}" type="presOf" srcId="{BC51D344-423D-402A-9249-DBE6DB6EA752}" destId="{9A0019A7-26FC-4F07-8B55-A8CC05F16D5A}" srcOrd="1" destOrd="0" presId="urn:microsoft.com/office/officeart/2005/8/layout/orgChart1"/>
    <dgm:cxn modelId="{155406ED-6C10-4E26-8990-CA8F529A4C14}" type="presOf" srcId="{90E3C994-91E3-4BB6-8703-609DA1D892EC}" destId="{3AD42102-15F6-4F09-880E-FC9339CBDA3E}" srcOrd="1" destOrd="0" presId="urn:microsoft.com/office/officeart/2005/8/layout/orgChart1"/>
    <dgm:cxn modelId="{B2A938F0-B218-49FD-861E-8E3F1FCEC269}" type="presOf" srcId="{BC51D344-423D-402A-9249-DBE6DB6EA752}" destId="{844C8925-C5D2-4EFF-983D-73C301BDC900}" srcOrd="0" destOrd="0" presId="urn:microsoft.com/office/officeart/2005/8/layout/orgChart1"/>
    <dgm:cxn modelId="{267562F3-A4AE-43EB-8041-C8A7FA679F6C}" srcId="{B01E10F3-676C-4F6D-B1E4-695E6DE7791B}" destId="{35347007-01D4-4838-8C72-ABFE298A1AC1}" srcOrd="1" destOrd="0" parTransId="{48E0EFED-4BA2-472F-8ECF-1309B813F04F}" sibTransId="{1DDEBEB9-F492-4821-9700-2A3B0C60B543}"/>
    <dgm:cxn modelId="{8F50CEF3-8EFF-45E9-9F8A-DCF0778C1AEE}" type="presOf" srcId="{5AAE720E-3937-46E2-AB6E-0DBA94E5CA8E}" destId="{D43DAD67-CBEA-4B15-A730-0BAB914FF2C2}" srcOrd="0" destOrd="0" presId="urn:microsoft.com/office/officeart/2005/8/layout/orgChart1"/>
    <dgm:cxn modelId="{71CE16F4-EE6B-4FE8-AB6A-867B897BA525}" type="presOf" srcId="{B01E10F3-676C-4F6D-B1E4-695E6DE7791B}" destId="{FDB475CF-E61A-4A8F-AE83-694DF844D5E0}" srcOrd="0" destOrd="0" presId="urn:microsoft.com/office/officeart/2005/8/layout/orgChart1"/>
    <dgm:cxn modelId="{D68EEAF5-674C-45F3-A576-1DE13A9144DA}" type="presOf" srcId="{9BBDD55A-AB15-4F00-A300-5CA7472678DA}" destId="{282E1F79-28F9-4F19-9298-29BF6F6DCA99}" srcOrd="0" destOrd="0" presId="urn:microsoft.com/office/officeart/2005/8/layout/orgChart1"/>
    <dgm:cxn modelId="{46714AF6-FD4F-4652-85C4-B12BC245C62B}" srcId="{B12F0BEC-9468-47AD-9825-9B80EB37159E}" destId="{6A29FD64-90B4-4E2E-B9F5-CD04CA74BADB}" srcOrd="8" destOrd="0" parTransId="{5C1C6DAD-6134-42CE-9D21-F16ED81F5B83}" sibTransId="{F2AA95BB-A4DC-486F-AC1B-78BEBB3CE1AC}"/>
    <dgm:cxn modelId="{22F6C4F6-C8BB-4C00-8F04-626C8A334179}" type="presOf" srcId="{4B2248A9-7F4D-41A4-9F25-0446DB4E4AF4}" destId="{D0275BFA-9D92-431A-A068-B3B63AB3AB1C}" srcOrd="0" destOrd="0" presId="urn:microsoft.com/office/officeart/2005/8/layout/orgChart1"/>
    <dgm:cxn modelId="{20B0A9FA-EB0C-4C83-ABA1-510281A52E03}" type="presOf" srcId="{7352C20D-92A3-438F-87F8-BF9B52C64E68}" destId="{A6CD1EFF-3DEF-465B-A322-3AC82C7502BB}" srcOrd="0" destOrd="0" presId="urn:microsoft.com/office/officeart/2005/8/layout/orgChart1"/>
    <dgm:cxn modelId="{BA14AEFC-5BA1-47C0-B9CE-93CC9C01A7C4}" srcId="{B12F0BEC-9468-47AD-9825-9B80EB37159E}" destId="{AD47817F-7B75-471B-967D-2CDE26BC6FA8}" srcOrd="6" destOrd="0" parTransId="{454F0955-53B4-4298-A946-968991BB4FB5}" sibTransId="{F329F265-6321-4ADC-85AF-343EB7A4C1B6}"/>
    <dgm:cxn modelId="{29A6FDFC-AC5E-4E32-BD16-A874FADEECA4}" type="presOf" srcId="{C07877FE-9F40-46EE-ABD0-D2C514921541}" destId="{CC9E8E35-B4E1-457B-B25C-198F0621F5F2}" srcOrd="0" destOrd="0" presId="urn:microsoft.com/office/officeart/2005/8/layout/orgChart1"/>
    <dgm:cxn modelId="{036F45FD-F905-4E7E-90FB-7389D61FA3C0}" srcId="{90E3C994-91E3-4BB6-8703-609DA1D892EC}" destId="{56C4496A-75F6-4057-9906-C957B84E89ED}" srcOrd="0" destOrd="0" parTransId="{716CD1F5-2360-4EF8-8876-7CB54EE63718}" sibTransId="{A91E97B6-992A-4AEE-9B35-F86A2A0BB882}"/>
    <dgm:cxn modelId="{97DD28FF-3392-4BD7-A0F5-D103A65095FA}" type="presOf" srcId="{40218747-18C1-44B7-8374-31C631D116E2}" destId="{60E062CA-C076-452F-8024-E5254EFEB7BF}" srcOrd="0" destOrd="0" presId="urn:microsoft.com/office/officeart/2005/8/layout/orgChart1"/>
    <dgm:cxn modelId="{6573C754-6F30-4F98-84FA-E587F6075549}" type="presParOf" srcId="{F081C417-5550-42E4-A8C4-0BB969E4EC10}" destId="{7751A208-9718-46FD-A083-BDBCD4E4EC28}" srcOrd="0" destOrd="0" presId="urn:microsoft.com/office/officeart/2005/8/layout/orgChart1"/>
    <dgm:cxn modelId="{35D2815B-FD91-432E-8ACD-14F11C5BD72A}" type="presParOf" srcId="{7751A208-9718-46FD-A083-BDBCD4E4EC28}" destId="{80D3447D-844F-4C95-B5EA-50DFD857261D}" srcOrd="0" destOrd="0" presId="urn:microsoft.com/office/officeart/2005/8/layout/orgChart1"/>
    <dgm:cxn modelId="{93B55BD0-1E82-4CC6-A559-070AC154BA93}" type="presParOf" srcId="{80D3447D-844F-4C95-B5EA-50DFD857261D}" destId="{36AAEBBD-58A4-4A15-9A2D-2AB591F51CA3}" srcOrd="0" destOrd="0" presId="urn:microsoft.com/office/officeart/2005/8/layout/orgChart1"/>
    <dgm:cxn modelId="{69851531-2306-40B6-9625-7D04A03D7401}" type="presParOf" srcId="{80D3447D-844F-4C95-B5EA-50DFD857261D}" destId="{17E9DAFF-3270-4BC4-B4E6-C0A461D805AB}" srcOrd="1" destOrd="0" presId="urn:microsoft.com/office/officeart/2005/8/layout/orgChart1"/>
    <dgm:cxn modelId="{38376D53-7FB8-464C-A095-39CF0B0659C8}" type="presParOf" srcId="{7751A208-9718-46FD-A083-BDBCD4E4EC28}" destId="{2F66490E-0D02-4D42-A2BB-046D2EFA7887}" srcOrd="1" destOrd="0" presId="urn:microsoft.com/office/officeart/2005/8/layout/orgChart1"/>
    <dgm:cxn modelId="{4A53C3A9-276F-4B46-AA99-9DC9B0D8E4D4}" type="presParOf" srcId="{2F66490E-0D02-4D42-A2BB-046D2EFA7887}" destId="{282E1F79-28F9-4F19-9298-29BF6F6DCA99}" srcOrd="0" destOrd="0" presId="urn:microsoft.com/office/officeart/2005/8/layout/orgChart1"/>
    <dgm:cxn modelId="{58E35702-8729-4A55-9D88-5B7FACE4FE92}" type="presParOf" srcId="{2F66490E-0D02-4D42-A2BB-046D2EFA7887}" destId="{19616BC1-68FE-4E52-8FB6-07B64E555DA5}" srcOrd="1" destOrd="0" presId="urn:microsoft.com/office/officeart/2005/8/layout/orgChart1"/>
    <dgm:cxn modelId="{1F898CC0-D647-4EEE-B7B8-98A3909E878E}" type="presParOf" srcId="{19616BC1-68FE-4E52-8FB6-07B64E555DA5}" destId="{0BDE463F-3B86-475C-95E9-54447B5C7647}" srcOrd="0" destOrd="0" presId="urn:microsoft.com/office/officeart/2005/8/layout/orgChart1"/>
    <dgm:cxn modelId="{018DDBFF-91EB-4897-AB1A-D249D174B710}" type="presParOf" srcId="{0BDE463F-3B86-475C-95E9-54447B5C7647}" destId="{D0275BFA-9D92-431A-A068-B3B63AB3AB1C}" srcOrd="0" destOrd="0" presId="urn:microsoft.com/office/officeart/2005/8/layout/orgChart1"/>
    <dgm:cxn modelId="{DF15C657-4E51-4AB6-B91F-3DB921378B98}" type="presParOf" srcId="{0BDE463F-3B86-475C-95E9-54447B5C7647}" destId="{8BE8FD50-740F-4DCF-BC54-35192D824250}" srcOrd="1" destOrd="0" presId="urn:microsoft.com/office/officeart/2005/8/layout/orgChart1"/>
    <dgm:cxn modelId="{2FFC2195-F6F7-417E-9898-9C2F6F1FE889}" type="presParOf" srcId="{19616BC1-68FE-4E52-8FB6-07B64E555DA5}" destId="{76AE0E57-BA42-43DF-B70E-CE7777B53F32}" srcOrd="1" destOrd="0" presId="urn:microsoft.com/office/officeart/2005/8/layout/orgChart1"/>
    <dgm:cxn modelId="{AD54FFF1-33FB-4156-88F3-BC3066285019}" type="presParOf" srcId="{19616BC1-68FE-4E52-8FB6-07B64E555DA5}" destId="{FAF0EF7E-950C-4F3D-9B7C-8D531B4F14FE}" srcOrd="2" destOrd="0" presId="urn:microsoft.com/office/officeart/2005/8/layout/orgChart1"/>
    <dgm:cxn modelId="{7A9CCE96-FA7E-4799-90C3-93F310AEF39B}" type="presParOf" srcId="{2F66490E-0D02-4D42-A2BB-046D2EFA7887}" destId="{5958C6CC-12F3-431F-A38F-046746154361}" srcOrd="2" destOrd="0" presId="urn:microsoft.com/office/officeart/2005/8/layout/orgChart1"/>
    <dgm:cxn modelId="{4EF6C622-8CB7-44A1-AF0B-F84AC0EB83C0}" type="presParOf" srcId="{2F66490E-0D02-4D42-A2BB-046D2EFA7887}" destId="{E5D88AF1-BA2B-43DD-B8B4-CA56D7254933}" srcOrd="3" destOrd="0" presId="urn:microsoft.com/office/officeart/2005/8/layout/orgChart1"/>
    <dgm:cxn modelId="{0B74ADDE-B6EB-4E12-9690-F5AF28E4D337}" type="presParOf" srcId="{E5D88AF1-BA2B-43DD-B8B4-CA56D7254933}" destId="{8F4360D3-B7D9-4A7F-8592-E027DFA0B69F}" srcOrd="0" destOrd="0" presId="urn:microsoft.com/office/officeart/2005/8/layout/orgChart1"/>
    <dgm:cxn modelId="{9A18EE98-4183-4E46-AFF5-14CDC642B564}" type="presParOf" srcId="{8F4360D3-B7D9-4A7F-8592-E027DFA0B69F}" destId="{52FABD2A-9819-41EE-941A-3B085E012267}" srcOrd="0" destOrd="0" presId="urn:microsoft.com/office/officeart/2005/8/layout/orgChart1"/>
    <dgm:cxn modelId="{432240B1-924A-40FE-9D5D-9EB0D0956B93}" type="presParOf" srcId="{8F4360D3-B7D9-4A7F-8592-E027DFA0B69F}" destId="{C5BA8211-56B5-4856-853E-6061EEC81703}" srcOrd="1" destOrd="0" presId="urn:microsoft.com/office/officeart/2005/8/layout/orgChart1"/>
    <dgm:cxn modelId="{8D3AEF8E-BA27-4949-A8E0-8F3DED682DDD}" type="presParOf" srcId="{E5D88AF1-BA2B-43DD-B8B4-CA56D7254933}" destId="{77631AB4-E144-40B8-A5A6-DD15AD4F38DD}" srcOrd="1" destOrd="0" presId="urn:microsoft.com/office/officeart/2005/8/layout/orgChart1"/>
    <dgm:cxn modelId="{9766CC3A-FDFF-47AC-AFE8-279C53346670}" type="presParOf" srcId="{77631AB4-E144-40B8-A5A6-DD15AD4F38DD}" destId="{77ED4A03-278D-4632-8AA1-5FA26CA1D1ED}" srcOrd="0" destOrd="0" presId="urn:microsoft.com/office/officeart/2005/8/layout/orgChart1"/>
    <dgm:cxn modelId="{75A45297-4FFE-4B12-9819-A1C1047AFC69}" type="presParOf" srcId="{77631AB4-E144-40B8-A5A6-DD15AD4F38DD}" destId="{76CF26DF-5A51-448D-83AC-BAB75BEE2542}" srcOrd="1" destOrd="0" presId="urn:microsoft.com/office/officeart/2005/8/layout/orgChart1"/>
    <dgm:cxn modelId="{73E86C6F-80B2-4127-B5C4-18292AA7A6B7}" type="presParOf" srcId="{76CF26DF-5A51-448D-83AC-BAB75BEE2542}" destId="{2D0F3F61-A337-4C8B-B37B-8394F0C66BB1}" srcOrd="0" destOrd="0" presId="urn:microsoft.com/office/officeart/2005/8/layout/orgChart1"/>
    <dgm:cxn modelId="{49BD78B9-EB9A-4CF7-A1EE-16759989C9D9}" type="presParOf" srcId="{2D0F3F61-A337-4C8B-B37B-8394F0C66BB1}" destId="{844C8925-C5D2-4EFF-983D-73C301BDC900}" srcOrd="0" destOrd="0" presId="urn:microsoft.com/office/officeart/2005/8/layout/orgChart1"/>
    <dgm:cxn modelId="{DF2F7BAB-DD29-4F66-A424-F850CA59839D}" type="presParOf" srcId="{2D0F3F61-A337-4C8B-B37B-8394F0C66BB1}" destId="{9A0019A7-26FC-4F07-8B55-A8CC05F16D5A}" srcOrd="1" destOrd="0" presId="urn:microsoft.com/office/officeart/2005/8/layout/orgChart1"/>
    <dgm:cxn modelId="{EEE54B54-F7D0-4664-AA1D-4812C3B054B7}" type="presParOf" srcId="{76CF26DF-5A51-448D-83AC-BAB75BEE2542}" destId="{17403E70-F6EE-4CD4-A22F-C0EA5692FB43}" srcOrd="1" destOrd="0" presId="urn:microsoft.com/office/officeart/2005/8/layout/orgChart1"/>
    <dgm:cxn modelId="{DC13B5E6-87FF-4031-803D-2AEF2DC797B0}" type="presParOf" srcId="{76CF26DF-5A51-448D-83AC-BAB75BEE2542}" destId="{9CE8127E-5553-421C-90F7-DBAF7CDFD513}" srcOrd="2" destOrd="0" presId="urn:microsoft.com/office/officeart/2005/8/layout/orgChart1"/>
    <dgm:cxn modelId="{C69045BD-FB1E-4C46-9CD1-FCE2C20EE390}" type="presParOf" srcId="{77631AB4-E144-40B8-A5A6-DD15AD4F38DD}" destId="{CEA96E82-E127-4489-971F-BC2248BE74B2}" srcOrd="2" destOrd="0" presId="urn:microsoft.com/office/officeart/2005/8/layout/orgChart1"/>
    <dgm:cxn modelId="{2A3928EF-8AEF-42F6-807E-335BBEB268D2}" type="presParOf" srcId="{77631AB4-E144-40B8-A5A6-DD15AD4F38DD}" destId="{5BB7C81B-1BF6-4571-958F-58D6529F3D69}" srcOrd="3" destOrd="0" presId="urn:microsoft.com/office/officeart/2005/8/layout/orgChart1"/>
    <dgm:cxn modelId="{C4CD3EEA-EA5E-4B1C-9538-E259B1FB82C9}" type="presParOf" srcId="{5BB7C81B-1BF6-4571-958F-58D6529F3D69}" destId="{65E0005B-19B9-4AE6-92A3-4CFDFEE21A8E}" srcOrd="0" destOrd="0" presId="urn:microsoft.com/office/officeart/2005/8/layout/orgChart1"/>
    <dgm:cxn modelId="{EBD61BAA-7112-418D-AE58-661B66035C2A}" type="presParOf" srcId="{65E0005B-19B9-4AE6-92A3-4CFDFEE21A8E}" destId="{95A6D64B-9DDA-4374-B360-9B52BD5E2A2E}" srcOrd="0" destOrd="0" presId="urn:microsoft.com/office/officeart/2005/8/layout/orgChart1"/>
    <dgm:cxn modelId="{84357D96-9EA9-4B2C-AA5C-65C1668E2172}" type="presParOf" srcId="{65E0005B-19B9-4AE6-92A3-4CFDFEE21A8E}" destId="{572ABDCB-4CC6-4086-92D9-625030B7300F}" srcOrd="1" destOrd="0" presId="urn:microsoft.com/office/officeart/2005/8/layout/orgChart1"/>
    <dgm:cxn modelId="{457DD78C-4517-4358-B74C-8E3CD8AE59D5}" type="presParOf" srcId="{5BB7C81B-1BF6-4571-958F-58D6529F3D69}" destId="{E12BD2D2-E831-40F6-9C52-7E9249BE5D28}" srcOrd="1" destOrd="0" presId="urn:microsoft.com/office/officeart/2005/8/layout/orgChart1"/>
    <dgm:cxn modelId="{30A48061-220F-490A-B0C2-53385C7F76F9}" type="presParOf" srcId="{5BB7C81B-1BF6-4571-958F-58D6529F3D69}" destId="{575C8354-B96B-4C0D-8BC6-CDD5FF5ACC3C}" srcOrd="2" destOrd="0" presId="urn:microsoft.com/office/officeart/2005/8/layout/orgChart1"/>
    <dgm:cxn modelId="{6DABED65-D410-4E75-B3C2-4D66CCEACA16}" type="presParOf" srcId="{77631AB4-E144-40B8-A5A6-DD15AD4F38DD}" destId="{708C53F8-429B-428A-8F2B-FD38961D2350}" srcOrd="4" destOrd="0" presId="urn:microsoft.com/office/officeart/2005/8/layout/orgChart1"/>
    <dgm:cxn modelId="{2A812ECB-B01D-46CE-A8B6-B81DB574FCC4}" type="presParOf" srcId="{77631AB4-E144-40B8-A5A6-DD15AD4F38DD}" destId="{DEE68CD2-9C5A-4C37-BD7D-E3D940CAD2C9}" srcOrd="5" destOrd="0" presId="urn:microsoft.com/office/officeart/2005/8/layout/orgChart1"/>
    <dgm:cxn modelId="{54319B5B-3F30-4494-ABF0-598E7B513661}" type="presParOf" srcId="{DEE68CD2-9C5A-4C37-BD7D-E3D940CAD2C9}" destId="{DEAAFBE7-0DAB-4C8C-8BDF-D43F5F6E40D0}" srcOrd="0" destOrd="0" presId="urn:microsoft.com/office/officeart/2005/8/layout/orgChart1"/>
    <dgm:cxn modelId="{B064FC13-9498-4775-8B69-D025C36F59E8}" type="presParOf" srcId="{DEAAFBE7-0DAB-4C8C-8BDF-D43F5F6E40D0}" destId="{7731236D-F416-4F61-BEAE-B0258C2D3E2C}" srcOrd="0" destOrd="0" presId="urn:microsoft.com/office/officeart/2005/8/layout/orgChart1"/>
    <dgm:cxn modelId="{1B834FB3-ADC7-47F6-9238-207E09D57DE0}" type="presParOf" srcId="{DEAAFBE7-0DAB-4C8C-8BDF-D43F5F6E40D0}" destId="{0D262D91-4BAA-484C-8E25-5204EB508780}" srcOrd="1" destOrd="0" presId="urn:microsoft.com/office/officeart/2005/8/layout/orgChart1"/>
    <dgm:cxn modelId="{C6E178DC-0CDD-4353-8EC3-74D6C3899C27}" type="presParOf" srcId="{DEE68CD2-9C5A-4C37-BD7D-E3D940CAD2C9}" destId="{D03FD91B-0A7A-4D2B-A502-EDC18E77CC67}" srcOrd="1" destOrd="0" presId="urn:microsoft.com/office/officeart/2005/8/layout/orgChart1"/>
    <dgm:cxn modelId="{6D7AD2A5-E101-4C1A-AE91-CE451447F673}" type="presParOf" srcId="{DEE68CD2-9C5A-4C37-BD7D-E3D940CAD2C9}" destId="{C6AA049D-7CFE-4F84-BA06-E18E26B8B541}" srcOrd="2" destOrd="0" presId="urn:microsoft.com/office/officeart/2005/8/layout/orgChart1"/>
    <dgm:cxn modelId="{EF119B32-A057-4877-B695-5C1EC749352B}" type="presParOf" srcId="{77631AB4-E144-40B8-A5A6-DD15AD4F38DD}" destId="{0A95FCE5-5CA0-415D-BA9D-D597ADCD702F}" srcOrd="6" destOrd="0" presId="urn:microsoft.com/office/officeart/2005/8/layout/orgChart1"/>
    <dgm:cxn modelId="{7443360A-EA38-4BEE-910D-59799B859D6F}" type="presParOf" srcId="{77631AB4-E144-40B8-A5A6-DD15AD4F38DD}" destId="{F5EE3815-33CC-4EFA-B0F8-B068A88AA5A2}" srcOrd="7" destOrd="0" presId="urn:microsoft.com/office/officeart/2005/8/layout/orgChart1"/>
    <dgm:cxn modelId="{3DD43E77-FE12-4E70-9735-517F1A52E203}" type="presParOf" srcId="{F5EE3815-33CC-4EFA-B0F8-B068A88AA5A2}" destId="{385DE7AC-A260-43A1-9481-DB64F99D880C}" srcOrd="0" destOrd="0" presId="urn:microsoft.com/office/officeart/2005/8/layout/orgChart1"/>
    <dgm:cxn modelId="{6C9DB81A-D7EF-477F-99AC-9E93261D851F}" type="presParOf" srcId="{385DE7AC-A260-43A1-9481-DB64F99D880C}" destId="{A588A110-2859-4AAA-99B8-2066D2BDCA54}" srcOrd="0" destOrd="0" presId="urn:microsoft.com/office/officeart/2005/8/layout/orgChart1"/>
    <dgm:cxn modelId="{5B523E6E-8894-48C9-91DC-C09CFDC4FD4B}" type="presParOf" srcId="{385DE7AC-A260-43A1-9481-DB64F99D880C}" destId="{0D95CD77-F6DE-4C9C-B61F-E9720C5D07DD}" srcOrd="1" destOrd="0" presId="urn:microsoft.com/office/officeart/2005/8/layout/orgChart1"/>
    <dgm:cxn modelId="{E51D5805-0DD7-4435-A903-C60CB997AEBE}" type="presParOf" srcId="{F5EE3815-33CC-4EFA-B0F8-B068A88AA5A2}" destId="{06BE4EB2-0961-43CE-83B9-710E180A3FD5}" srcOrd="1" destOrd="0" presId="urn:microsoft.com/office/officeart/2005/8/layout/orgChart1"/>
    <dgm:cxn modelId="{2BC87AAA-74AD-4CD9-8160-BFA919B98D6C}" type="presParOf" srcId="{F5EE3815-33CC-4EFA-B0F8-B068A88AA5A2}" destId="{1D423A72-89D9-45F7-A9CF-F47AA04B688B}" srcOrd="2" destOrd="0" presId="urn:microsoft.com/office/officeart/2005/8/layout/orgChart1"/>
    <dgm:cxn modelId="{D2BCE9E1-C433-4B2A-B720-3A013B045709}" type="presParOf" srcId="{77631AB4-E144-40B8-A5A6-DD15AD4F38DD}" destId="{F3716096-269E-4527-851C-97783DA924E3}" srcOrd="8" destOrd="0" presId="urn:microsoft.com/office/officeart/2005/8/layout/orgChart1"/>
    <dgm:cxn modelId="{53C0DB47-7893-4453-BA97-6750CAF01882}" type="presParOf" srcId="{77631AB4-E144-40B8-A5A6-DD15AD4F38DD}" destId="{1862A19F-5738-413D-81D5-76BD94547A46}" srcOrd="9" destOrd="0" presId="urn:microsoft.com/office/officeart/2005/8/layout/orgChart1"/>
    <dgm:cxn modelId="{8937D52E-9A85-4BDB-9B58-FBE8C5736EFE}" type="presParOf" srcId="{1862A19F-5738-413D-81D5-76BD94547A46}" destId="{29255067-5092-4943-A0F9-1DCE3891423A}" srcOrd="0" destOrd="0" presId="urn:microsoft.com/office/officeart/2005/8/layout/orgChart1"/>
    <dgm:cxn modelId="{2496BAF3-F0D1-47B0-BA51-091726D742FA}" type="presParOf" srcId="{29255067-5092-4943-A0F9-1DCE3891423A}" destId="{86C55B03-5EA8-48C6-9E3C-E84F97E104EC}" srcOrd="0" destOrd="0" presId="urn:microsoft.com/office/officeart/2005/8/layout/orgChart1"/>
    <dgm:cxn modelId="{27A3AB5D-5979-4892-B4DC-83D8F9CD1568}" type="presParOf" srcId="{29255067-5092-4943-A0F9-1DCE3891423A}" destId="{EDD8336C-C7AB-43E9-802A-5680D7F7EF4C}" srcOrd="1" destOrd="0" presId="urn:microsoft.com/office/officeart/2005/8/layout/orgChart1"/>
    <dgm:cxn modelId="{F4B670BE-606C-4CE5-84E8-E3276C87B0B9}" type="presParOf" srcId="{1862A19F-5738-413D-81D5-76BD94547A46}" destId="{4A3C8427-4A3A-4C01-8812-2EB1335B26F3}" srcOrd="1" destOrd="0" presId="urn:microsoft.com/office/officeart/2005/8/layout/orgChart1"/>
    <dgm:cxn modelId="{73914552-BEEA-401F-9AE1-B2081A61BA52}" type="presParOf" srcId="{1862A19F-5738-413D-81D5-76BD94547A46}" destId="{FD843C15-6EF0-4157-819B-586B9C85ACFB}" srcOrd="2" destOrd="0" presId="urn:microsoft.com/office/officeart/2005/8/layout/orgChart1"/>
    <dgm:cxn modelId="{652B8FA1-5ECC-47E0-8381-0B8C6AED1DAA}" type="presParOf" srcId="{E5D88AF1-BA2B-43DD-B8B4-CA56D7254933}" destId="{F3FE90F3-AB1F-46D9-A4D7-70C6077E326D}" srcOrd="2" destOrd="0" presId="urn:microsoft.com/office/officeart/2005/8/layout/orgChart1"/>
    <dgm:cxn modelId="{888D4BAF-C3FA-47E4-A795-122076F2DD50}" type="presParOf" srcId="{2F66490E-0D02-4D42-A2BB-046D2EFA7887}" destId="{F04C6F46-B2E4-4528-BDC6-66AE9CA2C75A}" srcOrd="4" destOrd="0" presId="urn:microsoft.com/office/officeart/2005/8/layout/orgChart1"/>
    <dgm:cxn modelId="{3EEFEC35-A763-434E-9353-F400F5986BF6}" type="presParOf" srcId="{2F66490E-0D02-4D42-A2BB-046D2EFA7887}" destId="{48F39C6F-EA64-4405-8CD2-7C227EC44AF7}" srcOrd="5" destOrd="0" presId="urn:microsoft.com/office/officeart/2005/8/layout/orgChart1"/>
    <dgm:cxn modelId="{641C9364-221B-40E9-BB78-7E8EE09AE908}" type="presParOf" srcId="{48F39C6F-EA64-4405-8CD2-7C227EC44AF7}" destId="{946A9C24-7726-450A-A940-94FB07DD7ABD}" srcOrd="0" destOrd="0" presId="urn:microsoft.com/office/officeart/2005/8/layout/orgChart1"/>
    <dgm:cxn modelId="{F7A1E8B3-8D91-4078-A7A5-94656626D2A9}" type="presParOf" srcId="{946A9C24-7726-450A-A940-94FB07DD7ABD}" destId="{FDB475CF-E61A-4A8F-AE83-694DF844D5E0}" srcOrd="0" destOrd="0" presId="urn:microsoft.com/office/officeart/2005/8/layout/orgChart1"/>
    <dgm:cxn modelId="{30425C5C-0019-47A7-B879-AC1E4D99C1E5}" type="presParOf" srcId="{946A9C24-7726-450A-A940-94FB07DD7ABD}" destId="{27F4275B-7411-4B79-ADDB-EE82E83790B8}" srcOrd="1" destOrd="0" presId="urn:microsoft.com/office/officeart/2005/8/layout/orgChart1"/>
    <dgm:cxn modelId="{420211BB-9B72-462C-846C-D9B2A91EB059}" type="presParOf" srcId="{48F39C6F-EA64-4405-8CD2-7C227EC44AF7}" destId="{5542FC4E-1100-4D25-8C4B-F38FCA285D2F}" srcOrd="1" destOrd="0" presId="urn:microsoft.com/office/officeart/2005/8/layout/orgChart1"/>
    <dgm:cxn modelId="{5400AEB1-5887-4421-BD03-8BE7B252837D}" type="presParOf" srcId="{5542FC4E-1100-4D25-8C4B-F38FCA285D2F}" destId="{0F57EB0F-9AF1-4C41-AE00-2F8BA76C7A3E}" srcOrd="0" destOrd="0" presId="urn:microsoft.com/office/officeart/2005/8/layout/orgChart1"/>
    <dgm:cxn modelId="{50C0717B-9EB7-428B-AB12-28D7AA6EFFCE}" type="presParOf" srcId="{5542FC4E-1100-4D25-8C4B-F38FCA285D2F}" destId="{BD91FDBB-4ED5-4A75-99BA-CB3F71A60B12}" srcOrd="1" destOrd="0" presId="urn:microsoft.com/office/officeart/2005/8/layout/orgChart1"/>
    <dgm:cxn modelId="{2892987D-D0C4-4260-AFC6-8ED02CBFE8C7}" type="presParOf" srcId="{BD91FDBB-4ED5-4A75-99BA-CB3F71A60B12}" destId="{8BA145B2-0965-4422-AA16-740D9C95EB9D}" srcOrd="0" destOrd="0" presId="urn:microsoft.com/office/officeart/2005/8/layout/orgChart1"/>
    <dgm:cxn modelId="{1AC6C83B-1A6C-4EAB-BFB9-A4872B4DCD83}" type="presParOf" srcId="{8BA145B2-0965-4422-AA16-740D9C95EB9D}" destId="{FDE1A312-89AE-4E05-9212-C9604E05C7C4}" srcOrd="0" destOrd="0" presId="urn:microsoft.com/office/officeart/2005/8/layout/orgChart1"/>
    <dgm:cxn modelId="{6A78A401-EC50-4B10-952E-337ED44A6BEE}" type="presParOf" srcId="{8BA145B2-0965-4422-AA16-740D9C95EB9D}" destId="{CD54121E-D85D-4828-9BD0-C1F47882A1EB}" srcOrd="1" destOrd="0" presId="urn:microsoft.com/office/officeart/2005/8/layout/orgChart1"/>
    <dgm:cxn modelId="{A8911529-EF0E-45B1-9110-FC761613BF2E}" type="presParOf" srcId="{BD91FDBB-4ED5-4A75-99BA-CB3F71A60B12}" destId="{E6FED01B-AABA-44ED-AE13-5A9338BF4153}" srcOrd="1" destOrd="0" presId="urn:microsoft.com/office/officeart/2005/8/layout/orgChart1"/>
    <dgm:cxn modelId="{C90D4073-85F6-4389-9A30-BE74AFA6CFCC}" type="presParOf" srcId="{BD91FDBB-4ED5-4A75-99BA-CB3F71A60B12}" destId="{90635F5D-F7D5-4608-B94D-6631ABCF306A}" srcOrd="2" destOrd="0" presId="urn:microsoft.com/office/officeart/2005/8/layout/orgChart1"/>
    <dgm:cxn modelId="{188EAB01-CB8C-4768-9F6E-8A3A0615F081}" type="presParOf" srcId="{5542FC4E-1100-4D25-8C4B-F38FCA285D2F}" destId="{345ED3FF-D5CE-461B-9E3C-A785BCE3F950}" srcOrd="2" destOrd="0" presId="urn:microsoft.com/office/officeart/2005/8/layout/orgChart1"/>
    <dgm:cxn modelId="{32B4BE1B-1D4E-4B03-87DD-991B570B6057}" type="presParOf" srcId="{5542FC4E-1100-4D25-8C4B-F38FCA285D2F}" destId="{DFB700B4-1165-48C0-ADC1-9547C26ABB0A}" srcOrd="3" destOrd="0" presId="urn:microsoft.com/office/officeart/2005/8/layout/orgChart1"/>
    <dgm:cxn modelId="{1F86A3DC-A96E-4E2E-A1AA-6E9B750502C5}" type="presParOf" srcId="{DFB700B4-1165-48C0-ADC1-9547C26ABB0A}" destId="{94C3732D-95F7-4D0E-8B69-E6A6C2155DC8}" srcOrd="0" destOrd="0" presId="urn:microsoft.com/office/officeart/2005/8/layout/orgChart1"/>
    <dgm:cxn modelId="{118DB35B-4F51-4CA0-9707-AD6035D0B898}" type="presParOf" srcId="{94C3732D-95F7-4D0E-8B69-E6A6C2155DC8}" destId="{0E72C591-1480-4F9B-A7F6-D255A9389718}" srcOrd="0" destOrd="0" presId="urn:microsoft.com/office/officeart/2005/8/layout/orgChart1"/>
    <dgm:cxn modelId="{BF78E279-1786-4034-9523-D045FC1A1A84}" type="presParOf" srcId="{94C3732D-95F7-4D0E-8B69-E6A6C2155DC8}" destId="{7E24147C-0E18-4341-AB20-B2D974C87126}" srcOrd="1" destOrd="0" presId="urn:microsoft.com/office/officeart/2005/8/layout/orgChart1"/>
    <dgm:cxn modelId="{D3C0A653-3AC2-4D83-A1D4-EF16C0A9BDFD}" type="presParOf" srcId="{DFB700B4-1165-48C0-ADC1-9547C26ABB0A}" destId="{DBCBBC7F-4AD4-40AD-8B04-F2BA6A39F3DE}" srcOrd="1" destOrd="0" presId="urn:microsoft.com/office/officeart/2005/8/layout/orgChart1"/>
    <dgm:cxn modelId="{524D737F-D236-48EF-B155-E98604467958}" type="presParOf" srcId="{DFB700B4-1165-48C0-ADC1-9547C26ABB0A}" destId="{1AF9564F-B09D-4B55-AF8B-3ACA69A27A6E}" srcOrd="2" destOrd="0" presId="urn:microsoft.com/office/officeart/2005/8/layout/orgChart1"/>
    <dgm:cxn modelId="{4D43CC0A-5A20-49B2-A324-BD3B6B4DB01C}" type="presParOf" srcId="{5542FC4E-1100-4D25-8C4B-F38FCA285D2F}" destId="{7F9E1329-4BA7-4A8C-9F9D-A37765387127}" srcOrd="4" destOrd="0" presId="urn:microsoft.com/office/officeart/2005/8/layout/orgChart1"/>
    <dgm:cxn modelId="{8DE31D2C-2052-40DC-8E39-E2A12C562F29}" type="presParOf" srcId="{5542FC4E-1100-4D25-8C4B-F38FCA285D2F}" destId="{545E16FB-3123-4FC5-99F7-F04FFB0E16FF}" srcOrd="5" destOrd="0" presId="urn:microsoft.com/office/officeart/2005/8/layout/orgChart1"/>
    <dgm:cxn modelId="{8698524E-8B3B-48BE-B4D1-D194203CFAE9}" type="presParOf" srcId="{545E16FB-3123-4FC5-99F7-F04FFB0E16FF}" destId="{506CA5F9-14A0-40FF-A4E2-C468DDB20B82}" srcOrd="0" destOrd="0" presId="urn:microsoft.com/office/officeart/2005/8/layout/orgChart1"/>
    <dgm:cxn modelId="{15406C15-F94E-4F8F-9C78-F53395AD0672}" type="presParOf" srcId="{506CA5F9-14A0-40FF-A4E2-C468DDB20B82}" destId="{93CC314B-A9E0-4F55-8FE0-B5C5ED3A0B30}" srcOrd="0" destOrd="0" presId="urn:microsoft.com/office/officeart/2005/8/layout/orgChart1"/>
    <dgm:cxn modelId="{E9C19936-38DB-44CF-8B7F-1B4E924119B8}" type="presParOf" srcId="{506CA5F9-14A0-40FF-A4E2-C468DDB20B82}" destId="{092F8503-B759-4F9B-9D8D-A196D806E8C7}" srcOrd="1" destOrd="0" presId="urn:microsoft.com/office/officeart/2005/8/layout/orgChart1"/>
    <dgm:cxn modelId="{630932BB-5C5B-49E2-B61E-5661FAA91AD4}" type="presParOf" srcId="{545E16FB-3123-4FC5-99F7-F04FFB0E16FF}" destId="{5278720B-ED37-40CF-8EFA-E7EA54BA56CB}" srcOrd="1" destOrd="0" presId="urn:microsoft.com/office/officeart/2005/8/layout/orgChart1"/>
    <dgm:cxn modelId="{71B99739-5282-43F1-9C58-CBAF17E5BB43}" type="presParOf" srcId="{545E16FB-3123-4FC5-99F7-F04FFB0E16FF}" destId="{13891E7B-447E-4FB3-B167-7F81DFDB12BF}" srcOrd="2" destOrd="0" presId="urn:microsoft.com/office/officeart/2005/8/layout/orgChart1"/>
    <dgm:cxn modelId="{413A8461-19BD-4DB5-839F-EF08941BD46E}" type="presParOf" srcId="{5542FC4E-1100-4D25-8C4B-F38FCA285D2F}" destId="{B422F75D-78BE-4A80-8FDE-B476C793C824}" srcOrd="6" destOrd="0" presId="urn:microsoft.com/office/officeart/2005/8/layout/orgChart1"/>
    <dgm:cxn modelId="{7C64B1F8-B55B-40CF-86EC-220937B2C376}" type="presParOf" srcId="{5542FC4E-1100-4D25-8C4B-F38FCA285D2F}" destId="{7C0BA0A3-571B-4E62-8CEF-E0426517A145}" srcOrd="7" destOrd="0" presId="urn:microsoft.com/office/officeart/2005/8/layout/orgChart1"/>
    <dgm:cxn modelId="{2996CC84-35DE-4CA2-A5B2-7A9C195849F8}" type="presParOf" srcId="{7C0BA0A3-571B-4E62-8CEF-E0426517A145}" destId="{0D4FBADF-52A3-4A27-B13D-FB81E996DCDA}" srcOrd="0" destOrd="0" presId="urn:microsoft.com/office/officeart/2005/8/layout/orgChart1"/>
    <dgm:cxn modelId="{C94A0824-1DAC-4D00-A333-8B5324969326}" type="presParOf" srcId="{0D4FBADF-52A3-4A27-B13D-FB81E996DCDA}" destId="{B2075807-573A-4175-8AF5-64D844507828}" srcOrd="0" destOrd="0" presId="urn:microsoft.com/office/officeart/2005/8/layout/orgChart1"/>
    <dgm:cxn modelId="{263674F5-C2FA-4763-9B88-353757465350}" type="presParOf" srcId="{0D4FBADF-52A3-4A27-B13D-FB81E996DCDA}" destId="{A810184A-C51C-4842-A091-C788824B3FED}" srcOrd="1" destOrd="0" presId="urn:microsoft.com/office/officeart/2005/8/layout/orgChart1"/>
    <dgm:cxn modelId="{E6CB4E54-8DF3-464C-A26D-73E8CDBC3DE5}" type="presParOf" srcId="{7C0BA0A3-571B-4E62-8CEF-E0426517A145}" destId="{1CD65809-1967-4C63-AA54-F7A0B76DBFD6}" srcOrd="1" destOrd="0" presId="urn:microsoft.com/office/officeart/2005/8/layout/orgChart1"/>
    <dgm:cxn modelId="{97183BCA-4FA7-41E1-88CB-C2F745ACC951}" type="presParOf" srcId="{7C0BA0A3-571B-4E62-8CEF-E0426517A145}" destId="{17EE0075-39FE-4103-B4B2-6C3EEF7463E9}" srcOrd="2" destOrd="0" presId="urn:microsoft.com/office/officeart/2005/8/layout/orgChart1"/>
    <dgm:cxn modelId="{9A71ADC1-AB14-42F3-9B2D-B73B9AE55D37}" type="presParOf" srcId="{5542FC4E-1100-4D25-8C4B-F38FCA285D2F}" destId="{44B1B2E5-E4E9-4DC2-A068-B0F4A8BD022E}" srcOrd="8" destOrd="0" presId="urn:microsoft.com/office/officeart/2005/8/layout/orgChart1"/>
    <dgm:cxn modelId="{99F83F28-FD3C-49EC-A686-0087F358A931}" type="presParOf" srcId="{5542FC4E-1100-4D25-8C4B-F38FCA285D2F}" destId="{5822E889-FF9E-4F19-B189-28342817E813}" srcOrd="9" destOrd="0" presId="urn:microsoft.com/office/officeart/2005/8/layout/orgChart1"/>
    <dgm:cxn modelId="{6100A397-924E-497A-A7FD-6104CA8CC90B}" type="presParOf" srcId="{5822E889-FF9E-4F19-B189-28342817E813}" destId="{8E8A8EF2-8344-431D-B6C1-9B4FF46E1119}" srcOrd="0" destOrd="0" presId="urn:microsoft.com/office/officeart/2005/8/layout/orgChart1"/>
    <dgm:cxn modelId="{EA7B7CD2-FD56-4F05-A055-C36C4E9FBAB1}" type="presParOf" srcId="{8E8A8EF2-8344-431D-B6C1-9B4FF46E1119}" destId="{AE63CDB9-C41F-4B84-8A28-C983A6C0F656}" srcOrd="0" destOrd="0" presId="urn:microsoft.com/office/officeart/2005/8/layout/orgChart1"/>
    <dgm:cxn modelId="{5FF2CA0A-02C7-4ECD-A2B8-151AE907923F}" type="presParOf" srcId="{8E8A8EF2-8344-431D-B6C1-9B4FF46E1119}" destId="{1112A54C-B977-4430-BB13-6F617EDE4966}" srcOrd="1" destOrd="0" presId="urn:microsoft.com/office/officeart/2005/8/layout/orgChart1"/>
    <dgm:cxn modelId="{FCF35B80-5B8C-4B6B-91F2-C5F37E379815}" type="presParOf" srcId="{5822E889-FF9E-4F19-B189-28342817E813}" destId="{E2F09481-250F-43A0-B1FA-B08CB59DB2F4}" srcOrd="1" destOrd="0" presId="urn:microsoft.com/office/officeart/2005/8/layout/orgChart1"/>
    <dgm:cxn modelId="{5044251C-3C54-42EC-B200-17341BA313C5}" type="presParOf" srcId="{5822E889-FF9E-4F19-B189-28342817E813}" destId="{3BEE0A41-8EFE-409E-9A3C-88BD6C8E413E}" srcOrd="2" destOrd="0" presId="urn:microsoft.com/office/officeart/2005/8/layout/orgChart1"/>
    <dgm:cxn modelId="{E1D9CBC5-B831-429C-AD50-8567945A7571}" type="presParOf" srcId="{48F39C6F-EA64-4405-8CD2-7C227EC44AF7}" destId="{24E0B2E9-E9E8-4F0D-BEA2-1199472B4662}" srcOrd="2" destOrd="0" presId="urn:microsoft.com/office/officeart/2005/8/layout/orgChart1"/>
    <dgm:cxn modelId="{36D93B1C-210E-49C3-8984-76250369C133}" type="presParOf" srcId="{2F66490E-0D02-4D42-A2BB-046D2EFA7887}" destId="{DE107F2B-5B02-45A3-B54E-B8B2DCB4A357}" srcOrd="6" destOrd="0" presId="urn:microsoft.com/office/officeart/2005/8/layout/orgChart1"/>
    <dgm:cxn modelId="{1EAD8AA3-76BC-4393-A1E0-B2EF82473C39}" type="presParOf" srcId="{2F66490E-0D02-4D42-A2BB-046D2EFA7887}" destId="{17B7C1AA-D2CD-4B10-BE0C-82CA358E04BA}" srcOrd="7" destOrd="0" presId="urn:microsoft.com/office/officeart/2005/8/layout/orgChart1"/>
    <dgm:cxn modelId="{182EC122-1967-4755-AAE7-C848CFF982D1}" type="presParOf" srcId="{17B7C1AA-D2CD-4B10-BE0C-82CA358E04BA}" destId="{96118E6F-81F1-4F92-86DE-943A7188027A}" srcOrd="0" destOrd="0" presId="urn:microsoft.com/office/officeart/2005/8/layout/orgChart1"/>
    <dgm:cxn modelId="{D32D739C-3EBA-4356-ADB7-DEA6B9D8B97B}" type="presParOf" srcId="{96118E6F-81F1-4F92-86DE-943A7188027A}" destId="{60E062CA-C076-452F-8024-E5254EFEB7BF}" srcOrd="0" destOrd="0" presId="urn:microsoft.com/office/officeart/2005/8/layout/orgChart1"/>
    <dgm:cxn modelId="{31FA5F00-8DCC-4497-88E3-9276BE5FD420}" type="presParOf" srcId="{96118E6F-81F1-4F92-86DE-943A7188027A}" destId="{4373BA2F-429B-4637-996F-8C7E451137F6}" srcOrd="1" destOrd="0" presId="urn:microsoft.com/office/officeart/2005/8/layout/orgChart1"/>
    <dgm:cxn modelId="{3AEA3A78-D434-43F0-B83D-DC82B594C655}" type="presParOf" srcId="{17B7C1AA-D2CD-4B10-BE0C-82CA358E04BA}" destId="{D189208B-39B2-4972-861E-85FD54D9953B}" srcOrd="1" destOrd="0" presId="urn:microsoft.com/office/officeart/2005/8/layout/orgChart1"/>
    <dgm:cxn modelId="{7C17A93C-252B-4D68-9EAE-CEC0FC142386}" type="presParOf" srcId="{D189208B-39B2-4972-861E-85FD54D9953B}" destId="{6EA56F4D-E3FE-4C13-85EE-F1C30D981F55}" srcOrd="0" destOrd="0" presId="urn:microsoft.com/office/officeart/2005/8/layout/orgChart1"/>
    <dgm:cxn modelId="{9A49BF1B-8BB5-4608-AD4E-E460B4F9CB46}" type="presParOf" srcId="{D189208B-39B2-4972-861E-85FD54D9953B}" destId="{CCD1D716-AF8C-46E2-BD59-4C4BBD84A714}" srcOrd="1" destOrd="0" presId="urn:microsoft.com/office/officeart/2005/8/layout/orgChart1"/>
    <dgm:cxn modelId="{7EED4B59-91AE-4545-BCD9-ABF535B302DB}" type="presParOf" srcId="{CCD1D716-AF8C-46E2-BD59-4C4BBD84A714}" destId="{EBAB1349-C75A-4400-BD6A-83FCA3E205F3}" srcOrd="0" destOrd="0" presId="urn:microsoft.com/office/officeart/2005/8/layout/orgChart1"/>
    <dgm:cxn modelId="{34350F3F-6391-4C8C-AAF5-A3E923D803C3}" type="presParOf" srcId="{EBAB1349-C75A-4400-BD6A-83FCA3E205F3}" destId="{B94E1454-FEE3-474F-9710-94FC766A92D2}" srcOrd="0" destOrd="0" presId="urn:microsoft.com/office/officeart/2005/8/layout/orgChart1"/>
    <dgm:cxn modelId="{51905D43-A0D9-4950-B13A-67D16ED996CB}" type="presParOf" srcId="{EBAB1349-C75A-4400-BD6A-83FCA3E205F3}" destId="{12D54111-6EF4-4038-8DD1-18E1EDDF43D5}" srcOrd="1" destOrd="0" presId="urn:microsoft.com/office/officeart/2005/8/layout/orgChart1"/>
    <dgm:cxn modelId="{FE850199-13B4-4267-91E6-50C0748222DF}" type="presParOf" srcId="{CCD1D716-AF8C-46E2-BD59-4C4BBD84A714}" destId="{53387380-0AE6-4031-BE37-9969FFBF8EB9}" srcOrd="1" destOrd="0" presId="urn:microsoft.com/office/officeart/2005/8/layout/orgChart1"/>
    <dgm:cxn modelId="{DF6036BB-59C2-492A-82A0-7DC4A856C8B2}" type="presParOf" srcId="{CCD1D716-AF8C-46E2-BD59-4C4BBD84A714}" destId="{18865140-DCBE-4640-A082-486339F29569}" srcOrd="2" destOrd="0" presId="urn:microsoft.com/office/officeart/2005/8/layout/orgChart1"/>
    <dgm:cxn modelId="{2D6200EA-BBEB-4DB8-A312-4ABF61F873C6}" type="presParOf" srcId="{D189208B-39B2-4972-861E-85FD54D9953B}" destId="{5DAAA415-D6F1-49EE-BFF1-C0FD82E834CC}" srcOrd="2" destOrd="0" presId="urn:microsoft.com/office/officeart/2005/8/layout/orgChart1"/>
    <dgm:cxn modelId="{22594E4D-DD51-4A64-B006-B817CD44F6EB}" type="presParOf" srcId="{D189208B-39B2-4972-861E-85FD54D9953B}" destId="{C0A7A5E3-5DB3-4AD5-95BD-EDE224453A88}" srcOrd="3" destOrd="0" presId="urn:microsoft.com/office/officeart/2005/8/layout/orgChart1"/>
    <dgm:cxn modelId="{A7B56792-3E3E-4844-AB5F-3AB3FA8BE425}" type="presParOf" srcId="{C0A7A5E3-5DB3-4AD5-95BD-EDE224453A88}" destId="{BE102CCA-DF33-42A6-9652-E9A0C270046A}" srcOrd="0" destOrd="0" presId="urn:microsoft.com/office/officeart/2005/8/layout/orgChart1"/>
    <dgm:cxn modelId="{CAE8648C-577D-4D7A-99E8-051FC062F245}" type="presParOf" srcId="{BE102CCA-DF33-42A6-9652-E9A0C270046A}" destId="{EDED701E-CE9B-487C-81E0-D2E47D6D64F2}" srcOrd="0" destOrd="0" presId="urn:microsoft.com/office/officeart/2005/8/layout/orgChart1"/>
    <dgm:cxn modelId="{83A7C71A-1DDD-490E-AAC2-8F3288D0EC3A}" type="presParOf" srcId="{BE102CCA-DF33-42A6-9652-E9A0C270046A}" destId="{5F218D54-CAD2-4615-944A-7B27E95F98D1}" srcOrd="1" destOrd="0" presId="urn:microsoft.com/office/officeart/2005/8/layout/orgChart1"/>
    <dgm:cxn modelId="{888E3637-A7B3-4A2C-9940-1B969BDA85F6}" type="presParOf" srcId="{C0A7A5E3-5DB3-4AD5-95BD-EDE224453A88}" destId="{FB01FDDE-B9D9-491B-AFD7-28C9B124FC89}" srcOrd="1" destOrd="0" presId="urn:microsoft.com/office/officeart/2005/8/layout/orgChart1"/>
    <dgm:cxn modelId="{1F9FB32A-AE96-4003-8563-BB96ABE48808}" type="presParOf" srcId="{C0A7A5E3-5DB3-4AD5-95BD-EDE224453A88}" destId="{F4B66AF8-6738-4DBE-B53B-CFB67287D15F}" srcOrd="2" destOrd="0" presId="urn:microsoft.com/office/officeart/2005/8/layout/orgChart1"/>
    <dgm:cxn modelId="{CCE0E57F-8E5B-4006-8CDE-DE291B676019}" type="presParOf" srcId="{D189208B-39B2-4972-861E-85FD54D9953B}" destId="{87F5C75A-D201-4FFE-BE28-46D7364A5943}" srcOrd="4" destOrd="0" presId="urn:microsoft.com/office/officeart/2005/8/layout/orgChart1"/>
    <dgm:cxn modelId="{2E76D72B-6F06-4B1E-A5A0-BB77206176B9}" type="presParOf" srcId="{D189208B-39B2-4972-861E-85FD54D9953B}" destId="{4EFE4259-09DD-49BE-A280-682644A1E848}" srcOrd="5" destOrd="0" presId="urn:microsoft.com/office/officeart/2005/8/layout/orgChart1"/>
    <dgm:cxn modelId="{3E9674DC-CD59-4D34-9A0A-50366C328AD9}" type="presParOf" srcId="{4EFE4259-09DD-49BE-A280-682644A1E848}" destId="{4168CDC5-DF67-48E9-8729-7D8FA13195C2}" srcOrd="0" destOrd="0" presId="urn:microsoft.com/office/officeart/2005/8/layout/orgChart1"/>
    <dgm:cxn modelId="{314CEF9D-5E4D-4BF7-850C-3B87EB31B5A3}" type="presParOf" srcId="{4168CDC5-DF67-48E9-8729-7D8FA13195C2}" destId="{B5AD7658-FEF0-4754-B1B4-697BCA674DFF}" srcOrd="0" destOrd="0" presId="urn:microsoft.com/office/officeart/2005/8/layout/orgChart1"/>
    <dgm:cxn modelId="{DCB08F00-97A9-4B83-AB4D-A6DA36A92579}" type="presParOf" srcId="{4168CDC5-DF67-48E9-8729-7D8FA13195C2}" destId="{BD88BA3F-7EDF-44B0-9FC8-FB2B0D9C2C82}" srcOrd="1" destOrd="0" presId="urn:microsoft.com/office/officeart/2005/8/layout/orgChart1"/>
    <dgm:cxn modelId="{81F34C6C-ECAA-4F29-B7FE-F513DDFB0222}" type="presParOf" srcId="{4EFE4259-09DD-49BE-A280-682644A1E848}" destId="{0A67FDC4-0713-475D-B6AC-2E8E6A97213E}" srcOrd="1" destOrd="0" presId="urn:microsoft.com/office/officeart/2005/8/layout/orgChart1"/>
    <dgm:cxn modelId="{4654FDAC-DB4E-4270-BB54-9137796D4439}" type="presParOf" srcId="{4EFE4259-09DD-49BE-A280-682644A1E848}" destId="{F1683BA7-4226-4F65-9F5F-4F57E57DF808}" srcOrd="2" destOrd="0" presId="urn:microsoft.com/office/officeart/2005/8/layout/orgChart1"/>
    <dgm:cxn modelId="{B35A114C-8BAE-4543-8BE1-B53DB3C7EC9D}" type="presParOf" srcId="{D189208B-39B2-4972-861E-85FD54D9953B}" destId="{0EBEDD6F-9AA7-44AD-973F-033724BF6479}" srcOrd="6" destOrd="0" presId="urn:microsoft.com/office/officeart/2005/8/layout/orgChart1"/>
    <dgm:cxn modelId="{D96F5FE3-EA1A-4249-A15C-FE778A9ADD2C}" type="presParOf" srcId="{D189208B-39B2-4972-861E-85FD54D9953B}" destId="{13F5DF91-EC09-4BED-964F-961B752B5126}" srcOrd="7" destOrd="0" presId="urn:microsoft.com/office/officeart/2005/8/layout/orgChart1"/>
    <dgm:cxn modelId="{F445E4C4-60B2-40A2-80D3-160FC18EE0C9}" type="presParOf" srcId="{13F5DF91-EC09-4BED-964F-961B752B5126}" destId="{DE04A1B2-F219-427D-9CBE-E87802369CAB}" srcOrd="0" destOrd="0" presId="urn:microsoft.com/office/officeart/2005/8/layout/orgChart1"/>
    <dgm:cxn modelId="{4FB5DECD-0DDE-4D0A-B4FA-AB326CA31FCF}" type="presParOf" srcId="{DE04A1B2-F219-427D-9CBE-E87802369CAB}" destId="{EFF372D6-ABDF-468B-93BE-5E5515056EFC}" srcOrd="0" destOrd="0" presId="urn:microsoft.com/office/officeart/2005/8/layout/orgChart1"/>
    <dgm:cxn modelId="{46875BCA-AF2A-48FF-9EBA-2AC439D77A28}" type="presParOf" srcId="{DE04A1B2-F219-427D-9CBE-E87802369CAB}" destId="{E65351B4-008E-4D97-BD83-4FF4BF085710}" srcOrd="1" destOrd="0" presId="urn:microsoft.com/office/officeart/2005/8/layout/orgChart1"/>
    <dgm:cxn modelId="{E50CC0D8-5C43-42A8-8BC5-1AEA068213E3}" type="presParOf" srcId="{13F5DF91-EC09-4BED-964F-961B752B5126}" destId="{25E7C4AD-AAEF-4F3B-A64D-215EB71BD861}" srcOrd="1" destOrd="0" presId="urn:microsoft.com/office/officeart/2005/8/layout/orgChart1"/>
    <dgm:cxn modelId="{B45297A9-807D-436B-A3DB-D45EE6E56865}" type="presParOf" srcId="{13F5DF91-EC09-4BED-964F-961B752B5126}" destId="{FB065BCC-74C1-4153-B2C2-22587E0763B6}" srcOrd="2" destOrd="0" presId="urn:microsoft.com/office/officeart/2005/8/layout/orgChart1"/>
    <dgm:cxn modelId="{27A655EC-61CA-4383-84C3-F9260D39D222}" type="presParOf" srcId="{D189208B-39B2-4972-861E-85FD54D9953B}" destId="{A6CD1EFF-3DEF-465B-A322-3AC82C7502BB}" srcOrd="8" destOrd="0" presId="urn:microsoft.com/office/officeart/2005/8/layout/orgChart1"/>
    <dgm:cxn modelId="{FD56367D-FC4D-4ECA-BF0B-5227BB37437D}" type="presParOf" srcId="{D189208B-39B2-4972-861E-85FD54D9953B}" destId="{33BCAAC6-6488-4D7F-A581-18A0537C9A9F}" srcOrd="9" destOrd="0" presId="urn:microsoft.com/office/officeart/2005/8/layout/orgChart1"/>
    <dgm:cxn modelId="{F2CDB6CC-055A-40E3-999A-F58C1ADC7E01}" type="presParOf" srcId="{33BCAAC6-6488-4D7F-A581-18A0537C9A9F}" destId="{D275FA97-B0C4-4AB9-8C1D-373A413BD1BA}" srcOrd="0" destOrd="0" presId="urn:microsoft.com/office/officeart/2005/8/layout/orgChart1"/>
    <dgm:cxn modelId="{4DE55187-4475-468A-9890-86F85F379693}" type="presParOf" srcId="{D275FA97-B0C4-4AB9-8C1D-373A413BD1BA}" destId="{4180BD44-416C-4155-8E90-759B4555475B}" srcOrd="0" destOrd="0" presId="urn:microsoft.com/office/officeart/2005/8/layout/orgChart1"/>
    <dgm:cxn modelId="{5A301634-95B4-4925-9F54-0ECB5E57380D}" type="presParOf" srcId="{D275FA97-B0C4-4AB9-8C1D-373A413BD1BA}" destId="{7A9761FD-AFA0-42B9-8BA6-32C1E49CB4DB}" srcOrd="1" destOrd="0" presId="urn:microsoft.com/office/officeart/2005/8/layout/orgChart1"/>
    <dgm:cxn modelId="{FCA7344F-EBCF-4FEA-9DDD-B576E0AC12EF}" type="presParOf" srcId="{33BCAAC6-6488-4D7F-A581-18A0537C9A9F}" destId="{5C833077-5259-44CB-A198-7DB60FD7CD35}" srcOrd="1" destOrd="0" presId="urn:microsoft.com/office/officeart/2005/8/layout/orgChart1"/>
    <dgm:cxn modelId="{46A16AB7-66E1-417C-9FA1-33EA8513CAE4}" type="presParOf" srcId="{33BCAAC6-6488-4D7F-A581-18A0537C9A9F}" destId="{473C23E2-112E-4BC5-8462-23EA7486EF47}" srcOrd="2" destOrd="0" presId="urn:microsoft.com/office/officeart/2005/8/layout/orgChart1"/>
    <dgm:cxn modelId="{9E685BFC-F0DF-4B3A-9D06-826E0424EC8C}" type="presParOf" srcId="{17B7C1AA-D2CD-4B10-BE0C-82CA358E04BA}" destId="{25DE9FB0-B3CA-4CCD-9950-74D421B4BBFB}" srcOrd="2" destOrd="0" presId="urn:microsoft.com/office/officeart/2005/8/layout/orgChart1"/>
    <dgm:cxn modelId="{0702926F-16B6-401A-ABD2-1A7B13E0AADB}" type="presParOf" srcId="{2F66490E-0D02-4D42-A2BB-046D2EFA7887}" destId="{25B28D76-E752-4EF1-9790-A0ED8BBC9219}" srcOrd="8" destOrd="0" presId="urn:microsoft.com/office/officeart/2005/8/layout/orgChart1"/>
    <dgm:cxn modelId="{9E722311-37CB-4072-B677-0A65A0A8B2C3}" type="presParOf" srcId="{2F66490E-0D02-4D42-A2BB-046D2EFA7887}" destId="{75F55797-99ED-49BB-A9C6-87C2DDAEE7FE}" srcOrd="9" destOrd="0" presId="urn:microsoft.com/office/officeart/2005/8/layout/orgChart1"/>
    <dgm:cxn modelId="{58BB4FFB-9527-40F6-BC80-1267436406EE}" type="presParOf" srcId="{75F55797-99ED-49BB-A9C6-87C2DDAEE7FE}" destId="{EBD39863-9179-40B2-BE19-11966B2F9D95}" srcOrd="0" destOrd="0" presId="urn:microsoft.com/office/officeart/2005/8/layout/orgChart1"/>
    <dgm:cxn modelId="{4E3B9704-47A7-41F4-B769-D7752ACBADC6}" type="presParOf" srcId="{EBD39863-9179-40B2-BE19-11966B2F9D95}" destId="{5741ECB2-E929-478B-9C8B-C8AEC32A758C}" srcOrd="0" destOrd="0" presId="urn:microsoft.com/office/officeart/2005/8/layout/orgChart1"/>
    <dgm:cxn modelId="{E1AC308D-28BC-4420-9BB8-13ACEC310C59}" type="presParOf" srcId="{EBD39863-9179-40B2-BE19-11966B2F9D95}" destId="{AC09B61E-8426-41E6-BEE1-1AD226C7E5C7}" srcOrd="1" destOrd="0" presId="urn:microsoft.com/office/officeart/2005/8/layout/orgChart1"/>
    <dgm:cxn modelId="{2BEF62A3-AF5F-4963-A785-D5F1D511416A}" type="presParOf" srcId="{75F55797-99ED-49BB-A9C6-87C2DDAEE7FE}" destId="{C9405550-FD5A-40E3-80BD-04B23CC972A0}" srcOrd="1" destOrd="0" presId="urn:microsoft.com/office/officeart/2005/8/layout/orgChart1"/>
    <dgm:cxn modelId="{E005F67B-5882-4965-990C-37F427BB52F2}" type="presParOf" srcId="{C9405550-FD5A-40E3-80BD-04B23CC972A0}" destId="{CC9E8E35-B4E1-457B-B25C-198F0621F5F2}" srcOrd="0" destOrd="0" presId="urn:microsoft.com/office/officeart/2005/8/layout/orgChart1"/>
    <dgm:cxn modelId="{39F571CB-0C27-45DC-ACF0-E9CF06188E28}" type="presParOf" srcId="{C9405550-FD5A-40E3-80BD-04B23CC972A0}" destId="{5D6988DD-B106-49E9-ADE2-6FFD0A8F7067}" srcOrd="1" destOrd="0" presId="urn:microsoft.com/office/officeart/2005/8/layout/orgChart1"/>
    <dgm:cxn modelId="{D606C213-FED2-4134-A3C1-F6665D9B9EBF}" type="presParOf" srcId="{5D6988DD-B106-49E9-ADE2-6FFD0A8F7067}" destId="{F030C4D0-F58B-463D-9AEF-CDE925FCCFA1}" srcOrd="0" destOrd="0" presId="urn:microsoft.com/office/officeart/2005/8/layout/orgChart1"/>
    <dgm:cxn modelId="{7C517B1D-8C75-4F62-A7BD-AFEE1B39B85F}" type="presParOf" srcId="{F030C4D0-F58B-463D-9AEF-CDE925FCCFA1}" destId="{61AD63D6-BF8B-4148-85A8-7F86B42283A2}" srcOrd="0" destOrd="0" presId="urn:microsoft.com/office/officeart/2005/8/layout/orgChart1"/>
    <dgm:cxn modelId="{C2B9D3E6-03EF-44B9-A4A8-B03CEDB30683}" type="presParOf" srcId="{F030C4D0-F58B-463D-9AEF-CDE925FCCFA1}" destId="{CE6126F6-8474-4A03-9752-2C782B35EDE0}" srcOrd="1" destOrd="0" presId="urn:microsoft.com/office/officeart/2005/8/layout/orgChart1"/>
    <dgm:cxn modelId="{2F66FE9F-B167-4AC7-BFCF-983517AB2FF6}" type="presParOf" srcId="{5D6988DD-B106-49E9-ADE2-6FFD0A8F7067}" destId="{B3FC8764-61C1-4888-9414-676AE9AC5055}" srcOrd="1" destOrd="0" presId="urn:microsoft.com/office/officeart/2005/8/layout/orgChart1"/>
    <dgm:cxn modelId="{13A33ACC-CC22-42AB-B823-C3316682C2FC}" type="presParOf" srcId="{5D6988DD-B106-49E9-ADE2-6FFD0A8F7067}" destId="{F79E2D57-B979-45A9-82DC-BB33CDC5F959}" srcOrd="2" destOrd="0" presId="urn:microsoft.com/office/officeart/2005/8/layout/orgChart1"/>
    <dgm:cxn modelId="{D1E18600-FCE6-4E37-9E06-D10F0C601AEB}" type="presParOf" srcId="{C9405550-FD5A-40E3-80BD-04B23CC972A0}" destId="{D43DAD67-CBEA-4B15-A730-0BAB914FF2C2}" srcOrd="2" destOrd="0" presId="urn:microsoft.com/office/officeart/2005/8/layout/orgChart1"/>
    <dgm:cxn modelId="{F9030D48-4377-4550-B5D6-EB872344B9A1}" type="presParOf" srcId="{C9405550-FD5A-40E3-80BD-04B23CC972A0}" destId="{2CD025E3-B2A1-408C-B29A-9082C33D1CDE}" srcOrd="3" destOrd="0" presId="urn:microsoft.com/office/officeart/2005/8/layout/orgChart1"/>
    <dgm:cxn modelId="{B5E5B708-730A-4F91-9345-089F527DE59F}" type="presParOf" srcId="{2CD025E3-B2A1-408C-B29A-9082C33D1CDE}" destId="{11D405B9-DA07-4532-A4E2-A7A07560D94E}" srcOrd="0" destOrd="0" presId="urn:microsoft.com/office/officeart/2005/8/layout/orgChart1"/>
    <dgm:cxn modelId="{054CC30B-0692-4EE3-8F7C-FC49677C269A}" type="presParOf" srcId="{11D405B9-DA07-4532-A4E2-A7A07560D94E}" destId="{74A86B21-C988-4054-9BEA-8260D542EBA3}" srcOrd="0" destOrd="0" presId="urn:microsoft.com/office/officeart/2005/8/layout/orgChart1"/>
    <dgm:cxn modelId="{6E56F957-D107-44C7-9E21-597CBF8EB2B7}" type="presParOf" srcId="{11D405B9-DA07-4532-A4E2-A7A07560D94E}" destId="{0FF04721-2EEA-44B0-BF87-E9BB4AFE58BF}" srcOrd="1" destOrd="0" presId="urn:microsoft.com/office/officeart/2005/8/layout/orgChart1"/>
    <dgm:cxn modelId="{27875154-83C2-445B-8A30-580F08B65023}" type="presParOf" srcId="{2CD025E3-B2A1-408C-B29A-9082C33D1CDE}" destId="{BBC09609-188A-4392-A28D-9D6F3655D01B}" srcOrd="1" destOrd="0" presId="urn:microsoft.com/office/officeart/2005/8/layout/orgChart1"/>
    <dgm:cxn modelId="{99E49611-C2D8-4793-8A2A-03E164B104AE}" type="presParOf" srcId="{2CD025E3-B2A1-408C-B29A-9082C33D1CDE}" destId="{73BADEEE-76BD-4C8E-9E14-9ED7851485DC}" srcOrd="2" destOrd="0" presId="urn:microsoft.com/office/officeart/2005/8/layout/orgChart1"/>
    <dgm:cxn modelId="{542C709D-4BC6-4C3C-B5DB-E2E34E85BF6D}" type="presParOf" srcId="{C9405550-FD5A-40E3-80BD-04B23CC972A0}" destId="{4DA95C80-D7A7-47FD-BDAF-BA24AFBE8410}" srcOrd="4" destOrd="0" presId="urn:microsoft.com/office/officeart/2005/8/layout/orgChart1"/>
    <dgm:cxn modelId="{8A28CAAC-AA33-46B4-9AEA-42BA26FD9EFB}" type="presParOf" srcId="{C9405550-FD5A-40E3-80BD-04B23CC972A0}" destId="{52291B89-41A3-4E99-8085-74CBDAA668EF}" srcOrd="5" destOrd="0" presId="urn:microsoft.com/office/officeart/2005/8/layout/orgChart1"/>
    <dgm:cxn modelId="{72E5A8CF-969C-4A7D-91BC-3A8DF9B2B25C}" type="presParOf" srcId="{52291B89-41A3-4E99-8085-74CBDAA668EF}" destId="{49CAEBA1-29B9-4E76-A25D-4484E392B61F}" srcOrd="0" destOrd="0" presId="urn:microsoft.com/office/officeart/2005/8/layout/orgChart1"/>
    <dgm:cxn modelId="{59786621-56A6-4D7C-AB2C-FE8BE11D4964}" type="presParOf" srcId="{49CAEBA1-29B9-4E76-A25D-4484E392B61F}" destId="{5C614032-9FFA-4BFB-898F-5E6AF700343C}" srcOrd="0" destOrd="0" presId="urn:microsoft.com/office/officeart/2005/8/layout/orgChart1"/>
    <dgm:cxn modelId="{FA6C7A35-CCFC-4C93-9F32-E4765852D677}" type="presParOf" srcId="{49CAEBA1-29B9-4E76-A25D-4484E392B61F}" destId="{D43C0A27-F710-4D8E-A719-8A4A1A3D1AF5}" srcOrd="1" destOrd="0" presId="urn:microsoft.com/office/officeart/2005/8/layout/orgChart1"/>
    <dgm:cxn modelId="{3EE949C0-2977-4CBA-B366-E46381D08C39}" type="presParOf" srcId="{52291B89-41A3-4E99-8085-74CBDAA668EF}" destId="{74D05BA7-B3FD-440E-BF4D-80B3FBFDAFCD}" srcOrd="1" destOrd="0" presId="urn:microsoft.com/office/officeart/2005/8/layout/orgChart1"/>
    <dgm:cxn modelId="{80921BBB-1087-4C5A-A6F7-434920FBFBCC}" type="presParOf" srcId="{52291B89-41A3-4E99-8085-74CBDAA668EF}" destId="{4A12D4DB-C428-40B2-8D5D-A5DD4C32FB1D}" srcOrd="2" destOrd="0" presId="urn:microsoft.com/office/officeart/2005/8/layout/orgChart1"/>
    <dgm:cxn modelId="{D74B0960-5414-4E95-B96C-CE752A1B0676}" type="presParOf" srcId="{C9405550-FD5A-40E3-80BD-04B23CC972A0}" destId="{C5088C22-94EF-4457-AAA2-C0F8D6D89167}" srcOrd="6" destOrd="0" presId="urn:microsoft.com/office/officeart/2005/8/layout/orgChart1"/>
    <dgm:cxn modelId="{F7D0C33F-912D-475E-93C6-7C80615AD0FA}" type="presParOf" srcId="{C9405550-FD5A-40E3-80BD-04B23CC972A0}" destId="{1247F79D-2CA7-4551-BCCE-EB54D44C328C}" srcOrd="7" destOrd="0" presId="urn:microsoft.com/office/officeart/2005/8/layout/orgChart1"/>
    <dgm:cxn modelId="{DC190BD6-3600-4AC1-81C9-CEAA560A61D7}" type="presParOf" srcId="{1247F79D-2CA7-4551-BCCE-EB54D44C328C}" destId="{EA8C67B1-EC53-4531-B994-CB0CF5B71CA8}" srcOrd="0" destOrd="0" presId="urn:microsoft.com/office/officeart/2005/8/layout/orgChart1"/>
    <dgm:cxn modelId="{AF20FE7A-3A16-4CA1-A17F-C0B147BEB029}" type="presParOf" srcId="{EA8C67B1-EC53-4531-B994-CB0CF5B71CA8}" destId="{4A98CA52-3E22-4BEB-A145-C3D9175A7F3C}" srcOrd="0" destOrd="0" presId="urn:microsoft.com/office/officeart/2005/8/layout/orgChart1"/>
    <dgm:cxn modelId="{57075364-B192-4688-801F-D10BCB1FBB93}" type="presParOf" srcId="{EA8C67B1-EC53-4531-B994-CB0CF5B71CA8}" destId="{025DA2C3-838D-4106-86F2-730A9A83140C}" srcOrd="1" destOrd="0" presId="urn:microsoft.com/office/officeart/2005/8/layout/orgChart1"/>
    <dgm:cxn modelId="{9B2735F7-B841-4F7A-B95F-1ED92842C97B}" type="presParOf" srcId="{1247F79D-2CA7-4551-BCCE-EB54D44C328C}" destId="{0297D9FD-E786-4DB1-9BEB-0F828B785766}" srcOrd="1" destOrd="0" presId="urn:microsoft.com/office/officeart/2005/8/layout/orgChart1"/>
    <dgm:cxn modelId="{F1360782-50DB-47FE-968F-52274F8644F2}" type="presParOf" srcId="{1247F79D-2CA7-4551-BCCE-EB54D44C328C}" destId="{66AD7651-C342-4AC8-8EB0-69B0FF716D02}" srcOrd="2" destOrd="0" presId="urn:microsoft.com/office/officeart/2005/8/layout/orgChart1"/>
    <dgm:cxn modelId="{FEAE3149-8F98-4AA2-9DA8-E211E15EDCA7}" type="presParOf" srcId="{C9405550-FD5A-40E3-80BD-04B23CC972A0}" destId="{EEBB6962-3273-4B8D-B29D-E3FFC1BFADE3}" srcOrd="8" destOrd="0" presId="urn:microsoft.com/office/officeart/2005/8/layout/orgChart1"/>
    <dgm:cxn modelId="{C961E22A-AD42-4BB8-A836-D1442AD3E403}" type="presParOf" srcId="{C9405550-FD5A-40E3-80BD-04B23CC972A0}" destId="{162F5F2A-676F-41C1-95F1-A52A1EC2B12A}" srcOrd="9" destOrd="0" presId="urn:microsoft.com/office/officeart/2005/8/layout/orgChart1"/>
    <dgm:cxn modelId="{4312AF53-9E52-40E0-B964-9EB4E7F82404}" type="presParOf" srcId="{162F5F2A-676F-41C1-95F1-A52A1EC2B12A}" destId="{A5F17853-1DB0-4D42-B934-D700BFA37404}" srcOrd="0" destOrd="0" presId="urn:microsoft.com/office/officeart/2005/8/layout/orgChart1"/>
    <dgm:cxn modelId="{DC113BFA-0DC0-4D04-87E8-095615B9DC0C}" type="presParOf" srcId="{A5F17853-1DB0-4D42-B934-D700BFA37404}" destId="{A253A769-5DBD-416A-B7B7-2225BFA599F1}" srcOrd="0" destOrd="0" presId="urn:microsoft.com/office/officeart/2005/8/layout/orgChart1"/>
    <dgm:cxn modelId="{5558636E-FA80-49BF-9D09-A957240FE426}" type="presParOf" srcId="{A5F17853-1DB0-4D42-B934-D700BFA37404}" destId="{86BB8B03-164D-4CC4-A07B-EAC72B8CE6A1}" srcOrd="1" destOrd="0" presId="urn:microsoft.com/office/officeart/2005/8/layout/orgChart1"/>
    <dgm:cxn modelId="{21F6E8CC-F5CA-4DD5-908A-2AC9B0F9667E}" type="presParOf" srcId="{162F5F2A-676F-41C1-95F1-A52A1EC2B12A}" destId="{7EBCB1F7-7780-4748-A5E8-B67E0D548A62}" srcOrd="1" destOrd="0" presId="urn:microsoft.com/office/officeart/2005/8/layout/orgChart1"/>
    <dgm:cxn modelId="{894E1AEF-2068-40F3-8A46-8CC473DDAE25}" type="presParOf" srcId="{162F5F2A-676F-41C1-95F1-A52A1EC2B12A}" destId="{ADCBE5A1-A997-4FE5-9393-96CD12E87A43}" srcOrd="2" destOrd="0" presId="urn:microsoft.com/office/officeart/2005/8/layout/orgChart1"/>
    <dgm:cxn modelId="{A10ED0BD-6DDF-4C76-A042-66652F9003D7}" type="presParOf" srcId="{75F55797-99ED-49BB-A9C6-87C2DDAEE7FE}" destId="{A1A59A03-B750-4723-B2CE-6CBE78C5207A}" srcOrd="2" destOrd="0" presId="urn:microsoft.com/office/officeart/2005/8/layout/orgChart1"/>
    <dgm:cxn modelId="{B3650ACE-7599-4ECE-A3BD-D3FE6CFFA4EA}" type="presParOf" srcId="{2F66490E-0D02-4D42-A2BB-046D2EFA7887}" destId="{1E3C984D-F616-43B9-9F6C-CB4EF7FDF685}" srcOrd="10" destOrd="0" presId="urn:microsoft.com/office/officeart/2005/8/layout/orgChart1"/>
    <dgm:cxn modelId="{59B2DF9C-4516-4BFA-B89F-CB6AF942223D}" type="presParOf" srcId="{2F66490E-0D02-4D42-A2BB-046D2EFA7887}" destId="{5CB87CAB-0348-41A0-9E16-BC72013880E7}" srcOrd="11" destOrd="0" presId="urn:microsoft.com/office/officeart/2005/8/layout/orgChart1"/>
    <dgm:cxn modelId="{FAA53884-491B-492A-A70A-FA079B774AF1}" type="presParOf" srcId="{5CB87CAB-0348-41A0-9E16-BC72013880E7}" destId="{1B390FA9-8B38-4133-B66E-4ADC524D47C1}" srcOrd="0" destOrd="0" presId="urn:microsoft.com/office/officeart/2005/8/layout/orgChart1"/>
    <dgm:cxn modelId="{A0E58E1E-B2CC-41E9-B7C2-1818CA6188DB}" type="presParOf" srcId="{1B390FA9-8B38-4133-B66E-4ADC524D47C1}" destId="{62F6DD9B-CF98-42ED-A884-6218167D2658}" srcOrd="0" destOrd="0" presId="urn:microsoft.com/office/officeart/2005/8/layout/orgChart1"/>
    <dgm:cxn modelId="{EABC3D06-4460-450A-A832-61963F91B221}" type="presParOf" srcId="{1B390FA9-8B38-4133-B66E-4ADC524D47C1}" destId="{5CA7DD01-E46B-45F5-9BB1-41162FDF19FF}" srcOrd="1" destOrd="0" presId="urn:microsoft.com/office/officeart/2005/8/layout/orgChart1"/>
    <dgm:cxn modelId="{26BA1542-522F-485A-A368-4D187181EA34}" type="presParOf" srcId="{5CB87CAB-0348-41A0-9E16-BC72013880E7}" destId="{EEDCC185-F47C-4D23-A8A4-3B5B1E2C877F}" srcOrd="1" destOrd="0" presId="urn:microsoft.com/office/officeart/2005/8/layout/orgChart1"/>
    <dgm:cxn modelId="{A6E74EDD-7BEC-4ADA-9788-A16E405E278A}" type="presParOf" srcId="{EEDCC185-F47C-4D23-A8A4-3B5B1E2C877F}" destId="{C45B23A3-3C6F-4E76-87D9-7C9D0C73F408}" srcOrd="0" destOrd="0" presId="urn:microsoft.com/office/officeart/2005/8/layout/orgChart1"/>
    <dgm:cxn modelId="{7D984CF3-8CF9-4F45-BB79-36A19BE8528A}" type="presParOf" srcId="{EEDCC185-F47C-4D23-A8A4-3B5B1E2C877F}" destId="{D3A5BE39-703F-44F0-A539-CCE34E5C9F96}" srcOrd="1" destOrd="0" presId="urn:microsoft.com/office/officeart/2005/8/layout/orgChart1"/>
    <dgm:cxn modelId="{192EA947-0DF7-4C5F-B1F8-625CB5F06BEE}" type="presParOf" srcId="{D3A5BE39-703F-44F0-A539-CCE34E5C9F96}" destId="{9E2ADF75-B02B-4299-A9CC-92F143D8E884}" srcOrd="0" destOrd="0" presId="urn:microsoft.com/office/officeart/2005/8/layout/orgChart1"/>
    <dgm:cxn modelId="{3041D537-1FDA-4B8B-A5ED-13D98C7D2EAB}" type="presParOf" srcId="{9E2ADF75-B02B-4299-A9CC-92F143D8E884}" destId="{1EDD7560-A28B-42A5-8880-205E92DA3302}" srcOrd="0" destOrd="0" presId="urn:microsoft.com/office/officeart/2005/8/layout/orgChart1"/>
    <dgm:cxn modelId="{6F4EA320-6404-4148-86FF-AA6FD60BF103}" type="presParOf" srcId="{9E2ADF75-B02B-4299-A9CC-92F143D8E884}" destId="{41777DDF-D667-4033-83F3-C7D0DCCFEEE7}" srcOrd="1" destOrd="0" presId="urn:microsoft.com/office/officeart/2005/8/layout/orgChart1"/>
    <dgm:cxn modelId="{0C0B4970-AA07-4D0A-87DA-EA42D954A981}" type="presParOf" srcId="{D3A5BE39-703F-44F0-A539-CCE34E5C9F96}" destId="{C5D8D015-5A76-4740-A235-B405F8129ABC}" srcOrd="1" destOrd="0" presId="urn:microsoft.com/office/officeart/2005/8/layout/orgChart1"/>
    <dgm:cxn modelId="{7ABB88FD-66AB-40E8-ACCC-46A39544D0EF}" type="presParOf" srcId="{D3A5BE39-703F-44F0-A539-CCE34E5C9F96}" destId="{C885AE6E-94D0-4841-AA22-72AD30BA2A1E}" srcOrd="2" destOrd="0" presId="urn:microsoft.com/office/officeart/2005/8/layout/orgChart1"/>
    <dgm:cxn modelId="{1AB62103-A7A2-496B-8344-AAAC2B0B1A62}" type="presParOf" srcId="{5CB87CAB-0348-41A0-9E16-BC72013880E7}" destId="{67B32168-FAC0-493A-A23B-54FB75B7A4B3}" srcOrd="2" destOrd="0" presId="urn:microsoft.com/office/officeart/2005/8/layout/orgChart1"/>
    <dgm:cxn modelId="{909BDB08-A9A6-4BE7-99B2-14AC4F0A76C5}" type="presParOf" srcId="{2F66490E-0D02-4D42-A2BB-046D2EFA7887}" destId="{260959B1-DEFE-42D3-8866-D2B31AA4BBFB}" srcOrd="12" destOrd="0" presId="urn:microsoft.com/office/officeart/2005/8/layout/orgChart1"/>
    <dgm:cxn modelId="{E7DE81A1-C61F-4234-BE99-07C4D29257B2}" type="presParOf" srcId="{2F66490E-0D02-4D42-A2BB-046D2EFA7887}" destId="{67624D75-310A-478B-BF38-9269B2FD6D80}" srcOrd="13" destOrd="0" presId="urn:microsoft.com/office/officeart/2005/8/layout/orgChart1"/>
    <dgm:cxn modelId="{25611D9B-6B69-4107-BCBC-7EEC3D8D832A}" type="presParOf" srcId="{67624D75-310A-478B-BF38-9269B2FD6D80}" destId="{3CD673AB-A5D1-4EDC-AEFC-7C98FE371D5D}" srcOrd="0" destOrd="0" presId="urn:microsoft.com/office/officeart/2005/8/layout/orgChart1"/>
    <dgm:cxn modelId="{1ABD96C9-A437-4F52-975D-72884A9D1F48}" type="presParOf" srcId="{3CD673AB-A5D1-4EDC-AEFC-7C98FE371D5D}" destId="{9220397F-19DE-4250-9FC7-2B9293A99FD2}" srcOrd="0" destOrd="0" presId="urn:microsoft.com/office/officeart/2005/8/layout/orgChart1"/>
    <dgm:cxn modelId="{9607F610-8A58-4CB9-9005-E31880EC2725}" type="presParOf" srcId="{3CD673AB-A5D1-4EDC-AEFC-7C98FE371D5D}" destId="{0FCE3C98-CBB8-4B65-B9BD-77DAC7A9B5E3}" srcOrd="1" destOrd="0" presId="urn:microsoft.com/office/officeart/2005/8/layout/orgChart1"/>
    <dgm:cxn modelId="{A6B0DDBB-C57E-4149-A40F-0AFFFD9CDE2E}" type="presParOf" srcId="{67624D75-310A-478B-BF38-9269B2FD6D80}" destId="{6C4A2823-6D50-4BA4-B906-FED1497AED51}" srcOrd="1" destOrd="0" presId="urn:microsoft.com/office/officeart/2005/8/layout/orgChart1"/>
    <dgm:cxn modelId="{26BAA730-8AD4-4C5D-B358-9BABA3DBFDAB}" type="presParOf" srcId="{6C4A2823-6D50-4BA4-B906-FED1497AED51}" destId="{48FC58C7-E5FA-4311-9A2A-A77986EFA5FA}" srcOrd="0" destOrd="0" presId="urn:microsoft.com/office/officeart/2005/8/layout/orgChart1"/>
    <dgm:cxn modelId="{FC64DF76-F03E-455C-82C2-C54978B7BCF6}" type="presParOf" srcId="{6C4A2823-6D50-4BA4-B906-FED1497AED51}" destId="{E15CA383-9E70-48D3-9B38-68A0D94BA76A}" srcOrd="1" destOrd="0" presId="urn:microsoft.com/office/officeart/2005/8/layout/orgChart1"/>
    <dgm:cxn modelId="{69E8F033-5190-4CA0-865E-E9895BD537A0}" type="presParOf" srcId="{E15CA383-9E70-48D3-9B38-68A0D94BA76A}" destId="{35BC6D27-73DC-47E8-87EA-DDD0458238D4}" srcOrd="0" destOrd="0" presId="urn:microsoft.com/office/officeart/2005/8/layout/orgChart1"/>
    <dgm:cxn modelId="{516EB948-AC82-4822-B5C8-95BAA2F73BFF}" type="presParOf" srcId="{35BC6D27-73DC-47E8-87EA-DDD0458238D4}" destId="{239F1F46-41BE-4608-B87B-58423F1CF672}" srcOrd="0" destOrd="0" presId="urn:microsoft.com/office/officeart/2005/8/layout/orgChart1"/>
    <dgm:cxn modelId="{EA4FC1C5-B723-4DAF-AB55-7618EF0B23DE}" type="presParOf" srcId="{35BC6D27-73DC-47E8-87EA-DDD0458238D4}" destId="{3DA0E14C-0CFB-42CB-B82A-27E343B7E4F1}" srcOrd="1" destOrd="0" presId="urn:microsoft.com/office/officeart/2005/8/layout/orgChart1"/>
    <dgm:cxn modelId="{DF926EB0-6E23-4EC0-B4A2-8573CB553E3D}" type="presParOf" srcId="{E15CA383-9E70-48D3-9B38-68A0D94BA76A}" destId="{7B52BE2C-3B8C-41FF-A69F-36F5F173D5FD}" srcOrd="1" destOrd="0" presId="urn:microsoft.com/office/officeart/2005/8/layout/orgChart1"/>
    <dgm:cxn modelId="{D9EE8490-2B17-4CFD-B1B8-C62F53C7B5ED}" type="presParOf" srcId="{E15CA383-9E70-48D3-9B38-68A0D94BA76A}" destId="{1160BE26-0E0B-4D30-95C1-9713882ACCF0}" srcOrd="2" destOrd="0" presId="urn:microsoft.com/office/officeart/2005/8/layout/orgChart1"/>
    <dgm:cxn modelId="{8D29E3BA-A181-44C7-B3AD-CE41B0011AF7}" type="presParOf" srcId="{67624D75-310A-478B-BF38-9269B2FD6D80}" destId="{871C204E-2598-4A79-B70E-A8ADB87ABD22}" srcOrd="2" destOrd="0" presId="urn:microsoft.com/office/officeart/2005/8/layout/orgChart1"/>
    <dgm:cxn modelId="{3FE39647-0CA0-45DE-9D44-C6DB19E37B18}" type="presParOf" srcId="{2F66490E-0D02-4D42-A2BB-046D2EFA7887}" destId="{0F965EE1-E5A3-46BB-B4FE-8E86B00A1ADF}" srcOrd="14" destOrd="0" presId="urn:microsoft.com/office/officeart/2005/8/layout/orgChart1"/>
    <dgm:cxn modelId="{37408558-6387-4CCC-B5BF-954E7CC6A156}" type="presParOf" srcId="{2F66490E-0D02-4D42-A2BB-046D2EFA7887}" destId="{B0F6986A-CE59-4FB4-9155-AC8F8D55501D}" srcOrd="15" destOrd="0" presId="urn:microsoft.com/office/officeart/2005/8/layout/orgChart1"/>
    <dgm:cxn modelId="{6389BB79-A078-4120-9C24-A7568650D9B6}" type="presParOf" srcId="{B0F6986A-CE59-4FB4-9155-AC8F8D55501D}" destId="{75BFEADD-64C3-47CD-862D-0A282C8C3EF6}" srcOrd="0" destOrd="0" presId="urn:microsoft.com/office/officeart/2005/8/layout/orgChart1"/>
    <dgm:cxn modelId="{8399BD89-2152-4C2D-8740-67D4D2B7A327}" type="presParOf" srcId="{75BFEADD-64C3-47CD-862D-0A282C8C3EF6}" destId="{4A39D51A-6491-4965-A951-8AAEFD52F66D}" srcOrd="0" destOrd="0" presId="urn:microsoft.com/office/officeart/2005/8/layout/orgChart1"/>
    <dgm:cxn modelId="{B56B42E5-7082-4342-BDA8-97EDC4F4E63C}" type="presParOf" srcId="{75BFEADD-64C3-47CD-862D-0A282C8C3EF6}" destId="{3AD42102-15F6-4F09-880E-FC9339CBDA3E}" srcOrd="1" destOrd="0" presId="urn:microsoft.com/office/officeart/2005/8/layout/orgChart1"/>
    <dgm:cxn modelId="{D65F08E2-40CF-431D-AA2F-2E1CA99D419F}" type="presParOf" srcId="{B0F6986A-CE59-4FB4-9155-AC8F8D55501D}" destId="{2C2BC686-A255-4F4B-8FA7-C6A13E2C91B2}" srcOrd="1" destOrd="0" presId="urn:microsoft.com/office/officeart/2005/8/layout/orgChart1"/>
    <dgm:cxn modelId="{5E56355B-8372-4087-A509-87CC4FF45D43}" type="presParOf" srcId="{2C2BC686-A255-4F4B-8FA7-C6A13E2C91B2}" destId="{41C4EC6E-7CA5-427F-A48F-07C696756065}" srcOrd="0" destOrd="0" presId="urn:microsoft.com/office/officeart/2005/8/layout/orgChart1"/>
    <dgm:cxn modelId="{EEAC810F-A8A9-4EB1-A836-A5895AFF64B8}" type="presParOf" srcId="{2C2BC686-A255-4F4B-8FA7-C6A13E2C91B2}" destId="{1D6EB74D-D228-4A18-BB66-01D4A105D4A2}" srcOrd="1" destOrd="0" presId="urn:microsoft.com/office/officeart/2005/8/layout/orgChart1"/>
    <dgm:cxn modelId="{567AD848-0BCE-41E4-8FCC-4966EB3D93EC}" type="presParOf" srcId="{1D6EB74D-D228-4A18-BB66-01D4A105D4A2}" destId="{66958F31-B487-4590-A7A2-058FAE62BC3A}" srcOrd="0" destOrd="0" presId="urn:microsoft.com/office/officeart/2005/8/layout/orgChart1"/>
    <dgm:cxn modelId="{789D001D-1960-42A0-8E10-2F385EF17006}" type="presParOf" srcId="{66958F31-B487-4590-A7A2-058FAE62BC3A}" destId="{E78A9BE6-768C-4A05-B7A9-C300D080A54D}" srcOrd="0" destOrd="0" presId="urn:microsoft.com/office/officeart/2005/8/layout/orgChart1"/>
    <dgm:cxn modelId="{5CD9591B-33B7-4FD1-BE0C-DBD498532EBB}" type="presParOf" srcId="{66958F31-B487-4590-A7A2-058FAE62BC3A}" destId="{DE722741-0D5B-4ED6-906C-3931402C6028}" srcOrd="1" destOrd="0" presId="urn:microsoft.com/office/officeart/2005/8/layout/orgChart1"/>
    <dgm:cxn modelId="{004810E9-1C14-4A11-8913-8BD83AA9531B}" type="presParOf" srcId="{1D6EB74D-D228-4A18-BB66-01D4A105D4A2}" destId="{34FC625C-B333-4ED0-8D1A-0DD3061D8A88}" srcOrd="1" destOrd="0" presId="urn:microsoft.com/office/officeart/2005/8/layout/orgChart1"/>
    <dgm:cxn modelId="{F39C97D7-DC0F-4E9F-92F1-11DC469FDD94}" type="presParOf" srcId="{1D6EB74D-D228-4A18-BB66-01D4A105D4A2}" destId="{48CA50F2-BD17-413E-9505-2BC25CAAE593}" srcOrd="2" destOrd="0" presId="urn:microsoft.com/office/officeart/2005/8/layout/orgChart1"/>
    <dgm:cxn modelId="{95DF5395-BB67-4563-902F-8372CDB668E1}" type="presParOf" srcId="{B0F6986A-CE59-4FB4-9155-AC8F8D55501D}" destId="{D030951C-7979-463C-BDAF-DEE9D0D1AC23}" srcOrd="2" destOrd="0" presId="urn:microsoft.com/office/officeart/2005/8/layout/orgChart1"/>
    <dgm:cxn modelId="{8ECA7995-4018-4CD2-BFCD-9380DB39E546}" type="presParOf" srcId="{2F66490E-0D02-4D42-A2BB-046D2EFA7887}" destId="{EBD99500-EB17-431B-BDE7-A0D89A19F843}" srcOrd="16" destOrd="0" presId="urn:microsoft.com/office/officeart/2005/8/layout/orgChart1"/>
    <dgm:cxn modelId="{5A0E389B-9088-4D30-A244-AD39573A11F0}" type="presParOf" srcId="{2F66490E-0D02-4D42-A2BB-046D2EFA7887}" destId="{ABB37D67-FBE7-49B3-8973-071CF0BDE8E3}" srcOrd="17" destOrd="0" presId="urn:microsoft.com/office/officeart/2005/8/layout/orgChart1"/>
    <dgm:cxn modelId="{003208CF-4B70-4FE3-8A39-F6D7CB300AA8}" type="presParOf" srcId="{ABB37D67-FBE7-49B3-8973-071CF0BDE8E3}" destId="{8F27D89A-ED0F-4BC9-9DA3-D8A608BCDCA4}" srcOrd="0" destOrd="0" presId="urn:microsoft.com/office/officeart/2005/8/layout/orgChart1"/>
    <dgm:cxn modelId="{CAD7758D-6597-4004-8D60-C750D4D2191F}" type="presParOf" srcId="{8F27D89A-ED0F-4BC9-9DA3-D8A608BCDCA4}" destId="{9D8F6317-7A72-422D-8994-6D856A920400}" srcOrd="0" destOrd="0" presId="urn:microsoft.com/office/officeart/2005/8/layout/orgChart1"/>
    <dgm:cxn modelId="{0AA7A6C8-AA32-4349-9234-AD94DC59D90A}" type="presParOf" srcId="{8F27D89A-ED0F-4BC9-9DA3-D8A608BCDCA4}" destId="{82CE3FBA-7159-43DA-93CD-24C7657CFA83}" srcOrd="1" destOrd="0" presId="urn:microsoft.com/office/officeart/2005/8/layout/orgChart1"/>
    <dgm:cxn modelId="{A0D5B23E-F2B5-4F0F-9576-3EA9FF8297DE}" type="presParOf" srcId="{ABB37D67-FBE7-49B3-8973-071CF0BDE8E3}" destId="{2A9161FC-0ABC-4C34-B227-458BA3533FCB}" srcOrd="1" destOrd="0" presId="urn:microsoft.com/office/officeart/2005/8/layout/orgChart1"/>
    <dgm:cxn modelId="{B5897485-54AB-4290-AFA0-85B18A99208E}" type="presParOf" srcId="{2A9161FC-0ABC-4C34-B227-458BA3533FCB}" destId="{E84FC1A3-E04B-4649-8F93-7BC87FD0828E}" srcOrd="0" destOrd="0" presId="urn:microsoft.com/office/officeart/2005/8/layout/orgChart1"/>
    <dgm:cxn modelId="{6F4DEC33-7DE4-4236-8323-B4558E7FD94C}" type="presParOf" srcId="{2A9161FC-0ABC-4C34-B227-458BA3533FCB}" destId="{90CD4E1A-A72B-46C7-9319-9AA41CDFFC87}" srcOrd="1" destOrd="0" presId="urn:microsoft.com/office/officeart/2005/8/layout/orgChart1"/>
    <dgm:cxn modelId="{C1016910-BE79-4441-A971-6A349FE82616}" type="presParOf" srcId="{90CD4E1A-A72B-46C7-9319-9AA41CDFFC87}" destId="{20A2274B-2FD5-4E3F-B96A-DEF3869F454C}" srcOrd="0" destOrd="0" presId="urn:microsoft.com/office/officeart/2005/8/layout/orgChart1"/>
    <dgm:cxn modelId="{4F01E6F8-C450-4758-8540-957432AA40C8}" type="presParOf" srcId="{20A2274B-2FD5-4E3F-B96A-DEF3869F454C}" destId="{5A4C05C3-EFF4-4AF3-9309-B68B647A3583}" srcOrd="0" destOrd="0" presId="urn:microsoft.com/office/officeart/2005/8/layout/orgChart1"/>
    <dgm:cxn modelId="{CE4BDBC3-DFF8-4699-94E2-850DFA681358}" type="presParOf" srcId="{20A2274B-2FD5-4E3F-B96A-DEF3869F454C}" destId="{1332F72E-03CD-4CFF-A385-69354FC5557D}" srcOrd="1" destOrd="0" presId="urn:microsoft.com/office/officeart/2005/8/layout/orgChart1"/>
    <dgm:cxn modelId="{B9F4F591-AB44-4538-B5BD-C126E7E1E3DE}" type="presParOf" srcId="{90CD4E1A-A72B-46C7-9319-9AA41CDFFC87}" destId="{20929A1A-1776-41A1-AB2E-E3800ABFB1F1}" srcOrd="1" destOrd="0" presId="urn:microsoft.com/office/officeart/2005/8/layout/orgChart1"/>
    <dgm:cxn modelId="{965C196A-6A2C-447C-A87D-322684EF64AA}" type="presParOf" srcId="{90CD4E1A-A72B-46C7-9319-9AA41CDFFC87}" destId="{C8A77E61-EFC5-4112-AEAD-2D5C075CEEE4}" srcOrd="2" destOrd="0" presId="urn:microsoft.com/office/officeart/2005/8/layout/orgChart1"/>
    <dgm:cxn modelId="{AC795F54-4E08-445C-BA42-AF009973B6EF}" type="presParOf" srcId="{ABB37D67-FBE7-49B3-8973-071CF0BDE8E3}" destId="{5F7803C5-2BAB-48DE-9A04-CE1025EE072C}" srcOrd="2" destOrd="0" presId="urn:microsoft.com/office/officeart/2005/8/layout/orgChart1"/>
    <dgm:cxn modelId="{D3FF1A56-34FB-4687-9E7C-E35303DF8B64}" type="presParOf" srcId="{7751A208-9718-46FD-A083-BDBCD4E4EC28}" destId="{EA4E75C2-E482-4FBC-96EB-7E2578F37D5F}"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1748AAA-CA1F-44FF-9AFB-0C0130BEB9A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12F0BEC-9468-47AD-9825-9B80EB37159E}">
      <dgm:prSet phldrT="[Text]"/>
      <dgm:spPr/>
      <dgm:t>
        <a:bodyPr/>
        <a:lstStyle/>
        <a:p>
          <a:r>
            <a:rPr lang="en-US">
              <a:latin typeface="Times New Roman" panose="02020603050405020304" pitchFamily="18" charset="0"/>
              <a:cs typeface="Times New Roman" panose="02020603050405020304" pitchFamily="18" charset="0"/>
            </a:rPr>
            <a:t>CẤU HÌNH HÓA ĐƠN</a:t>
          </a:r>
        </a:p>
      </dgm:t>
    </dgm:pt>
    <dgm:pt modelId="{09F07184-6C8B-4A04-A598-ADC3A2DDE529}" type="parTrans" cxnId="{A715F675-E4B2-4A34-89F3-0C2F4C5E72DD}">
      <dgm:prSet/>
      <dgm:spPr/>
      <dgm:t>
        <a:bodyPr/>
        <a:lstStyle/>
        <a:p>
          <a:endParaRPr lang="en-US">
            <a:latin typeface="Times New Roman" panose="02020603050405020304" pitchFamily="18" charset="0"/>
            <a:cs typeface="Times New Roman" panose="02020603050405020304" pitchFamily="18" charset="0"/>
          </a:endParaRPr>
        </a:p>
      </dgm:t>
    </dgm:pt>
    <dgm:pt modelId="{CB6DF243-7FB5-40C2-8F63-FD5274569F0E}" type="sibTrans" cxnId="{A715F675-E4B2-4A34-89F3-0C2F4C5E72DD}">
      <dgm:prSet/>
      <dgm:spPr/>
      <dgm:t>
        <a:bodyPr/>
        <a:lstStyle/>
        <a:p>
          <a:endParaRPr lang="en-US">
            <a:latin typeface="Times New Roman" panose="02020603050405020304" pitchFamily="18" charset="0"/>
            <a:cs typeface="Times New Roman" panose="02020603050405020304" pitchFamily="18" charset="0"/>
          </a:endParaRPr>
        </a:p>
      </dgm:t>
    </dgm:pt>
    <dgm:pt modelId="{4B2248A9-7F4D-41A4-9F25-0446DB4E4AF4}">
      <dgm:prSet phldrT="[Text]"/>
      <dgm:spPr/>
      <dgm:t>
        <a:bodyPr/>
        <a:lstStyle/>
        <a:p>
          <a:r>
            <a:rPr lang="en-US">
              <a:latin typeface="Times New Roman" panose="02020603050405020304" pitchFamily="18" charset="0"/>
              <a:cs typeface="Times New Roman" panose="02020603050405020304" pitchFamily="18" charset="0"/>
            </a:rPr>
            <a:t>Kết nối HDDT</a:t>
          </a:r>
        </a:p>
      </dgm:t>
    </dgm:pt>
    <dgm:pt modelId="{9BBDD55A-AB15-4F00-A300-5CA7472678DA}" type="parTrans" cxnId="{9475E90E-E431-4E22-81C6-67E55B3CBED6}">
      <dgm:prSet/>
      <dgm:spPr/>
      <dgm:t>
        <a:bodyPr/>
        <a:lstStyle/>
        <a:p>
          <a:endParaRPr lang="en-US">
            <a:latin typeface="Times New Roman" panose="02020603050405020304" pitchFamily="18" charset="0"/>
            <a:cs typeface="Times New Roman" panose="02020603050405020304" pitchFamily="18" charset="0"/>
          </a:endParaRPr>
        </a:p>
      </dgm:t>
    </dgm:pt>
    <dgm:pt modelId="{86248CF9-3D3F-42FF-868A-C56846D81924}" type="sibTrans" cxnId="{9475E90E-E431-4E22-81C6-67E55B3CBED6}">
      <dgm:prSet/>
      <dgm:spPr/>
      <dgm:t>
        <a:bodyPr/>
        <a:lstStyle/>
        <a:p>
          <a:endParaRPr lang="en-US">
            <a:latin typeface="Times New Roman" panose="02020603050405020304" pitchFamily="18" charset="0"/>
            <a:cs typeface="Times New Roman" panose="02020603050405020304" pitchFamily="18" charset="0"/>
          </a:endParaRPr>
        </a:p>
      </dgm:t>
    </dgm:pt>
    <dgm:pt modelId="{CC1130BA-5E30-4D1D-B274-E6A9EC39C029}">
      <dgm:prSet phldrT="[Text]"/>
      <dgm:spPr/>
      <dgm:t>
        <a:bodyPr/>
        <a:lstStyle/>
        <a:p>
          <a:r>
            <a:rPr lang="en-US">
              <a:latin typeface="Times New Roman" panose="02020603050405020304" pitchFamily="18" charset="0"/>
              <a:cs typeface="Times New Roman" panose="02020603050405020304" pitchFamily="18" charset="0"/>
            </a:rPr>
            <a:t>Xem</a:t>
          </a:r>
        </a:p>
      </dgm:t>
    </dgm:pt>
    <dgm:pt modelId="{9107C765-3142-445C-9660-E9851B301C27}" type="parTrans" cxnId="{F33F28C4-FB19-4100-8694-2B1B28A96C16}">
      <dgm:prSet/>
      <dgm:spPr/>
      <dgm:t>
        <a:bodyPr/>
        <a:lstStyle/>
        <a:p>
          <a:endParaRPr lang="en-US">
            <a:latin typeface="Times New Roman" panose="02020603050405020304" pitchFamily="18" charset="0"/>
            <a:cs typeface="Times New Roman" panose="02020603050405020304" pitchFamily="18" charset="0"/>
          </a:endParaRPr>
        </a:p>
      </dgm:t>
    </dgm:pt>
    <dgm:pt modelId="{C80B0D79-9B70-4C3A-8586-604B39445B57}" type="sibTrans" cxnId="{F33F28C4-FB19-4100-8694-2B1B28A96C16}">
      <dgm:prSet/>
      <dgm:spPr/>
      <dgm:t>
        <a:bodyPr/>
        <a:lstStyle/>
        <a:p>
          <a:endParaRPr lang="en-US">
            <a:latin typeface="Times New Roman" panose="02020603050405020304" pitchFamily="18" charset="0"/>
            <a:cs typeface="Times New Roman" panose="02020603050405020304" pitchFamily="18" charset="0"/>
          </a:endParaRPr>
        </a:p>
      </dgm:t>
    </dgm:pt>
    <dgm:pt modelId="{BAD4C552-9A37-406B-B106-6E65AFEB9E2D}">
      <dgm:prSet phldrT="[Text]"/>
      <dgm:spPr/>
      <dgm:t>
        <a:bodyPr/>
        <a:lstStyle/>
        <a:p>
          <a:r>
            <a:rPr lang="en-US">
              <a:latin typeface="Times New Roman" panose="02020603050405020304" pitchFamily="18" charset="0"/>
              <a:cs typeface="Times New Roman" panose="02020603050405020304" pitchFamily="18" charset="0"/>
            </a:rPr>
            <a:t>Sửa</a:t>
          </a:r>
        </a:p>
      </dgm:t>
    </dgm:pt>
    <dgm:pt modelId="{2B457FD2-3138-47BC-9A2E-9329C19F5A95}" type="parTrans" cxnId="{6F409D0E-BEA2-4FA1-80E3-3E37C12F7529}">
      <dgm:prSet/>
      <dgm:spPr/>
      <dgm:t>
        <a:bodyPr/>
        <a:lstStyle/>
        <a:p>
          <a:endParaRPr lang="en-US">
            <a:latin typeface="Times New Roman" panose="02020603050405020304" pitchFamily="18" charset="0"/>
            <a:cs typeface="Times New Roman" panose="02020603050405020304" pitchFamily="18" charset="0"/>
          </a:endParaRPr>
        </a:p>
      </dgm:t>
    </dgm:pt>
    <dgm:pt modelId="{6FD82414-77D1-4AE3-83A1-69D119846F5F}" type="sibTrans" cxnId="{6F409D0E-BEA2-4FA1-80E3-3E37C12F7529}">
      <dgm:prSet/>
      <dgm:spPr/>
      <dgm:t>
        <a:bodyPr/>
        <a:lstStyle/>
        <a:p>
          <a:endParaRPr lang="en-US">
            <a:latin typeface="Times New Roman" panose="02020603050405020304" pitchFamily="18" charset="0"/>
            <a:cs typeface="Times New Roman" panose="02020603050405020304" pitchFamily="18" charset="0"/>
          </a:endParaRPr>
        </a:p>
      </dgm:t>
    </dgm:pt>
    <dgm:pt modelId="{CBAE1E7F-4572-4A38-8185-CA3B8AA1707F}">
      <dgm:prSet phldrT="[Text]"/>
      <dgm:spPr/>
      <dgm:t>
        <a:bodyPr/>
        <a:lstStyle/>
        <a:p>
          <a:r>
            <a:rPr lang="en-US">
              <a:latin typeface="Times New Roman" panose="02020603050405020304" pitchFamily="18" charset="0"/>
              <a:cs typeface="Times New Roman" panose="02020603050405020304" pitchFamily="18" charset="0"/>
            </a:rPr>
            <a:t>Thông tin DN</a:t>
          </a:r>
        </a:p>
      </dgm:t>
    </dgm:pt>
    <dgm:pt modelId="{007C39C5-B56A-4892-B8B5-38735EA60E41}" type="parTrans" cxnId="{CA457133-B35D-4744-8EB6-4E988F59693B}">
      <dgm:prSet/>
      <dgm:spPr/>
      <dgm:t>
        <a:bodyPr/>
        <a:lstStyle/>
        <a:p>
          <a:endParaRPr lang="en-US">
            <a:latin typeface="Times New Roman" panose="02020603050405020304" pitchFamily="18" charset="0"/>
            <a:cs typeface="Times New Roman" panose="02020603050405020304" pitchFamily="18" charset="0"/>
          </a:endParaRPr>
        </a:p>
      </dgm:t>
    </dgm:pt>
    <dgm:pt modelId="{0004A7B9-DE32-45E7-9D01-DB5BE6D617D3}" type="sibTrans" cxnId="{CA457133-B35D-4744-8EB6-4E988F59693B}">
      <dgm:prSet/>
      <dgm:spPr/>
      <dgm:t>
        <a:bodyPr/>
        <a:lstStyle/>
        <a:p>
          <a:endParaRPr lang="en-US">
            <a:latin typeface="Times New Roman" panose="02020603050405020304" pitchFamily="18" charset="0"/>
            <a:cs typeface="Times New Roman" panose="02020603050405020304" pitchFamily="18" charset="0"/>
          </a:endParaRPr>
        </a:p>
      </dgm:t>
    </dgm:pt>
    <dgm:pt modelId="{BC51D344-423D-402A-9249-DBE6DB6EA752}">
      <dgm:prSet phldrT="[Text]"/>
      <dgm:spPr/>
      <dgm:t>
        <a:bodyPr/>
        <a:lstStyle/>
        <a:p>
          <a:r>
            <a:rPr lang="en-US">
              <a:latin typeface="Times New Roman" panose="02020603050405020304" pitchFamily="18" charset="0"/>
              <a:cs typeface="Times New Roman" panose="02020603050405020304" pitchFamily="18" charset="0"/>
            </a:rPr>
            <a:t>Xem</a:t>
          </a:r>
        </a:p>
      </dgm:t>
    </dgm:pt>
    <dgm:pt modelId="{458CB733-8044-474A-9363-D402B38F0562}" type="parTrans" cxnId="{BB758BE4-FD48-41EC-BB22-15343D87B83D}">
      <dgm:prSet/>
      <dgm:spPr/>
      <dgm:t>
        <a:bodyPr/>
        <a:lstStyle/>
        <a:p>
          <a:endParaRPr lang="en-US">
            <a:latin typeface="Times New Roman" panose="02020603050405020304" pitchFamily="18" charset="0"/>
            <a:cs typeface="Times New Roman" panose="02020603050405020304" pitchFamily="18" charset="0"/>
          </a:endParaRPr>
        </a:p>
      </dgm:t>
    </dgm:pt>
    <dgm:pt modelId="{B2EC2C5B-B461-4A15-BCFA-827E2F0E3A3E}" type="sibTrans" cxnId="{BB758BE4-FD48-41EC-BB22-15343D87B83D}">
      <dgm:prSet/>
      <dgm:spPr/>
      <dgm:t>
        <a:bodyPr/>
        <a:lstStyle/>
        <a:p>
          <a:endParaRPr lang="en-US">
            <a:latin typeface="Times New Roman" panose="02020603050405020304" pitchFamily="18" charset="0"/>
            <a:cs typeface="Times New Roman" panose="02020603050405020304" pitchFamily="18" charset="0"/>
          </a:endParaRPr>
        </a:p>
      </dgm:t>
    </dgm:pt>
    <dgm:pt modelId="{B01E10F3-676C-4F6D-B1E4-695E6DE7791B}">
      <dgm:prSet phldrT="[Text]"/>
      <dgm:spPr/>
      <dgm:t>
        <a:bodyPr/>
        <a:lstStyle/>
        <a:p>
          <a:r>
            <a:rPr lang="en-US">
              <a:latin typeface="Times New Roman" panose="02020603050405020304" pitchFamily="18" charset="0"/>
              <a:cs typeface="Times New Roman" panose="02020603050405020304" pitchFamily="18" charset="0"/>
            </a:rPr>
            <a:t>Đăng ký tờ khai</a:t>
          </a:r>
        </a:p>
      </dgm:t>
    </dgm:pt>
    <dgm:pt modelId="{AD838D7D-26D0-455C-B765-AEBCBF969650}" type="parTrans" cxnId="{09AB83B5-CC75-4A8B-ADB0-B621C52AA45C}">
      <dgm:prSet/>
      <dgm:spPr/>
      <dgm:t>
        <a:bodyPr/>
        <a:lstStyle/>
        <a:p>
          <a:endParaRPr lang="en-US">
            <a:latin typeface="Times New Roman" panose="02020603050405020304" pitchFamily="18" charset="0"/>
            <a:cs typeface="Times New Roman" panose="02020603050405020304" pitchFamily="18" charset="0"/>
          </a:endParaRPr>
        </a:p>
      </dgm:t>
    </dgm:pt>
    <dgm:pt modelId="{DA7B2136-F71F-4C41-BDC5-81A94993BFD2}" type="sibTrans" cxnId="{09AB83B5-CC75-4A8B-ADB0-B621C52AA45C}">
      <dgm:prSet/>
      <dgm:spPr/>
      <dgm:t>
        <a:bodyPr/>
        <a:lstStyle/>
        <a:p>
          <a:endParaRPr lang="en-US">
            <a:latin typeface="Times New Roman" panose="02020603050405020304" pitchFamily="18" charset="0"/>
            <a:cs typeface="Times New Roman" panose="02020603050405020304" pitchFamily="18" charset="0"/>
          </a:endParaRPr>
        </a:p>
      </dgm:t>
    </dgm:pt>
    <dgm:pt modelId="{C9BEDC4B-1EEA-446E-B40B-5391B38380A7}">
      <dgm:prSet phldrT="[Text]"/>
      <dgm:spPr/>
      <dgm:t>
        <a:bodyPr/>
        <a:lstStyle/>
        <a:p>
          <a:r>
            <a:rPr lang="en-US">
              <a:latin typeface="Times New Roman" panose="02020603050405020304" pitchFamily="18" charset="0"/>
              <a:cs typeface="Times New Roman" panose="02020603050405020304" pitchFamily="18" charset="0"/>
            </a:rPr>
            <a:t>Danh sách tờ khai</a:t>
          </a:r>
        </a:p>
      </dgm:t>
    </dgm:pt>
    <dgm:pt modelId="{17E0FDE0-4242-4D8F-BA02-55B839B4ECAB}" type="parTrans" cxnId="{ADEDAF6B-7078-4488-93D6-C39B81729027}">
      <dgm:prSet/>
      <dgm:spPr/>
      <dgm:t>
        <a:bodyPr/>
        <a:lstStyle/>
        <a:p>
          <a:endParaRPr lang="en-US">
            <a:latin typeface="Times New Roman" panose="02020603050405020304" pitchFamily="18" charset="0"/>
            <a:cs typeface="Times New Roman" panose="02020603050405020304" pitchFamily="18" charset="0"/>
          </a:endParaRPr>
        </a:p>
      </dgm:t>
    </dgm:pt>
    <dgm:pt modelId="{3B7ACD56-B9A1-4E65-A689-BE51570A7DFA}" type="sibTrans" cxnId="{ADEDAF6B-7078-4488-93D6-C39B81729027}">
      <dgm:prSet/>
      <dgm:spPr/>
      <dgm:t>
        <a:bodyPr/>
        <a:lstStyle/>
        <a:p>
          <a:endParaRPr lang="en-US">
            <a:latin typeface="Times New Roman" panose="02020603050405020304" pitchFamily="18" charset="0"/>
            <a:cs typeface="Times New Roman" panose="02020603050405020304" pitchFamily="18" charset="0"/>
          </a:endParaRPr>
        </a:p>
      </dgm:t>
    </dgm:pt>
    <dgm:pt modelId="{35347007-01D4-4838-8C72-ABFE298A1AC1}">
      <dgm:prSet phldrT="[Text]"/>
      <dgm:spPr/>
      <dgm:t>
        <a:bodyPr/>
        <a:lstStyle/>
        <a:p>
          <a:r>
            <a:rPr lang="en-US">
              <a:latin typeface="Times New Roman" panose="02020603050405020304" pitchFamily="18" charset="0"/>
              <a:cs typeface="Times New Roman" panose="02020603050405020304" pitchFamily="18" charset="0"/>
            </a:rPr>
            <a:t>Thêm mới</a:t>
          </a:r>
        </a:p>
      </dgm:t>
    </dgm:pt>
    <dgm:pt modelId="{48E0EFED-4BA2-472F-8ECF-1309B813F04F}" type="parTrans" cxnId="{267562F3-A4AE-43EB-8041-C8A7FA679F6C}">
      <dgm:prSet/>
      <dgm:spPr/>
      <dgm:t>
        <a:bodyPr/>
        <a:lstStyle/>
        <a:p>
          <a:endParaRPr lang="en-US">
            <a:latin typeface="Times New Roman" panose="02020603050405020304" pitchFamily="18" charset="0"/>
            <a:cs typeface="Times New Roman" panose="02020603050405020304" pitchFamily="18" charset="0"/>
          </a:endParaRPr>
        </a:p>
      </dgm:t>
    </dgm:pt>
    <dgm:pt modelId="{1DDEBEB9-F492-4821-9700-2A3B0C60B543}" type="sibTrans" cxnId="{267562F3-A4AE-43EB-8041-C8A7FA679F6C}">
      <dgm:prSet/>
      <dgm:spPr/>
      <dgm:t>
        <a:bodyPr/>
        <a:lstStyle/>
        <a:p>
          <a:endParaRPr lang="en-US">
            <a:latin typeface="Times New Roman" panose="02020603050405020304" pitchFamily="18" charset="0"/>
            <a:cs typeface="Times New Roman" panose="02020603050405020304" pitchFamily="18" charset="0"/>
          </a:endParaRPr>
        </a:p>
      </dgm:t>
    </dgm:pt>
    <dgm:pt modelId="{40218747-18C1-44B7-8374-31C631D116E2}">
      <dgm:prSet phldrT="[Text]"/>
      <dgm:spPr/>
      <dgm:t>
        <a:bodyPr/>
        <a:lstStyle/>
        <a:p>
          <a:r>
            <a:rPr lang="en-US">
              <a:latin typeface="Times New Roman" panose="02020603050405020304" pitchFamily="18" charset="0"/>
              <a:cs typeface="Times New Roman" panose="02020603050405020304" pitchFamily="18" charset="0"/>
            </a:rPr>
            <a:t>Chứng thư số</a:t>
          </a:r>
        </a:p>
      </dgm:t>
    </dgm:pt>
    <dgm:pt modelId="{D78E9903-0F91-49C9-905D-C918972DDB8F}" type="parTrans" cxnId="{B013D0A2-3798-411B-B73A-45BE3468A69C}">
      <dgm:prSet/>
      <dgm:spPr/>
      <dgm:t>
        <a:bodyPr/>
        <a:lstStyle/>
        <a:p>
          <a:endParaRPr lang="en-US">
            <a:latin typeface="Times New Roman" panose="02020603050405020304" pitchFamily="18" charset="0"/>
            <a:cs typeface="Times New Roman" panose="02020603050405020304" pitchFamily="18" charset="0"/>
          </a:endParaRPr>
        </a:p>
      </dgm:t>
    </dgm:pt>
    <dgm:pt modelId="{55468202-51CA-4E9B-B76A-CEA1B254AFEC}" type="sibTrans" cxnId="{B013D0A2-3798-411B-B73A-45BE3468A69C}">
      <dgm:prSet/>
      <dgm:spPr/>
      <dgm:t>
        <a:bodyPr/>
        <a:lstStyle/>
        <a:p>
          <a:endParaRPr lang="en-US">
            <a:latin typeface="Times New Roman" panose="02020603050405020304" pitchFamily="18" charset="0"/>
            <a:cs typeface="Times New Roman" panose="02020603050405020304" pitchFamily="18" charset="0"/>
          </a:endParaRPr>
        </a:p>
      </dgm:t>
    </dgm:pt>
    <dgm:pt modelId="{8C737104-2334-40A6-B42B-2DD683CC42FC}">
      <dgm:prSet phldrT="[Text]"/>
      <dgm:spPr/>
      <dgm:t>
        <a:bodyPr/>
        <a:lstStyle/>
        <a:p>
          <a:r>
            <a:rPr lang="en-US">
              <a:latin typeface="Times New Roman" panose="02020603050405020304" pitchFamily="18" charset="0"/>
              <a:cs typeface="Times New Roman" panose="02020603050405020304" pitchFamily="18" charset="0"/>
            </a:rPr>
            <a:t>Danh sách </a:t>
          </a:r>
        </a:p>
        <a:p>
          <a:r>
            <a:rPr lang="en-US">
              <a:latin typeface="Times New Roman" panose="02020603050405020304" pitchFamily="18" charset="0"/>
              <a:cs typeface="Times New Roman" panose="02020603050405020304" pitchFamily="18" charset="0"/>
            </a:rPr>
            <a:t>chứng thư số</a:t>
          </a:r>
        </a:p>
      </dgm:t>
    </dgm:pt>
    <dgm:pt modelId="{33F7ECC9-9389-4EF3-8DF4-280CBDADD021}" type="parTrans" cxnId="{0A6ACF62-2A7E-491C-B9D9-2CC01284ADA0}">
      <dgm:prSet/>
      <dgm:spPr/>
      <dgm:t>
        <a:bodyPr/>
        <a:lstStyle/>
        <a:p>
          <a:endParaRPr lang="en-US">
            <a:latin typeface="Times New Roman" panose="02020603050405020304" pitchFamily="18" charset="0"/>
            <a:cs typeface="Times New Roman" panose="02020603050405020304" pitchFamily="18" charset="0"/>
          </a:endParaRPr>
        </a:p>
      </dgm:t>
    </dgm:pt>
    <dgm:pt modelId="{C0C88D65-BE5A-40F6-BF4F-7BD5B1D136FA}" type="sibTrans" cxnId="{0A6ACF62-2A7E-491C-B9D9-2CC01284ADA0}">
      <dgm:prSet/>
      <dgm:spPr/>
      <dgm:t>
        <a:bodyPr/>
        <a:lstStyle/>
        <a:p>
          <a:endParaRPr lang="en-US">
            <a:latin typeface="Times New Roman" panose="02020603050405020304" pitchFamily="18" charset="0"/>
            <a:cs typeface="Times New Roman" panose="02020603050405020304" pitchFamily="18" charset="0"/>
          </a:endParaRPr>
        </a:p>
      </dgm:t>
    </dgm:pt>
    <dgm:pt modelId="{B9E55E15-BCB6-4EB7-98BD-936F0B928D81}">
      <dgm:prSet phldrT="[Text]"/>
      <dgm:spPr/>
      <dgm:t>
        <a:bodyPr/>
        <a:lstStyle/>
        <a:p>
          <a:r>
            <a:rPr lang="en-US">
              <a:latin typeface="Times New Roman" panose="02020603050405020304" pitchFamily="18" charset="0"/>
              <a:cs typeface="Times New Roman" panose="02020603050405020304" pitchFamily="18" charset="0"/>
            </a:rPr>
            <a:t>QL mẫu hóa đơn</a:t>
          </a:r>
        </a:p>
      </dgm:t>
    </dgm:pt>
    <dgm:pt modelId="{549411CB-7284-4E62-A763-897625C11CF4}" type="parTrans" cxnId="{282919CA-8032-438A-8E69-95333FDD827A}">
      <dgm:prSet/>
      <dgm:spPr/>
      <dgm:t>
        <a:bodyPr/>
        <a:lstStyle/>
        <a:p>
          <a:endParaRPr lang="en-US">
            <a:latin typeface="Times New Roman" panose="02020603050405020304" pitchFamily="18" charset="0"/>
            <a:cs typeface="Times New Roman" panose="02020603050405020304" pitchFamily="18" charset="0"/>
          </a:endParaRPr>
        </a:p>
      </dgm:t>
    </dgm:pt>
    <dgm:pt modelId="{01953F38-EFB9-47E7-AD94-083D6FBD5664}" type="sibTrans" cxnId="{282919CA-8032-438A-8E69-95333FDD827A}">
      <dgm:prSet/>
      <dgm:spPr/>
      <dgm:t>
        <a:bodyPr/>
        <a:lstStyle/>
        <a:p>
          <a:endParaRPr lang="en-US">
            <a:latin typeface="Times New Roman" panose="02020603050405020304" pitchFamily="18" charset="0"/>
            <a:cs typeface="Times New Roman" panose="02020603050405020304" pitchFamily="18" charset="0"/>
          </a:endParaRPr>
        </a:p>
      </dgm:t>
    </dgm:pt>
    <dgm:pt modelId="{E6B0BFEF-1D52-4366-ACA3-6369C5A4DFC0}">
      <dgm:prSet phldrT="[Text]"/>
      <dgm:spPr/>
      <dgm:t>
        <a:bodyPr/>
        <a:lstStyle/>
        <a:p>
          <a:r>
            <a:rPr lang="en-US">
              <a:latin typeface="Times New Roman" panose="02020603050405020304" pitchFamily="18" charset="0"/>
              <a:cs typeface="Times New Roman" panose="02020603050405020304" pitchFamily="18" charset="0"/>
            </a:rPr>
            <a:t>Danh sách </a:t>
          </a:r>
        </a:p>
        <a:p>
          <a:r>
            <a:rPr lang="en-US">
              <a:latin typeface="Times New Roman" panose="02020603050405020304" pitchFamily="18" charset="0"/>
              <a:cs typeface="Times New Roman" panose="02020603050405020304" pitchFamily="18" charset="0"/>
            </a:rPr>
            <a:t>mẫu hóa đơn</a:t>
          </a:r>
        </a:p>
      </dgm:t>
    </dgm:pt>
    <dgm:pt modelId="{C07877FE-9F40-46EE-ABD0-D2C514921541}" type="parTrans" cxnId="{E42AA8B0-DD16-4FDB-B66A-0EB8CF72242C}">
      <dgm:prSet/>
      <dgm:spPr/>
      <dgm:t>
        <a:bodyPr/>
        <a:lstStyle/>
        <a:p>
          <a:endParaRPr lang="en-US">
            <a:latin typeface="Times New Roman" panose="02020603050405020304" pitchFamily="18" charset="0"/>
            <a:cs typeface="Times New Roman" panose="02020603050405020304" pitchFamily="18" charset="0"/>
          </a:endParaRPr>
        </a:p>
      </dgm:t>
    </dgm:pt>
    <dgm:pt modelId="{BF1F6D35-1439-4ED5-B29B-F34371308770}" type="sibTrans" cxnId="{E42AA8B0-DD16-4FDB-B66A-0EB8CF72242C}">
      <dgm:prSet/>
      <dgm:spPr/>
      <dgm:t>
        <a:bodyPr/>
        <a:lstStyle/>
        <a:p>
          <a:endParaRPr lang="en-US">
            <a:latin typeface="Times New Roman" panose="02020603050405020304" pitchFamily="18" charset="0"/>
            <a:cs typeface="Times New Roman" panose="02020603050405020304" pitchFamily="18" charset="0"/>
          </a:endParaRPr>
        </a:p>
      </dgm:t>
    </dgm:pt>
    <dgm:pt modelId="{859D9ADB-6815-4A29-BF6D-0AA61B90CC87}">
      <dgm:prSet phldrT="[Text]"/>
      <dgm:spPr/>
      <dgm:t>
        <a:bodyPr/>
        <a:lstStyle/>
        <a:p>
          <a:r>
            <a:rPr lang="en-US">
              <a:latin typeface="Times New Roman" panose="02020603050405020304" pitchFamily="18" charset="0"/>
              <a:cs typeface="Times New Roman" panose="02020603050405020304" pitchFamily="18" charset="0"/>
            </a:rPr>
            <a:t>Thêm mới</a:t>
          </a:r>
        </a:p>
      </dgm:t>
    </dgm:pt>
    <dgm:pt modelId="{5AAE720E-3937-46E2-AB6E-0DBA94E5CA8E}" type="parTrans" cxnId="{D238D0DF-E890-45B6-B9AF-A336FEF156FC}">
      <dgm:prSet/>
      <dgm:spPr/>
      <dgm:t>
        <a:bodyPr/>
        <a:lstStyle/>
        <a:p>
          <a:endParaRPr lang="en-US">
            <a:latin typeface="Times New Roman" panose="02020603050405020304" pitchFamily="18" charset="0"/>
            <a:cs typeface="Times New Roman" panose="02020603050405020304" pitchFamily="18" charset="0"/>
          </a:endParaRPr>
        </a:p>
      </dgm:t>
    </dgm:pt>
    <dgm:pt modelId="{5351B04B-ACE6-40FC-8956-52EB8A116344}" type="sibTrans" cxnId="{D238D0DF-E890-45B6-B9AF-A336FEF156FC}">
      <dgm:prSet/>
      <dgm:spPr/>
      <dgm:t>
        <a:bodyPr/>
        <a:lstStyle/>
        <a:p>
          <a:endParaRPr lang="en-US">
            <a:latin typeface="Times New Roman" panose="02020603050405020304" pitchFamily="18" charset="0"/>
            <a:cs typeface="Times New Roman" panose="02020603050405020304" pitchFamily="18" charset="0"/>
          </a:endParaRPr>
        </a:p>
      </dgm:t>
    </dgm:pt>
    <dgm:pt modelId="{4FF6D57A-14E0-4F76-9112-8BDC2A2493F2}">
      <dgm:prSet phldrT="[Text]"/>
      <dgm:spPr/>
      <dgm:t>
        <a:bodyPr/>
        <a:lstStyle/>
        <a:p>
          <a:r>
            <a:rPr lang="en-US">
              <a:latin typeface="Times New Roman" panose="02020603050405020304" pitchFamily="18" charset="0"/>
              <a:cs typeface="Times New Roman" panose="02020603050405020304" pitchFamily="18" charset="0"/>
            </a:rPr>
            <a:t>QL dải hóa đơn</a:t>
          </a:r>
        </a:p>
      </dgm:t>
    </dgm:pt>
    <dgm:pt modelId="{3B66743C-C560-4092-8FC3-58E1E459DE7D}" type="parTrans" cxnId="{646E327D-FE1E-48B7-BF92-7795242BEF4F}">
      <dgm:prSet/>
      <dgm:spPr/>
      <dgm:t>
        <a:bodyPr/>
        <a:lstStyle/>
        <a:p>
          <a:endParaRPr lang="en-US">
            <a:latin typeface="Times New Roman" panose="02020603050405020304" pitchFamily="18" charset="0"/>
            <a:cs typeface="Times New Roman" panose="02020603050405020304" pitchFamily="18" charset="0"/>
          </a:endParaRPr>
        </a:p>
      </dgm:t>
    </dgm:pt>
    <dgm:pt modelId="{23BFCDAF-DD67-4ECB-941B-C715F3C6D778}" type="sibTrans" cxnId="{646E327D-FE1E-48B7-BF92-7795242BEF4F}">
      <dgm:prSet/>
      <dgm:spPr/>
      <dgm:t>
        <a:bodyPr/>
        <a:lstStyle/>
        <a:p>
          <a:endParaRPr lang="en-US">
            <a:latin typeface="Times New Roman" panose="02020603050405020304" pitchFamily="18" charset="0"/>
            <a:cs typeface="Times New Roman" panose="02020603050405020304" pitchFamily="18" charset="0"/>
          </a:endParaRPr>
        </a:p>
      </dgm:t>
    </dgm:pt>
    <dgm:pt modelId="{42134FA6-B41B-4C78-8313-1AD5A1802ECF}">
      <dgm:prSet phldrT="[Text]"/>
      <dgm:spPr/>
      <dgm:t>
        <a:bodyPr/>
        <a:lstStyle/>
        <a:p>
          <a:r>
            <a:rPr lang="en-US">
              <a:latin typeface="Times New Roman" panose="02020603050405020304" pitchFamily="18" charset="0"/>
              <a:cs typeface="Times New Roman" panose="02020603050405020304" pitchFamily="18" charset="0"/>
            </a:rPr>
            <a:t>Thêm mới</a:t>
          </a:r>
        </a:p>
      </dgm:t>
    </dgm:pt>
    <dgm:pt modelId="{F9F638FE-226F-49DC-89CC-D95FE2CAC00D}" type="parTrans" cxnId="{4571EF7D-0249-4D01-938C-14AB1799A594}">
      <dgm:prSet/>
      <dgm:spPr/>
      <dgm:t>
        <a:bodyPr/>
        <a:lstStyle/>
        <a:p>
          <a:endParaRPr lang="en-US">
            <a:latin typeface="Times New Roman" panose="02020603050405020304" pitchFamily="18" charset="0"/>
            <a:cs typeface="Times New Roman" panose="02020603050405020304" pitchFamily="18" charset="0"/>
          </a:endParaRPr>
        </a:p>
      </dgm:t>
    </dgm:pt>
    <dgm:pt modelId="{76D4566F-73FD-4366-853E-2CC893A53213}" type="sibTrans" cxnId="{4571EF7D-0249-4D01-938C-14AB1799A594}">
      <dgm:prSet/>
      <dgm:spPr/>
      <dgm:t>
        <a:bodyPr/>
        <a:lstStyle/>
        <a:p>
          <a:endParaRPr lang="en-US">
            <a:latin typeface="Times New Roman" panose="02020603050405020304" pitchFamily="18" charset="0"/>
            <a:cs typeface="Times New Roman" panose="02020603050405020304" pitchFamily="18" charset="0"/>
          </a:endParaRPr>
        </a:p>
      </dgm:t>
    </dgm:pt>
    <dgm:pt modelId="{3827495E-CE35-4737-A173-E882E56783FD}">
      <dgm:prSet phldrT="[Text]"/>
      <dgm:spPr/>
      <dgm:t>
        <a:bodyPr/>
        <a:lstStyle/>
        <a:p>
          <a:r>
            <a:rPr lang="en-US">
              <a:latin typeface="Times New Roman" panose="02020603050405020304" pitchFamily="18" charset="0"/>
              <a:cs typeface="Times New Roman" panose="02020603050405020304" pitchFamily="18" charset="0"/>
            </a:rPr>
            <a:t>Sửa</a:t>
          </a:r>
        </a:p>
      </dgm:t>
    </dgm:pt>
    <dgm:pt modelId="{5FA78E3B-F742-4024-8A60-BC53F7728A0C}" type="parTrans" cxnId="{B9432145-5304-4B9C-A2FF-F316B134EE0D}">
      <dgm:prSet/>
      <dgm:spPr/>
      <dgm:t>
        <a:bodyPr/>
        <a:lstStyle/>
        <a:p>
          <a:endParaRPr lang="en-US"/>
        </a:p>
      </dgm:t>
    </dgm:pt>
    <dgm:pt modelId="{FB0E0C79-5DFB-47B1-9995-87C3E25D4B04}" type="sibTrans" cxnId="{B9432145-5304-4B9C-A2FF-F316B134EE0D}">
      <dgm:prSet/>
      <dgm:spPr/>
      <dgm:t>
        <a:bodyPr/>
        <a:lstStyle/>
        <a:p>
          <a:endParaRPr lang="en-US"/>
        </a:p>
      </dgm:t>
    </dgm:pt>
    <dgm:pt modelId="{703ABD9D-0BBE-4D1F-B526-9BFD7994AF80}">
      <dgm:prSet/>
      <dgm:spPr/>
      <dgm:t>
        <a:bodyPr/>
        <a:lstStyle/>
        <a:p>
          <a:r>
            <a:rPr lang="en-US"/>
            <a:t>Đồng bộ từ VNPT </a:t>
          </a:r>
        </a:p>
        <a:p>
          <a:r>
            <a:rPr lang="en-US"/>
            <a:t>Invoice</a:t>
          </a:r>
        </a:p>
      </dgm:t>
    </dgm:pt>
    <dgm:pt modelId="{0A0A6860-A7A7-4874-AF81-51838D6BBC17}" type="parTrans" cxnId="{119DBD51-CB4B-4483-BAC5-D2E6E1B29CFE}">
      <dgm:prSet/>
      <dgm:spPr/>
      <dgm:t>
        <a:bodyPr/>
        <a:lstStyle/>
        <a:p>
          <a:endParaRPr lang="en-US"/>
        </a:p>
      </dgm:t>
    </dgm:pt>
    <dgm:pt modelId="{E277F3E9-E0D3-4284-9290-C559058DF28E}" type="sibTrans" cxnId="{119DBD51-CB4B-4483-BAC5-D2E6E1B29CFE}">
      <dgm:prSet/>
      <dgm:spPr/>
      <dgm:t>
        <a:bodyPr/>
        <a:lstStyle/>
        <a:p>
          <a:endParaRPr lang="en-US"/>
        </a:p>
      </dgm:t>
    </dgm:pt>
    <dgm:pt modelId="{A53194AF-94D2-4D0F-AF68-9628F2CDFDA5}">
      <dgm:prSet/>
      <dgm:spPr/>
      <dgm:t>
        <a:bodyPr/>
        <a:lstStyle/>
        <a:p>
          <a:r>
            <a:rPr lang="en-US"/>
            <a:t>Sửa</a:t>
          </a:r>
        </a:p>
      </dgm:t>
    </dgm:pt>
    <dgm:pt modelId="{40FEF79E-95F1-4EB0-BFB0-94AA5FA8FBB2}" type="parTrans" cxnId="{D71CB0B5-DB11-4F4B-871C-01BA6A1667C4}">
      <dgm:prSet/>
      <dgm:spPr/>
      <dgm:t>
        <a:bodyPr/>
        <a:lstStyle/>
        <a:p>
          <a:endParaRPr lang="en-US"/>
        </a:p>
      </dgm:t>
    </dgm:pt>
    <dgm:pt modelId="{ACED3A1D-81B7-43D2-B24A-B454D6C89D16}" type="sibTrans" cxnId="{D71CB0B5-DB11-4F4B-871C-01BA6A1667C4}">
      <dgm:prSet/>
      <dgm:spPr/>
      <dgm:t>
        <a:bodyPr/>
        <a:lstStyle/>
        <a:p>
          <a:endParaRPr lang="en-US"/>
        </a:p>
      </dgm:t>
    </dgm:pt>
    <dgm:pt modelId="{C25F0B27-4172-4065-9DA4-6DDE48FEFB4F}">
      <dgm:prSet/>
      <dgm:spPr/>
      <dgm:t>
        <a:bodyPr/>
        <a:lstStyle/>
        <a:p>
          <a:r>
            <a:rPr lang="en-US"/>
            <a:t>Xóa</a:t>
          </a:r>
        </a:p>
      </dgm:t>
    </dgm:pt>
    <dgm:pt modelId="{3BEC82A5-5677-4EEB-84A3-476F482F7C98}" type="parTrans" cxnId="{B36E915A-C907-42AF-A0CB-2D04C784C18A}">
      <dgm:prSet/>
      <dgm:spPr/>
      <dgm:t>
        <a:bodyPr/>
        <a:lstStyle/>
        <a:p>
          <a:endParaRPr lang="en-US"/>
        </a:p>
      </dgm:t>
    </dgm:pt>
    <dgm:pt modelId="{345E5960-D643-4D78-8E55-E56BFAAF7596}" type="sibTrans" cxnId="{B36E915A-C907-42AF-A0CB-2D04C784C18A}">
      <dgm:prSet/>
      <dgm:spPr/>
      <dgm:t>
        <a:bodyPr/>
        <a:lstStyle/>
        <a:p>
          <a:endParaRPr lang="en-US"/>
        </a:p>
      </dgm:t>
    </dgm:pt>
    <dgm:pt modelId="{3E4B954F-9763-4079-8324-D60EFD9277B9}">
      <dgm:prSet/>
      <dgm:spPr/>
      <dgm:t>
        <a:bodyPr/>
        <a:lstStyle/>
        <a:p>
          <a:r>
            <a:rPr lang="en-US"/>
            <a:t>Sao chép</a:t>
          </a:r>
        </a:p>
      </dgm:t>
    </dgm:pt>
    <dgm:pt modelId="{5FB7972C-5E2C-47EA-89B1-C7B138152708}" type="parTrans" cxnId="{CABB1F10-3E55-4467-B228-BC55699491ED}">
      <dgm:prSet/>
      <dgm:spPr/>
      <dgm:t>
        <a:bodyPr/>
        <a:lstStyle/>
        <a:p>
          <a:endParaRPr lang="en-US"/>
        </a:p>
      </dgm:t>
    </dgm:pt>
    <dgm:pt modelId="{27B37952-E82B-49C3-84D2-3287C1446CFE}" type="sibTrans" cxnId="{CABB1F10-3E55-4467-B228-BC55699491ED}">
      <dgm:prSet/>
      <dgm:spPr/>
      <dgm:t>
        <a:bodyPr/>
        <a:lstStyle/>
        <a:p>
          <a:endParaRPr lang="en-US"/>
        </a:p>
      </dgm:t>
    </dgm:pt>
    <dgm:pt modelId="{7A159035-8ABE-49FE-B11F-7EEF70843449}">
      <dgm:prSet/>
      <dgm:spPr/>
      <dgm:t>
        <a:bodyPr/>
        <a:lstStyle/>
        <a:p>
          <a:r>
            <a:rPr lang="en-US"/>
            <a:t>Xem</a:t>
          </a:r>
        </a:p>
      </dgm:t>
    </dgm:pt>
    <dgm:pt modelId="{69860E79-BDC4-4199-8658-72050F7DAAA8}" type="parTrans" cxnId="{8C075F17-022B-41D1-B06C-CA59A8EA9B44}">
      <dgm:prSet/>
      <dgm:spPr/>
      <dgm:t>
        <a:bodyPr/>
        <a:lstStyle/>
        <a:p>
          <a:endParaRPr lang="en-US"/>
        </a:p>
      </dgm:t>
    </dgm:pt>
    <dgm:pt modelId="{C9E17364-A976-4EFC-8D81-334A29500131}" type="sibTrans" cxnId="{8C075F17-022B-41D1-B06C-CA59A8EA9B44}">
      <dgm:prSet/>
      <dgm:spPr/>
      <dgm:t>
        <a:bodyPr/>
        <a:lstStyle/>
        <a:p>
          <a:endParaRPr lang="en-US"/>
        </a:p>
      </dgm:t>
    </dgm:pt>
    <dgm:pt modelId="{C0E9F896-CEC6-4270-A476-5FF1C62E94DC}">
      <dgm:prSet/>
      <dgm:spPr/>
      <dgm:t>
        <a:bodyPr/>
        <a:lstStyle/>
        <a:p>
          <a:r>
            <a:rPr lang="en-US"/>
            <a:t>Đồng bộ kết quả</a:t>
          </a:r>
        </a:p>
        <a:p>
          <a:r>
            <a:rPr lang="en-US"/>
            <a:t> từ CQT</a:t>
          </a:r>
        </a:p>
      </dgm:t>
    </dgm:pt>
    <dgm:pt modelId="{207146A4-9961-4C98-B509-6ADFE8E59AF4}" type="parTrans" cxnId="{3EEADC4B-BFFA-4D13-A699-7F21A5682C92}">
      <dgm:prSet/>
      <dgm:spPr/>
      <dgm:t>
        <a:bodyPr/>
        <a:lstStyle/>
        <a:p>
          <a:endParaRPr lang="en-US"/>
        </a:p>
      </dgm:t>
    </dgm:pt>
    <dgm:pt modelId="{5B87BA43-4B91-4B3D-AD98-7424C74B8DCE}" type="sibTrans" cxnId="{3EEADC4B-BFFA-4D13-A699-7F21A5682C92}">
      <dgm:prSet/>
      <dgm:spPr/>
      <dgm:t>
        <a:bodyPr/>
        <a:lstStyle/>
        <a:p>
          <a:endParaRPr lang="en-US"/>
        </a:p>
      </dgm:t>
    </dgm:pt>
    <dgm:pt modelId="{36F4852F-A20F-4640-B7B0-0757F0D1C977}">
      <dgm:prSet/>
      <dgm:spPr/>
      <dgm:t>
        <a:bodyPr/>
        <a:lstStyle/>
        <a:p>
          <a:r>
            <a:rPr lang="en-US"/>
            <a:t>Tải XML</a:t>
          </a:r>
        </a:p>
      </dgm:t>
    </dgm:pt>
    <dgm:pt modelId="{84446281-546C-459F-A1C6-7F9C3668723E}" type="parTrans" cxnId="{345312AB-7CBB-4675-9B6E-8D5131D202FC}">
      <dgm:prSet/>
      <dgm:spPr/>
      <dgm:t>
        <a:bodyPr/>
        <a:lstStyle/>
        <a:p>
          <a:endParaRPr lang="en-US"/>
        </a:p>
      </dgm:t>
    </dgm:pt>
    <dgm:pt modelId="{1F1D575E-B1D7-4388-99D7-51DB92C7511A}" type="sibTrans" cxnId="{345312AB-7CBB-4675-9B6E-8D5131D202FC}">
      <dgm:prSet/>
      <dgm:spPr/>
      <dgm:t>
        <a:bodyPr/>
        <a:lstStyle/>
        <a:p>
          <a:endParaRPr lang="en-US"/>
        </a:p>
      </dgm:t>
    </dgm:pt>
    <dgm:pt modelId="{C98E2622-0746-4205-A544-4FD1C2B3B243}">
      <dgm:prSet/>
      <dgm:spPr/>
      <dgm:t>
        <a:bodyPr/>
        <a:lstStyle/>
        <a:p>
          <a:r>
            <a:rPr lang="en-US"/>
            <a:t>Gửi tờ khai</a:t>
          </a:r>
        </a:p>
      </dgm:t>
    </dgm:pt>
    <dgm:pt modelId="{930C81FB-797C-4814-BC76-C4F393786F31}" type="parTrans" cxnId="{5598FB6F-4228-4205-8AC2-F86BFD25AF5E}">
      <dgm:prSet/>
      <dgm:spPr/>
      <dgm:t>
        <a:bodyPr/>
        <a:lstStyle/>
        <a:p>
          <a:endParaRPr lang="en-US"/>
        </a:p>
      </dgm:t>
    </dgm:pt>
    <dgm:pt modelId="{B843CE46-07D3-42FE-AAC4-06416AE72EF0}" type="sibTrans" cxnId="{5598FB6F-4228-4205-8AC2-F86BFD25AF5E}">
      <dgm:prSet/>
      <dgm:spPr/>
      <dgm:t>
        <a:bodyPr/>
        <a:lstStyle/>
        <a:p>
          <a:endParaRPr lang="en-US"/>
        </a:p>
      </dgm:t>
    </dgm:pt>
    <dgm:pt modelId="{115D9E98-25F4-47AD-8D76-F2688B280232}">
      <dgm:prSet/>
      <dgm:spPr/>
      <dgm:t>
        <a:bodyPr/>
        <a:lstStyle/>
        <a:p>
          <a:r>
            <a:rPr lang="en-US"/>
            <a:t>Xóa</a:t>
          </a:r>
        </a:p>
      </dgm:t>
    </dgm:pt>
    <dgm:pt modelId="{ED84E391-4A9F-431A-A33D-70D0C70C369F}" type="parTrans" cxnId="{E15A994A-0AE4-4D88-8E27-661F80A95E33}">
      <dgm:prSet/>
      <dgm:spPr/>
      <dgm:t>
        <a:bodyPr/>
        <a:lstStyle/>
        <a:p>
          <a:endParaRPr lang="en-US"/>
        </a:p>
      </dgm:t>
    </dgm:pt>
    <dgm:pt modelId="{B0146C32-27DD-4D28-B50C-301A4110EF6D}" type="sibTrans" cxnId="{E15A994A-0AE4-4D88-8E27-661F80A95E33}">
      <dgm:prSet/>
      <dgm:spPr/>
      <dgm:t>
        <a:bodyPr/>
        <a:lstStyle/>
        <a:p>
          <a:endParaRPr lang="en-US"/>
        </a:p>
      </dgm:t>
    </dgm:pt>
    <dgm:pt modelId="{E1DA6F48-92E1-491B-9A15-7E205F3414AC}">
      <dgm:prSet/>
      <dgm:spPr/>
      <dgm:t>
        <a:bodyPr/>
        <a:lstStyle/>
        <a:p>
          <a:r>
            <a:rPr lang="en-US"/>
            <a:t>Ngừng sử dụng</a:t>
          </a:r>
        </a:p>
      </dgm:t>
    </dgm:pt>
    <dgm:pt modelId="{459DD9BB-1953-4D4B-A2F9-46F56ED1E6AD}" type="parTrans" cxnId="{42E5B91E-5B1E-47E9-BAF5-E9E6A4BD8C2A}">
      <dgm:prSet/>
      <dgm:spPr/>
      <dgm:t>
        <a:bodyPr/>
        <a:lstStyle/>
        <a:p>
          <a:endParaRPr lang="en-US"/>
        </a:p>
      </dgm:t>
    </dgm:pt>
    <dgm:pt modelId="{7AE9FE75-0FC8-4407-9FED-221031B83570}" type="sibTrans" cxnId="{42E5B91E-5B1E-47E9-BAF5-E9E6A4BD8C2A}">
      <dgm:prSet/>
      <dgm:spPr/>
      <dgm:t>
        <a:bodyPr/>
        <a:lstStyle/>
        <a:p>
          <a:endParaRPr lang="en-US"/>
        </a:p>
      </dgm:t>
    </dgm:pt>
    <dgm:pt modelId="{D828228F-E265-4F53-BE6C-6A63C66A10CF}">
      <dgm:prSet/>
      <dgm:spPr/>
      <dgm:t>
        <a:bodyPr/>
        <a:lstStyle/>
        <a:p>
          <a:r>
            <a:rPr lang="en-US"/>
            <a:t>Tiếp tục sử dụng</a:t>
          </a:r>
        </a:p>
      </dgm:t>
    </dgm:pt>
    <dgm:pt modelId="{7352C20D-92A3-438F-87F8-BF9B52C64E68}" type="parTrans" cxnId="{E0793396-6364-439F-92ED-7333B803F408}">
      <dgm:prSet/>
      <dgm:spPr/>
      <dgm:t>
        <a:bodyPr/>
        <a:lstStyle/>
        <a:p>
          <a:endParaRPr lang="en-US"/>
        </a:p>
      </dgm:t>
    </dgm:pt>
    <dgm:pt modelId="{91F8651A-CE17-41FC-93C9-CFD1A409E8D0}" type="sibTrans" cxnId="{E0793396-6364-439F-92ED-7333B803F408}">
      <dgm:prSet/>
      <dgm:spPr/>
      <dgm:t>
        <a:bodyPr/>
        <a:lstStyle/>
        <a:p>
          <a:endParaRPr lang="en-US"/>
        </a:p>
      </dgm:t>
    </dgm:pt>
    <dgm:pt modelId="{99CDF11A-7314-47EC-923B-CACB57CBFD45}">
      <dgm:prSet/>
      <dgm:spPr/>
      <dgm:t>
        <a:bodyPr/>
        <a:lstStyle/>
        <a:p>
          <a:r>
            <a:rPr lang="en-US"/>
            <a:t>Đồng bộ CTS từ VNPT Invoice</a:t>
          </a:r>
        </a:p>
      </dgm:t>
    </dgm:pt>
    <dgm:pt modelId="{541B9B3E-97FF-4DFA-B899-9F1C202FC1C2}" type="parTrans" cxnId="{B3590E75-282A-42CA-A425-23F65D6ADDD2}">
      <dgm:prSet/>
      <dgm:spPr/>
      <dgm:t>
        <a:bodyPr/>
        <a:lstStyle/>
        <a:p>
          <a:endParaRPr lang="en-US"/>
        </a:p>
      </dgm:t>
    </dgm:pt>
    <dgm:pt modelId="{7B0124B5-04B6-4B4D-9B02-090654AABC02}" type="sibTrans" cxnId="{B3590E75-282A-42CA-A425-23F65D6ADDD2}">
      <dgm:prSet/>
      <dgm:spPr/>
      <dgm:t>
        <a:bodyPr/>
        <a:lstStyle/>
        <a:p>
          <a:endParaRPr lang="en-US"/>
        </a:p>
      </dgm:t>
    </dgm:pt>
    <dgm:pt modelId="{3FA16AF5-96E6-4458-AB46-D39B8C3B5172}">
      <dgm:prSet/>
      <dgm:spPr/>
      <dgm:t>
        <a:bodyPr/>
        <a:lstStyle/>
        <a:p>
          <a:r>
            <a:rPr lang="en-US"/>
            <a:t>Xem chi tiết</a:t>
          </a:r>
        </a:p>
      </dgm:t>
    </dgm:pt>
    <dgm:pt modelId="{3E462B49-0BEB-4E44-990B-76980C940D78}" type="parTrans" cxnId="{8C112050-F131-49E7-BAF0-6CDA796E2718}">
      <dgm:prSet/>
      <dgm:spPr/>
      <dgm:t>
        <a:bodyPr/>
        <a:lstStyle/>
        <a:p>
          <a:endParaRPr lang="en-US"/>
        </a:p>
      </dgm:t>
    </dgm:pt>
    <dgm:pt modelId="{34255E37-A394-4337-8AF3-198A171D4D6B}" type="sibTrans" cxnId="{8C112050-F131-49E7-BAF0-6CDA796E2718}">
      <dgm:prSet/>
      <dgm:spPr/>
      <dgm:t>
        <a:bodyPr/>
        <a:lstStyle/>
        <a:p>
          <a:endParaRPr lang="en-US"/>
        </a:p>
      </dgm:t>
    </dgm:pt>
    <dgm:pt modelId="{A31C217E-7AA5-44A7-A938-5CDAAE117A0D}">
      <dgm:prSet/>
      <dgm:spPr/>
      <dgm:t>
        <a:bodyPr/>
        <a:lstStyle/>
        <a:p>
          <a:r>
            <a:rPr lang="en-US"/>
            <a:t>Ngừng sử dụng</a:t>
          </a:r>
        </a:p>
      </dgm:t>
    </dgm:pt>
    <dgm:pt modelId="{390799C9-0D6B-4E07-AA85-DAA0A33C8C24}" type="parTrans" cxnId="{5C9D696A-31E3-424A-B63D-6E345D2B9D4E}">
      <dgm:prSet/>
      <dgm:spPr/>
      <dgm:t>
        <a:bodyPr/>
        <a:lstStyle/>
        <a:p>
          <a:endParaRPr lang="en-US"/>
        </a:p>
      </dgm:t>
    </dgm:pt>
    <dgm:pt modelId="{B6984E7F-8317-44FB-BDD9-6FDE1FA57D5B}" type="sibTrans" cxnId="{5C9D696A-31E3-424A-B63D-6E345D2B9D4E}">
      <dgm:prSet/>
      <dgm:spPr/>
      <dgm:t>
        <a:bodyPr/>
        <a:lstStyle/>
        <a:p>
          <a:endParaRPr lang="en-US"/>
        </a:p>
      </dgm:t>
    </dgm:pt>
    <dgm:pt modelId="{239EBB63-4943-4908-B2DA-1547E9316DBB}">
      <dgm:prSet/>
      <dgm:spPr/>
      <dgm:t>
        <a:bodyPr/>
        <a:lstStyle/>
        <a:p>
          <a:r>
            <a:rPr lang="en-US"/>
            <a:t>Tiếp tục sử dụng</a:t>
          </a:r>
        </a:p>
      </dgm:t>
    </dgm:pt>
    <dgm:pt modelId="{CF71C6A7-FCB0-4207-B05E-C8094C0ADA3D}" type="parTrans" cxnId="{296D90AC-8962-4EA0-8F45-564154146C14}">
      <dgm:prSet/>
      <dgm:spPr/>
      <dgm:t>
        <a:bodyPr/>
        <a:lstStyle/>
        <a:p>
          <a:endParaRPr lang="en-US"/>
        </a:p>
      </dgm:t>
    </dgm:pt>
    <dgm:pt modelId="{DA751520-A03D-4B4B-8E66-68BE8AC66873}" type="sibTrans" cxnId="{296D90AC-8962-4EA0-8F45-564154146C14}">
      <dgm:prSet/>
      <dgm:spPr/>
      <dgm:t>
        <a:bodyPr/>
        <a:lstStyle/>
        <a:p>
          <a:endParaRPr lang="en-US"/>
        </a:p>
      </dgm:t>
    </dgm:pt>
    <dgm:pt modelId="{68EFB76E-F064-490A-BFF9-05CFABB45062}">
      <dgm:prSet/>
      <dgm:spPr/>
      <dgm:t>
        <a:bodyPr/>
        <a:lstStyle/>
        <a:p>
          <a:r>
            <a:rPr lang="en-US"/>
            <a:t>Xóa</a:t>
          </a:r>
        </a:p>
      </dgm:t>
    </dgm:pt>
    <dgm:pt modelId="{44E3A3F5-55F6-4E17-B294-0637A44F16D4}" type="parTrans" cxnId="{1F932F77-A6CD-48D0-B1FB-04B2AEC3E44A}">
      <dgm:prSet/>
      <dgm:spPr/>
      <dgm:t>
        <a:bodyPr/>
        <a:lstStyle/>
        <a:p>
          <a:endParaRPr lang="en-US"/>
        </a:p>
      </dgm:t>
    </dgm:pt>
    <dgm:pt modelId="{21B25ECB-4784-458F-92F7-C75F081DF6B8}" type="sibTrans" cxnId="{1F932F77-A6CD-48D0-B1FB-04B2AEC3E44A}">
      <dgm:prSet/>
      <dgm:spPr/>
      <dgm:t>
        <a:bodyPr/>
        <a:lstStyle/>
        <a:p>
          <a:endParaRPr lang="en-US"/>
        </a:p>
      </dgm:t>
    </dgm:pt>
    <dgm:pt modelId="{CB097CA1-B607-42C6-9162-827609190B77}">
      <dgm:prSet/>
      <dgm:spPr/>
      <dgm:t>
        <a:bodyPr/>
        <a:lstStyle/>
        <a:p>
          <a:r>
            <a:rPr lang="en-US"/>
            <a:t>Download</a:t>
          </a:r>
        </a:p>
      </dgm:t>
    </dgm:pt>
    <dgm:pt modelId="{49B682DC-3E3F-417B-BB5F-B374AE656631}" type="parTrans" cxnId="{9B2DA880-8DA3-44B2-BC56-59719E3887F0}">
      <dgm:prSet/>
      <dgm:spPr/>
      <dgm:t>
        <a:bodyPr/>
        <a:lstStyle/>
        <a:p>
          <a:endParaRPr lang="en-US"/>
        </a:p>
      </dgm:t>
    </dgm:pt>
    <dgm:pt modelId="{DC6F2962-5F2B-4729-AC47-8A1DDA1A6965}" type="sibTrans" cxnId="{9B2DA880-8DA3-44B2-BC56-59719E3887F0}">
      <dgm:prSet/>
      <dgm:spPr/>
      <dgm:t>
        <a:bodyPr/>
        <a:lstStyle/>
        <a:p>
          <a:endParaRPr lang="en-US"/>
        </a:p>
      </dgm:t>
    </dgm:pt>
    <dgm:pt modelId="{2D0B0B94-0CDD-49F8-A7E8-B2B5636D3C75}">
      <dgm:prSet/>
      <dgm:spPr/>
      <dgm:t>
        <a:bodyPr/>
        <a:lstStyle/>
        <a:p>
          <a:r>
            <a:rPr lang="en-US"/>
            <a:t>Cập nhật ảnh</a:t>
          </a:r>
        </a:p>
      </dgm:t>
    </dgm:pt>
    <dgm:pt modelId="{AEF1656D-3C60-497E-9E4C-ED602DBA347B}" type="parTrans" cxnId="{F2CAF210-961F-498D-B90A-81F1B046FA1A}">
      <dgm:prSet/>
      <dgm:spPr/>
      <dgm:t>
        <a:bodyPr/>
        <a:lstStyle/>
        <a:p>
          <a:endParaRPr lang="en-US"/>
        </a:p>
      </dgm:t>
    </dgm:pt>
    <dgm:pt modelId="{E4CCF85F-20E3-4741-8FEE-63B74512D8D1}" type="sibTrans" cxnId="{F2CAF210-961F-498D-B90A-81F1B046FA1A}">
      <dgm:prSet/>
      <dgm:spPr/>
      <dgm:t>
        <a:bodyPr/>
        <a:lstStyle/>
        <a:p>
          <a:endParaRPr lang="en-US"/>
        </a:p>
      </dgm:t>
    </dgm:pt>
    <dgm:pt modelId="{FE60EE30-EE9F-437F-8CD3-5C7C8E224738}">
      <dgm:prSet/>
      <dgm:spPr/>
      <dgm:t>
        <a:bodyPr/>
        <a:lstStyle/>
        <a:p>
          <a:r>
            <a:rPr lang="en-US"/>
            <a:t>Cập nhật file</a:t>
          </a:r>
        </a:p>
      </dgm:t>
    </dgm:pt>
    <dgm:pt modelId="{9B89211F-70A2-4A62-BB1D-DA20AE757DA0}" type="parTrans" cxnId="{0964B741-BD1B-47BF-95F7-2775D737785D}">
      <dgm:prSet/>
      <dgm:spPr/>
      <dgm:t>
        <a:bodyPr/>
        <a:lstStyle/>
        <a:p>
          <a:endParaRPr lang="en-US"/>
        </a:p>
      </dgm:t>
    </dgm:pt>
    <dgm:pt modelId="{50267E2A-D5E4-44AA-928D-2BC0DEF3EB10}" type="sibTrans" cxnId="{0964B741-BD1B-47BF-95F7-2775D737785D}">
      <dgm:prSet/>
      <dgm:spPr/>
      <dgm:t>
        <a:bodyPr/>
        <a:lstStyle/>
        <a:p>
          <a:endParaRPr lang="en-US"/>
        </a:p>
      </dgm:t>
    </dgm:pt>
    <dgm:pt modelId="{F6BA2A52-6790-4E56-BE03-129C571AACFB}">
      <dgm:prSet/>
      <dgm:spPr/>
      <dgm:t>
        <a:bodyPr/>
        <a:lstStyle/>
        <a:p>
          <a:r>
            <a:rPr lang="en-US"/>
            <a:t>Đồng bộ mẫu hóa đơn từ VNPT Invoice</a:t>
          </a:r>
        </a:p>
      </dgm:t>
    </dgm:pt>
    <dgm:pt modelId="{2EB4C2C2-3CF5-4B55-9BCA-A1207A8B94A1}" type="parTrans" cxnId="{9D843C74-CDDA-43E2-A9B5-9DD611F83515}">
      <dgm:prSet/>
      <dgm:spPr/>
      <dgm:t>
        <a:bodyPr/>
        <a:lstStyle/>
        <a:p>
          <a:endParaRPr lang="en-US"/>
        </a:p>
      </dgm:t>
    </dgm:pt>
    <dgm:pt modelId="{DDBF9114-B0AE-4F00-A18B-A6054C1A88C0}" type="sibTrans" cxnId="{9D843C74-CDDA-43E2-A9B5-9DD611F83515}">
      <dgm:prSet/>
      <dgm:spPr/>
      <dgm:t>
        <a:bodyPr/>
        <a:lstStyle/>
        <a:p>
          <a:endParaRPr lang="en-US"/>
        </a:p>
      </dgm:t>
    </dgm:pt>
    <dgm:pt modelId="{C89617E8-699C-4DEC-85B8-C789D57AA52E}">
      <dgm:prSet/>
      <dgm:spPr/>
      <dgm:t>
        <a:bodyPr/>
        <a:lstStyle/>
        <a:p>
          <a:r>
            <a:rPr lang="en-US"/>
            <a:t>Xem danh sách</a:t>
          </a:r>
        </a:p>
      </dgm:t>
    </dgm:pt>
    <dgm:pt modelId="{53966CCA-F90F-4BA4-8794-9FD5ED2312F2}" type="parTrans" cxnId="{FAB3F0D1-AA1C-4D94-8E6F-22E2701813DA}">
      <dgm:prSet/>
      <dgm:spPr/>
      <dgm:t>
        <a:bodyPr/>
        <a:lstStyle/>
        <a:p>
          <a:endParaRPr lang="en-US"/>
        </a:p>
      </dgm:t>
    </dgm:pt>
    <dgm:pt modelId="{4514E83F-F400-403E-9FF6-798D08CF45B8}" type="sibTrans" cxnId="{FAB3F0D1-AA1C-4D94-8E6F-22E2701813DA}">
      <dgm:prSet/>
      <dgm:spPr/>
      <dgm:t>
        <a:bodyPr/>
        <a:lstStyle/>
        <a:p>
          <a:endParaRPr lang="en-US"/>
        </a:p>
      </dgm:t>
    </dgm:pt>
    <dgm:pt modelId="{24AC5634-E6AE-46CA-9142-A0A2A698D28D}">
      <dgm:prSet/>
      <dgm:spPr/>
      <dgm:t>
        <a:bodyPr/>
        <a:lstStyle/>
        <a:p>
          <a:r>
            <a:rPr lang="en-US"/>
            <a:t>Thêm mới</a:t>
          </a:r>
        </a:p>
      </dgm:t>
    </dgm:pt>
    <dgm:pt modelId="{24A0304D-3B14-4DB5-8BB7-346AB52C4CDD}" type="parTrans" cxnId="{CB794217-E12B-44AE-AB7A-F97A043E4202}">
      <dgm:prSet/>
      <dgm:spPr/>
      <dgm:t>
        <a:bodyPr/>
        <a:lstStyle/>
        <a:p>
          <a:endParaRPr lang="en-US"/>
        </a:p>
      </dgm:t>
    </dgm:pt>
    <dgm:pt modelId="{6E1938A0-784F-4D65-8715-4A855DC59591}" type="sibTrans" cxnId="{CB794217-E12B-44AE-AB7A-F97A043E4202}">
      <dgm:prSet/>
      <dgm:spPr/>
      <dgm:t>
        <a:bodyPr/>
        <a:lstStyle/>
        <a:p>
          <a:endParaRPr lang="en-US"/>
        </a:p>
      </dgm:t>
    </dgm:pt>
    <dgm:pt modelId="{78EAF425-02AE-4E2A-9FA6-48D9A227DEA4}">
      <dgm:prSet/>
      <dgm:spPr/>
      <dgm:t>
        <a:bodyPr/>
        <a:lstStyle/>
        <a:p>
          <a:r>
            <a:rPr lang="en-US"/>
            <a:t>Ngừng sử dụng</a:t>
          </a:r>
        </a:p>
      </dgm:t>
    </dgm:pt>
    <dgm:pt modelId="{0E5E041F-B018-489B-9B5E-B67FB6AA5DC8}" type="parTrans" cxnId="{9DE9B590-0BCA-4083-9E80-8D66382C7D53}">
      <dgm:prSet/>
      <dgm:spPr/>
      <dgm:t>
        <a:bodyPr/>
        <a:lstStyle/>
        <a:p>
          <a:endParaRPr lang="en-US"/>
        </a:p>
      </dgm:t>
    </dgm:pt>
    <dgm:pt modelId="{BDC52F5D-8AB7-464D-A0C4-D8D10599B359}" type="sibTrans" cxnId="{9DE9B590-0BCA-4083-9E80-8D66382C7D53}">
      <dgm:prSet/>
      <dgm:spPr/>
      <dgm:t>
        <a:bodyPr/>
        <a:lstStyle/>
        <a:p>
          <a:endParaRPr lang="en-US"/>
        </a:p>
      </dgm:t>
    </dgm:pt>
    <dgm:pt modelId="{7E6FCB7E-B4A0-4EFA-B3F0-E2E4EB110A14}">
      <dgm:prSet/>
      <dgm:spPr/>
      <dgm:t>
        <a:bodyPr/>
        <a:lstStyle/>
        <a:p>
          <a:r>
            <a:rPr lang="en-US"/>
            <a:t>Tiếp tục sử dụng</a:t>
          </a:r>
        </a:p>
      </dgm:t>
    </dgm:pt>
    <dgm:pt modelId="{EE2BA90D-6886-4E51-AFD3-2E79DAE4D3CC}" type="parTrans" cxnId="{11737604-1758-42D2-8E52-26FC5008834A}">
      <dgm:prSet/>
      <dgm:spPr/>
      <dgm:t>
        <a:bodyPr/>
        <a:lstStyle/>
        <a:p>
          <a:endParaRPr lang="en-US"/>
        </a:p>
      </dgm:t>
    </dgm:pt>
    <dgm:pt modelId="{A3B2928C-5286-4CC0-936B-AAD49D47C4A0}" type="sibTrans" cxnId="{11737604-1758-42D2-8E52-26FC5008834A}">
      <dgm:prSet/>
      <dgm:spPr/>
      <dgm:t>
        <a:bodyPr/>
        <a:lstStyle/>
        <a:p>
          <a:endParaRPr lang="en-US"/>
        </a:p>
      </dgm:t>
    </dgm:pt>
    <dgm:pt modelId="{9964F821-CD97-40FE-AF3C-EA3D2D12457D}">
      <dgm:prSet/>
      <dgm:spPr/>
      <dgm:t>
        <a:bodyPr/>
        <a:lstStyle/>
        <a:p>
          <a:r>
            <a:rPr lang="en-US"/>
            <a:t>Xóa</a:t>
          </a:r>
        </a:p>
      </dgm:t>
    </dgm:pt>
    <dgm:pt modelId="{4F492AEE-3B11-434B-9FC2-9BB4EFC70D94}" type="parTrans" cxnId="{4D00E321-2543-48FA-B7DD-22D1E28A0FE6}">
      <dgm:prSet/>
      <dgm:spPr/>
      <dgm:t>
        <a:bodyPr/>
        <a:lstStyle/>
        <a:p>
          <a:endParaRPr lang="en-US"/>
        </a:p>
      </dgm:t>
    </dgm:pt>
    <dgm:pt modelId="{36E6FD15-0586-45D5-B6C1-E4D417BAB50B}" type="sibTrans" cxnId="{4D00E321-2543-48FA-B7DD-22D1E28A0FE6}">
      <dgm:prSet/>
      <dgm:spPr/>
      <dgm:t>
        <a:bodyPr/>
        <a:lstStyle/>
        <a:p>
          <a:endParaRPr lang="en-US"/>
        </a:p>
      </dgm:t>
    </dgm:pt>
    <dgm:pt modelId="{3C1A71B7-F719-410B-9ED5-4108BF9207A3}">
      <dgm:prSet/>
      <dgm:spPr/>
      <dgm:t>
        <a:bodyPr/>
        <a:lstStyle/>
        <a:p>
          <a:r>
            <a:rPr lang="en-US"/>
            <a:t>Gia hạn dải</a:t>
          </a:r>
        </a:p>
      </dgm:t>
    </dgm:pt>
    <dgm:pt modelId="{B496A397-6732-4D9C-8645-243A6618CE30}" type="parTrans" cxnId="{1A265969-48C8-4829-9D60-82AAFEA5A58E}">
      <dgm:prSet/>
      <dgm:spPr/>
      <dgm:t>
        <a:bodyPr/>
        <a:lstStyle/>
        <a:p>
          <a:endParaRPr lang="en-US"/>
        </a:p>
      </dgm:t>
    </dgm:pt>
    <dgm:pt modelId="{F0EF6FED-6B20-457E-BB06-F01011FCDB31}" type="sibTrans" cxnId="{1A265969-48C8-4829-9D60-82AAFEA5A58E}">
      <dgm:prSet/>
      <dgm:spPr/>
      <dgm:t>
        <a:bodyPr/>
        <a:lstStyle/>
        <a:p>
          <a:endParaRPr lang="en-US"/>
        </a:p>
      </dgm:t>
    </dgm:pt>
    <dgm:pt modelId="{6E453B3C-03BF-46C1-A124-000D6CC8DE40}">
      <dgm:prSet/>
      <dgm:spPr/>
      <dgm:t>
        <a:bodyPr/>
        <a:lstStyle/>
        <a:p>
          <a:r>
            <a:rPr lang="en-US"/>
            <a:t>Đồng bộ mẫu số, ký hiệu</a:t>
          </a:r>
        </a:p>
      </dgm:t>
    </dgm:pt>
    <dgm:pt modelId="{24B8EC73-3829-4B6F-8777-C31A5B311542}" type="parTrans" cxnId="{D68F7494-AE88-4AD8-AF04-A2F3212D8F29}">
      <dgm:prSet/>
      <dgm:spPr/>
      <dgm:t>
        <a:bodyPr/>
        <a:lstStyle/>
        <a:p>
          <a:endParaRPr lang="en-US"/>
        </a:p>
      </dgm:t>
    </dgm:pt>
    <dgm:pt modelId="{3B9351FC-1978-4A29-916E-85A58C558C18}" type="sibTrans" cxnId="{D68F7494-AE88-4AD8-AF04-A2F3212D8F29}">
      <dgm:prSet/>
      <dgm:spPr/>
      <dgm:t>
        <a:bodyPr/>
        <a:lstStyle/>
        <a:p>
          <a:endParaRPr lang="en-US"/>
        </a:p>
      </dgm:t>
    </dgm:pt>
    <dgm:pt modelId="{F081C417-5550-42E4-A8C4-0BB969E4EC10}" type="pres">
      <dgm:prSet presAssocID="{91748AAA-CA1F-44FF-9AFB-0C0130BEB9A3}" presName="hierChild1" presStyleCnt="0">
        <dgm:presLayoutVars>
          <dgm:orgChart val="1"/>
          <dgm:chPref val="1"/>
          <dgm:dir/>
          <dgm:animOne val="branch"/>
          <dgm:animLvl val="lvl"/>
          <dgm:resizeHandles/>
        </dgm:presLayoutVars>
      </dgm:prSet>
      <dgm:spPr/>
    </dgm:pt>
    <dgm:pt modelId="{7751A208-9718-46FD-A083-BDBCD4E4EC28}" type="pres">
      <dgm:prSet presAssocID="{B12F0BEC-9468-47AD-9825-9B80EB37159E}" presName="hierRoot1" presStyleCnt="0">
        <dgm:presLayoutVars>
          <dgm:hierBranch val="init"/>
        </dgm:presLayoutVars>
      </dgm:prSet>
      <dgm:spPr/>
    </dgm:pt>
    <dgm:pt modelId="{80D3447D-844F-4C95-B5EA-50DFD857261D}" type="pres">
      <dgm:prSet presAssocID="{B12F0BEC-9468-47AD-9825-9B80EB37159E}" presName="rootComposite1" presStyleCnt="0"/>
      <dgm:spPr/>
    </dgm:pt>
    <dgm:pt modelId="{36AAEBBD-58A4-4A15-9A2D-2AB591F51CA3}" type="pres">
      <dgm:prSet presAssocID="{B12F0BEC-9468-47AD-9825-9B80EB37159E}" presName="rootText1" presStyleLbl="node0" presStyleIdx="0" presStyleCnt="1" custScaleX="150979" custScaleY="108420">
        <dgm:presLayoutVars>
          <dgm:chPref val="3"/>
        </dgm:presLayoutVars>
      </dgm:prSet>
      <dgm:spPr/>
    </dgm:pt>
    <dgm:pt modelId="{17E9DAFF-3270-4BC4-B4E6-C0A461D805AB}" type="pres">
      <dgm:prSet presAssocID="{B12F0BEC-9468-47AD-9825-9B80EB37159E}" presName="rootConnector1" presStyleLbl="node1" presStyleIdx="0" presStyleCnt="0"/>
      <dgm:spPr/>
    </dgm:pt>
    <dgm:pt modelId="{2F66490E-0D02-4D42-A2BB-046D2EFA7887}" type="pres">
      <dgm:prSet presAssocID="{B12F0BEC-9468-47AD-9825-9B80EB37159E}" presName="hierChild2" presStyleCnt="0"/>
      <dgm:spPr/>
    </dgm:pt>
    <dgm:pt modelId="{282E1F79-28F9-4F19-9298-29BF6F6DCA99}" type="pres">
      <dgm:prSet presAssocID="{9BBDD55A-AB15-4F00-A300-5CA7472678DA}" presName="Name37" presStyleLbl="parChTrans1D2" presStyleIdx="0" presStyleCnt="6"/>
      <dgm:spPr/>
    </dgm:pt>
    <dgm:pt modelId="{19616BC1-68FE-4E52-8FB6-07B64E555DA5}" type="pres">
      <dgm:prSet presAssocID="{4B2248A9-7F4D-41A4-9F25-0446DB4E4AF4}" presName="hierRoot2" presStyleCnt="0">
        <dgm:presLayoutVars>
          <dgm:hierBranch val="init"/>
        </dgm:presLayoutVars>
      </dgm:prSet>
      <dgm:spPr/>
    </dgm:pt>
    <dgm:pt modelId="{0BDE463F-3B86-475C-95E9-54447B5C7647}" type="pres">
      <dgm:prSet presAssocID="{4B2248A9-7F4D-41A4-9F25-0446DB4E4AF4}" presName="rootComposite" presStyleCnt="0"/>
      <dgm:spPr/>
    </dgm:pt>
    <dgm:pt modelId="{D0275BFA-9D92-431A-A068-B3B63AB3AB1C}" type="pres">
      <dgm:prSet presAssocID="{4B2248A9-7F4D-41A4-9F25-0446DB4E4AF4}" presName="rootText" presStyleLbl="node2" presStyleIdx="0" presStyleCnt="6">
        <dgm:presLayoutVars>
          <dgm:chPref val="3"/>
        </dgm:presLayoutVars>
      </dgm:prSet>
      <dgm:spPr/>
    </dgm:pt>
    <dgm:pt modelId="{8BE8FD50-740F-4DCF-BC54-35192D824250}" type="pres">
      <dgm:prSet presAssocID="{4B2248A9-7F4D-41A4-9F25-0446DB4E4AF4}" presName="rootConnector" presStyleLbl="node2" presStyleIdx="0" presStyleCnt="6"/>
      <dgm:spPr/>
    </dgm:pt>
    <dgm:pt modelId="{76AE0E57-BA42-43DF-B70E-CE7777B53F32}" type="pres">
      <dgm:prSet presAssocID="{4B2248A9-7F4D-41A4-9F25-0446DB4E4AF4}" presName="hierChild4" presStyleCnt="0"/>
      <dgm:spPr/>
    </dgm:pt>
    <dgm:pt modelId="{EB1B96C2-F36B-4397-96ED-EE22715AC83C}" type="pres">
      <dgm:prSet presAssocID="{9107C765-3142-445C-9660-E9851B301C27}" presName="Name37" presStyleLbl="parChTrans1D3" presStyleIdx="0" presStyleCnt="37"/>
      <dgm:spPr/>
    </dgm:pt>
    <dgm:pt modelId="{7F2F7B53-C3B4-4D15-B26B-2DA0E1272DDE}" type="pres">
      <dgm:prSet presAssocID="{CC1130BA-5E30-4D1D-B274-E6A9EC39C029}" presName="hierRoot2" presStyleCnt="0">
        <dgm:presLayoutVars>
          <dgm:hierBranch val="init"/>
        </dgm:presLayoutVars>
      </dgm:prSet>
      <dgm:spPr/>
    </dgm:pt>
    <dgm:pt modelId="{EA745F79-40F9-4AB1-8CBB-C6835BA9FC8A}" type="pres">
      <dgm:prSet presAssocID="{CC1130BA-5E30-4D1D-B274-E6A9EC39C029}" presName="rootComposite" presStyleCnt="0"/>
      <dgm:spPr/>
    </dgm:pt>
    <dgm:pt modelId="{A0BEAB84-3B26-45ED-9E4C-A6BF5D47E5A1}" type="pres">
      <dgm:prSet presAssocID="{CC1130BA-5E30-4D1D-B274-E6A9EC39C029}" presName="rootText" presStyleLbl="node3" presStyleIdx="0" presStyleCnt="37">
        <dgm:presLayoutVars>
          <dgm:chPref val="3"/>
        </dgm:presLayoutVars>
      </dgm:prSet>
      <dgm:spPr/>
    </dgm:pt>
    <dgm:pt modelId="{2A704B6C-6337-406C-AD7C-5C86E5038EDC}" type="pres">
      <dgm:prSet presAssocID="{CC1130BA-5E30-4D1D-B274-E6A9EC39C029}" presName="rootConnector" presStyleLbl="node3" presStyleIdx="0" presStyleCnt="37"/>
      <dgm:spPr/>
    </dgm:pt>
    <dgm:pt modelId="{26C4E1A1-0BDD-4026-93BC-B66A7C29692C}" type="pres">
      <dgm:prSet presAssocID="{CC1130BA-5E30-4D1D-B274-E6A9EC39C029}" presName="hierChild4" presStyleCnt="0"/>
      <dgm:spPr/>
    </dgm:pt>
    <dgm:pt modelId="{1FB0289C-4C6A-4A7E-83DD-E6742055FFC2}" type="pres">
      <dgm:prSet presAssocID="{CC1130BA-5E30-4D1D-B274-E6A9EC39C029}" presName="hierChild5" presStyleCnt="0"/>
      <dgm:spPr/>
    </dgm:pt>
    <dgm:pt modelId="{942A735F-5D7E-48D9-AD9A-F04957245D03}" type="pres">
      <dgm:prSet presAssocID="{2B457FD2-3138-47BC-9A2E-9329C19F5A95}" presName="Name37" presStyleLbl="parChTrans1D3" presStyleIdx="1" presStyleCnt="37"/>
      <dgm:spPr/>
    </dgm:pt>
    <dgm:pt modelId="{4282B5A9-7D2F-4724-B2FB-3E5D4C810002}" type="pres">
      <dgm:prSet presAssocID="{BAD4C552-9A37-406B-B106-6E65AFEB9E2D}" presName="hierRoot2" presStyleCnt="0">
        <dgm:presLayoutVars>
          <dgm:hierBranch val="init"/>
        </dgm:presLayoutVars>
      </dgm:prSet>
      <dgm:spPr/>
    </dgm:pt>
    <dgm:pt modelId="{162F050B-5CDD-4861-9AFB-3C62D21D1644}" type="pres">
      <dgm:prSet presAssocID="{BAD4C552-9A37-406B-B106-6E65AFEB9E2D}" presName="rootComposite" presStyleCnt="0"/>
      <dgm:spPr/>
    </dgm:pt>
    <dgm:pt modelId="{FFDD56DA-AFA3-4713-9F99-FE9CCF75E036}" type="pres">
      <dgm:prSet presAssocID="{BAD4C552-9A37-406B-B106-6E65AFEB9E2D}" presName="rootText" presStyleLbl="node3" presStyleIdx="1" presStyleCnt="37">
        <dgm:presLayoutVars>
          <dgm:chPref val="3"/>
        </dgm:presLayoutVars>
      </dgm:prSet>
      <dgm:spPr/>
    </dgm:pt>
    <dgm:pt modelId="{569A950F-0F24-49D5-808F-60A5E828D637}" type="pres">
      <dgm:prSet presAssocID="{BAD4C552-9A37-406B-B106-6E65AFEB9E2D}" presName="rootConnector" presStyleLbl="node3" presStyleIdx="1" presStyleCnt="37"/>
      <dgm:spPr/>
    </dgm:pt>
    <dgm:pt modelId="{69C996BA-602D-4F02-BF3A-4C2666BCE42F}" type="pres">
      <dgm:prSet presAssocID="{BAD4C552-9A37-406B-B106-6E65AFEB9E2D}" presName="hierChild4" presStyleCnt="0"/>
      <dgm:spPr/>
    </dgm:pt>
    <dgm:pt modelId="{7FA943C1-52A3-4C34-A940-8BE4965D28F8}" type="pres">
      <dgm:prSet presAssocID="{BAD4C552-9A37-406B-B106-6E65AFEB9E2D}" presName="hierChild5" presStyleCnt="0"/>
      <dgm:spPr/>
    </dgm:pt>
    <dgm:pt modelId="{FAF0EF7E-950C-4F3D-9B7C-8D531B4F14FE}" type="pres">
      <dgm:prSet presAssocID="{4B2248A9-7F4D-41A4-9F25-0446DB4E4AF4}" presName="hierChild5" presStyleCnt="0"/>
      <dgm:spPr/>
    </dgm:pt>
    <dgm:pt modelId="{5958C6CC-12F3-431F-A38F-046746154361}" type="pres">
      <dgm:prSet presAssocID="{007C39C5-B56A-4892-B8B5-38735EA60E41}" presName="Name37" presStyleLbl="parChTrans1D2" presStyleIdx="1" presStyleCnt="6"/>
      <dgm:spPr/>
    </dgm:pt>
    <dgm:pt modelId="{E5D88AF1-BA2B-43DD-B8B4-CA56D7254933}" type="pres">
      <dgm:prSet presAssocID="{CBAE1E7F-4572-4A38-8185-CA3B8AA1707F}" presName="hierRoot2" presStyleCnt="0">
        <dgm:presLayoutVars>
          <dgm:hierBranch val="init"/>
        </dgm:presLayoutVars>
      </dgm:prSet>
      <dgm:spPr/>
    </dgm:pt>
    <dgm:pt modelId="{8F4360D3-B7D9-4A7F-8592-E027DFA0B69F}" type="pres">
      <dgm:prSet presAssocID="{CBAE1E7F-4572-4A38-8185-CA3B8AA1707F}" presName="rootComposite" presStyleCnt="0"/>
      <dgm:spPr/>
    </dgm:pt>
    <dgm:pt modelId="{52FABD2A-9819-41EE-941A-3B085E012267}" type="pres">
      <dgm:prSet presAssocID="{CBAE1E7F-4572-4A38-8185-CA3B8AA1707F}" presName="rootText" presStyleLbl="node2" presStyleIdx="1" presStyleCnt="6">
        <dgm:presLayoutVars>
          <dgm:chPref val="3"/>
        </dgm:presLayoutVars>
      </dgm:prSet>
      <dgm:spPr/>
    </dgm:pt>
    <dgm:pt modelId="{C5BA8211-56B5-4856-853E-6061EEC81703}" type="pres">
      <dgm:prSet presAssocID="{CBAE1E7F-4572-4A38-8185-CA3B8AA1707F}" presName="rootConnector" presStyleLbl="node2" presStyleIdx="1" presStyleCnt="6"/>
      <dgm:spPr/>
    </dgm:pt>
    <dgm:pt modelId="{77631AB4-E144-40B8-A5A6-DD15AD4F38DD}" type="pres">
      <dgm:prSet presAssocID="{CBAE1E7F-4572-4A38-8185-CA3B8AA1707F}" presName="hierChild4" presStyleCnt="0"/>
      <dgm:spPr/>
    </dgm:pt>
    <dgm:pt modelId="{77ED4A03-278D-4632-8AA1-5FA26CA1D1ED}" type="pres">
      <dgm:prSet presAssocID="{458CB733-8044-474A-9363-D402B38F0562}" presName="Name37" presStyleLbl="parChTrans1D3" presStyleIdx="2" presStyleCnt="37"/>
      <dgm:spPr/>
    </dgm:pt>
    <dgm:pt modelId="{76CF26DF-5A51-448D-83AC-BAB75BEE2542}" type="pres">
      <dgm:prSet presAssocID="{BC51D344-423D-402A-9249-DBE6DB6EA752}" presName="hierRoot2" presStyleCnt="0">
        <dgm:presLayoutVars>
          <dgm:hierBranch val="init"/>
        </dgm:presLayoutVars>
      </dgm:prSet>
      <dgm:spPr/>
    </dgm:pt>
    <dgm:pt modelId="{2D0F3F61-A337-4C8B-B37B-8394F0C66BB1}" type="pres">
      <dgm:prSet presAssocID="{BC51D344-423D-402A-9249-DBE6DB6EA752}" presName="rootComposite" presStyleCnt="0"/>
      <dgm:spPr/>
    </dgm:pt>
    <dgm:pt modelId="{844C8925-C5D2-4EFF-983D-73C301BDC900}" type="pres">
      <dgm:prSet presAssocID="{BC51D344-423D-402A-9249-DBE6DB6EA752}" presName="rootText" presStyleLbl="node3" presStyleIdx="2" presStyleCnt="37">
        <dgm:presLayoutVars>
          <dgm:chPref val="3"/>
        </dgm:presLayoutVars>
      </dgm:prSet>
      <dgm:spPr/>
    </dgm:pt>
    <dgm:pt modelId="{9A0019A7-26FC-4F07-8B55-A8CC05F16D5A}" type="pres">
      <dgm:prSet presAssocID="{BC51D344-423D-402A-9249-DBE6DB6EA752}" presName="rootConnector" presStyleLbl="node3" presStyleIdx="2" presStyleCnt="37"/>
      <dgm:spPr/>
    </dgm:pt>
    <dgm:pt modelId="{17403E70-F6EE-4CD4-A22F-C0EA5692FB43}" type="pres">
      <dgm:prSet presAssocID="{BC51D344-423D-402A-9249-DBE6DB6EA752}" presName="hierChild4" presStyleCnt="0"/>
      <dgm:spPr/>
    </dgm:pt>
    <dgm:pt modelId="{9CE8127E-5553-421C-90F7-DBAF7CDFD513}" type="pres">
      <dgm:prSet presAssocID="{BC51D344-423D-402A-9249-DBE6DB6EA752}" presName="hierChild5" presStyleCnt="0"/>
      <dgm:spPr/>
    </dgm:pt>
    <dgm:pt modelId="{8876C988-C2C5-4A11-9261-0D3DE60C9FEC}" type="pres">
      <dgm:prSet presAssocID="{5FA78E3B-F742-4024-8A60-BC53F7728A0C}" presName="Name37" presStyleLbl="parChTrans1D3" presStyleIdx="3" presStyleCnt="37"/>
      <dgm:spPr/>
    </dgm:pt>
    <dgm:pt modelId="{A3D4148B-4132-4B90-810C-D6F9C2B338E5}" type="pres">
      <dgm:prSet presAssocID="{3827495E-CE35-4737-A173-E882E56783FD}" presName="hierRoot2" presStyleCnt="0">
        <dgm:presLayoutVars>
          <dgm:hierBranch val="init"/>
        </dgm:presLayoutVars>
      </dgm:prSet>
      <dgm:spPr/>
    </dgm:pt>
    <dgm:pt modelId="{3A4DF0DB-731E-4750-85C7-D443BEDBCD8E}" type="pres">
      <dgm:prSet presAssocID="{3827495E-CE35-4737-A173-E882E56783FD}" presName="rootComposite" presStyleCnt="0"/>
      <dgm:spPr/>
    </dgm:pt>
    <dgm:pt modelId="{B6D22EC3-6D47-43BD-955A-4F6EC7A7F00F}" type="pres">
      <dgm:prSet presAssocID="{3827495E-CE35-4737-A173-E882E56783FD}" presName="rootText" presStyleLbl="node3" presStyleIdx="3" presStyleCnt="37">
        <dgm:presLayoutVars>
          <dgm:chPref val="3"/>
        </dgm:presLayoutVars>
      </dgm:prSet>
      <dgm:spPr/>
    </dgm:pt>
    <dgm:pt modelId="{C75AE284-7D17-4687-9110-47821A400857}" type="pres">
      <dgm:prSet presAssocID="{3827495E-CE35-4737-A173-E882E56783FD}" presName="rootConnector" presStyleLbl="node3" presStyleIdx="3" presStyleCnt="37"/>
      <dgm:spPr/>
    </dgm:pt>
    <dgm:pt modelId="{04BBC2CE-41C3-4BD9-BE05-400B2572737C}" type="pres">
      <dgm:prSet presAssocID="{3827495E-CE35-4737-A173-E882E56783FD}" presName="hierChild4" presStyleCnt="0"/>
      <dgm:spPr/>
    </dgm:pt>
    <dgm:pt modelId="{2A87409C-C56C-453B-AC60-D91AC5D67B44}" type="pres">
      <dgm:prSet presAssocID="{3827495E-CE35-4737-A173-E882E56783FD}" presName="hierChild5" presStyleCnt="0"/>
      <dgm:spPr/>
    </dgm:pt>
    <dgm:pt modelId="{CEA96E82-E127-4489-971F-BC2248BE74B2}" type="pres">
      <dgm:prSet presAssocID="{0A0A6860-A7A7-4874-AF81-51838D6BBC17}" presName="Name37" presStyleLbl="parChTrans1D3" presStyleIdx="4" presStyleCnt="37"/>
      <dgm:spPr/>
    </dgm:pt>
    <dgm:pt modelId="{5BB7C81B-1BF6-4571-958F-58D6529F3D69}" type="pres">
      <dgm:prSet presAssocID="{703ABD9D-0BBE-4D1F-B526-9BFD7994AF80}" presName="hierRoot2" presStyleCnt="0">
        <dgm:presLayoutVars>
          <dgm:hierBranch val="init"/>
        </dgm:presLayoutVars>
      </dgm:prSet>
      <dgm:spPr/>
    </dgm:pt>
    <dgm:pt modelId="{65E0005B-19B9-4AE6-92A3-4CFDFEE21A8E}" type="pres">
      <dgm:prSet presAssocID="{703ABD9D-0BBE-4D1F-B526-9BFD7994AF80}" presName="rootComposite" presStyleCnt="0"/>
      <dgm:spPr/>
    </dgm:pt>
    <dgm:pt modelId="{95A6D64B-9DDA-4374-B360-9B52BD5E2A2E}" type="pres">
      <dgm:prSet presAssocID="{703ABD9D-0BBE-4D1F-B526-9BFD7994AF80}" presName="rootText" presStyleLbl="node3" presStyleIdx="4" presStyleCnt="37">
        <dgm:presLayoutVars>
          <dgm:chPref val="3"/>
        </dgm:presLayoutVars>
      </dgm:prSet>
      <dgm:spPr/>
    </dgm:pt>
    <dgm:pt modelId="{572ABDCB-4CC6-4086-92D9-625030B7300F}" type="pres">
      <dgm:prSet presAssocID="{703ABD9D-0BBE-4D1F-B526-9BFD7994AF80}" presName="rootConnector" presStyleLbl="node3" presStyleIdx="4" presStyleCnt="37"/>
      <dgm:spPr/>
    </dgm:pt>
    <dgm:pt modelId="{E12BD2D2-E831-40F6-9C52-7E9249BE5D28}" type="pres">
      <dgm:prSet presAssocID="{703ABD9D-0BBE-4D1F-B526-9BFD7994AF80}" presName="hierChild4" presStyleCnt="0"/>
      <dgm:spPr/>
    </dgm:pt>
    <dgm:pt modelId="{575C8354-B96B-4C0D-8BC6-CDD5FF5ACC3C}" type="pres">
      <dgm:prSet presAssocID="{703ABD9D-0BBE-4D1F-B526-9BFD7994AF80}" presName="hierChild5" presStyleCnt="0"/>
      <dgm:spPr/>
    </dgm:pt>
    <dgm:pt modelId="{F3FE90F3-AB1F-46D9-A4D7-70C6077E326D}" type="pres">
      <dgm:prSet presAssocID="{CBAE1E7F-4572-4A38-8185-CA3B8AA1707F}" presName="hierChild5" presStyleCnt="0"/>
      <dgm:spPr/>
    </dgm:pt>
    <dgm:pt modelId="{F04C6F46-B2E4-4528-BDC6-66AE9CA2C75A}" type="pres">
      <dgm:prSet presAssocID="{AD838D7D-26D0-455C-B765-AEBCBF969650}" presName="Name37" presStyleLbl="parChTrans1D2" presStyleIdx="2" presStyleCnt="6"/>
      <dgm:spPr/>
    </dgm:pt>
    <dgm:pt modelId="{48F39C6F-EA64-4405-8CD2-7C227EC44AF7}" type="pres">
      <dgm:prSet presAssocID="{B01E10F3-676C-4F6D-B1E4-695E6DE7791B}" presName="hierRoot2" presStyleCnt="0">
        <dgm:presLayoutVars>
          <dgm:hierBranch val="init"/>
        </dgm:presLayoutVars>
      </dgm:prSet>
      <dgm:spPr/>
    </dgm:pt>
    <dgm:pt modelId="{946A9C24-7726-450A-A940-94FB07DD7ABD}" type="pres">
      <dgm:prSet presAssocID="{B01E10F3-676C-4F6D-B1E4-695E6DE7791B}" presName="rootComposite" presStyleCnt="0"/>
      <dgm:spPr/>
    </dgm:pt>
    <dgm:pt modelId="{FDB475CF-E61A-4A8F-AE83-694DF844D5E0}" type="pres">
      <dgm:prSet presAssocID="{B01E10F3-676C-4F6D-B1E4-695E6DE7791B}" presName="rootText" presStyleLbl="node2" presStyleIdx="2" presStyleCnt="6">
        <dgm:presLayoutVars>
          <dgm:chPref val="3"/>
        </dgm:presLayoutVars>
      </dgm:prSet>
      <dgm:spPr/>
    </dgm:pt>
    <dgm:pt modelId="{27F4275B-7411-4B79-ADDB-EE82E83790B8}" type="pres">
      <dgm:prSet presAssocID="{B01E10F3-676C-4F6D-B1E4-695E6DE7791B}" presName="rootConnector" presStyleLbl="node2" presStyleIdx="2" presStyleCnt="6"/>
      <dgm:spPr/>
    </dgm:pt>
    <dgm:pt modelId="{5542FC4E-1100-4D25-8C4B-F38FCA285D2F}" type="pres">
      <dgm:prSet presAssocID="{B01E10F3-676C-4F6D-B1E4-695E6DE7791B}" presName="hierChild4" presStyleCnt="0"/>
      <dgm:spPr/>
    </dgm:pt>
    <dgm:pt modelId="{0F57EB0F-9AF1-4C41-AE00-2F8BA76C7A3E}" type="pres">
      <dgm:prSet presAssocID="{17E0FDE0-4242-4D8F-BA02-55B839B4ECAB}" presName="Name37" presStyleLbl="parChTrans1D3" presStyleIdx="5" presStyleCnt="37"/>
      <dgm:spPr/>
    </dgm:pt>
    <dgm:pt modelId="{BD91FDBB-4ED5-4A75-99BA-CB3F71A60B12}" type="pres">
      <dgm:prSet presAssocID="{C9BEDC4B-1EEA-446E-B40B-5391B38380A7}" presName="hierRoot2" presStyleCnt="0">
        <dgm:presLayoutVars>
          <dgm:hierBranch val="init"/>
        </dgm:presLayoutVars>
      </dgm:prSet>
      <dgm:spPr/>
    </dgm:pt>
    <dgm:pt modelId="{8BA145B2-0965-4422-AA16-740D9C95EB9D}" type="pres">
      <dgm:prSet presAssocID="{C9BEDC4B-1EEA-446E-B40B-5391B38380A7}" presName="rootComposite" presStyleCnt="0"/>
      <dgm:spPr/>
    </dgm:pt>
    <dgm:pt modelId="{FDE1A312-89AE-4E05-9212-C9604E05C7C4}" type="pres">
      <dgm:prSet presAssocID="{C9BEDC4B-1EEA-446E-B40B-5391B38380A7}" presName="rootText" presStyleLbl="node3" presStyleIdx="5" presStyleCnt="37">
        <dgm:presLayoutVars>
          <dgm:chPref val="3"/>
        </dgm:presLayoutVars>
      </dgm:prSet>
      <dgm:spPr/>
    </dgm:pt>
    <dgm:pt modelId="{CD54121E-D85D-4828-9BD0-C1F47882A1EB}" type="pres">
      <dgm:prSet presAssocID="{C9BEDC4B-1EEA-446E-B40B-5391B38380A7}" presName="rootConnector" presStyleLbl="node3" presStyleIdx="5" presStyleCnt="37"/>
      <dgm:spPr/>
    </dgm:pt>
    <dgm:pt modelId="{E6FED01B-AABA-44ED-AE13-5A9338BF4153}" type="pres">
      <dgm:prSet presAssocID="{C9BEDC4B-1EEA-446E-B40B-5391B38380A7}" presName="hierChild4" presStyleCnt="0"/>
      <dgm:spPr/>
    </dgm:pt>
    <dgm:pt modelId="{90635F5D-F7D5-4608-B94D-6631ABCF306A}" type="pres">
      <dgm:prSet presAssocID="{C9BEDC4B-1EEA-446E-B40B-5391B38380A7}" presName="hierChild5" presStyleCnt="0"/>
      <dgm:spPr/>
    </dgm:pt>
    <dgm:pt modelId="{345ED3FF-D5CE-461B-9E3C-A785BCE3F950}" type="pres">
      <dgm:prSet presAssocID="{48E0EFED-4BA2-472F-8ECF-1309B813F04F}" presName="Name37" presStyleLbl="parChTrans1D3" presStyleIdx="6" presStyleCnt="37"/>
      <dgm:spPr/>
    </dgm:pt>
    <dgm:pt modelId="{DFB700B4-1165-48C0-ADC1-9547C26ABB0A}" type="pres">
      <dgm:prSet presAssocID="{35347007-01D4-4838-8C72-ABFE298A1AC1}" presName="hierRoot2" presStyleCnt="0">
        <dgm:presLayoutVars>
          <dgm:hierBranch val="init"/>
        </dgm:presLayoutVars>
      </dgm:prSet>
      <dgm:spPr/>
    </dgm:pt>
    <dgm:pt modelId="{94C3732D-95F7-4D0E-8B69-E6A6C2155DC8}" type="pres">
      <dgm:prSet presAssocID="{35347007-01D4-4838-8C72-ABFE298A1AC1}" presName="rootComposite" presStyleCnt="0"/>
      <dgm:spPr/>
    </dgm:pt>
    <dgm:pt modelId="{0E72C591-1480-4F9B-A7F6-D255A9389718}" type="pres">
      <dgm:prSet presAssocID="{35347007-01D4-4838-8C72-ABFE298A1AC1}" presName="rootText" presStyleLbl="node3" presStyleIdx="6" presStyleCnt="37">
        <dgm:presLayoutVars>
          <dgm:chPref val="3"/>
        </dgm:presLayoutVars>
      </dgm:prSet>
      <dgm:spPr/>
    </dgm:pt>
    <dgm:pt modelId="{7E24147C-0E18-4341-AB20-B2D974C87126}" type="pres">
      <dgm:prSet presAssocID="{35347007-01D4-4838-8C72-ABFE298A1AC1}" presName="rootConnector" presStyleLbl="node3" presStyleIdx="6" presStyleCnt="37"/>
      <dgm:spPr/>
    </dgm:pt>
    <dgm:pt modelId="{DBCBBC7F-4AD4-40AD-8B04-F2BA6A39F3DE}" type="pres">
      <dgm:prSet presAssocID="{35347007-01D4-4838-8C72-ABFE298A1AC1}" presName="hierChild4" presStyleCnt="0"/>
      <dgm:spPr/>
    </dgm:pt>
    <dgm:pt modelId="{1AF9564F-B09D-4B55-AF8B-3ACA69A27A6E}" type="pres">
      <dgm:prSet presAssocID="{35347007-01D4-4838-8C72-ABFE298A1AC1}" presName="hierChild5" presStyleCnt="0"/>
      <dgm:spPr/>
    </dgm:pt>
    <dgm:pt modelId="{7F9E1329-4BA7-4A8C-9F9D-A37765387127}" type="pres">
      <dgm:prSet presAssocID="{40FEF79E-95F1-4EB0-BFB0-94AA5FA8FBB2}" presName="Name37" presStyleLbl="parChTrans1D3" presStyleIdx="7" presStyleCnt="37"/>
      <dgm:spPr/>
    </dgm:pt>
    <dgm:pt modelId="{545E16FB-3123-4FC5-99F7-F04FFB0E16FF}" type="pres">
      <dgm:prSet presAssocID="{A53194AF-94D2-4D0F-AF68-9628F2CDFDA5}" presName="hierRoot2" presStyleCnt="0">
        <dgm:presLayoutVars>
          <dgm:hierBranch val="init"/>
        </dgm:presLayoutVars>
      </dgm:prSet>
      <dgm:spPr/>
    </dgm:pt>
    <dgm:pt modelId="{506CA5F9-14A0-40FF-A4E2-C468DDB20B82}" type="pres">
      <dgm:prSet presAssocID="{A53194AF-94D2-4D0F-AF68-9628F2CDFDA5}" presName="rootComposite" presStyleCnt="0"/>
      <dgm:spPr/>
    </dgm:pt>
    <dgm:pt modelId="{93CC314B-A9E0-4F55-8FE0-B5C5ED3A0B30}" type="pres">
      <dgm:prSet presAssocID="{A53194AF-94D2-4D0F-AF68-9628F2CDFDA5}" presName="rootText" presStyleLbl="node3" presStyleIdx="7" presStyleCnt="37">
        <dgm:presLayoutVars>
          <dgm:chPref val="3"/>
        </dgm:presLayoutVars>
      </dgm:prSet>
      <dgm:spPr/>
    </dgm:pt>
    <dgm:pt modelId="{092F8503-B759-4F9B-9D8D-A196D806E8C7}" type="pres">
      <dgm:prSet presAssocID="{A53194AF-94D2-4D0F-AF68-9628F2CDFDA5}" presName="rootConnector" presStyleLbl="node3" presStyleIdx="7" presStyleCnt="37"/>
      <dgm:spPr/>
    </dgm:pt>
    <dgm:pt modelId="{5278720B-ED37-40CF-8EFA-E7EA54BA56CB}" type="pres">
      <dgm:prSet presAssocID="{A53194AF-94D2-4D0F-AF68-9628F2CDFDA5}" presName="hierChild4" presStyleCnt="0"/>
      <dgm:spPr/>
    </dgm:pt>
    <dgm:pt modelId="{13891E7B-447E-4FB3-B167-7F81DFDB12BF}" type="pres">
      <dgm:prSet presAssocID="{A53194AF-94D2-4D0F-AF68-9628F2CDFDA5}" presName="hierChild5" presStyleCnt="0"/>
      <dgm:spPr/>
    </dgm:pt>
    <dgm:pt modelId="{B422F75D-78BE-4A80-8FDE-B476C793C824}" type="pres">
      <dgm:prSet presAssocID="{3BEC82A5-5677-4EEB-84A3-476F482F7C98}" presName="Name37" presStyleLbl="parChTrans1D3" presStyleIdx="8" presStyleCnt="37"/>
      <dgm:spPr/>
    </dgm:pt>
    <dgm:pt modelId="{7C0BA0A3-571B-4E62-8CEF-E0426517A145}" type="pres">
      <dgm:prSet presAssocID="{C25F0B27-4172-4065-9DA4-6DDE48FEFB4F}" presName="hierRoot2" presStyleCnt="0">
        <dgm:presLayoutVars>
          <dgm:hierBranch val="init"/>
        </dgm:presLayoutVars>
      </dgm:prSet>
      <dgm:spPr/>
    </dgm:pt>
    <dgm:pt modelId="{0D4FBADF-52A3-4A27-B13D-FB81E996DCDA}" type="pres">
      <dgm:prSet presAssocID="{C25F0B27-4172-4065-9DA4-6DDE48FEFB4F}" presName="rootComposite" presStyleCnt="0"/>
      <dgm:spPr/>
    </dgm:pt>
    <dgm:pt modelId="{B2075807-573A-4175-8AF5-64D844507828}" type="pres">
      <dgm:prSet presAssocID="{C25F0B27-4172-4065-9DA4-6DDE48FEFB4F}" presName="rootText" presStyleLbl="node3" presStyleIdx="8" presStyleCnt="37">
        <dgm:presLayoutVars>
          <dgm:chPref val="3"/>
        </dgm:presLayoutVars>
      </dgm:prSet>
      <dgm:spPr/>
    </dgm:pt>
    <dgm:pt modelId="{A810184A-C51C-4842-A091-C788824B3FED}" type="pres">
      <dgm:prSet presAssocID="{C25F0B27-4172-4065-9DA4-6DDE48FEFB4F}" presName="rootConnector" presStyleLbl="node3" presStyleIdx="8" presStyleCnt="37"/>
      <dgm:spPr/>
    </dgm:pt>
    <dgm:pt modelId="{1CD65809-1967-4C63-AA54-F7A0B76DBFD6}" type="pres">
      <dgm:prSet presAssocID="{C25F0B27-4172-4065-9DA4-6DDE48FEFB4F}" presName="hierChild4" presStyleCnt="0"/>
      <dgm:spPr/>
    </dgm:pt>
    <dgm:pt modelId="{17EE0075-39FE-4103-B4B2-6C3EEF7463E9}" type="pres">
      <dgm:prSet presAssocID="{C25F0B27-4172-4065-9DA4-6DDE48FEFB4F}" presName="hierChild5" presStyleCnt="0"/>
      <dgm:spPr/>
    </dgm:pt>
    <dgm:pt modelId="{44B1B2E5-E4E9-4DC2-A068-B0F4A8BD022E}" type="pres">
      <dgm:prSet presAssocID="{5FB7972C-5E2C-47EA-89B1-C7B138152708}" presName="Name37" presStyleLbl="parChTrans1D3" presStyleIdx="9" presStyleCnt="37"/>
      <dgm:spPr/>
    </dgm:pt>
    <dgm:pt modelId="{5822E889-FF9E-4F19-B189-28342817E813}" type="pres">
      <dgm:prSet presAssocID="{3E4B954F-9763-4079-8324-D60EFD9277B9}" presName="hierRoot2" presStyleCnt="0">
        <dgm:presLayoutVars>
          <dgm:hierBranch val="init"/>
        </dgm:presLayoutVars>
      </dgm:prSet>
      <dgm:spPr/>
    </dgm:pt>
    <dgm:pt modelId="{8E8A8EF2-8344-431D-B6C1-9B4FF46E1119}" type="pres">
      <dgm:prSet presAssocID="{3E4B954F-9763-4079-8324-D60EFD9277B9}" presName="rootComposite" presStyleCnt="0"/>
      <dgm:spPr/>
    </dgm:pt>
    <dgm:pt modelId="{AE63CDB9-C41F-4B84-8A28-C983A6C0F656}" type="pres">
      <dgm:prSet presAssocID="{3E4B954F-9763-4079-8324-D60EFD9277B9}" presName="rootText" presStyleLbl="node3" presStyleIdx="9" presStyleCnt="37">
        <dgm:presLayoutVars>
          <dgm:chPref val="3"/>
        </dgm:presLayoutVars>
      </dgm:prSet>
      <dgm:spPr/>
    </dgm:pt>
    <dgm:pt modelId="{1112A54C-B977-4430-BB13-6F617EDE4966}" type="pres">
      <dgm:prSet presAssocID="{3E4B954F-9763-4079-8324-D60EFD9277B9}" presName="rootConnector" presStyleLbl="node3" presStyleIdx="9" presStyleCnt="37"/>
      <dgm:spPr/>
    </dgm:pt>
    <dgm:pt modelId="{E2F09481-250F-43A0-B1FA-B08CB59DB2F4}" type="pres">
      <dgm:prSet presAssocID="{3E4B954F-9763-4079-8324-D60EFD9277B9}" presName="hierChild4" presStyleCnt="0"/>
      <dgm:spPr/>
    </dgm:pt>
    <dgm:pt modelId="{3BEE0A41-8EFE-409E-9A3C-88BD6C8E413E}" type="pres">
      <dgm:prSet presAssocID="{3E4B954F-9763-4079-8324-D60EFD9277B9}" presName="hierChild5" presStyleCnt="0"/>
      <dgm:spPr/>
    </dgm:pt>
    <dgm:pt modelId="{A23541AC-151C-427C-878A-228BA92CC5DE}" type="pres">
      <dgm:prSet presAssocID="{69860E79-BDC4-4199-8658-72050F7DAAA8}" presName="Name37" presStyleLbl="parChTrans1D3" presStyleIdx="10" presStyleCnt="37"/>
      <dgm:spPr/>
    </dgm:pt>
    <dgm:pt modelId="{A7C5F2AD-4802-4E20-AFD6-15457A6B9D46}" type="pres">
      <dgm:prSet presAssocID="{7A159035-8ABE-49FE-B11F-7EEF70843449}" presName="hierRoot2" presStyleCnt="0">
        <dgm:presLayoutVars>
          <dgm:hierBranch val="init"/>
        </dgm:presLayoutVars>
      </dgm:prSet>
      <dgm:spPr/>
    </dgm:pt>
    <dgm:pt modelId="{EBF49A36-126E-4BB7-B0E3-8EA6FAF295AE}" type="pres">
      <dgm:prSet presAssocID="{7A159035-8ABE-49FE-B11F-7EEF70843449}" presName="rootComposite" presStyleCnt="0"/>
      <dgm:spPr/>
    </dgm:pt>
    <dgm:pt modelId="{8FAD363D-8C62-4E9B-8ED8-64D58AAE6DD8}" type="pres">
      <dgm:prSet presAssocID="{7A159035-8ABE-49FE-B11F-7EEF70843449}" presName="rootText" presStyleLbl="node3" presStyleIdx="10" presStyleCnt="37">
        <dgm:presLayoutVars>
          <dgm:chPref val="3"/>
        </dgm:presLayoutVars>
      </dgm:prSet>
      <dgm:spPr/>
    </dgm:pt>
    <dgm:pt modelId="{EE4D5A2E-67B4-46C5-82EF-2718047A4856}" type="pres">
      <dgm:prSet presAssocID="{7A159035-8ABE-49FE-B11F-7EEF70843449}" presName="rootConnector" presStyleLbl="node3" presStyleIdx="10" presStyleCnt="37"/>
      <dgm:spPr/>
    </dgm:pt>
    <dgm:pt modelId="{12EC9C4F-5884-4930-8FF0-EA0639464385}" type="pres">
      <dgm:prSet presAssocID="{7A159035-8ABE-49FE-B11F-7EEF70843449}" presName="hierChild4" presStyleCnt="0"/>
      <dgm:spPr/>
    </dgm:pt>
    <dgm:pt modelId="{BD5DDE28-42CC-43A9-9B77-B6F159322532}" type="pres">
      <dgm:prSet presAssocID="{7A159035-8ABE-49FE-B11F-7EEF70843449}" presName="hierChild5" presStyleCnt="0"/>
      <dgm:spPr/>
    </dgm:pt>
    <dgm:pt modelId="{AB51FE0D-15ED-40CB-9AB0-390EC3EBEE04}" type="pres">
      <dgm:prSet presAssocID="{207146A4-9961-4C98-B509-6ADFE8E59AF4}" presName="Name37" presStyleLbl="parChTrans1D3" presStyleIdx="11" presStyleCnt="37"/>
      <dgm:spPr/>
    </dgm:pt>
    <dgm:pt modelId="{A1434715-30AB-4EE3-8945-C63F37BA730D}" type="pres">
      <dgm:prSet presAssocID="{C0E9F896-CEC6-4270-A476-5FF1C62E94DC}" presName="hierRoot2" presStyleCnt="0">
        <dgm:presLayoutVars>
          <dgm:hierBranch val="init"/>
        </dgm:presLayoutVars>
      </dgm:prSet>
      <dgm:spPr/>
    </dgm:pt>
    <dgm:pt modelId="{D273B14D-5A85-471F-8234-F115CA6A8699}" type="pres">
      <dgm:prSet presAssocID="{C0E9F896-CEC6-4270-A476-5FF1C62E94DC}" presName="rootComposite" presStyleCnt="0"/>
      <dgm:spPr/>
    </dgm:pt>
    <dgm:pt modelId="{3806CAE7-FBC0-422A-902F-D1E29FF709B6}" type="pres">
      <dgm:prSet presAssocID="{C0E9F896-CEC6-4270-A476-5FF1C62E94DC}" presName="rootText" presStyleLbl="node3" presStyleIdx="11" presStyleCnt="37">
        <dgm:presLayoutVars>
          <dgm:chPref val="3"/>
        </dgm:presLayoutVars>
      </dgm:prSet>
      <dgm:spPr/>
    </dgm:pt>
    <dgm:pt modelId="{32E42839-5791-4E82-9537-689C2E45C1C8}" type="pres">
      <dgm:prSet presAssocID="{C0E9F896-CEC6-4270-A476-5FF1C62E94DC}" presName="rootConnector" presStyleLbl="node3" presStyleIdx="11" presStyleCnt="37"/>
      <dgm:spPr/>
    </dgm:pt>
    <dgm:pt modelId="{AE95D1AB-CCAA-4EB5-A11E-5200B2BEC84C}" type="pres">
      <dgm:prSet presAssocID="{C0E9F896-CEC6-4270-A476-5FF1C62E94DC}" presName="hierChild4" presStyleCnt="0"/>
      <dgm:spPr/>
    </dgm:pt>
    <dgm:pt modelId="{F6EE0A44-4789-474E-BADD-7F628E2C998A}" type="pres">
      <dgm:prSet presAssocID="{C0E9F896-CEC6-4270-A476-5FF1C62E94DC}" presName="hierChild5" presStyleCnt="0"/>
      <dgm:spPr/>
    </dgm:pt>
    <dgm:pt modelId="{E39B3531-9FA7-4260-BFE9-958C93E7A1EA}" type="pres">
      <dgm:prSet presAssocID="{84446281-546C-459F-A1C6-7F9C3668723E}" presName="Name37" presStyleLbl="parChTrans1D3" presStyleIdx="12" presStyleCnt="37"/>
      <dgm:spPr/>
    </dgm:pt>
    <dgm:pt modelId="{913694EE-618F-4E01-9E5E-BB40B5498245}" type="pres">
      <dgm:prSet presAssocID="{36F4852F-A20F-4640-B7B0-0757F0D1C977}" presName="hierRoot2" presStyleCnt="0">
        <dgm:presLayoutVars>
          <dgm:hierBranch val="init"/>
        </dgm:presLayoutVars>
      </dgm:prSet>
      <dgm:spPr/>
    </dgm:pt>
    <dgm:pt modelId="{3384761B-5F64-4B6D-B68D-B18CC4E7A996}" type="pres">
      <dgm:prSet presAssocID="{36F4852F-A20F-4640-B7B0-0757F0D1C977}" presName="rootComposite" presStyleCnt="0"/>
      <dgm:spPr/>
    </dgm:pt>
    <dgm:pt modelId="{6DAC7C01-1BB3-44EF-89D5-AA0925EA6209}" type="pres">
      <dgm:prSet presAssocID="{36F4852F-A20F-4640-B7B0-0757F0D1C977}" presName="rootText" presStyleLbl="node3" presStyleIdx="12" presStyleCnt="37">
        <dgm:presLayoutVars>
          <dgm:chPref val="3"/>
        </dgm:presLayoutVars>
      </dgm:prSet>
      <dgm:spPr/>
    </dgm:pt>
    <dgm:pt modelId="{1C4D8716-0D14-4C37-BB66-C9DD64702810}" type="pres">
      <dgm:prSet presAssocID="{36F4852F-A20F-4640-B7B0-0757F0D1C977}" presName="rootConnector" presStyleLbl="node3" presStyleIdx="12" presStyleCnt="37"/>
      <dgm:spPr/>
    </dgm:pt>
    <dgm:pt modelId="{DE8E4E9A-72B9-4400-B39A-434D72E878E5}" type="pres">
      <dgm:prSet presAssocID="{36F4852F-A20F-4640-B7B0-0757F0D1C977}" presName="hierChild4" presStyleCnt="0"/>
      <dgm:spPr/>
    </dgm:pt>
    <dgm:pt modelId="{9C8A2699-5BED-43A2-B336-16D6C413B25C}" type="pres">
      <dgm:prSet presAssocID="{36F4852F-A20F-4640-B7B0-0757F0D1C977}" presName="hierChild5" presStyleCnt="0"/>
      <dgm:spPr/>
    </dgm:pt>
    <dgm:pt modelId="{A6CBBFD8-151E-4834-8901-D53DCB8ABA8F}" type="pres">
      <dgm:prSet presAssocID="{930C81FB-797C-4814-BC76-C4F393786F31}" presName="Name37" presStyleLbl="parChTrans1D3" presStyleIdx="13" presStyleCnt="37"/>
      <dgm:spPr/>
    </dgm:pt>
    <dgm:pt modelId="{FFFB5F0D-FE28-45BC-96CF-51EBDDB0EE4C}" type="pres">
      <dgm:prSet presAssocID="{C98E2622-0746-4205-A544-4FD1C2B3B243}" presName="hierRoot2" presStyleCnt="0">
        <dgm:presLayoutVars>
          <dgm:hierBranch val="init"/>
        </dgm:presLayoutVars>
      </dgm:prSet>
      <dgm:spPr/>
    </dgm:pt>
    <dgm:pt modelId="{35D925AB-CB25-4DEC-9516-3B8E284E7AFA}" type="pres">
      <dgm:prSet presAssocID="{C98E2622-0746-4205-A544-4FD1C2B3B243}" presName="rootComposite" presStyleCnt="0"/>
      <dgm:spPr/>
    </dgm:pt>
    <dgm:pt modelId="{71386019-2FED-419B-8C44-8E09FF205D01}" type="pres">
      <dgm:prSet presAssocID="{C98E2622-0746-4205-A544-4FD1C2B3B243}" presName="rootText" presStyleLbl="node3" presStyleIdx="13" presStyleCnt="37">
        <dgm:presLayoutVars>
          <dgm:chPref val="3"/>
        </dgm:presLayoutVars>
      </dgm:prSet>
      <dgm:spPr/>
    </dgm:pt>
    <dgm:pt modelId="{05C68B26-1EA6-48EE-855C-82197E6FDFFA}" type="pres">
      <dgm:prSet presAssocID="{C98E2622-0746-4205-A544-4FD1C2B3B243}" presName="rootConnector" presStyleLbl="node3" presStyleIdx="13" presStyleCnt="37"/>
      <dgm:spPr/>
    </dgm:pt>
    <dgm:pt modelId="{102D901F-FCBA-4AA0-9D6F-A5B2472796BB}" type="pres">
      <dgm:prSet presAssocID="{C98E2622-0746-4205-A544-4FD1C2B3B243}" presName="hierChild4" presStyleCnt="0"/>
      <dgm:spPr/>
    </dgm:pt>
    <dgm:pt modelId="{DA45BFA8-27FF-4A1D-A751-7575E331B533}" type="pres">
      <dgm:prSet presAssocID="{C98E2622-0746-4205-A544-4FD1C2B3B243}" presName="hierChild5" presStyleCnt="0"/>
      <dgm:spPr/>
    </dgm:pt>
    <dgm:pt modelId="{24E0B2E9-E9E8-4F0D-BEA2-1199472B4662}" type="pres">
      <dgm:prSet presAssocID="{B01E10F3-676C-4F6D-B1E4-695E6DE7791B}" presName="hierChild5" presStyleCnt="0"/>
      <dgm:spPr/>
    </dgm:pt>
    <dgm:pt modelId="{DE107F2B-5B02-45A3-B54E-B8B2DCB4A357}" type="pres">
      <dgm:prSet presAssocID="{D78E9903-0F91-49C9-905D-C918972DDB8F}" presName="Name37" presStyleLbl="parChTrans1D2" presStyleIdx="3" presStyleCnt="6"/>
      <dgm:spPr/>
    </dgm:pt>
    <dgm:pt modelId="{17B7C1AA-D2CD-4B10-BE0C-82CA358E04BA}" type="pres">
      <dgm:prSet presAssocID="{40218747-18C1-44B7-8374-31C631D116E2}" presName="hierRoot2" presStyleCnt="0">
        <dgm:presLayoutVars>
          <dgm:hierBranch val="init"/>
        </dgm:presLayoutVars>
      </dgm:prSet>
      <dgm:spPr/>
    </dgm:pt>
    <dgm:pt modelId="{96118E6F-81F1-4F92-86DE-943A7188027A}" type="pres">
      <dgm:prSet presAssocID="{40218747-18C1-44B7-8374-31C631D116E2}" presName="rootComposite" presStyleCnt="0"/>
      <dgm:spPr/>
    </dgm:pt>
    <dgm:pt modelId="{60E062CA-C076-452F-8024-E5254EFEB7BF}" type="pres">
      <dgm:prSet presAssocID="{40218747-18C1-44B7-8374-31C631D116E2}" presName="rootText" presStyleLbl="node2" presStyleIdx="3" presStyleCnt="6">
        <dgm:presLayoutVars>
          <dgm:chPref val="3"/>
        </dgm:presLayoutVars>
      </dgm:prSet>
      <dgm:spPr/>
    </dgm:pt>
    <dgm:pt modelId="{4373BA2F-429B-4637-996F-8C7E451137F6}" type="pres">
      <dgm:prSet presAssocID="{40218747-18C1-44B7-8374-31C631D116E2}" presName="rootConnector" presStyleLbl="node2" presStyleIdx="3" presStyleCnt="6"/>
      <dgm:spPr/>
    </dgm:pt>
    <dgm:pt modelId="{D189208B-39B2-4972-861E-85FD54D9953B}" type="pres">
      <dgm:prSet presAssocID="{40218747-18C1-44B7-8374-31C631D116E2}" presName="hierChild4" presStyleCnt="0"/>
      <dgm:spPr/>
    </dgm:pt>
    <dgm:pt modelId="{6EA56F4D-E3FE-4C13-85EE-F1C30D981F55}" type="pres">
      <dgm:prSet presAssocID="{33F7ECC9-9389-4EF3-8DF4-280CBDADD021}" presName="Name37" presStyleLbl="parChTrans1D3" presStyleIdx="14" presStyleCnt="37"/>
      <dgm:spPr/>
    </dgm:pt>
    <dgm:pt modelId="{CCD1D716-AF8C-46E2-BD59-4C4BBD84A714}" type="pres">
      <dgm:prSet presAssocID="{8C737104-2334-40A6-B42B-2DD683CC42FC}" presName="hierRoot2" presStyleCnt="0">
        <dgm:presLayoutVars>
          <dgm:hierBranch val="init"/>
        </dgm:presLayoutVars>
      </dgm:prSet>
      <dgm:spPr/>
    </dgm:pt>
    <dgm:pt modelId="{EBAB1349-C75A-4400-BD6A-83FCA3E205F3}" type="pres">
      <dgm:prSet presAssocID="{8C737104-2334-40A6-B42B-2DD683CC42FC}" presName="rootComposite" presStyleCnt="0"/>
      <dgm:spPr/>
    </dgm:pt>
    <dgm:pt modelId="{B94E1454-FEE3-474F-9710-94FC766A92D2}" type="pres">
      <dgm:prSet presAssocID="{8C737104-2334-40A6-B42B-2DD683CC42FC}" presName="rootText" presStyleLbl="node3" presStyleIdx="14" presStyleCnt="37">
        <dgm:presLayoutVars>
          <dgm:chPref val="3"/>
        </dgm:presLayoutVars>
      </dgm:prSet>
      <dgm:spPr/>
    </dgm:pt>
    <dgm:pt modelId="{12D54111-6EF4-4038-8DD1-18E1EDDF43D5}" type="pres">
      <dgm:prSet presAssocID="{8C737104-2334-40A6-B42B-2DD683CC42FC}" presName="rootConnector" presStyleLbl="node3" presStyleIdx="14" presStyleCnt="37"/>
      <dgm:spPr/>
    </dgm:pt>
    <dgm:pt modelId="{53387380-0AE6-4031-BE37-9969FFBF8EB9}" type="pres">
      <dgm:prSet presAssocID="{8C737104-2334-40A6-B42B-2DD683CC42FC}" presName="hierChild4" presStyleCnt="0"/>
      <dgm:spPr/>
    </dgm:pt>
    <dgm:pt modelId="{18865140-DCBE-4640-A082-486339F29569}" type="pres">
      <dgm:prSet presAssocID="{8C737104-2334-40A6-B42B-2DD683CC42FC}" presName="hierChild5" presStyleCnt="0"/>
      <dgm:spPr/>
    </dgm:pt>
    <dgm:pt modelId="{5DAAA415-D6F1-49EE-BFF1-C0FD82E834CC}" type="pres">
      <dgm:prSet presAssocID="{F9F638FE-226F-49DC-89CC-D95FE2CAC00D}" presName="Name37" presStyleLbl="parChTrans1D3" presStyleIdx="15" presStyleCnt="37"/>
      <dgm:spPr/>
    </dgm:pt>
    <dgm:pt modelId="{C0A7A5E3-5DB3-4AD5-95BD-EDE224453A88}" type="pres">
      <dgm:prSet presAssocID="{42134FA6-B41B-4C78-8313-1AD5A1802ECF}" presName="hierRoot2" presStyleCnt="0">
        <dgm:presLayoutVars>
          <dgm:hierBranch val="init"/>
        </dgm:presLayoutVars>
      </dgm:prSet>
      <dgm:spPr/>
    </dgm:pt>
    <dgm:pt modelId="{BE102CCA-DF33-42A6-9652-E9A0C270046A}" type="pres">
      <dgm:prSet presAssocID="{42134FA6-B41B-4C78-8313-1AD5A1802ECF}" presName="rootComposite" presStyleCnt="0"/>
      <dgm:spPr/>
    </dgm:pt>
    <dgm:pt modelId="{EDED701E-CE9B-487C-81E0-D2E47D6D64F2}" type="pres">
      <dgm:prSet presAssocID="{42134FA6-B41B-4C78-8313-1AD5A1802ECF}" presName="rootText" presStyleLbl="node3" presStyleIdx="15" presStyleCnt="37">
        <dgm:presLayoutVars>
          <dgm:chPref val="3"/>
        </dgm:presLayoutVars>
      </dgm:prSet>
      <dgm:spPr/>
    </dgm:pt>
    <dgm:pt modelId="{5F218D54-CAD2-4615-944A-7B27E95F98D1}" type="pres">
      <dgm:prSet presAssocID="{42134FA6-B41B-4C78-8313-1AD5A1802ECF}" presName="rootConnector" presStyleLbl="node3" presStyleIdx="15" presStyleCnt="37"/>
      <dgm:spPr/>
    </dgm:pt>
    <dgm:pt modelId="{FB01FDDE-B9D9-491B-AFD7-28C9B124FC89}" type="pres">
      <dgm:prSet presAssocID="{42134FA6-B41B-4C78-8313-1AD5A1802ECF}" presName="hierChild4" presStyleCnt="0"/>
      <dgm:spPr/>
    </dgm:pt>
    <dgm:pt modelId="{F4B66AF8-6738-4DBE-B53B-CFB67287D15F}" type="pres">
      <dgm:prSet presAssocID="{42134FA6-B41B-4C78-8313-1AD5A1802ECF}" presName="hierChild5" presStyleCnt="0"/>
      <dgm:spPr/>
    </dgm:pt>
    <dgm:pt modelId="{87F5C75A-D201-4FFE-BE28-46D7364A5943}" type="pres">
      <dgm:prSet presAssocID="{ED84E391-4A9F-431A-A33D-70D0C70C369F}" presName="Name37" presStyleLbl="parChTrans1D3" presStyleIdx="16" presStyleCnt="37"/>
      <dgm:spPr/>
    </dgm:pt>
    <dgm:pt modelId="{4EFE4259-09DD-49BE-A280-682644A1E848}" type="pres">
      <dgm:prSet presAssocID="{115D9E98-25F4-47AD-8D76-F2688B280232}" presName="hierRoot2" presStyleCnt="0">
        <dgm:presLayoutVars>
          <dgm:hierBranch val="init"/>
        </dgm:presLayoutVars>
      </dgm:prSet>
      <dgm:spPr/>
    </dgm:pt>
    <dgm:pt modelId="{4168CDC5-DF67-48E9-8729-7D8FA13195C2}" type="pres">
      <dgm:prSet presAssocID="{115D9E98-25F4-47AD-8D76-F2688B280232}" presName="rootComposite" presStyleCnt="0"/>
      <dgm:spPr/>
    </dgm:pt>
    <dgm:pt modelId="{B5AD7658-FEF0-4754-B1B4-697BCA674DFF}" type="pres">
      <dgm:prSet presAssocID="{115D9E98-25F4-47AD-8D76-F2688B280232}" presName="rootText" presStyleLbl="node3" presStyleIdx="16" presStyleCnt="37">
        <dgm:presLayoutVars>
          <dgm:chPref val="3"/>
        </dgm:presLayoutVars>
      </dgm:prSet>
      <dgm:spPr/>
    </dgm:pt>
    <dgm:pt modelId="{BD88BA3F-7EDF-44B0-9FC8-FB2B0D9C2C82}" type="pres">
      <dgm:prSet presAssocID="{115D9E98-25F4-47AD-8D76-F2688B280232}" presName="rootConnector" presStyleLbl="node3" presStyleIdx="16" presStyleCnt="37"/>
      <dgm:spPr/>
    </dgm:pt>
    <dgm:pt modelId="{0A67FDC4-0713-475D-B6AC-2E8E6A97213E}" type="pres">
      <dgm:prSet presAssocID="{115D9E98-25F4-47AD-8D76-F2688B280232}" presName="hierChild4" presStyleCnt="0"/>
      <dgm:spPr/>
    </dgm:pt>
    <dgm:pt modelId="{F1683BA7-4226-4F65-9F5F-4F57E57DF808}" type="pres">
      <dgm:prSet presAssocID="{115D9E98-25F4-47AD-8D76-F2688B280232}" presName="hierChild5" presStyleCnt="0"/>
      <dgm:spPr/>
    </dgm:pt>
    <dgm:pt modelId="{0EBEDD6F-9AA7-44AD-973F-033724BF6479}" type="pres">
      <dgm:prSet presAssocID="{459DD9BB-1953-4D4B-A2F9-46F56ED1E6AD}" presName="Name37" presStyleLbl="parChTrans1D3" presStyleIdx="17" presStyleCnt="37"/>
      <dgm:spPr/>
    </dgm:pt>
    <dgm:pt modelId="{13F5DF91-EC09-4BED-964F-961B752B5126}" type="pres">
      <dgm:prSet presAssocID="{E1DA6F48-92E1-491B-9A15-7E205F3414AC}" presName="hierRoot2" presStyleCnt="0">
        <dgm:presLayoutVars>
          <dgm:hierBranch val="init"/>
        </dgm:presLayoutVars>
      </dgm:prSet>
      <dgm:spPr/>
    </dgm:pt>
    <dgm:pt modelId="{DE04A1B2-F219-427D-9CBE-E87802369CAB}" type="pres">
      <dgm:prSet presAssocID="{E1DA6F48-92E1-491B-9A15-7E205F3414AC}" presName="rootComposite" presStyleCnt="0"/>
      <dgm:spPr/>
    </dgm:pt>
    <dgm:pt modelId="{EFF372D6-ABDF-468B-93BE-5E5515056EFC}" type="pres">
      <dgm:prSet presAssocID="{E1DA6F48-92E1-491B-9A15-7E205F3414AC}" presName="rootText" presStyleLbl="node3" presStyleIdx="17" presStyleCnt="37">
        <dgm:presLayoutVars>
          <dgm:chPref val="3"/>
        </dgm:presLayoutVars>
      </dgm:prSet>
      <dgm:spPr/>
    </dgm:pt>
    <dgm:pt modelId="{E65351B4-008E-4D97-BD83-4FF4BF085710}" type="pres">
      <dgm:prSet presAssocID="{E1DA6F48-92E1-491B-9A15-7E205F3414AC}" presName="rootConnector" presStyleLbl="node3" presStyleIdx="17" presStyleCnt="37"/>
      <dgm:spPr/>
    </dgm:pt>
    <dgm:pt modelId="{25E7C4AD-AAEF-4F3B-A64D-215EB71BD861}" type="pres">
      <dgm:prSet presAssocID="{E1DA6F48-92E1-491B-9A15-7E205F3414AC}" presName="hierChild4" presStyleCnt="0"/>
      <dgm:spPr/>
    </dgm:pt>
    <dgm:pt modelId="{FB065BCC-74C1-4153-B2C2-22587E0763B6}" type="pres">
      <dgm:prSet presAssocID="{E1DA6F48-92E1-491B-9A15-7E205F3414AC}" presName="hierChild5" presStyleCnt="0"/>
      <dgm:spPr/>
    </dgm:pt>
    <dgm:pt modelId="{A6CD1EFF-3DEF-465B-A322-3AC82C7502BB}" type="pres">
      <dgm:prSet presAssocID="{7352C20D-92A3-438F-87F8-BF9B52C64E68}" presName="Name37" presStyleLbl="parChTrans1D3" presStyleIdx="18" presStyleCnt="37"/>
      <dgm:spPr/>
    </dgm:pt>
    <dgm:pt modelId="{33BCAAC6-6488-4D7F-A581-18A0537C9A9F}" type="pres">
      <dgm:prSet presAssocID="{D828228F-E265-4F53-BE6C-6A63C66A10CF}" presName="hierRoot2" presStyleCnt="0">
        <dgm:presLayoutVars>
          <dgm:hierBranch val="init"/>
        </dgm:presLayoutVars>
      </dgm:prSet>
      <dgm:spPr/>
    </dgm:pt>
    <dgm:pt modelId="{D275FA97-B0C4-4AB9-8C1D-373A413BD1BA}" type="pres">
      <dgm:prSet presAssocID="{D828228F-E265-4F53-BE6C-6A63C66A10CF}" presName="rootComposite" presStyleCnt="0"/>
      <dgm:spPr/>
    </dgm:pt>
    <dgm:pt modelId="{4180BD44-416C-4155-8E90-759B4555475B}" type="pres">
      <dgm:prSet presAssocID="{D828228F-E265-4F53-BE6C-6A63C66A10CF}" presName="rootText" presStyleLbl="node3" presStyleIdx="18" presStyleCnt="37">
        <dgm:presLayoutVars>
          <dgm:chPref val="3"/>
        </dgm:presLayoutVars>
      </dgm:prSet>
      <dgm:spPr/>
    </dgm:pt>
    <dgm:pt modelId="{7A9761FD-AFA0-42B9-8BA6-32C1E49CB4DB}" type="pres">
      <dgm:prSet presAssocID="{D828228F-E265-4F53-BE6C-6A63C66A10CF}" presName="rootConnector" presStyleLbl="node3" presStyleIdx="18" presStyleCnt="37"/>
      <dgm:spPr/>
    </dgm:pt>
    <dgm:pt modelId="{5C833077-5259-44CB-A198-7DB60FD7CD35}" type="pres">
      <dgm:prSet presAssocID="{D828228F-E265-4F53-BE6C-6A63C66A10CF}" presName="hierChild4" presStyleCnt="0"/>
      <dgm:spPr/>
    </dgm:pt>
    <dgm:pt modelId="{473C23E2-112E-4BC5-8462-23EA7486EF47}" type="pres">
      <dgm:prSet presAssocID="{D828228F-E265-4F53-BE6C-6A63C66A10CF}" presName="hierChild5" presStyleCnt="0"/>
      <dgm:spPr/>
    </dgm:pt>
    <dgm:pt modelId="{EDB64183-295E-47D7-BAE6-C12B28D74B22}" type="pres">
      <dgm:prSet presAssocID="{541B9B3E-97FF-4DFA-B899-9F1C202FC1C2}" presName="Name37" presStyleLbl="parChTrans1D3" presStyleIdx="19" presStyleCnt="37"/>
      <dgm:spPr/>
    </dgm:pt>
    <dgm:pt modelId="{F5DEA6A6-C143-4941-A3F5-A589ACB951AB}" type="pres">
      <dgm:prSet presAssocID="{99CDF11A-7314-47EC-923B-CACB57CBFD45}" presName="hierRoot2" presStyleCnt="0">
        <dgm:presLayoutVars>
          <dgm:hierBranch val="init"/>
        </dgm:presLayoutVars>
      </dgm:prSet>
      <dgm:spPr/>
    </dgm:pt>
    <dgm:pt modelId="{FEB7B2AC-F81F-4816-AA76-991CC2C2751A}" type="pres">
      <dgm:prSet presAssocID="{99CDF11A-7314-47EC-923B-CACB57CBFD45}" presName="rootComposite" presStyleCnt="0"/>
      <dgm:spPr/>
    </dgm:pt>
    <dgm:pt modelId="{C54132B3-E853-42C9-BF94-8BFA8AF31016}" type="pres">
      <dgm:prSet presAssocID="{99CDF11A-7314-47EC-923B-CACB57CBFD45}" presName="rootText" presStyleLbl="node3" presStyleIdx="19" presStyleCnt="37">
        <dgm:presLayoutVars>
          <dgm:chPref val="3"/>
        </dgm:presLayoutVars>
      </dgm:prSet>
      <dgm:spPr/>
    </dgm:pt>
    <dgm:pt modelId="{EF01753C-2123-4A63-A553-85C808D8FE3D}" type="pres">
      <dgm:prSet presAssocID="{99CDF11A-7314-47EC-923B-CACB57CBFD45}" presName="rootConnector" presStyleLbl="node3" presStyleIdx="19" presStyleCnt="37"/>
      <dgm:spPr/>
    </dgm:pt>
    <dgm:pt modelId="{143FCC7C-DDE0-4942-A2FB-C72FA81B4692}" type="pres">
      <dgm:prSet presAssocID="{99CDF11A-7314-47EC-923B-CACB57CBFD45}" presName="hierChild4" presStyleCnt="0"/>
      <dgm:spPr/>
    </dgm:pt>
    <dgm:pt modelId="{E0800188-0AA3-416A-BAAC-EFCAFC4BC72F}" type="pres">
      <dgm:prSet presAssocID="{99CDF11A-7314-47EC-923B-CACB57CBFD45}" presName="hierChild5" presStyleCnt="0"/>
      <dgm:spPr/>
    </dgm:pt>
    <dgm:pt modelId="{25DE9FB0-B3CA-4CCD-9950-74D421B4BBFB}" type="pres">
      <dgm:prSet presAssocID="{40218747-18C1-44B7-8374-31C631D116E2}" presName="hierChild5" presStyleCnt="0"/>
      <dgm:spPr/>
    </dgm:pt>
    <dgm:pt modelId="{25B28D76-E752-4EF1-9790-A0ED8BBC9219}" type="pres">
      <dgm:prSet presAssocID="{549411CB-7284-4E62-A763-897625C11CF4}" presName="Name37" presStyleLbl="parChTrans1D2" presStyleIdx="4" presStyleCnt="6"/>
      <dgm:spPr/>
    </dgm:pt>
    <dgm:pt modelId="{75F55797-99ED-49BB-A9C6-87C2DDAEE7FE}" type="pres">
      <dgm:prSet presAssocID="{B9E55E15-BCB6-4EB7-98BD-936F0B928D81}" presName="hierRoot2" presStyleCnt="0">
        <dgm:presLayoutVars>
          <dgm:hierBranch val="init"/>
        </dgm:presLayoutVars>
      </dgm:prSet>
      <dgm:spPr/>
    </dgm:pt>
    <dgm:pt modelId="{EBD39863-9179-40B2-BE19-11966B2F9D95}" type="pres">
      <dgm:prSet presAssocID="{B9E55E15-BCB6-4EB7-98BD-936F0B928D81}" presName="rootComposite" presStyleCnt="0"/>
      <dgm:spPr/>
    </dgm:pt>
    <dgm:pt modelId="{5741ECB2-E929-478B-9C8B-C8AEC32A758C}" type="pres">
      <dgm:prSet presAssocID="{B9E55E15-BCB6-4EB7-98BD-936F0B928D81}" presName="rootText" presStyleLbl="node2" presStyleIdx="4" presStyleCnt="6">
        <dgm:presLayoutVars>
          <dgm:chPref val="3"/>
        </dgm:presLayoutVars>
      </dgm:prSet>
      <dgm:spPr/>
    </dgm:pt>
    <dgm:pt modelId="{AC09B61E-8426-41E6-BEE1-1AD226C7E5C7}" type="pres">
      <dgm:prSet presAssocID="{B9E55E15-BCB6-4EB7-98BD-936F0B928D81}" presName="rootConnector" presStyleLbl="node2" presStyleIdx="4" presStyleCnt="6"/>
      <dgm:spPr/>
    </dgm:pt>
    <dgm:pt modelId="{C9405550-FD5A-40E3-80BD-04B23CC972A0}" type="pres">
      <dgm:prSet presAssocID="{B9E55E15-BCB6-4EB7-98BD-936F0B928D81}" presName="hierChild4" presStyleCnt="0"/>
      <dgm:spPr/>
    </dgm:pt>
    <dgm:pt modelId="{CC9E8E35-B4E1-457B-B25C-198F0621F5F2}" type="pres">
      <dgm:prSet presAssocID="{C07877FE-9F40-46EE-ABD0-D2C514921541}" presName="Name37" presStyleLbl="parChTrans1D3" presStyleIdx="20" presStyleCnt="37"/>
      <dgm:spPr/>
    </dgm:pt>
    <dgm:pt modelId="{5D6988DD-B106-49E9-ADE2-6FFD0A8F7067}" type="pres">
      <dgm:prSet presAssocID="{E6B0BFEF-1D52-4366-ACA3-6369C5A4DFC0}" presName="hierRoot2" presStyleCnt="0">
        <dgm:presLayoutVars>
          <dgm:hierBranch val="init"/>
        </dgm:presLayoutVars>
      </dgm:prSet>
      <dgm:spPr/>
    </dgm:pt>
    <dgm:pt modelId="{F030C4D0-F58B-463D-9AEF-CDE925FCCFA1}" type="pres">
      <dgm:prSet presAssocID="{E6B0BFEF-1D52-4366-ACA3-6369C5A4DFC0}" presName="rootComposite" presStyleCnt="0"/>
      <dgm:spPr/>
    </dgm:pt>
    <dgm:pt modelId="{61AD63D6-BF8B-4148-85A8-7F86B42283A2}" type="pres">
      <dgm:prSet presAssocID="{E6B0BFEF-1D52-4366-ACA3-6369C5A4DFC0}" presName="rootText" presStyleLbl="node3" presStyleIdx="20" presStyleCnt="37">
        <dgm:presLayoutVars>
          <dgm:chPref val="3"/>
        </dgm:presLayoutVars>
      </dgm:prSet>
      <dgm:spPr/>
    </dgm:pt>
    <dgm:pt modelId="{CE6126F6-8474-4A03-9752-2C782B35EDE0}" type="pres">
      <dgm:prSet presAssocID="{E6B0BFEF-1D52-4366-ACA3-6369C5A4DFC0}" presName="rootConnector" presStyleLbl="node3" presStyleIdx="20" presStyleCnt="37"/>
      <dgm:spPr/>
    </dgm:pt>
    <dgm:pt modelId="{B3FC8764-61C1-4888-9414-676AE9AC5055}" type="pres">
      <dgm:prSet presAssocID="{E6B0BFEF-1D52-4366-ACA3-6369C5A4DFC0}" presName="hierChild4" presStyleCnt="0"/>
      <dgm:spPr/>
    </dgm:pt>
    <dgm:pt modelId="{F79E2D57-B979-45A9-82DC-BB33CDC5F959}" type="pres">
      <dgm:prSet presAssocID="{E6B0BFEF-1D52-4366-ACA3-6369C5A4DFC0}" presName="hierChild5" presStyleCnt="0"/>
      <dgm:spPr/>
    </dgm:pt>
    <dgm:pt modelId="{D43DAD67-CBEA-4B15-A730-0BAB914FF2C2}" type="pres">
      <dgm:prSet presAssocID="{5AAE720E-3937-46E2-AB6E-0DBA94E5CA8E}" presName="Name37" presStyleLbl="parChTrans1D3" presStyleIdx="21" presStyleCnt="37"/>
      <dgm:spPr/>
    </dgm:pt>
    <dgm:pt modelId="{2CD025E3-B2A1-408C-B29A-9082C33D1CDE}" type="pres">
      <dgm:prSet presAssocID="{859D9ADB-6815-4A29-BF6D-0AA61B90CC87}" presName="hierRoot2" presStyleCnt="0">
        <dgm:presLayoutVars>
          <dgm:hierBranch val="init"/>
        </dgm:presLayoutVars>
      </dgm:prSet>
      <dgm:spPr/>
    </dgm:pt>
    <dgm:pt modelId="{11D405B9-DA07-4532-A4E2-A7A07560D94E}" type="pres">
      <dgm:prSet presAssocID="{859D9ADB-6815-4A29-BF6D-0AA61B90CC87}" presName="rootComposite" presStyleCnt="0"/>
      <dgm:spPr/>
    </dgm:pt>
    <dgm:pt modelId="{74A86B21-C988-4054-9BEA-8260D542EBA3}" type="pres">
      <dgm:prSet presAssocID="{859D9ADB-6815-4A29-BF6D-0AA61B90CC87}" presName="rootText" presStyleLbl="node3" presStyleIdx="21" presStyleCnt="37">
        <dgm:presLayoutVars>
          <dgm:chPref val="3"/>
        </dgm:presLayoutVars>
      </dgm:prSet>
      <dgm:spPr/>
    </dgm:pt>
    <dgm:pt modelId="{0FF04721-2EEA-44B0-BF87-E9BB4AFE58BF}" type="pres">
      <dgm:prSet presAssocID="{859D9ADB-6815-4A29-BF6D-0AA61B90CC87}" presName="rootConnector" presStyleLbl="node3" presStyleIdx="21" presStyleCnt="37"/>
      <dgm:spPr/>
    </dgm:pt>
    <dgm:pt modelId="{BBC09609-188A-4392-A28D-9D6F3655D01B}" type="pres">
      <dgm:prSet presAssocID="{859D9ADB-6815-4A29-BF6D-0AA61B90CC87}" presName="hierChild4" presStyleCnt="0"/>
      <dgm:spPr/>
    </dgm:pt>
    <dgm:pt modelId="{73BADEEE-76BD-4C8E-9E14-9ED7851485DC}" type="pres">
      <dgm:prSet presAssocID="{859D9ADB-6815-4A29-BF6D-0AA61B90CC87}" presName="hierChild5" presStyleCnt="0"/>
      <dgm:spPr/>
    </dgm:pt>
    <dgm:pt modelId="{4DA95C80-D7A7-47FD-BDAF-BA24AFBE8410}" type="pres">
      <dgm:prSet presAssocID="{3E462B49-0BEB-4E44-990B-76980C940D78}" presName="Name37" presStyleLbl="parChTrans1D3" presStyleIdx="22" presStyleCnt="37"/>
      <dgm:spPr/>
    </dgm:pt>
    <dgm:pt modelId="{52291B89-41A3-4E99-8085-74CBDAA668EF}" type="pres">
      <dgm:prSet presAssocID="{3FA16AF5-96E6-4458-AB46-D39B8C3B5172}" presName="hierRoot2" presStyleCnt="0">
        <dgm:presLayoutVars>
          <dgm:hierBranch val="init"/>
        </dgm:presLayoutVars>
      </dgm:prSet>
      <dgm:spPr/>
    </dgm:pt>
    <dgm:pt modelId="{49CAEBA1-29B9-4E76-A25D-4484E392B61F}" type="pres">
      <dgm:prSet presAssocID="{3FA16AF5-96E6-4458-AB46-D39B8C3B5172}" presName="rootComposite" presStyleCnt="0"/>
      <dgm:spPr/>
    </dgm:pt>
    <dgm:pt modelId="{5C614032-9FFA-4BFB-898F-5E6AF700343C}" type="pres">
      <dgm:prSet presAssocID="{3FA16AF5-96E6-4458-AB46-D39B8C3B5172}" presName="rootText" presStyleLbl="node3" presStyleIdx="22" presStyleCnt="37">
        <dgm:presLayoutVars>
          <dgm:chPref val="3"/>
        </dgm:presLayoutVars>
      </dgm:prSet>
      <dgm:spPr/>
    </dgm:pt>
    <dgm:pt modelId="{D43C0A27-F710-4D8E-A719-8A4A1A3D1AF5}" type="pres">
      <dgm:prSet presAssocID="{3FA16AF5-96E6-4458-AB46-D39B8C3B5172}" presName="rootConnector" presStyleLbl="node3" presStyleIdx="22" presStyleCnt="37"/>
      <dgm:spPr/>
    </dgm:pt>
    <dgm:pt modelId="{74D05BA7-B3FD-440E-BF4D-80B3FBFDAFCD}" type="pres">
      <dgm:prSet presAssocID="{3FA16AF5-96E6-4458-AB46-D39B8C3B5172}" presName="hierChild4" presStyleCnt="0"/>
      <dgm:spPr/>
    </dgm:pt>
    <dgm:pt modelId="{4A12D4DB-C428-40B2-8D5D-A5DD4C32FB1D}" type="pres">
      <dgm:prSet presAssocID="{3FA16AF5-96E6-4458-AB46-D39B8C3B5172}" presName="hierChild5" presStyleCnt="0"/>
      <dgm:spPr/>
    </dgm:pt>
    <dgm:pt modelId="{C5088C22-94EF-4457-AAA2-C0F8D6D89167}" type="pres">
      <dgm:prSet presAssocID="{390799C9-0D6B-4E07-AA85-DAA0A33C8C24}" presName="Name37" presStyleLbl="parChTrans1D3" presStyleIdx="23" presStyleCnt="37"/>
      <dgm:spPr/>
    </dgm:pt>
    <dgm:pt modelId="{1247F79D-2CA7-4551-BCCE-EB54D44C328C}" type="pres">
      <dgm:prSet presAssocID="{A31C217E-7AA5-44A7-A938-5CDAAE117A0D}" presName="hierRoot2" presStyleCnt="0">
        <dgm:presLayoutVars>
          <dgm:hierBranch val="init"/>
        </dgm:presLayoutVars>
      </dgm:prSet>
      <dgm:spPr/>
    </dgm:pt>
    <dgm:pt modelId="{EA8C67B1-EC53-4531-B994-CB0CF5B71CA8}" type="pres">
      <dgm:prSet presAssocID="{A31C217E-7AA5-44A7-A938-5CDAAE117A0D}" presName="rootComposite" presStyleCnt="0"/>
      <dgm:spPr/>
    </dgm:pt>
    <dgm:pt modelId="{4A98CA52-3E22-4BEB-A145-C3D9175A7F3C}" type="pres">
      <dgm:prSet presAssocID="{A31C217E-7AA5-44A7-A938-5CDAAE117A0D}" presName="rootText" presStyleLbl="node3" presStyleIdx="23" presStyleCnt="37">
        <dgm:presLayoutVars>
          <dgm:chPref val="3"/>
        </dgm:presLayoutVars>
      </dgm:prSet>
      <dgm:spPr/>
    </dgm:pt>
    <dgm:pt modelId="{025DA2C3-838D-4106-86F2-730A9A83140C}" type="pres">
      <dgm:prSet presAssocID="{A31C217E-7AA5-44A7-A938-5CDAAE117A0D}" presName="rootConnector" presStyleLbl="node3" presStyleIdx="23" presStyleCnt="37"/>
      <dgm:spPr/>
    </dgm:pt>
    <dgm:pt modelId="{0297D9FD-E786-4DB1-9BEB-0F828B785766}" type="pres">
      <dgm:prSet presAssocID="{A31C217E-7AA5-44A7-A938-5CDAAE117A0D}" presName="hierChild4" presStyleCnt="0"/>
      <dgm:spPr/>
    </dgm:pt>
    <dgm:pt modelId="{66AD7651-C342-4AC8-8EB0-69B0FF716D02}" type="pres">
      <dgm:prSet presAssocID="{A31C217E-7AA5-44A7-A938-5CDAAE117A0D}" presName="hierChild5" presStyleCnt="0"/>
      <dgm:spPr/>
    </dgm:pt>
    <dgm:pt modelId="{EEBB6962-3273-4B8D-B29D-E3FFC1BFADE3}" type="pres">
      <dgm:prSet presAssocID="{CF71C6A7-FCB0-4207-B05E-C8094C0ADA3D}" presName="Name37" presStyleLbl="parChTrans1D3" presStyleIdx="24" presStyleCnt="37"/>
      <dgm:spPr/>
    </dgm:pt>
    <dgm:pt modelId="{162F5F2A-676F-41C1-95F1-A52A1EC2B12A}" type="pres">
      <dgm:prSet presAssocID="{239EBB63-4943-4908-B2DA-1547E9316DBB}" presName="hierRoot2" presStyleCnt="0">
        <dgm:presLayoutVars>
          <dgm:hierBranch val="init"/>
        </dgm:presLayoutVars>
      </dgm:prSet>
      <dgm:spPr/>
    </dgm:pt>
    <dgm:pt modelId="{A5F17853-1DB0-4D42-B934-D700BFA37404}" type="pres">
      <dgm:prSet presAssocID="{239EBB63-4943-4908-B2DA-1547E9316DBB}" presName="rootComposite" presStyleCnt="0"/>
      <dgm:spPr/>
    </dgm:pt>
    <dgm:pt modelId="{A253A769-5DBD-416A-B7B7-2225BFA599F1}" type="pres">
      <dgm:prSet presAssocID="{239EBB63-4943-4908-B2DA-1547E9316DBB}" presName="rootText" presStyleLbl="node3" presStyleIdx="24" presStyleCnt="37">
        <dgm:presLayoutVars>
          <dgm:chPref val="3"/>
        </dgm:presLayoutVars>
      </dgm:prSet>
      <dgm:spPr/>
    </dgm:pt>
    <dgm:pt modelId="{86BB8B03-164D-4CC4-A07B-EAC72B8CE6A1}" type="pres">
      <dgm:prSet presAssocID="{239EBB63-4943-4908-B2DA-1547E9316DBB}" presName="rootConnector" presStyleLbl="node3" presStyleIdx="24" presStyleCnt="37"/>
      <dgm:spPr/>
    </dgm:pt>
    <dgm:pt modelId="{7EBCB1F7-7780-4748-A5E8-B67E0D548A62}" type="pres">
      <dgm:prSet presAssocID="{239EBB63-4943-4908-B2DA-1547E9316DBB}" presName="hierChild4" presStyleCnt="0"/>
      <dgm:spPr/>
    </dgm:pt>
    <dgm:pt modelId="{ADCBE5A1-A997-4FE5-9393-96CD12E87A43}" type="pres">
      <dgm:prSet presAssocID="{239EBB63-4943-4908-B2DA-1547E9316DBB}" presName="hierChild5" presStyleCnt="0"/>
      <dgm:spPr/>
    </dgm:pt>
    <dgm:pt modelId="{1EB967D4-CD10-4267-B50C-F588CA386415}" type="pres">
      <dgm:prSet presAssocID="{44E3A3F5-55F6-4E17-B294-0637A44F16D4}" presName="Name37" presStyleLbl="parChTrans1D3" presStyleIdx="25" presStyleCnt="37"/>
      <dgm:spPr/>
    </dgm:pt>
    <dgm:pt modelId="{BF458B3F-5706-4EE5-83FC-61E23D051A30}" type="pres">
      <dgm:prSet presAssocID="{68EFB76E-F064-490A-BFF9-05CFABB45062}" presName="hierRoot2" presStyleCnt="0">
        <dgm:presLayoutVars>
          <dgm:hierBranch val="init"/>
        </dgm:presLayoutVars>
      </dgm:prSet>
      <dgm:spPr/>
    </dgm:pt>
    <dgm:pt modelId="{07A46C6A-3360-4ADE-A1A6-ADAD039A4C22}" type="pres">
      <dgm:prSet presAssocID="{68EFB76E-F064-490A-BFF9-05CFABB45062}" presName="rootComposite" presStyleCnt="0"/>
      <dgm:spPr/>
    </dgm:pt>
    <dgm:pt modelId="{4757E615-FA59-4C29-BFD9-6E784B4E69A1}" type="pres">
      <dgm:prSet presAssocID="{68EFB76E-F064-490A-BFF9-05CFABB45062}" presName="rootText" presStyleLbl="node3" presStyleIdx="25" presStyleCnt="37">
        <dgm:presLayoutVars>
          <dgm:chPref val="3"/>
        </dgm:presLayoutVars>
      </dgm:prSet>
      <dgm:spPr/>
    </dgm:pt>
    <dgm:pt modelId="{50DB42D0-CD98-486D-882B-E4A42BA3187A}" type="pres">
      <dgm:prSet presAssocID="{68EFB76E-F064-490A-BFF9-05CFABB45062}" presName="rootConnector" presStyleLbl="node3" presStyleIdx="25" presStyleCnt="37"/>
      <dgm:spPr/>
    </dgm:pt>
    <dgm:pt modelId="{A0A4BA9B-FD7A-4F5C-A27A-49C78F37DCD7}" type="pres">
      <dgm:prSet presAssocID="{68EFB76E-F064-490A-BFF9-05CFABB45062}" presName="hierChild4" presStyleCnt="0"/>
      <dgm:spPr/>
    </dgm:pt>
    <dgm:pt modelId="{71B639D9-DC53-4594-A3D7-78DA5F328E1A}" type="pres">
      <dgm:prSet presAssocID="{68EFB76E-F064-490A-BFF9-05CFABB45062}" presName="hierChild5" presStyleCnt="0"/>
      <dgm:spPr/>
    </dgm:pt>
    <dgm:pt modelId="{B0F307D7-480F-4195-95C8-0406F9E8F686}" type="pres">
      <dgm:prSet presAssocID="{49B682DC-3E3F-417B-BB5F-B374AE656631}" presName="Name37" presStyleLbl="parChTrans1D3" presStyleIdx="26" presStyleCnt="37"/>
      <dgm:spPr/>
    </dgm:pt>
    <dgm:pt modelId="{B8957C44-5E27-42F9-84AF-DDDBD47AECB7}" type="pres">
      <dgm:prSet presAssocID="{CB097CA1-B607-42C6-9162-827609190B77}" presName="hierRoot2" presStyleCnt="0">
        <dgm:presLayoutVars>
          <dgm:hierBranch val="init"/>
        </dgm:presLayoutVars>
      </dgm:prSet>
      <dgm:spPr/>
    </dgm:pt>
    <dgm:pt modelId="{D913C93D-66B1-4F14-9CF7-75CC8B3E9400}" type="pres">
      <dgm:prSet presAssocID="{CB097CA1-B607-42C6-9162-827609190B77}" presName="rootComposite" presStyleCnt="0"/>
      <dgm:spPr/>
    </dgm:pt>
    <dgm:pt modelId="{E2521DEF-D0A7-4696-BB71-416FF986E0AA}" type="pres">
      <dgm:prSet presAssocID="{CB097CA1-B607-42C6-9162-827609190B77}" presName="rootText" presStyleLbl="node3" presStyleIdx="26" presStyleCnt="37">
        <dgm:presLayoutVars>
          <dgm:chPref val="3"/>
        </dgm:presLayoutVars>
      </dgm:prSet>
      <dgm:spPr/>
    </dgm:pt>
    <dgm:pt modelId="{B6DA1CBF-D5B0-4D4F-A624-AA9C135453CF}" type="pres">
      <dgm:prSet presAssocID="{CB097CA1-B607-42C6-9162-827609190B77}" presName="rootConnector" presStyleLbl="node3" presStyleIdx="26" presStyleCnt="37"/>
      <dgm:spPr/>
    </dgm:pt>
    <dgm:pt modelId="{B1F20C3D-4D4E-4E27-9D4B-C9CC0B73A7AE}" type="pres">
      <dgm:prSet presAssocID="{CB097CA1-B607-42C6-9162-827609190B77}" presName="hierChild4" presStyleCnt="0"/>
      <dgm:spPr/>
    </dgm:pt>
    <dgm:pt modelId="{CEE499E1-85A6-4CF1-8CCC-B15A84BCFE2E}" type="pres">
      <dgm:prSet presAssocID="{CB097CA1-B607-42C6-9162-827609190B77}" presName="hierChild5" presStyleCnt="0"/>
      <dgm:spPr/>
    </dgm:pt>
    <dgm:pt modelId="{7DC4752A-D942-49E7-8E99-639FCE729F37}" type="pres">
      <dgm:prSet presAssocID="{AEF1656D-3C60-497E-9E4C-ED602DBA347B}" presName="Name37" presStyleLbl="parChTrans1D3" presStyleIdx="27" presStyleCnt="37"/>
      <dgm:spPr/>
    </dgm:pt>
    <dgm:pt modelId="{896A23D8-05EE-4885-B6DB-7F7C46994C9B}" type="pres">
      <dgm:prSet presAssocID="{2D0B0B94-0CDD-49F8-A7E8-B2B5636D3C75}" presName="hierRoot2" presStyleCnt="0">
        <dgm:presLayoutVars>
          <dgm:hierBranch val="init"/>
        </dgm:presLayoutVars>
      </dgm:prSet>
      <dgm:spPr/>
    </dgm:pt>
    <dgm:pt modelId="{618276EE-5405-4963-989C-493C15EC4C00}" type="pres">
      <dgm:prSet presAssocID="{2D0B0B94-0CDD-49F8-A7E8-B2B5636D3C75}" presName="rootComposite" presStyleCnt="0"/>
      <dgm:spPr/>
    </dgm:pt>
    <dgm:pt modelId="{6197498D-B660-4E81-B296-52C8E4C06FCC}" type="pres">
      <dgm:prSet presAssocID="{2D0B0B94-0CDD-49F8-A7E8-B2B5636D3C75}" presName="rootText" presStyleLbl="node3" presStyleIdx="27" presStyleCnt="37">
        <dgm:presLayoutVars>
          <dgm:chPref val="3"/>
        </dgm:presLayoutVars>
      </dgm:prSet>
      <dgm:spPr/>
    </dgm:pt>
    <dgm:pt modelId="{2399B07E-3093-4BC1-A0A2-6A28FEB410AC}" type="pres">
      <dgm:prSet presAssocID="{2D0B0B94-0CDD-49F8-A7E8-B2B5636D3C75}" presName="rootConnector" presStyleLbl="node3" presStyleIdx="27" presStyleCnt="37"/>
      <dgm:spPr/>
    </dgm:pt>
    <dgm:pt modelId="{B79E26D0-331B-4E59-85BC-2B93269076AF}" type="pres">
      <dgm:prSet presAssocID="{2D0B0B94-0CDD-49F8-A7E8-B2B5636D3C75}" presName="hierChild4" presStyleCnt="0"/>
      <dgm:spPr/>
    </dgm:pt>
    <dgm:pt modelId="{5640BBF5-B911-45AA-996A-F07F99D47F82}" type="pres">
      <dgm:prSet presAssocID="{2D0B0B94-0CDD-49F8-A7E8-B2B5636D3C75}" presName="hierChild5" presStyleCnt="0"/>
      <dgm:spPr/>
    </dgm:pt>
    <dgm:pt modelId="{F530199C-8CBD-4927-ABD9-5FCB838521DF}" type="pres">
      <dgm:prSet presAssocID="{9B89211F-70A2-4A62-BB1D-DA20AE757DA0}" presName="Name37" presStyleLbl="parChTrans1D3" presStyleIdx="28" presStyleCnt="37"/>
      <dgm:spPr/>
    </dgm:pt>
    <dgm:pt modelId="{9080CDEE-85BF-41BB-9632-438828DF6AE3}" type="pres">
      <dgm:prSet presAssocID="{FE60EE30-EE9F-437F-8CD3-5C7C8E224738}" presName="hierRoot2" presStyleCnt="0">
        <dgm:presLayoutVars>
          <dgm:hierBranch val="init"/>
        </dgm:presLayoutVars>
      </dgm:prSet>
      <dgm:spPr/>
    </dgm:pt>
    <dgm:pt modelId="{EED34E55-1D4B-4311-858C-4C93401DC912}" type="pres">
      <dgm:prSet presAssocID="{FE60EE30-EE9F-437F-8CD3-5C7C8E224738}" presName="rootComposite" presStyleCnt="0"/>
      <dgm:spPr/>
    </dgm:pt>
    <dgm:pt modelId="{174AE003-5986-4D1A-BE8D-B80F5AFF5A4E}" type="pres">
      <dgm:prSet presAssocID="{FE60EE30-EE9F-437F-8CD3-5C7C8E224738}" presName="rootText" presStyleLbl="node3" presStyleIdx="28" presStyleCnt="37">
        <dgm:presLayoutVars>
          <dgm:chPref val="3"/>
        </dgm:presLayoutVars>
      </dgm:prSet>
      <dgm:spPr/>
    </dgm:pt>
    <dgm:pt modelId="{76205A73-CEE7-42C0-93DF-2E1B6D0BB976}" type="pres">
      <dgm:prSet presAssocID="{FE60EE30-EE9F-437F-8CD3-5C7C8E224738}" presName="rootConnector" presStyleLbl="node3" presStyleIdx="28" presStyleCnt="37"/>
      <dgm:spPr/>
    </dgm:pt>
    <dgm:pt modelId="{3F05341E-4D53-40A6-82B7-D7668C5A32A4}" type="pres">
      <dgm:prSet presAssocID="{FE60EE30-EE9F-437F-8CD3-5C7C8E224738}" presName="hierChild4" presStyleCnt="0"/>
      <dgm:spPr/>
    </dgm:pt>
    <dgm:pt modelId="{875D8E0D-E06F-4BFD-A552-91943C3B2799}" type="pres">
      <dgm:prSet presAssocID="{FE60EE30-EE9F-437F-8CD3-5C7C8E224738}" presName="hierChild5" presStyleCnt="0"/>
      <dgm:spPr/>
    </dgm:pt>
    <dgm:pt modelId="{EE65EF7E-D157-4F7B-9B5F-8DD8859657B3}" type="pres">
      <dgm:prSet presAssocID="{2EB4C2C2-3CF5-4B55-9BCA-A1207A8B94A1}" presName="Name37" presStyleLbl="parChTrans1D3" presStyleIdx="29" presStyleCnt="37"/>
      <dgm:spPr/>
    </dgm:pt>
    <dgm:pt modelId="{B0CF386F-393D-491D-B737-FA5E97A22372}" type="pres">
      <dgm:prSet presAssocID="{F6BA2A52-6790-4E56-BE03-129C571AACFB}" presName="hierRoot2" presStyleCnt="0">
        <dgm:presLayoutVars>
          <dgm:hierBranch val="init"/>
        </dgm:presLayoutVars>
      </dgm:prSet>
      <dgm:spPr/>
    </dgm:pt>
    <dgm:pt modelId="{61920ED7-679D-45C0-93A7-89762635C3C1}" type="pres">
      <dgm:prSet presAssocID="{F6BA2A52-6790-4E56-BE03-129C571AACFB}" presName="rootComposite" presStyleCnt="0"/>
      <dgm:spPr/>
    </dgm:pt>
    <dgm:pt modelId="{156BBB1F-F7B6-49A5-9F1B-722F9F1E928C}" type="pres">
      <dgm:prSet presAssocID="{F6BA2A52-6790-4E56-BE03-129C571AACFB}" presName="rootText" presStyleLbl="node3" presStyleIdx="29" presStyleCnt="37">
        <dgm:presLayoutVars>
          <dgm:chPref val="3"/>
        </dgm:presLayoutVars>
      </dgm:prSet>
      <dgm:spPr/>
    </dgm:pt>
    <dgm:pt modelId="{2F2CDA15-C2F7-4390-B391-F51C57733EF9}" type="pres">
      <dgm:prSet presAssocID="{F6BA2A52-6790-4E56-BE03-129C571AACFB}" presName="rootConnector" presStyleLbl="node3" presStyleIdx="29" presStyleCnt="37"/>
      <dgm:spPr/>
    </dgm:pt>
    <dgm:pt modelId="{301D44E7-292D-41DF-BD93-3A75D17F258F}" type="pres">
      <dgm:prSet presAssocID="{F6BA2A52-6790-4E56-BE03-129C571AACFB}" presName="hierChild4" presStyleCnt="0"/>
      <dgm:spPr/>
    </dgm:pt>
    <dgm:pt modelId="{B235EEA3-1EB4-438C-AEC0-4430E4A92A8F}" type="pres">
      <dgm:prSet presAssocID="{F6BA2A52-6790-4E56-BE03-129C571AACFB}" presName="hierChild5" presStyleCnt="0"/>
      <dgm:spPr/>
    </dgm:pt>
    <dgm:pt modelId="{A1A59A03-B750-4723-B2CE-6CBE78C5207A}" type="pres">
      <dgm:prSet presAssocID="{B9E55E15-BCB6-4EB7-98BD-936F0B928D81}" presName="hierChild5" presStyleCnt="0"/>
      <dgm:spPr/>
    </dgm:pt>
    <dgm:pt modelId="{1E3C984D-F616-43B9-9F6C-CB4EF7FDF685}" type="pres">
      <dgm:prSet presAssocID="{3B66743C-C560-4092-8FC3-58E1E459DE7D}" presName="Name37" presStyleLbl="parChTrans1D2" presStyleIdx="5" presStyleCnt="6"/>
      <dgm:spPr/>
    </dgm:pt>
    <dgm:pt modelId="{5CB87CAB-0348-41A0-9E16-BC72013880E7}" type="pres">
      <dgm:prSet presAssocID="{4FF6D57A-14E0-4F76-9112-8BDC2A2493F2}" presName="hierRoot2" presStyleCnt="0">
        <dgm:presLayoutVars>
          <dgm:hierBranch val="init"/>
        </dgm:presLayoutVars>
      </dgm:prSet>
      <dgm:spPr/>
    </dgm:pt>
    <dgm:pt modelId="{1B390FA9-8B38-4133-B66E-4ADC524D47C1}" type="pres">
      <dgm:prSet presAssocID="{4FF6D57A-14E0-4F76-9112-8BDC2A2493F2}" presName="rootComposite" presStyleCnt="0"/>
      <dgm:spPr/>
    </dgm:pt>
    <dgm:pt modelId="{62F6DD9B-CF98-42ED-A884-6218167D2658}" type="pres">
      <dgm:prSet presAssocID="{4FF6D57A-14E0-4F76-9112-8BDC2A2493F2}" presName="rootText" presStyleLbl="node2" presStyleIdx="5" presStyleCnt="6">
        <dgm:presLayoutVars>
          <dgm:chPref val="3"/>
        </dgm:presLayoutVars>
      </dgm:prSet>
      <dgm:spPr/>
    </dgm:pt>
    <dgm:pt modelId="{5CA7DD01-E46B-45F5-9BB1-41162FDF19FF}" type="pres">
      <dgm:prSet presAssocID="{4FF6D57A-14E0-4F76-9112-8BDC2A2493F2}" presName="rootConnector" presStyleLbl="node2" presStyleIdx="5" presStyleCnt="6"/>
      <dgm:spPr/>
    </dgm:pt>
    <dgm:pt modelId="{EEDCC185-F47C-4D23-A8A4-3B5B1E2C877F}" type="pres">
      <dgm:prSet presAssocID="{4FF6D57A-14E0-4F76-9112-8BDC2A2493F2}" presName="hierChild4" presStyleCnt="0"/>
      <dgm:spPr/>
    </dgm:pt>
    <dgm:pt modelId="{BF9D7F38-1948-41FC-8130-7E6D38B8CD3F}" type="pres">
      <dgm:prSet presAssocID="{53966CCA-F90F-4BA4-8794-9FD5ED2312F2}" presName="Name37" presStyleLbl="parChTrans1D3" presStyleIdx="30" presStyleCnt="37"/>
      <dgm:spPr/>
    </dgm:pt>
    <dgm:pt modelId="{8FF33CBD-E586-4A65-8A83-814398B580B9}" type="pres">
      <dgm:prSet presAssocID="{C89617E8-699C-4DEC-85B8-C789D57AA52E}" presName="hierRoot2" presStyleCnt="0">
        <dgm:presLayoutVars>
          <dgm:hierBranch val="init"/>
        </dgm:presLayoutVars>
      </dgm:prSet>
      <dgm:spPr/>
    </dgm:pt>
    <dgm:pt modelId="{4F4AAE4C-A769-42DF-BAA8-FD9C24F9B317}" type="pres">
      <dgm:prSet presAssocID="{C89617E8-699C-4DEC-85B8-C789D57AA52E}" presName="rootComposite" presStyleCnt="0"/>
      <dgm:spPr/>
    </dgm:pt>
    <dgm:pt modelId="{76E00F52-55A0-4AE3-92B3-E38B74F4A6E0}" type="pres">
      <dgm:prSet presAssocID="{C89617E8-699C-4DEC-85B8-C789D57AA52E}" presName="rootText" presStyleLbl="node3" presStyleIdx="30" presStyleCnt="37">
        <dgm:presLayoutVars>
          <dgm:chPref val="3"/>
        </dgm:presLayoutVars>
      </dgm:prSet>
      <dgm:spPr/>
    </dgm:pt>
    <dgm:pt modelId="{CE79C728-F341-4B97-9544-A801DC4774D2}" type="pres">
      <dgm:prSet presAssocID="{C89617E8-699C-4DEC-85B8-C789D57AA52E}" presName="rootConnector" presStyleLbl="node3" presStyleIdx="30" presStyleCnt="37"/>
      <dgm:spPr/>
    </dgm:pt>
    <dgm:pt modelId="{69BB2596-7CF7-4793-9072-550D33BA8026}" type="pres">
      <dgm:prSet presAssocID="{C89617E8-699C-4DEC-85B8-C789D57AA52E}" presName="hierChild4" presStyleCnt="0"/>
      <dgm:spPr/>
    </dgm:pt>
    <dgm:pt modelId="{5B5D07ED-5812-4AFA-9DEF-21E5F2BF49EF}" type="pres">
      <dgm:prSet presAssocID="{C89617E8-699C-4DEC-85B8-C789D57AA52E}" presName="hierChild5" presStyleCnt="0"/>
      <dgm:spPr/>
    </dgm:pt>
    <dgm:pt modelId="{E923C8F8-4BBC-48BC-9E82-B2F6630BBB1E}" type="pres">
      <dgm:prSet presAssocID="{24A0304D-3B14-4DB5-8BB7-346AB52C4CDD}" presName="Name37" presStyleLbl="parChTrans1D3" presStyleIdx="31" presStyleCnt="37"/>
      <dgm:spPr/>
    </dgm:pt>
    <dgm:pt modelId="{2F9DCFA7-CE76-4981-9906-7DFBAECC42CD}" type="pres">
      <dgm:prSet presAssocID="{24AC5634-E6AE-46CA-9142-A0A2A698D28D}" presName="hierRoot2" presStyleCnt="0">
        <dgm:presLayoutVars>
          <dgm:hierBranch val="init"/>
        </dgm:presLayoutVars>
      </dgm:prSet>
      <dgm:spPr/>
    </dgm:pt>
    <dgm:pt modelId="{2AFCB66B-B354-4805-A8DD-04FE453B39CD}" type="pres">
      <dgm:prSet presAssocID="{24AC5634-E6AE-46CA-9142-A0A2A698D28D}" presName="rootComposite" presStyleCnt="0"/>
      <dgm:spPr/>
    </dgm:pt>
    <dgm:pt modelId="{613CC268-8790-4F3B-985F-8AE706F761F5}" type="pres">
      <dgm:prSet presAssocID="{24AC5634-E6AE-46CA-9142-A0A2A698D28D}" presName="rootText" presStyleLbl="node3" presStyleIdx="31" presStyleCnt="37">
        <dgm:presLayoutVars>
          <dgm:chPref val="3"/>
        </dgm:presLayoutVars>
      </dgm:prSet>
      <dgm:spPr/>
    </dgm:pt>
    <dgm:pt modelId="{745F2749-F4C9-49E0-8580-779EAB37B4E5}" type="pres">
      <dgm:prSet presAssocID="{24AC5634-E6AE-46CA-9142-A0A2A698D28D}" presName="rootConnector" presStyleLbl="node3" presStyleIdx="31" presStyleCnt="37"/>
      <dgm:spPr/>
    </dgm:pt>
    <dgm:pt modelId="{769B9F04-52D1-4816-8861-037139C38D5E}" type="pres">
      <dgm:prSet presAssocID="{24AC5634-E6AE-46CA-9142-A0A2A698D28D}" presName="hierChild4" presStyleCnt="0"/>
      <dgm:spPr/>
    </dgm:pt>
    <dgm:pt modelId="{CB472D44-036B-46C7-A912-643A1C090558}" type="pres">
      <dgm:prSet presAssocID="{24AC5634-E6AE-46CA-9142-A0A2A698D28D}" presName="hierChild5" presStyleCnt="0"/>
      <dgm:spPr/>
    </dgm:pt>
    <dgm:pt modelId="{A9B83994-F967-4491-B2BB-C02415CBEE05}" type="pres">
      <dgm:prSet presAssocID="{0E5E041F-B018-489B-9B5E-B67FB6AA5DC8}" presName="Name37" presStyleLbl="parChTrans1D3" presStyleIdx="32" presStyleCnt="37"/>
      <dgm:spPr/>
    </dgm:pt>
    <dgm:pt modelId="{49702C28-5168-4301-AFEA-A7DB3945534C}" type="pres">
      <dgm:prSet presAssocID="{78EAF425-02AE-4E2A-9FA6-48D9A227DEA4}" presName="hierRoot2" presStyleCnt="0">
        <dgm:presLayoutVars>
          <dgm:hierBranch val="init"/>
        </dgm:presLayoutVars>
      </dgm:prSet>
      <dgm:spPr/>
    </dgm:pt>
    <dgm:pt modelId="{C68ABBF9-FCF6-4226-A073-9A8C4F33B132}" type="pres">
      <dgm:prSet presAssocID="{78EAF425-02AE-4E2A-9FA6-48D9A227DEA4}" presName="rootComposite" presStyleCnt="0"/>
      <dgm:spPr/>
    </dgm:pt>
    <dgm:pt modelId="{DEB6C0CC-0FF3-415F-BAA8-8A8773A98D49}" type="pres">
      <dgm:prSet presAssocID="{78EAF425-02AE-4E2A-9FA6-48D9A227DEA4}" presName="rootText" presStyleLbl="node3" presStyleIdx="32" presStyleCnt="37">
        <dgm:presLayoutVars>
          <dgm:chPref val="3"/>
        </dgm:presLayoutVars>
      </dgm:prSet>
      <dgm:spPr/>
    </dgm:pt>
    <dgm:pt modelId="{11172610-F518-4816-AF05-D38C6DB83F1F}" type="pres">
      <dgm:prSet presAssocID="{78EAF425-02AE-4E2A-9FA6-48D9A227DEA4}" presName="rootConnector" presStyleLbl="node3" presStyleIdx="32" presStyleCnt="37"/>
      <dgm:spPr/>
    </dgm:pt>
    <dgm:pt modelId="{6602BD3A-27ED-44B2-978C-B3C5E83F4458}" type="pres">
      <dgm:prSet presAssocID="{78EAF425-02AE-4E2A-9FA6-48D9A227DEA4}" presName="hierChild4" presStyleCnt="0"/>
      <dgm:spPr/>
    </dgm:pt>
    <dgm:pt modelId="{E8028328-60B5-4149-B32A-ABF6120ECF2C}" type="pres">
      <dgm:prSet presAssocID="{78EAF425-02AE-4E2A-9FA6-48D9A227DEA4}" presName="hierChild5" presStyleCnt="0"/>
      <dgm:spPr/>
    </dgm:pt>
    <dgm:pt modelId="{86B0D130-2C9A-4DE2-A352-B8073D9A9BE5}" type="pres">
      <dgm:prSet presAssocID="{EE2BA90D-6886-4E51-AFD3-2E79DAE4D3CC}" presName="Name37" presStyleLbl="parChTrans1D3" presStyleIdx="33" presStyleCnt="37"/>
      <dgm:spPr/>
    </dgm:pt>
    <dgm:pt modelId="{41C15748-9FD3-4E67-B0A5-A5CC5F50C9AB}" type="pres">
      <dgm:prSet presAssocID="{7E6FCB7E-B4A0-4EFA-B3F0-E2E4EB110A14}" presName="hierRoot2" presStyleCnt="0">
        <dgm:presLayoutVars>
          <dgm:hierBranch val="init"/>
        </dgm:presLayoutVars>
      </dgm:prSet>
      <dgm:spPr/>
    </dgm:pt>
    <dgm:pt modelId="{302CE14F-451A-46CB-AA8D-825033499457}" type="pres">
      <dgm:prSet presAssocID="{7E6FCB7E-B4A0-4EFA-B3F0-E2E4EB110A14}" presName="rootComposite" presStyleCnt="0"/>
      <dgm:spPr/>
    </dgm:pt>
    <dgm:pt modelId="{25D46BE2-E648-4556-B335-D5555B662CF5}" type="pres">
      <dgm:prSet presAssocID="{7E6FCB7E-B4A0-4EFA-B3F0-E2E4EB110A14}" presName="rootText" presStyleLbl="node3" presStyleIdx="33" presStyleCnt="37">
        <dgm:presLayoutVars>
          <dgm:chPref val="3"/>
        </dgm:presLayoutVars>
      </dgm:prSet>
      <dgm:spPr/>
    </dgm:pt>
    <dgm:pt modelId="{AC5330F7-EE56-4E9E-8483-CBF8ECCBC852}" type="pres">
      <dgm:prSet presAssocID="{7E6FCB7E-B4A0-4EFA-B3F0-E2E4EB110A14}" presName="rootConnector" presStyleLbl="node3" presStyleIdx="33" presStyleCnt="37"/>
      <dgm:spPr/>
    </dgm:pt>
    <dgm:pt modelId="{EC1173A8-703A-475D-8740-4CC3ABA21953}" type="pres">
      <dgm:prSet presAssocID="{7E6FCB7E-B4A0-4EFA-B3F0-E2E4EB110A14}" presName="hierChild4" presStyleCnt="0"/>
      <dgm:spPr/>
    </dgm:pt>
    <dgm:pt modelId="{9AA6986B-4214-45C6-83B9-327B85719695}" type="pres">
      <dgm:prSet presAssocID="{7E6FCB7E-B4A0-4EFA-B3F0-E2E4EB110A14}" presName="hierChild5" presStyleCnt="0"/>
      <dgm:spPr/>
    </dgm:pt>
    <dgm:pt modelId="{F51B4BF2-ACEA-4ECD-82D1-9CE5BF3586F9}" type="pres">
      <dgm:prSet presAssocID="{4F492AEE-3B11-434B-9FC2-9BB4EFC70D94}" presName="Name37" presStyleLbl="parChTrans1D3" presStyleIdx="34" presStyleCnt="37"/>
      <dgm:spPr/>
    </dgm:pt>
    <dgm:pt modelId="{52B11435-1654-4446-8BAC-C9743297E052}" type="pres">
      <dgm:prSet presAssocID="{9964F821-CD97-40FE-AF3C-EA3D2D12457D}" presName="hierRoot2" presStyleCnt="0">
        <dgm:presLayoutVars>
          <dgm:hierBranch val="init"/>
        </dgm:presLayoutVars>
      </dgm:prSet>
      <dgm:spPr/>
    </dgm:pt>
    <dgm:pt modelId="{E6F4E720-CDFC-4005-9F1A-D471EBB7683F}" type="pres">
      <dgm:prSet presAssocID="{9964F821-CD97-40FE-AF3C-EA3D2D12457D}" presName="rootComposite" presStyleCnt="0"/>
      <dgm:spPr/>
    </dgm:pt>
    <dgm:pt modelId="{08378EDC-89F3-4D75-8088-CEDB1F732E76}" type="pres">
      <dgm:prSet presAssocID="{9964F821-CD97-40FE-AF3C-EA3D2D12457D}" presName="rootText" presStyleLbl="node3" presStyleIdx="34" presStyleCnt="37">
        <dgm:presLayoutVars>
          <dgm:chPref val="3"/>
        </dgm:presLayoutVars>
      </dgm:prSet>
      <dgm:spPr/>
    </dgm:pt>
    <dgm:pt modelId="{C0C1FE22-FC70-4E32-B59E-14C52E9695DD}" type="pres">
      <dgm:prSet presAssocID="{9964F821-CD97-40FE-AF3C-EA3D2D12457D}" presName="rootConnector" presStyleLbl="node3" presStyleIdx="34" presStyleCnt="37"/>
      <dgm:spPr/>
    </dgm:pt>
    <dgm:pt modelId="{8536FBA3-73FD-4C41-9FFA-ED7E3594055D}" type="pres">
      <dgm:prSet presAssocID="{9964F821-CD97-40FE-AF3C-EA3D2D12457D}" presName="hierChild4" presStyleCnt="0"/>
      <dgm:spPr/>
    </dgm:pt>
    <dgm:pt modelId="{6443DA12-B487-4377-BC1D-03162EE98725}" type="pres">
      <dgm:prSet presAssocID="{9964F821-CD97-40FE-AF3C-EA3D2D12457D}" presName="hierChild5" presStyleCnt="0"/>
      <dgm:spPr/>
    </dgm:pt>
    <dgm:pt modelId="{BB538BD1-6FE2-4EBD-AE9D-814F51D377F2}" type="pres">
      <dgm:prSet presAssocID="{B496A397-6732-4D9C-8645-243A6618CE30}" presName="Name37" presStyleLbl="parChTrans1D3" presStyleIdx="35" presStyleCnt="37"/>
      <dgm:spPr/>
    </dgm:pt>
    <dgm:pt modelId="{83145D19-B1CF-4D59-A4AF-27CFC50054EB}" type="pres">
      <dgm:prSet presAssocID="{3C1A71B7-F719-410B-9ED5-4108BF9207A3}" presName="hierRoot2" presStyleCnt="0">
        <dgm:presLayoutVars>
          <dgm:hierBranch val="init"/>
        </dgm:presLayoutVars>
      </dgm:prSet>
      <dgm:spPr/>
    </dgm:pt>
    <dgm:pt modelId="{B70DD60B-911A-4D53-8C5B-EAC280249965}" type="pres">
      <dgm:prSet presAssocID="{3C1A71B7-F719-410B-9ED5-4108BF9207A3}" presName="rootComposite" presStyleCnt="0"/>
      <dgm:spPr/>
    </dgm:pt>
    <dgm:pt modelId="{BE9784B2-0371-4F46-83DE-4B265186BC1E}" type="pres">
      <dgm:prSet presAssocID="{3C1A71B7-F719-410B-9ED5-4108BF9207A3}" presName="rootText" presStyleLbl="node3" presStyleIdx="35" presStyleCnt="37">
        <dgm:presLayoutVars>
          <dgm:chPref val="3"/>
        </dgm:presLayoutVars>
      </dgm:prSet>
      <dgm:spPr/>
    </dgm:pt>
    <dgm:pt modelId="{3094940F-E688-44F7-B927-FC57FB804E49}" type="pres">
      <dgm:prSet presAssocID="{3C1A71B7-F719-410B-9ED5-4108BF9207A3}" presName="rootConnector" presStyleLbl="node3" presStyleIdx="35" presStyleCnt="37"/>
      <dgm:spPr/>
    </dgm:pt>
    <dgm:pt modelId="{AF25814B-549A-4E19-B977-56755FCB760B}" type="pres">
      <dgm:prSet presAssocID="{3C1A71B7-F719-410B-9ED5-4108BF9207A3}" presName="hierChild4" presStyleCnt="0"/>
      <dgm:spPr/>
    </dgm:pt>
    <dgm:pt modelId="{87B3F2A2-82A4-45FC-98C2-15A4CA314625}" type="pres">
      <dgm:prSet presAssocID="{3C1A71B7-F719-410B-9ED5-4108BF9207A3}" presName="hierChild5" presStyleCnt="0"/>
      <dgm:spPr/>
    </dgm:pt>
    <dgm:pt modelId="{A55F6760-2626-4126-98FA-21D021AF6EAD}" type="pres">
      <dgm:prSet presAssocID="{24B8EC73-3829-4B6F-8777-C31A5B311542}" presName="Name37" presStyleLbl="parChTrans1D3" presStyleIdx="36" presStyleCnt="37"/>
      <dgm:spPr/>
    </dgm:pt>
    <dgm:pt modelId="{B4AAC6FC-E8D8-4AD3-8FC4-825BA90F6BA6}" type="pres">
      <dgm:prSet presAssocID="{6E453B3C-03BF-46C1-A124-000D6CC8DE40}" presName="hierRoot2" presStyleCnt="0">
        <dgm:presLayoutVars>
          <dgm:hierBranch val="init"/>
        </dgm:presLayoutVars>
      </dgm:prSet>
      <dgm:spPr/>
    </dgm:pt>
    <dgm:pt modelId="{EC616144-976B-4F77-A032-B732CB13DECA}" type="pres">
      <dgm:prSet presAssocID="{6E453B3C-03BF-46C1-A124-000D6CC8DE40}" presName="rootComposite" presStyleCnt="0"/>
      <dgm:spPr/>
    </dgm:pt>
    <dgm:pt modelId="{72009AB9-BC65-4D20-A041-78CA73EA609D}" type="pres">
      <dgm:prSet presAssocID="{6E453B3C-03BF-46C1-A124-000D6CC8DE40}" presName="rootText" presStyleLbl="node3" presStyleIdx="36" presStyleCnt="37">
        <dgm:presLayoutVars>
          <dgm:chPref val="3"/>
        </dgm:presLayoutVars>
      </dgm:prSet>
      <dgm:spPr/>
    </dgm:pt>
    <dgm:pt modelId="{A29ED791-AB68-4026-993F-14C54BE30862}" type="pres">
      <dgm:prSet presAssocID="{6E453B3C-03BF-46C1-A124-000D6CC8DE40}" presName="rootConnector" presStyleLbl="node3" presStyleIdx="36" presStyleCnt="37"/>
      <dgm:spPr/>
    </dgm:pt>
    <dgm:pt modelId="{76AAA672-4EED-4D0C-89ED-8D9C4157DAE2}" type="pres">
      <dgm:prSet presAssocID="{6E453B3C-03BF-46C1-A124-000D6CC8DE40}" presName="hierChild4" presStyleCnt="0"/>
      <dgm:spPr/>
    </dgm:pt>
    <dgm:pt modelId="{C115678C-3437-4BA0-ADD2-F3613894B2FF}" type="pres">
      <dgm:prSet presAssocID="{6E453B3C-03BF-46C1-A124-000D6CC8DE40}" presName="hierChild5" presStyleCnt="0"/>
      <dgm:spPr/>
    </dgm:pt>
    <dgm:pt modelId="{67B32168-FAC0-493A-A23B-54FB75B7A4B3}" type="pres">
      <dgm:prSet presAssocID="{4FF6D57A-14E0-4F76-9112-8BDC2A2493F2}" presName="hierChild5" presStyleCnt="0"/>
      <dgm:spPr/>
    </dgm:pt>
    <dgm:pt modelId="{EA4E75C2-E482-4FBC-96EB-7E2578F37D5F}" type="pres">
      <dgm:prSet presAssocID="{B12F0BEC-9468-47AD-9825-9B80EB37159E}" presName="hierChild3" presStyleCnt="0"/>
      <dgm:spPr/>
    </dgm:pt>
  </dgm:ptLst>
  <dgm:cxnLst>
    <dgm:cxn modelId="{ED0F0200-1B69-4F16-B2FB-3939908778BB}" type="presOf" srcId="{CC1130BA-5E30-4D1D-B274-E6A9EC39C029}" destId="{2A704B6C-6337-406C-AD7C-5C86E5038EDC}" srcOrd="1" destOrd="0" presId="urn:microsoft.com/office/officeart/2005/8/layout/orgChart1"/>
    <dgm:cxn modelId="{11737604-1758-42D2-8E52-26FC5008834A}" srcId="{4FF6D57A-14E0-4F76-9112-8BDC2A2493F2}" destId="{7E6FCB7E-B4A0-4EFA-B3F0-E2E4EB110A14}" srcOrd="3" destOrd="0" parTransId="{EE2BA90D-6886-4E51-AFD3-2E79DAE4D3CC}" sibTransId="{A3B2928C-5286-4CC0-936B-AAD49D47C4A0}"/>
    <dgm:cxn modelId="{87A8B104-196A-4534-846B-2B01189BAFA2}" type="presOf" srcId="{3E4B954F-9763-4079-8324-D60EFD9277B9}" destId="{AE63CDB9-C41F-4B84-8A28-C983A6C0F656}" srcOrd="0" destOrd="0" presId="urn:microsoft.com/office/officeart/2005/8/layout/orgChart1"/>
    <dgm:cxn modelId="{611B4005-7CD0-4EC2-AE11-A74D610EF49F}" type="presOf" srcId="{A31C217E-7AA5-44A7-A938-5CDAAE117A0D}" destId="{4A98CA52-3E22-4BEB-A145-C3D9175A7F3C}" srcOrd="0" destOrd="0" presId="urn:microsoft.com/office/officeart/2005/8/layout/orgChart1"/>
    <dgm:cxn modelId="{B1B76505-A139-4A48-A795-F346CCD8B856}" type="presOf" srcId="{CB097CA1-B607-42C6-9162-827609190B77}" destId="{B6DA1CBF-D5B0-4D4F-A624-AA9C135453CF}" srcOrd="1" destOrd="0" presId="urn:microsoft.com/office/officeart/2005/8/layout/orgChart1"/>
    <dgm:cxn modelId="{78451D07-B9E9-4CF2-9350-BC5D18F0E350}" type="presOf" srcId="{2D0B0B94-0CDD-49F8-A7E8-B2B5636D3C75}" destId="{2399B07E-3093-4BC1-A0A2-6A28FEB410AC}" srcOrd="1" destOrd="0" presId="urn:microsoft.com/office/officeart/2005/8/layout/orgChart1"/>
    <dgm:cxn modelId="{0CBE1809-17AA-42B0-A463-455824F7CFBA}" type="presOf" srcId="{3BEC82A5-5677-4EEB-84A3-476F482F7C98}" destId="{B422F75D-78BE-4A80-8FDE-B476C793C824}" srcOrd="0" destOrd="0" presId="urn:microsoft.com/office/officeart/2005/8/layout/orgChart1"/>
    <dgm:cxn modelId="{C582EC0B-9AA3-43C6-921E-7773FA45D3B3}" type="presOf" srcId="{7E6FCB7E-B4A0-4EFA-B3F0-E2E4EB110A14}" destId="{25D46BE2-E648-4556-B335-D5555B662CF5}" srcOrd="0" destOrd="0" presId="urn:microsoft.com/office/officeart/2005/8/layout/orgChart1"/>
    <dgm:cxn modelId="{1FF75C0C-9687-4376-BB26-AFC3AD4CC962}" type="presOf" srcId="{B496A397-6732-4D9C-8645-243A6618CE30}" destId="{BB538BD1-6FE2-4EBD-AE9D-814F51D377F2}" srcOrd="0" destOrd="0" presId="urn:microsoft.com/office/officeart/2005/8/layout/orgChart1"/>
    <dgm:cxn modelId="{3C3C4C0D-95E3-4966-9C86-E539597D713D}" type="presOf" srcId="{3827495E-CE35-4737-A173-E882E56783FD}" destId="{C75AE284-7D17-4687-9110-47821A400857}" srcOrd="1" destOrd="0" presId="urn:microsoft.com/office/officeart/2005/8/layout/orgChart1"/>
    <dgm:cxn modelId="{6F409D0E-BEA2-4FA1-80E3-3E37C12F7529}" srcId="{4B2248A9-7F4D-41A4-9F25-0446DB4E4AF4}" destId="{BAD4C552-9A37-406B-B106-6E65AFEB9E2D}" srcOrd="1" destOrd="0" parTransId="{2B457FD2-3138-47BC-9A2E-9329C19F5A95}" sibTransId="{6FD82414-77D1-4AE3-83A1-69D119846F5F}"/>
    <dgm:cxn modelId="{9475E90E-E431-4E22-81C6-67E55B3CBED6}" srcId="{B12F0BEC-9468-47AD-9825-9B80EB37159E}" destId="{4B2248A9-7F4D-41A4-9F25-0446DB4E4AF4}" srcOrd="0" destOrd="0" parTransId="{9BBDD55A-AB15-4F00-A300-5CA7472678DA}" sibTransId="{86248CF9-3D3F-42FF-868A-C56846D81924}"/>
    <dgm:cxn modelId="{CABB1F10-3E55-4467-B228-BC55699491ED}" srcId="{B01E10F3-676C-4F6D-B1E4-695E6DE7791B}" destId="{3E4B954F-9763-4079-8324-D60EFD9277B9}" srcOrd="4" destOrd="0" parTransId="{5FB7972C-5E2C-47EA-89B1-C7B138152708}" sibTransId="{27B37952-E82B-49C3-84D2-3287C1446CFE}"/>
    <dgm:cxn modelId="{9C553610-6CA1-4282-8EC5-C9E161258A87}" type="presOf" srcId="{3B66743C-C560-4092-8FC3-58E1E459DE7D}" destId="{1E3C984D-F616-43B9-9F6C-CB4EF7FDF685}" srcOrd="0" destOrd="0" presId="urn:microsoft.com/office/officeart/2005/8/layout/orgChart1"/>
    <dgm:cxn modelId="{F2CAF210-961F-498D-B90A-81F1B046FA1A}" srcId="{B9E55E15-BCB6-4EB7-98BD-936F0B928D81}" destId="{2D0B0B94-0CDD-49F8-A7E8-B2B5636D3C75}" srcOrd="7" destOrd="0" parTransId="{AEF1656D-3C60-497E-9E4C-ED602DBA347B}" sibTransId="{E4CCF85F-20E3-4741-8FEE-63B74512D8D1}"/>
    <dgm:cxn modelId="{AC748E11-0E60-49A2-8964-C59B8FBE7BF9}" type="presOf" srcId="{3E462B49-0BEB-4E44-990B-76980C940D78}" destId="{4DA95C80-D7A7-47FD-BDAF-BA24AFBE8410}" srcOrd="0" destOrd="0" presId="urn:microsoft.com/office/officeart/2005/8/layout/orgChart1"/>
    <dgm:cxn modelId="{50866A14-09D4-4099-84EE-6565A24CF52A}" type="presOf" srcId="{CF71C6A7-FCB0-4207-B05E-C8094C0ADA3D}" destId="{EEBB6962-3273-4B8D-B29D-E3FFC1BFADE3}" srcOrd="0" destOrd="0" presId="urn:microsoft.com/office/officeart/2005/8/layout/orgChart1"/>
    <dgm:cxn modelId="{01E3AF15-A1D7-44FB-AE4F-3E2833CC217C}" type="presOf" srcId="{35347007-01D4-4838-8C72-ABFE298A1AC1}" destId="{0E72C591-1480-4F9B-A7F6-D255A9389718}" srcOrd="0" destOrd="0" presId="urn:microsoft.com/office/officeart/2005/8/layout/orgChart1"/>
    <dgm:cxn modelId="{54A45A16-F666-4CC0-9F80-B44EEF1D2A5C}" type="presOf" srcId="{E1DA6F48-92E1-491B-9A15-7E205F3414AC}" destId="{E65351B4-008E-4D97-BD83-4FF4BF085710}" srcOrd="1" destOrd="0" presId="urn:microsoft.com/office/officeart/2005/8/layout/orgChart1"/>
    <dgm:cxn modelId="{8C075F17-022B-41D1-B06C-CA59A8EA9B44}" srcId="{B01E10F3-676C-4F6D-B1E4-695E6DE7791B}" destId="{7A159035-8ABE-49FE-B11F-7EEF70843449}" srcOrd="5" destOrd="0" parTransId="{69860E79-BDC4-4199-8658-72050F7DAAA8}" sibTransId="{C9E17364-A976-4EFC-8D81-334A29500131}"/>
    <dgm:cxn modelId="{CB794217-E12B-44AE-AB7A-F97A043E4202}" srcId="{4FF6D57A-14E0-4F76-9112-8BDC2A2493F2}" destId="{24AC5634-E6AE-46CA-9142-A0A2A698D28D}" srcOrd="1" destOrd="0" parTransId="{24A0304D-3B14-4DB5-8BB7-346AB52C4CDD}" sibTransId="{6E1938A0-784F-4D65-8715-4A855DC59591}"/>
    <dgm:cxn modelId="{15F58019-5E1F-42E6-80D5-5F805110B835}" type="presOf" srcId="{4B2248A9-7F4D-41A4-9F25-0446DB4E4AF4}" destId="{8BE8FD50-740F-4DCF-BC54-35192D824250}" srcOrd="1" destOrd="0" presId="urn:microsoft.com/office/officeart/2005/8/layout/orgChart1"/>
    <dgm:cxn modelId="{4A45981D-800A-402D-B004-C4DD23795DDA}" type="presOf" srcId="{24A0304D-3B14-4DB5-8BB7-346AB52C4CDD}" destId="{E923C8F8-4BBC-48BC-9E82-B2F6630BBB1E}" srcOrd="0" destOrd="0" presId="urn:microsoft.com/office/officeart/2005/8/layout/orgChart1"/>
    <dgm:cxn modelId="{42E5B91E-5B1E-47E9-BAF5-E9E6A4BD8C2A}" srcId="{40218747-18C1-44B7-8374-31C631D116E2}" destId="{E1DA6F48-92E1-491B-9A15-7E205F3414AC}" srcOrd="3" destOrd="0" parTransId="{459DD9BB-1953-4D4B-A2F9-46F56ED1E6AD}" sibTransId="{7AE9FE75-0FC8-4407-9FED-221031B83570}"/>
    <dgm:cxn modelId="{33291D20-7BF1-4B32-A63A-EDC746DC60DA}" type="presOf" srcId="{9964F821-CD97-40FE-AF3C-EA3D2D12457D}" destId="{08378EDC-89F3-4D75-8088-CEDB1F732E76}" srcOrd="0" destOrd="0" presId="urn:microsoft.com/office/officeart/2005/8/layout/orgChart1"/>
    <dgm:cxn modelId="{A30DA720-88D3-4660-A573-63AD5E3785EE}" type="presOf" srcId="{9964F821-CD97-40FE-AF3C-EA3D2D12457D}" destId="{C0C1FE22-FC70-4E32-B59E-14C52E9695DD}" srcOrd="1" destOrd="0" presId="urn:microsoft.com/office/officeart/2005/8/layout/orgChart1"/>
    <dgm:cxn modelId="{A1075A21-5AF6-43A6-887B-5805A3BE3BE7}" type="presOf" srcId="{458CB733-8044-474A-9363-D402B38F0562}" destId="{77ED4A03-278D-4632-8AA1-5FA26CA1D1ED}" srcOrd="0" destOrd="0" presId="urn:microsoft.com/office/officeart/2005/8/layout/orgChart1"/>
    <dgm:cxn modelId="{4D00E321-2543-48FA-B7DD-22D1E28A0FE6}" srcId="{4FF6D57A-14E0-4F76-9112-8BDC2A2493F2}" destId="{9964F821-CD97-40FE-AF3C-EA3D2D12457D}" srcOrd="4" destOrd="0" parTransId="{4F492AEE-3B11-434B-9FC2-9BB4EFC70D94}" sibTransId="{36E6FD15-0586-45D5-B6C1-E4D417BAB50B}"/>
    <dgm:cxn modelId="{9B622626-6576-4CD0-9BAD-8716BC0E05B9}" type="presOf" srcId="{36F4852F-A20F-4640-B7B0-0757F0D1C977}" destId="{6DAC7C01-1BB3-44EF-89D5-AA0925EA6209}" srcOrd="0" destOrd="0" presId="urn:microsoft.com/office/officeart/2005/8/layout/orgChart1"/>
    <dgm:cxn modelId="{FE38A626-F241-411E-AE25-FD707925DEB8}" type="presOf" srcId="{48E0EFED-4BA2-472F-8ECF-1309B813F04F}" destId="{345ED3FF-D5CE-461B-9E3C-A785BCE3F950}" srcOrd="0" destOrd="0" presId="urn:microsoft.com/office/officeart/2005/8/layout/orgChart1"/>
    <dgm:cxn modelId="{FAE27628-3F4D-4D73-AF46-0C6D7A30FBF5}" type="presOf" srcId="{E1DA6F48-92E1-491B-9A15-7E205F3414AC}" destId="{EFF372D6-ABDF-468B-93BE-5E5515056EFC}" srcOrd="0" destOrd="0" presId="urn:microsoft.com/office/officeart/2005/8/layout/orgChart1"/>
    <dgm:cxn modelId="{960A752C-4584-4ABA-910C-5EC9A5A233EF}" type="presOf" srcId="{9107C765-3142-445C-9660-E9851B301C27}" destId="{EB1B96C2-F36B-4397-96ED-EE22715AC83C}" srcOrd="0" destOrd="0" presId="urn:microsoft.com/office/officeart/2005/8/layout/orgChart1"/>
    <dgm:cxn modelId="{CA457133-B35D-4744-8EB6-4E988F59693B}" srcId="{B12F0BEC-9468-47AD-9825-9B80EB37159E}" destId="{CBAE1E7F-4572-4A38-8185-CA3B8AA1707F}" srcOrd="1" destOrd="0" parTransId="{007C39C5-B56A-4892-B8B5-38735EA60E41}" sibTransId="{0004A7B9-DE32-45E7-9D01-DB5BE6D617D3}"/>
    <dgm:cxn modelId="{D12EDB33-42EC-4E15-8AEC-BB28E7303417}" type="presOf" srcId="{C9BEDC4B-1EEA-446E-B40B-5391B38380A7}" destId="{CD54121E-D85D-4828-9BD0-C1F47882A1EB}" srcOrd="1" destOrd="0" presId="urn:microsoft.com/office/officeart/2005/8/layout/orgChart1"/>
    <dgm:cxn modelId="{BB96E136-C791-4A0D-AFBA-E9F3E54C58AB}" type="presOf" srcId="{207146A4-9961-4C98-B509-6ADFE8E59AF4}" destId="{AB51FE0D-15ED-40CB-9AB0-390EC3EBEE04}" srcOrd="0" destOrd="0" presId="urn:microsoft.com/office/officeart/2005/8/layout/orgChart1"/>
    <dgm:cxn modelId="{16D1B837-362C-4D3B-A777-44A4FD6103F2}" type="presOf" srcId="{7E6FCB7E-B4A0-4EFA-B3F0-E2E4EB110A14}" destId="{AC5330F7-EE56-4E9E-8483-CBF8ECCBC852}" srcOrd="1" destOrd="0" presId="urn:microsoft.com/office/officeart/2005/8/layout/orgChart1"/>
    <dgm:cxn modelId="{0B62DA38-ECFF-49BF-813F-4596F9C03BAD}" type="presOf" srcId="{36F4852F-A20F-4640-B7B0-0757F0D1C977}" destId="{1C4D8716-0D14-4C37-BB66-C9DD64702810}" srcOrd="1" destOrd="0" presId="urn:microsoft.com/office/officeart/2005/8/layout/orgChart1"/>
    <dgm:cxn modelId="{D264593B-4B37-4A73-8F8E-F74F147FED28}" type="presOf" srcId="{4FF6D57A-14E0-4F76-9112-8BDC2A2493F2}" destId="{62F6DD9B-CF98-42ED-A884-6218167D2658}" srcOrd="0" destOrd="0" presId="urn:microsoft.com/office/officeart/2005/8/layout/orgChart1"/>
    <dgm:cxn modelId="{2D32623D-63F9-4833-A08B-ADCEE4885E7D}" type="presOf" srcId="{239EBB63-4943-4908-B2DA-1547E9316DBB}" destId="{A253A769-5DBD-416A-B7B7-2225BFA599F1}" srcOrd="0" destOrd="0" presId="urn:microsoft.com/office/officeart/2005/8/layout/orgChart1"/>
    <dgm:cxn modelId="{FBFD0C5D-591A-41B5-AE53-205D7E01AC5A}" type="presOf" srcId="{68EFB76E-F064-490A-BFF9-05CFABB45062}" destId="{50DB42D0-CD98-486D-882B-E4A42BA3187A}" srcOrd="1" destOrd="0" presId="urn:microsoft.com/office/officeart/2005/8/layout/orgChart1"/>
    <dgm:cxn modelId="{D5ADDF5D-6D8D-4CFD-B552-216F22ED9608}" type="presOf" srcId="{A31C217E-7AA5-44A7-A938-5CDAAE117A0D}" destId="{025DA2C3-838D-4106-86F2-730A9A83140C}" srcOrd="1" destOrd="0" presId="urn:microsoft.com/office/officeart/2005/8/layout/orgChart1"/>
    <dgm:cxn modelId="{237E2641-CAAF-4364-B1BC-27C2C5E01A26}" type="presOf" srcId="{6E453B3C-03BF-46C1-A124-000D6CC8DE40}" destId="{72009AB9-BC65-4D20-A041-78CA73EA609D}" srcOrd="0" destOrd="0" presId="urn:microsoft.com/office/officeart/2005/8/layout/orgChart1"/>
    <dgm:cxn modelId="{0964B741-BD1B-47BF-95F7-2775D737785D}" srcId="{B9E55E15-BCB6-4EB7-98BD-936F0B928D81}" destId="{FE60EE30-EE9F-437F-8CD3-5C7C8E224738}" srcOrd="8" destOrd="0" parTransId="{9B89211F-70A2-4A62-BB1D-DA20AE757DA0}" sibTransId="{50267E2A-D5E4-44AA-928D-2BC0DEF3EB10}"/>
    <dgm:cxn modelId="{0A6ACF62-2A7E-491C-B9D9-2CC01284ADA0}" srcId="{40218747-18C1-44B7-8374-31C631D116E2}" destId="{8C737104-2334-40A6-B42B-2DD683CC42FC}" srcOrd="0" destOrd="0" parTransId="{33F7ECC9-9389-4EF3-8DF4-280CBDADD021}" sibTransId="{C0C88D65-BE5A-40F6-BF4F-7BD5B1D136FA}"/>
    <dgm:cxn modelId="{B9432145-5304-4B9C-A2FF-F316B134EE0D}" srcId="{CBAE1E7F-4572-4A38-8185-CA3B8AA1707F}" destId="{3827495E-CE35-4737-A173-E882E56783FD}" srcOrd="1" destOrd="0" parTransId="{5FA78E3B-F742-4024-8A60-BC53F7728A0C}" sibTransId="{FB0E0C79-5DFB-47B1-9995-87C3E25D4B04}"/>
    <dgm:cxn modelId="{6B455565-2A24-4373-B662-0ED17376AD25}" type="presOf" srcId="{69860E79-BDC4-4199-8658-72050F7DAAA8}" destId="{A23541AC-151C-427C-878A-228BA92CC5DE}" srcOrd="0" destOrd="0" presId="urn:microsoft.com/office/officeart/2005/8/layout/orgChart1"/>
    <dgm:cxn modelId="{458D1468-CE2A-4573-B167-91CF2CFC7D38}" type="presOf" srcId="{007C39C5-B56A-4892-B8B5-38735EA60E41}" destId="{5958C6CC-12F3-431F-A38F-046746154361}" srcOrd="0" destOrd="0" presId="urn:microsoft.com/office/officeart/2005/8/layout/orgChart1"/>
    <dgm:cxn modelId="{B0BF0369-1DD5-4951-8FB6-644EED69B196}" type="presOf" srcId="{C98E2622-0746-4205-A544-4FD1C2B3B243}" destId="{05C68B26-1EA6-48EE-855C-82197E6FDFFA}" srcOrd="1" destOrd="0" presId="urn:microsoft.com/office/officeart/2005/8/layout/orgChart1"/>
    <dgm:cxn modelId="{7D2D0E69-AED5-4E4D-8F53-A450D4C44D7C}" type="presOf" srcId="{549411CB-7284-4E62-A763-897625C11CF4}" destId="{25B28D76-E752-4EF1-9790-A0ED8BBC9219}" srcOrd="0" destOrd="0" presId="urn:microsoft.com/office/officeart/2005/8/layout/orgChart1"/>
    <dgm:cxn modelId="{1A265969-48C8-4829-9D60-82AAFEA5A58E}" srcId="{4FF6D57A-14E0-4F76-9112-8BDC2A2493F2}" destId="{3C1A71B7-F719-410B-9ED5-4108BF9207A3}" srcOrd="5" destOrd="0" parTransId="{B496A397-6732-4D9C-8645-243A6618CE30}" sibTransId="{F0EF6FED-6B20-457E-BB06-F01011FCDB31}"/>
    <dgm:cxn modelId="{5C9D696A-31E3-424A-B63D-6E345D2B9D4E}" srcId="{B9E55E15-BCB6-4EB7-98BD-936F0B928D81}" destId="{A31C217E-7AA5-44A7-A938-5CDAAE117A0D}" srcOrd="3" destOrd="0" parTransId="{390799C9-0D6B-4E07-AA85-DAA0A33C8C24}" sibTransId="{B6984E7F-8317-44FB-BDD9-6FDE1FA57D5B}"/>
    <dgm:cxn modelId="{E15A994A-0AE4-4D88-8E27-661F80A95E33}" srcId="{40218747-18C1-44B7-8374-31C631D116E2}" destId="{115D9E98-25F4-47AD-8D76-F2688B280232}" srcOrd="2" destOrd="0" parTransId="{ED84E391-4A9F-431A-A33D-70D0C70C369F}" sibTransId="{B0146C32-27DD-4D28-B50C-301A4110EF6D}"/>
    <dgm:cxn modelId="{97D79C6A-16B7-4B8C-9D2D-6816352E567A}" type="presOf" srcId="{BAD4C552-9A37-406B-B106-6E65AFEB9E2D}" destId="{FFDD56DA-AFA3-4713-9F99-FE9CCF75E036}" srcOrd="0" destOrd="0" presId="urn:microsoft.com/office/officeart/2005/8/layout/orgChart1"/>
    <dgm:cxn modelId="{326C6F6B-8142-4320-9FD7-EE4602EE8BA9}" type="presOf" srcId="{B9E55E15-BCB6-4EB7-98BD-936F0B928D81}" destId="{AC09B61E-8426-41E6-BEE1-1AD226C7E5C7}" srcOrd="1" destOrd="0" presId="urn:microsoft.com/office/officeart/2005/8/layout/orgChart1"/>
    <dgm:cxn modelId="{577A784B-6D9A-41B4-A6BF-57CA083F190B}" type="presOf" srcId="{9B89211F-70A2-4A62-BB1D-DA20AE757DA0}" destId="{F530199C-8CBD-4927-ABD9-5FCB838521DF}" srcOrd="0" destOrd="0" presId="urn:microsoft.com/office/officeart/2005/8/layout/orgChart1"/>
    <dgm:cxn modelId="{ADEDAF6B-7078-4488-93D6-C39B81729027}" srcId="{B01E10F3-676C-4F6D-B1E4-695E6DE7791B}" destId="{C9BEDC4B-1EEA-446E-B40B-5391B38380A7}" srcOrd="0" destOrd="0" parTransId="{17E0FDE0-4242-4D8F-BA02-55B839B4ECAB}" sibTransId="{3B7ACD56-B9A1-4E65-A689-BE51570A7DFA}"/>
    <dgm:cxn modelId="{3EEADC4B-BFFA-4D13-A699-7F21A5682C92}" srcId="{B01E10F3-676C-4F6D-B1E4-695E6DE7791B}" destId="{C0E9F896-CEC6-4270-A476-5FF1C62E94DC}" srcOrd="6" destOrd="0" parTransId="{207146A4-9961-4C98-B509-6ADFE8E59AF4}" sibTransId="{5B87BA43-4B91-4B3D-AD98-7424C74B8DCE}"/>
    <dgm:cxn modelId="{0E41936C-16F7-4F2E-BC2B-45CA2CA2CA08}" type="presOf" srcId="{BAD4C552-9A37-406B-B106-6E65AFEB9E2D}" destId="{569A950F-0F24-49D5-808F-60A5E828D637}" srcOrd="1" destOrd="0" presId="urn:microsoft.com/office/officeart/2005/8/layout/orgChart1"/>
    <dgm:cxn modelId="{0F5FA56E-7AE0-4B75-A338-06B8D3AA7E03}" type="presOf" srcId="{33F7ECC9-9389-4EF3-8DF4-280CBDADD021}" destId="{6EA56F4D-E3FE-4C13-85EE-F1C30D981F55}" srcOrd="0" destOrd="0" presId="urn:microsoft.com/office/officeart/2005/8/layout/orgChart1"/>
    <dgm:cxn modelId="{63DCF46E-135D-432F-8CF1-925EC4E712C3}" type="presOf" srcId="{B12F0BEC-9468-47AD-9825-9B80EB37159E}" destId="{36AAEBBD-58A4-4A15-9A2D-2AB591F51CA3}" srcOrd="0" destOrd="0" presId="urn:microsoft.com/office/officeart/2005/8/layout/orgChart1"/>
    <dgm:cxn modelId="{F5C1104F-0FDE-4858-A839-7F74C8B93B24}" type="presOf" srcId="{91748AAA-CA1F-44FF-9AFB-0C0130BEB9A3}" destId="{F081C417-5550-42E4-A8C4-0BB969E4EC10}" srcOrd="0" destOrd="0" presId="urn:microsoft.com/office/officeart/2005/8/layout/orgChart1"/>
    <dgm:cxn modelId="{510ADD6F-8C3A-44B7-B069-C6211D0951CF}" type="presOf" srcId="{F6BA2A52-6790-4E56-BE03-129C571AACFB}" destId="{2F2CDA15-C2F7-4390-B391-F51C57733EF9}" srcOrd="1" destOrd="0" presId="urn:microsoft.com/office/officeart/2005/8/layout/orgChart1"/>
    <dgm:cxn modelId="{5598FB6F-4228-4205-8AC2-F86BFD25AF5E}" srcId="{B01E10F3-676C-4F6D-B1E4-695E6DE7791B}" destId="{C98E2622-0746-4205-A544-4FD1C2B3B243}" srcOrd="8" destOrd="0" parTransId="{930C81FB-797C-4814-BC76-C4F393786F31}" sibTransId="{B843CE46-07D3-42FE-AAC4-06416AE72EF0}"/>
    <dgm:cxn modelId="{8C112050-F131-49E7-BAF0-6CDA796E2718}" srcId="{B9E55E15-BCB6-4EB7-98BD-936F0B928D81}" destId="{3FA16AF5-96E6-4458-AB46-D39B8C3B5172}" srcOrd="2" destOrd="0" parTransId="{3E462B49-0BEB-4E44-990B-76980C940D78}" sibTransId="{34255E37-A394-4337-8AF3-198A171D4D6B}"/>
    <dgm:cxn modelId="{D9E67A70-3C6B-42AC-808C-C27924E8247B}" type="presOf" srcId="{FE60EE30-EE9F-437F-8CD3-5C7C8E224738}" destId="{76205A73-CEE7-42C0-93DF-2E1B6D0BB976}" srcOrd="1" destOrd="0" presId="urn:microsoft.com/office/officeart/2005/8/layout/orgChart1"/>
    <dgm:cxn modelId="{069BB750-A5E4-4EC8-82FF-81561AF81627}" type="presOf" srcId="{AEF1656D-3C60-497E-9E4C-ED602DBA347B}" destId="{7DC4752A-D942-49E7-8E99-639FCE729F37}" srcOrd="0" destOrd="0" presId="urn:microsoft.com/office/officeart/2005/8/layout/orgChart1"/>
    <dgm:cxn modelId="{347D1671-B48E-4BDD-B7DB-DFF4484BD947}" type="presOf" srcId="{D828228F-E265-4F53-BE6C-6A63C66A10CF}" destId="{4180BD44-416C-4155-8E90-759B4555475B}" srcOrd="0" destOrd="0" presId="urn:microsoft.com/office/officeart/2005/8/layout/orgChart1"/>
    <dgm:cxn modelId="{70488271-42AC-46A8-9352-81159BC5A99A}" type="presOf" srcId="{E6B0BFEF-1D52-4366-ACA3-6369C5A4DFC0}" destId="{CE6126F6-8474-4A03-9752-2C782B35EDE0}" srcOrd="1" destOrd="0" presId="urn:microsoft.com/office/officeart/2005/8/layout/orgChart1"/>
    <dgm:cxn modelId="{119DBD51-CB4B-4483-BAC5-D2E6E1B29CFE}" srcId="{CBAE1E7F-4572-4A38-8185-CA3B8AA1707F}" destId="{703ABD9D-0BBE-4D1F-B526-9BFD7994AF80}" srcOrd="2" destOrd="0" parTransId="{0A0A6860-A7A7-4874-AF81-51838D6BBC17}" sibTransId="{E277F3E9-E0D3-4284-9290-C559058DF28E}"/>
    <dgm:cxn modelId="{5B13EF51-A7D4-4167-8D1F-3534F7DF332B}" type="presOf" srcId="{859D9ADB-6815-4A29-BF6D-0AA61B90CC87}" destId="{0FF04721-2EEA-44B0-BF87-E9BB4AFE58BF}" srcOrd="1" destOrd="0" presId="urn:microsoft.com/office/officeart/2005/8/layout/orgChart1"/>
    <dgm:cxn modelId="{A4FE8373-6BCA-48B5-8E4E-1178EB317091}" type="presOf" srcId="{7A159035-8ABE-49FE-B11F-7EEF70843449}" destId="{EE4D5A2E-67B4-46C5-82EF-2718047A4856}" srcOrd="1" destOrd="0" presId="urn:microsoft.com/office/officeart/2005/8/layout/orgChart1"/>
    <dgm:cxn modelId="{8126FD53-158B-4081-9CDA-66017DF1C92C}" type="presOf" srcId="{CBAE1E7F-4572-4A38-8185-CA3B8AA1707F}" destId="{52FABD2A-9819-41EE-941A-3B085E012267}" srcOrd="0" destOrd="0" presId="urn:microsoft.com/office/officeart/2005/8/layout/orgChart1"/>
    <dgm:cxn modelId="{9D843C74-CDDA-43E2-A9B5-9DD611F83515}" srcId="{B9E55E15-BCB6-4EB7-98BD-936F0B928D81}" destId="{F6BA2A52-6790-4E56-BE03-129C571AACFB}" srcOrd="9" destOrd="0" parTransId="{2EB4C2C2-3CF5-4B55-9BCA-A1207A8B94A1}" sibTransId="{DDBF9114-B0AE-4F00-A18B-A6054C1A88C0}"/>
    <dgm:cxn modelId="{A8ECE154-26F4-4F72-8D40-A26B7CD3D254}" type="presOf" srcId="{44E3A3F5-55F6-4E17-B294-0637A44F16D4}" destId="{1EB967D4-CD10-4267-B50C-F588CA386415}" srcOrd="0" destOrd="0" presId="urn:microsoft.com/office/officeart/2005/8/layout/orgChart1"/>
    <dgm:cxn modelId="{B3590E75-282A-42CA-A425-23F65D6ADDD2}" srcId="{40218747-18C1-44B7-8374-31C631D116E2}" destId="{99CDF11A-7314-47EC-923B-CACB57CBFD45}" srcOrd="5" destOrd="0" parTransId="{541B9B3E-97FF-4DFA-B899-9F1C202FC1C2}" sibTransId="{7B0124B5-04B6-4B4D-9B02-090654AABC02}"/>
    <dgm:cxn modelId="{A715F675-E4B2-4A34-89F3-0C2F4C5E72DD}" srcId="{91748AAA-CA1F-44FF-9AFB-0C0130BEB9A3}" destId="{B12F0BEC-9468-47AD-9825-9B80EB37159E}" srcOrd="0" destOrd="0" parTransId="{09F07184-6C8B-4A04-A598-ADC3A2DDE529}" sibTransId="{CB6DF243-7FB5-40C2-8F63-FD5274569F0E}"/>
    <dgm:cxn modelId="{72663F76-594C-4998-AE3D-7E0069BD71DC}" type="presOf" srcId="{8C737104-2334-40A6-B42B-2DD683CC42FC}" destId="{12D54111-6EF4-4038-8DD1-18E1EDDF43D5}" srcOrd="1" destOrd="0" presId="urn:microsoft.com/office/officeart/2005/8/layout/orgChart1"/>
    <dgm:cxn modelId="{7823B876-0D7D-4B64-B1EE-A89B31F0052A}" type="presOf" srcId="{40FEF79E-95F1-4EB0-BFB0-94AA5FA8FBB2}" destId="{7F9E1329-4BA7-4A8C-9F9D-A37765387127}" srcOrd="0" destOrd="0" presId="urn:microsoft.com/office/officeart/2005/8/layout/orgChart1"/>
    <dgm:cxn modelId="{1F932F77-A6CD-48D0-B1FB-04B2AEC3E44A}" srcId="{B9E55E15-BCB6-4EB7-98BD-936F0B928D81}" destId="{68EFB76E-F064-490A-BFF9-05CFABB45062}" srcOrd="5" destOrd="0" parTransId="{44E3A3F5-55F6-4E17-B294-0637A44F16D4}" sibTransId="{21B25ECB-4784-458F-92F7-C75F081DF6B8}"/>
    <dgm:cxn modelId="{AC48FE59-015D-4553-ABD1-3AA15E8E083B}" type="presOf" srcId="{7A159035-8ABE-49FE-B11F-7EEF70843449}" destId="{8FAD363D-8C62-4E9B-8ED8-64D58AAE6DD8}" srcOrd="0" destOrd="0" presId="urn:microsoft.com/office/officeart/2005/8/layout/orgChart1"/>
    <dgm:cxn modelId="{4165605A-03AA-497A-972D-ACB269C0A0F8}" type="presOf" srcId="{24B8EC73-3829-4B6F-8777-C31A5B311542}" destId="{A55F6760-2626-4126-98FA-21D021AF6EAD}" srcOrd="0" destOrd="0" presId="urn:microsoft.com/office/officeart/2005/8/layout/orgChart1"/>
    <dgm:cxn modelId="{B36E915A-C907-42AF-A0CB-2D04C784C18A}" srcId="{B01E10F3-676C-4F6D-B1E4-695E6DE7791B}" destId="{C25F0B27-4172-4065-9DA4-6DDE48FEFB4F}" srcOrd="3" destOrd="0" parTransId="{3BEC82A5-5677-4EEB-84A3-476F482F7C98}" sibTransId="{345E5960-D643-4D78-8E55-E56BFAAF7596}"/>
    <dgm:cxn modelId="{7D48B07B-677D-4DAA-AEAF-FC5FCB0775F7}" type="presOf" srcId="{78EAF425-02AE-4E2A-9FA6-48D9A227DEA4}" destId="{DEB6C0CC-0FF3-415F-BAA8-8A8773A98D49}" srcOrd="0" destOrd="0" presId="urn:microsoft.com/office/officeart/2005/8/layout/orgChart1"/>
    <dgm:cxn modelId="{646E327D-FE1E-48B7-BF92-7795242BEF4F}" srcId="{B12F0BEC-9468-47AD-9825-9B80EB37159E}" destId="{4FF6D57A-14E0-4F76-9112-8BDC2A2493F2}" srcOrd="5" destOrd="0" parTransId="{3B66743C-C560-4092-8FC3-58E1E459DE7D}" sibTransId="{23BFCDAF-DD67-4ECB-941B-C715F3C6D778}"/>
    <dgm:cxn modelId="{35F5A17D-42E5-44B0-9704-07E27A55A841}" type="presOf" srcId="{C0E9F896-CEC6-4270-A476-5FF1C62E94DC}" destId="{32E42839-5791-4E82-9537-689C2E45C1C8}" srcOrd="1" destOrd="0" presId="urn:microsoft.com/office/officeart/2005/8/layout/orgChart1"/>
    <dgm:cxn modelId="{4571EF7D-0249-4D01-938C-14AB1799A594}" srcId="{40218747-18C1-44B7-8374-31C631D116E2}" destId="{42134FA6-B41B-4C78-8313-1AD5A1802ECF}" srcOrd="1" destOrd="0" parTransId="{F9F638FE-226F-49DC-89CC-D95FE2CAC00D}" sibTransId="{76D4566F-73FD-4366-853E-2CC893A53213}"/>
    <dgm:cxn modelId="{9B2DA880-8DA3-44B2-BC56-59719E3887F0}" srcId="{B9E55E15-BCB6-4EB7-98BD-936F0B928D81}" destId="{CB097CA1-B607-42C6-9162-827609190B77}" srcOrd="6" destOrd="0" parTransId="{49B682DC-3E3F-417B-BB5F-B374AE656631}" sibTransId="{DC6F2962-5F2B-4729-AC47-8A1DDA1A6965}"/>
    <dgm:cxn modelId="{713D8381-CD1D-425B-963C-4178497B6EB5}" type="presOf" srcId="{3FA16AF5-96E6-4458-AB46-D39B8C3B5172}" destId="{5C614032-9FFA-4BFB-898F-5E6AF700343C}" srcOrd="0" destOrd="0" presId="urn:microsoft.com/office/officeart/2005/8/layout/orgChart1"/>
    <dgm:cxn modelId="{A12CB282-FA88-4924-B915-1B5461C950D7}" type="presOf" srcId="{99CDF11A-7314-47EC-923B-CACB57CBFD45}" destId="{EF01753C-2123-4A63-A553-85C808D8FE3D}" srcOrd="1" destOrd="0" presId="urn:microsoft.com/office/officeart/2005/8/layout/orgChart1"/>
    <dgm:cxn modelId="{F0273283-171F-48C3-A3D2-31AB4F32CAEB}" type="presOf" srcId="{D78E9903-0F91-49C9-905D-C918972DDB8F}" destId="{DE107F2B-5B02-45A3-B54E-B8B2DCB4A357}" srcOrd="0" destOrd="0" presId="urn:microsoft.com/office/officeart/2005/8/layout/orgChart1"/>
    <dgm:cxn modelId="{8927B883-22EC-4B63-9DA6-B0D2AAD9D9B5}" type="presOf" srcId="{99CDF11A-7314-47EC-923B-CACB57CBFD45}" destId="{C54132B3-E853-42C9-BF94-8BFA8AF31016}" srcOrd="0" destOrd="0" presId="urn:microsoft.com/office/officeart/2005/8/layout/orgChart1"/>
    <dgm:cxn modelId="{5094C283-0778-406A-9846-2D4C9E84B789}" type="presOf" srcId="{C25F0B27-4172-4065-9DA4-6DDE48FEFB4F}" destId="{A810184A-C51C-4842-A091-C788824B3FED}" srcOrd="1" destOrd="0" presId="urn:microsoft.com/office/officeart/2005/8/layout/orgChart1"/>
    <dgm:cxn modelId="{E8C16884-5275-4370-A3CE-9B327E1900D9}" type="presOf" srcId="{C9BEDC4B-1EEA-446E-B40B-5391B38380A7}" destId="{FDE1A312-89AE-4E05-9212-C9604E05C7C4}" srcOrd="0" destOrd="0" presId="urn:microsoft.com/office/officeart/2005/8/layout/orgChart1"/>
    <dgm:cxn modelId="{16CF2E85-2B78-420E-8256-1A742A68ACBD}" type="presOf" srcId="{C0E9F896-CEC6-4270-A476-5FF1C62E94DC}" destId="{3806CAE7-FBC0-422A-902F-D1E29FF709B6}" srcOrd="0" destOrd="0" presId="urn:microsoft.com/office/officeart/2005/8/layout/orgChart1"/>
    <dgm:cxn modelId="{51256187-9875-4078-9A9A-D80F47756B18}" type="presOf" srcId="{EE2BA90D-6886-4E51-AFD3-2E79DAE4D3CC}" destId="{86B0D130-2C9A-4DE2-A352-B8073D9A9BE5}" srcOrd="0" destOrd="0" presId="urn:microsoft.com/office/officeart/2005/8/layout/orgChart1"/>
    <dgm:cxn modelId="{63BE4989-4F5C-44E6-9DBA-8F1A1632AC79}" type="presOf" srcId="{42134FA6-B41B-4C78-8313-1AD5A1802ECF}" destId="{5F218D54-CAD2-4615-944A-7B27E95F98D1}" srcOrd="1" destOrd="0" presId="urn:microsoft.com/office/officeart/2005/8/layout/orgChart1"/>
    <dgm:cxn modelId="{3CAD4A8B-C5B1-456D-88E4-A7F6AD0EF2A0}" type="presOf" srcId="{3C1A71B7-F719-410B-9ED5-4108BF9207A3}" destId="{BE9784B2-0371-4F46-83DE-4B265186BC1E}" srcOrd="0" destOrd="0" presId="urn:microsoft.com/office/officeart/2005/8/layout/orgChart1"/>
    <dgm:cxn modelId="{6E58798B-4774-4B30-BD78-6362BB0E68EA}" type="presOf" srcId="{B01E10F3-676C-4F6D-B1E4-695E6DE7791B}" destId="{27F4275B-7411-4B79-ADDB-EE82E83790B8}" srcOrd="1" destOrd="0" presId="urn:microsoft.com/office/officeart/2005/8/layout/orgChart1"/>
    <dgm:cxn modelId="{0EE74E8C-5592-4E0D-A668-8318DC4EEBF9}" type="presOf" srcId="{5FB7972C-5E2C-47EA-89B1-C7B138152708}" destId="{44B1B2E5-E4E9-4DC2-A068-B0F4A8BD022E}" srcOrd="0" destOrd="0" presId="urn:microsoft.com/office/officeart/2005/8/layout/orgChart1"/>
    <dgm:cxn modelId="{1A83418E-805C-4147-AAAD-BB495CF1FB6C}" type="presOf" srcId="{CBAE1E7F-4572-4A38-8185-CA3B8AA1707F}" destId="{C5BA8211-56B5-4856-853E-6061EEC81703}" srcOrd="1" destOrd="0" presId="urn:microsoft.com/office/officeart/2005/8/layout/orgChart1"/>
    <dgm:cxn modelId="{8A1BF98F-FE0E-45EE-B0B4-64A94C27E837}" type="presOf" srcId="{E6B0BFEF-1D52-4366-ACA3-6369C5A4DFC0}" destId="{61AD63D6-BF8B-4148-85A8-7F86B42283A2}" srcOrd="0" destOrd="0" presId="urn:microsoft.com/office/officeart/2005/8/layout/orgChart1"/>
    <dgm:cxn modelId="{9DE9B590-0BCA-4083-9E80-8D66382C7D53}" srcId="{4FF6D57A-14E0-4F76-9112-8BDC2A2493F2}" destId="{78EAF425-02AE-4E2A-9FA6-48D9A227DEA4}" srcOrd="2" destOrd="0" parTransId="{0E5E041F-B018-489B-9B5E-B67FB6AA5DC8}" sibTransId="{BDC52F5D-8AB7-464D-A0C4-D8D10599B359}"/>
    <dgm:cxn modelId="{F325BE91-536A-412C-B58D-874311397C03}" type="presOf" srcId="{115D9E98-25F4-47AD-8D76-F2688B280232}" destId="{B5AD7658-FEF0-4754-B1B4-697BCA674DFF}" srcOrd="0" destOrd="0" presId="urn:microsoft.com/office/officeart/2005/8/layout/orgChart1"/>
    <dgm:cxn modelId="{129CA392-FEB5-439C-9E62-A3EFD49B99B2}" type="presOf" srcId="{C25F0B27-4172-4065-9DA4-6DDE48FEFB4F}" destId="{B2075807-573A-4175-8AF5-64D844507828}" srcOrd="0" destOrd="0" presId="urn:microsoft.com/office/officeart/2005/8/layout/orgChart1"/>
    <dgm:cxn modelId="{D68F7494-AE88-4AD8-AF04-A2F3212D8F29}" srcId="{4FF6D57A-14E0-4F76-9112-8BDC2A2493F2}" destId="{6E453B3C-03BF-46C1-A124-000D6CC8DE40}" srcOrd="6" destOrd="0" parTransId="{24B8EC73-3829-4B6F-8777-C31A5B311542}" sibTransId="{3B9351FC-1978-4A29-916E-85A58C558C18}"/>
    <dgm:cxn modelId="{E0793396-6364-439F-92ED-7333B803F408}" srcId="{40218747-18C1-44B7-8374-31C631D116E2}" destId="{D828228F-E265-4F53-BE6C-6A63C66A10CF}" srcOrd="4" destOrd="0" parTransId="{7352C20D-92A3-438F-87F8-BF9B52C64E68}" sibTransId="{91F8651A-CE17-41FC-93C9-CFD1A409E8D0}"/>
    <dgm:cxn modelId="{7F50A296-FE5A-406C-A90B-0DD6DED57D58}" type="presOf" srcId="{459DD9BB-1953-4D4B-A2F9-46F56ED1E6AD}" destId="{0EBEDD6F-9AA7-44AD-973F-033724BF6479}" srcOrd="0" destOrd="0" presId="urn:microsoft.com/office/officeart/2005/8/layout/orgChart1"/>
    <dgm:cxn modelId="{2A8C1098-537C-46C7-A796-C3399E3BC333}" type="presOf" srcId="{AD838D7D-26D0-455C-B765-AEBCBF969650}" destId="{F04C6F46-B2E4-4528-BDC6-66AE9CA2C75A}" srcOrd="0" destOrd="0" presId="urn:microsoft.com/office/officeart/2005/8/layout/orgChart1"/>
    <dgm:cxn modelId="{5EF8D998-03D5-4FDB-85B5-3D5227FDA6E3}" type="presOf" srcId="{D828228F-E265-4F53-BE6C-6A63C66A10CF}" destId="{7A9761FD-AFA0-42B9-8BA6-32C1E49CB4DB}" srcOrd="1" destOrd="0" presId="urn:microsoft.com/office/officeart/2005/8/layout/orgChart1"/>
    <dgm:cxn modelId="{63F0FD98-82C7-4969-AFAE-CF895A94C0A9}" type="presOf" srcId="{0A0A6860-A7A7-4874-AF81-51838D6BBC17}" destId="{CEA96E82-E127-4489-971F-BC2248BE74B2}" srcOrd="0" destOrd="0" presId="urn:microsoft.com/office/officeart/2005/8/layout/orgChart1"/>
    <dgm:cxn modelId="{01CD709A-C39B-49DE-A591-1B89C47C1D38}" type="presOf" srcId="{F6BA2A52-6790-4E56-BE03-129C571AACFB}" destId="{156BBB1F-F7B6-49A5-9F1B-722F9F1E928C}" srcOrd="0" destOrd="0" presId="urn:microsoft.com/office/officeart/2005/8/layout/orgChart1"/>
    <dgm:cxn modelId="{18038D9A-EAAE-4DD8-8549-463F5000FA2C}" type="presOf" srcId="{84446281-546C-459F-A1C6-7F9C3668723E}" destId="{E39B3531-9FA7-4260-BFE9-958C93E7A1EA}" srcOrd="0" destOrd="0" presId="urn:microsoft.com/office/officeart/2005/8/layout/orgChart1"/>
    <dgm:cxn modelId="{C8D3C59B-EF62-4729-86CC-A9BB93398547}" type="presOf" srcId="{35347007-01D4-4838-8C72-ABFE298A1AC1}" destId="{7E24147C-0E18-4341-AB20-B2D974C87126}" srcOrd="1" destOrd="0" presId="urn:microsoft.com/office/officeart/2005/8/layout/orgChart1"/>
    <dgm:cxn modelId="{BDA2499E-11B0-4F3A-B0C5-18164DBC61C9}" type="presOf" srcId="{C89617E8-699C-4DEC-85B8-C789D57AA52E}" destId="{76E00F52-55A0-4AE3-92B3-E38B74F4A6E0}" srcOrd="0" destOrd="0" presId="urn:microsoft.com/office/officeart/2005/8/layout/orgChart1"/>
    <dgm:cxn modelId="{50265A9E-E639-459F-9782-C82823684F7B}" type="presOf" srcId="{49B682DC-3E3F-417B-BB5F-B374AE656631}" destId="{B0F307D7-480F-4195-95C8-0406F9E8F686}" srcOrd="0" destOrd="0" presId="urn:microsoft.com/office/officeart/2005/8/layout/orgChart1"/>
    <dgm:cxn modelId="{EB73A19E-A8B7-4987-87BB-9EA7F9E0E204}" type="presOf" srcId="{6E453B3C-03BF-46C1-A124-000D6CC8DE40}" destId="{A29ED791-AB68-4026-993F-14C54BE30862}" srcOrd="1" destOrd="0" presId="urn:microsoft.com/office/officeart/2005/8/layout/orgChart1"/>
    <dgm:cxn modelId="{BAE2919F-21AB-43DE-BC96-7ABD7B8E8F1D}" type="presOf" srcId="{A53194AF-94D2-4D0F-AF68-9628F2CDFDA5}" destId="{092F8503-B759-4F9B-9D8D-A196D806E8C7}" srcOrd="1" destOrd="0" presId="urn:microsoft.com/office/officeart/2005/8/layout/orgChart1"/>
    <dgm:cxn modelId="{B013D0A2-3798-411B-B73A-45BE3468A69C}" srcId="{B12F0BEC-9468-47AD-9825-9B80EB37159E}" destId="{40218747-18C1-44B7-8374-31C631D116E2}" srcOrd="3" destOrd="0" parTransId="{D78E9903-0F91-49C9-905D-C918972DDB8F}" sibTransId="{55468202-51CA-4E9B-B76A-CEA1B254AFEC}"/>
    <dgm:cxn modelId="{74CEEFA2-7283-4116-8980-44083F9BFA7F}" type="presOf" srcId="{859D9ADB-6815-4A29-BF6D-0AA61B90CC87}" destId="{74A86B21-C988-4054-9BEA-8260D542EBA3}" srcOrd="0" destOrd="0" presId="urn:microsoft.com/office/officeart/2005/8/layout/orgChart1"/>
    <dgm:cxn modelId="{615D99A3-EC9E-42A3-9471-0920E574CEB1}" type="presOf" srcId="{703ABD9D-0BBE-4D1F-B526-9BFD7994AF80}" destId="{572ABDCB-4CC6-4086-92D9-625030B7300F}" srcOrd="1" destOrd="0" presId="urn:microsoft.com/office/officeart/2005/8/layout/orgChart1"/>
    <dgm:cxn modelId="{1486E3A3-D055-4AC1-A8B4-FB9BA40BF6FE}" type="presOf" srcId="{78EAF425-02AE-4E2A-9FA6-48D9A227DEA4}" destId="{11172610-F518-4816-AF05-D38C6DB83F1F}" srcOrd="1" destOrd="0" presId="urn:microsoft.com/office/officeart/2005/8/layout/orgChart1"/>
    <dgm:cxn modelId="{3CAEC2A4-F833-4EBB-9013-D8B283596FF5}" type="presOf" srcId="{2B457FD2-3138-47BC-9A2E-9329C19F5A95}" destId="{942A735F-5D7E-48D9-AD9A-F04957245D03}" srcOrd="0" destOrd="0" presId="urn:microsoft.com/office/officeart/2005/8/layout/orgChart1"/>
    <dgm:cxn modelId="{B467C3A5-8734-4068-AF14-CCF95FF59161}" type="presOf" srcId="{3C1A71B7-F719-410B-9ED5-4108BF9207A3}" destId="{3094940F-E688-44F7-B927-FC57FB804E49}" srcOrd="1" destOrd="0" presId="urn:microsoft.com/office/officeart/2005/8/layout/orgChart1"/>
    <dgm:cxn modelId="{1B2AA9A7-2A05-4F07-BAC3-33AAFA20556E}" type="presOf" srcId="{24AC5634-E6AE-46CA-9142-A0A2A698D28D}" destId="{613CC268-8790-4F3B-985F-8AE706F761F5}" srcOrd="0" destOrd="0" presId="urn:microsoft.com/office/officeart/2005/8/layout/orgChart1"/>
    <dgm:cxn modelId="{8DC85EA8-4D79-4E73-86DC-224CC5065560}" type="presOf" srcId="{115D9E98-25F4-47AD-8D76-F2688B280232}" destId="{BD88BA3F-7EDF-44B0-9FC8-FB2B0D9C2C82}" srcOrd="1" destOrd="0" presId="urn:microsoft.com/office/officeart/2005/8/layout/orgChart1"/>
    <dgm:cxn modelId="{345312AB-7CBB-4675-9B6E-8D5131D202FC}" srcId="{B01E10F3-676C-4F6D-B1E4-695E6DE7791B}" destId="{36F4852F-A20F-4640-B7B0-0757F0D1C977}" srcOrd="7" destOrd="0" parTransId="{84446281-546C-459F-A1C6-7F9C3668723E}" sibTransId="{1F1D575E-B1D7-4388-99D7-51DB92C7511A}"/>
    <dgm:cxn modelId="{5196D4AB-A7C0-4FA5-B1BA-528BE940DF75}" type="presOf" srcId="{2EB4C2C2-3CF5-4B55-9BCA-A1207A8B94A1}" destId="{EE65EF7E-D157-4F7B-9B5F-8DD8859657B3}" srcOrd="0" destOrd="0" presId="urn:microsoft.com/office/officeart/2005/8/layout/orgChart1"/>
    <dgm:cxn modelId="{296D90AC-8962-4EA0-8F45-564154146C14}" srcId="{B9E55E15-BCB6-4EB7-98BD-936F0B928D81}" destId="{239EBB63-4943-4908-B2DA-1547E9316DBB}" srcOrd="4" destOrd="0" parTransId="{CF71C6A7-FCB0-4207-B05E-C8094C0ADA3D}" sibTransId="{DA751520-A03D-4B4B-8E66-68BE8AC66873}"/>
    <dgm:cxn modelId="{B1F2CCAC-F537-4821-A69D-47B4C2BE4EC7}" type="presOf" srcId="{239EBB63-4943-4908-B2DA-1547E9316DBB}" destId="{86BB8B03-164D-4CC4-A07B-EAC72B8CE6A1}" srcOrd="1" destOrd="0" presId="urn:microsoft.com/office/officeart/2005/8/layout/orgChart1"/>
    <dgm:cxn modelId="{18E8D3AC-7A6D-42E6-80E9-4B4D4D70B282}" type="presOf" srcId="{390799C9-0D6B-4E07-AA85-DAA0A33C8C24}" destId="{C5088C22-94EF-4457-AAA2-C0F8D6D89167}" srcOrd="0" destOrd="0" presId="urn:microsoft.com/office/officeart/2005/8/layout/orgChart1"/>
    <dgm:cxn modelId="{A7E3F6AF-3E70-4600-8342-3AB57BDE6454}" type="presOf" srcId="{40218747-18C1-44B7-8374-31C631D116E2}" destId="{4373BA2F-429B-4637-996F-8C7E451137F6}" srcOrd="1" destOrd="0" presId="urn:microsoft.com/office/officeart/2005/8/layout/orgChart1"/>
    <dgm:cxn modelId="{E42AA8B0-DD16-4FDB-B66A-0EB8CF72242C}" srcId="{B9E55E15-BCB6-4EB7-98BD-936F0B928D81}" destId="{E6B0BFEF-1D52-4366-ACA3-6369C5A4DFC0}" srcOrd="0" destOrd="0" parTransId="{C07877FE-9F40-46EE-ABD0-D2C514921541}" sibTransId="{BF1F6D35-1439-4ED5-B29B-F34371308770}"/>
    <dgm:cxn modelId="{936567B5-9D8D-4EE7-8589-EC4E237DC6A5}" type="presOf" srcId="{B9E55E15-BCB6-4EB7-98BD-936F0B928D81}" destId="{5741ECB2-E929-478B-9C8B-C8AEC32A758C}" srcOrd="0" destOrd="0" presId="urn:microsoft.com/office/officeart/2005/8/layout/orgChart1"/>
    <dgm:cxn modelId="{B83E55B5-466D-4F76-80CA-C483D7D3CC95}" type="presOf" srcId="{B12F0BEC-9468-47AD-9825-9B80EB37159E}" destId="{17E9DAFF-3270-4BC4-B4E6-C0A461D805AB}" srcOrd="1" destOrd="0" presId="urn:microsoft.com/office/officeart/2005/8/layout/orgChart1"/>
    <dgm:cxn modelId="{09AB83B5-CC75-4A8B-ADB0-B621C52AA45C}" srcId="{B12F0BEC-9468-47AD-9825-9B80EB37159E}" destId="{B01E10F3-676C-4F6D-B1E4-695E6DE7791B}" srcOrd="2" destOrd="0" parTransId="{AD838D7D-26D0-455C-B765-AEBCBF969650}" sibTransId="{DA7B2136-F71F-4C41-BDC5-81A94993BFD2}"/>
    <dgm:cxn modelId="{D71CB0B5-DB11-4F4B-871C-01BA6A1667C4}" srcId="{B01E10F3-676C-4F6D-B1E4-695E6DE7791B}" destId="{A53194AF-94D2-4D0F-AF68-9628F2CDFDA5}" srcOrd="2" destOrd="0" parTransId="{40FEF79E-95F1-4EB0-BFB0-94AA5FA8FBB2}" sibTransId="{ACED3A1D-81B7-43D2-B24A-B454D6C89D16}"/>
    <dgm:cxn modelId="{0A0587B6-3056-4BD2-B6D3-F5FE464C1B8C}" type="presOf" srcId="{8C737104-2334-40A6-B42B-2DD683CC42FC}" destId="{B94E1454-FEE3-474F-9710-94FC766A92D2}" srcOrd="0" destOrd="0" presId="urn:microsoft.com/office/officeart/2005/8/layout/orgChart1"/>
    <dgm:cxn modelId="{9CD3C6B7-DBBD-4AA7-BFBC-40A943C500FD}" type="presOf" srcId="{CC1130BA-5E30-4D1D-B274-E6A9EC39C029}" destId="{A0BEAB84-3B26-45ED-9E4C-A6BF5D47E5A1}" srcOrd="0" destOrd="0" presId="urn:microsoft.com/office/officeart/2005/8/layout/orgChart1"/>
    <dgm:cxn modelId="{1BDE32B9-D50C-4EEC-997D-8CAEE0C1C354}" type="presOf" srcId="{5FA78E3B-F742-4024-8A60-BC53F7728A0C}" destId="{8876C988-C2C5-4A11-9261-0D3DE60C9FEC}" srcOrd="0" destOrd="0" presId="urn:microsoft.com/office/officeart/2005/8/layout/orgChart1"/>
    <dgm:cxn modelId="{BCE192BD-ED89-4A76-B624-3797DD707B1F}" type="presOf" srcId="{F9F638FE-226F-49DC-89CC-D95FE2CAC00D}" destId="{5DAAA415-D6F1-49EE-BFF1-C0FD82E834CC}" srcOrd="0" destOrd="0" presId="urn:microsoft.com/office/officeart/2005/8/layout/orgChart1"/>
    <dgm:cxn modelId="{9360B8BD-B424-4F4E-B25F-439D2C16E2D0}" type="presOf" srcId="{A53194AF-94D2-4D0F-AF68-9628F2CDFDA5}" destId="{93CC314B-A9E0-4F55-8FE0-B5C5ED3A0B30}" srcOrd="0" destOrd="0" presId="urn:microsoft.com/office/officeart/2005/8/layout/orgChart1"/>
    <dgm:cxn modelId="{AF024DBE-B84B-49DF-8986-4026102055D3}" type="presOf" srcId="{53966CCA-F90F-4BA4-8794-9FD5ED2312F2}" destId="{BF9D7F38-1948-41FC-8130-7E6D38B8CD3F}" srcOrd="0" destOrd="0" presId="urn:microsoft.com/office/officeart/2005/8/layout/orgChart1"/>
    <dgm:cxn modelId="{913C32BF-9033-49D4-A37F-CD95CE0BABAA}" type="presOf" srcId="{2D0B0B94-0CDD-49F8-A7E8-B2B5636D3C75}" destId="{6197498D-B660-4E81-B296-52C8E4C06FCC}" srcOrd="0" destOrd="0" presId="urn:microsoft.com/office/officeart/2005/8/layout/orgChart1"/>
    <dgm:cxn modelId="{8880B0C3-3314-47A6-9EF0-18B5F47CE005}" type="presOf" srcId="{4F492AEE-3B11-434B-9FC2-9BB4EFC70D94}" destId="{F51B4BF2-ACEA-4ECD-82D1-9CE5BF3586F9}" srcOrd="0" destOrd="0" presId="urn:microsoft.com/office/officeart/2005/8/layout/orgChart1"/>
    <dgm:cxn modelId="{F33F28C4-FB19-4100-8694-2B1B28A96C16}" srcId="{4B2248A9-7F4D-41A4-9F25-0446DB4E4AF4}" destId="{CC1130BA-5E30-4D1D-B274-E6A9EC39C029}" srcOrd="0" destOrd="0" parTransId="{9107C765-3142-445C-9660-E9851B301C27}" sibTransId="{C80B0D79-9B70-4C3A-8586-604B39445B57}"/>
    <dgm:cxn modelId="{67B0E1C4-8111-45B6-9539-B33EAD92B02D}" type="presOf" srcId="{FE60EE30-EE9F-437F-8CD3-5C7C8E224738}" destId="{174AE003-5986-4D1A-BE8D-B80F5AFF5A4E}" srcOrd="0" destOrd="0" presId="urn:microsoft.com/office/officeart/2005/8/layout/orgChart1"/>
    <dgm:cxn modelId="{9887B3C7-B170-48F8-8DBF-AB9F86E63695}" type="presOf" srcId="{C89617E8-699C-4DEC-85B8-C789D57AA52E}" destId="{CE79C728-F341-4B97-9544-A801DC4774D2}" srcOrd="1" destOrd="0" presId="urn:microsoft.com/office/officeart/2005/8/layout/orgChart1"/>
    <dgm:cxn modelId="{E48F0CCA-B313-4DC5-84F2-B052603C73E7}" type="presOf" srcId="{703ABD9D-0BBE-4D1F-B526-9BFD7994AF80}" destId="{95A6D64B-9DDA-4374-B360-9B52BD5E2A2E}" srcOrd="0" destOrd="0" presId="urn:microsoft.com/office/officeart/2005/8/layout/orgChart1"/>
    <dgm:cxn modelId="{282919CA-8032-438A-8E69-95333FDD827A}" srcId="{B12F0BEC-9468-47AD-9825-9B80EB37159E}" destId="{B9E55E15-BCB6-4EB7-98BD-936F0B928D81}" srcOrd="4" destOrd="0" parTransId="{549411CB-7284-4E62-A763-897625C11CF4}" sibTransId="{01953F38-EFB9-47E7-AD94-083D6FBD5664}"/>
    <dgm:cxn modelId="{936B84CA-9116-476C-8F02-8E6192587D44}" type="presOf" srcId="{42134FA6-B41B-4C78-8313-1AD5A1802ECF}" destId="{EDED701E-CE9B-487C-81E0-D2E47D6D64F2}" srcOrd="0" destOrd="0" presId="urn:microsoft.com/office/officeart/2005/8/layout/orgChart1"/>
    <dgm:cxn modelId="{D7EB0ACB-61C9-4F47-AB06-AC22254EA46F}" type="presOf" srcId="{4FF6D57A-14E0-4F76-9112-8BDC2A2493F2}" destId="{5CA7DD01-E46B-45F5-9BB1-41162FDF19FF}" srcOrd="1" destOrd="0" presId="urn:microsoft.com/office/officeart/2005/8/layout/orgChart1"/>
    <dgm:cxn modelId="{249A22CE-B12E-4EFA-AFCF-28AE2C069B36}" type="presOf" srcId="{0E5E041F-B018-489B-9B5E-B67FB6AA5DC8}" destId="{A9B83994-F967-4491-B2BB-C02415CBEE05}" srcOrd="0" destOrd="0" presId="urn:microsoft.com/office/officeart/2005/8/layout/orgChart1"/>
    <dgm:cxn modelId="{61267ECE-A956-42C2-B6DB-A1F59D15EA76}" type="presOf" srcId="{3E4B954F-9763-4079-8324-D60EFD9277B9}" destId="{1112A54C-B977-4430-BB13-6F617EDE4966}" srcOrd="1" destOrd="0" presId="urn:microsoft.com/office/officeart/2005/8/layout/orgChart1"/>
    <dgm:cxn modelId="{FAB3F0D1-AA1C-4D94-8E6F-22E2701813DA}" srcId="{4FF6D57A-14E0-4F76-9112-8BDC2A2493F2}" destId="{C89617E8-699C-4DEC-85B8-C789D57AA52E}" srcOrd="0" destOrd="0" parTransId="{53966CCA-F90F-4BA4-8794-9FD5ED2312F2}" sibTransId="{4514E83F-F400-403E-9FF6-798D08CF45B8}"/>
    <dgm:cxn modelId="{07FE7BD8-8469-4D68-818C-AF6206F66FFF}" type="presOf" srcId="{24AC5634-E6AE-46CA-9142-A0A2A698D28D}" destId="{745F2749-F4C9-49E0-8580-779EAB37B4E5}" srcOrd="1" destOrd="0" presId="urn:microsoft.com/office/officeart/2005/8/layout/orgChart1"/>
    <dgm:cxn modelId="{D238D0DF-E890-45B6-B9AF-A336FEF156FC}" srcId="{B9E55E15-BCB6-4EB7-98BD-936F0B928D81}" destId="{859D9ADB-6815-4A29-BF6D-0AA61B90CC87}" srcOrd="1" destOrd="0" parTransId="{5AAE720E-3937-46E2-AB6E-0DBA94E5CA8E}" sibTransId="{5351B04B-ACE6-40FC-8956-52EB8A116344}"/>
    <dgm:cxn modelId="{BB758BE4-FD48-41EC-BB22-15343D87B83D}" srcId="{CBAE1E7F-4572-4A38-8185-CA3B8AA1707F}" destId="{BC51D344-423D-402A-9249-DBE6DB6EA752}" srcOrd="0" destOrd="0" parTransId="{458CB733-8044-474A-9363-D402B38F0562}" sibTransId="{B2EC2C5B-B461-4A15-BCFA-827E2F0E3A3E}"/>
    <dgm:cxn modelId="{52A6CCE5-B225-4B72-B54B-870EFA2D82A1}" type="presOf" srcId="{3FA16AF5-96E6-4458-AB46-D39B8C3B5172}" destId="{D43C0A27-F710-4D8E-A719-8A4A1A3D1AF5}" srcOrd="1" destOrd="0" presId="urn:microsoft.com/office/officeart/2005/8/layout/orgChart1"/>
    <dgm:cxn modelId="{5AAB73E7-DDFE-4728-9130-ED10DEC1FBE2}" type="presOf" srcId="{17E0FDE0-4242-4D8F-BA02-55B839B4ECAB}" destId="{0F57EB0F-9AF1-4C41-AE00-2F8BA76C7A3E}" srcOrd="0" destOrd="0" presId="urn:microsoft.com/office/officeart/2005/8/layout/orgChart1"/>
    <dgm:cxn modelId="{41F2A2E8-0831-4F9A-9149-23D3AE7C8785}" type="presOf" srcId="{ED84E391-4A9F-431A-A33D-70D0C70C369F}" destId="{87F5C75A-D201-4FFE-BE28-46D7364A5943}" srcOrd="0" destOrd="0" presId="urn:microsoft.com/office/officeart/2005/8/layout/orgChart1"/>
    <dgm:cxn modelId="{532C75E9-A4CD-4D91-A198-AC8B62F59B9C}" type="presOf" srcId="{CB097CA1-B607-42C6-9162-827609190B77}" destId="{E2521DEF-D0A7-4696-BB71-416FF986E0AA}" srcOrd="0" destOrd="0" presId="urn:microsoft.com/office/officeart/2005/8/layout/orgChart1"/>
    <dgm:cxn modelId="{DECB1EEB-19D8-41E9-A9FD-AEEC3D7DB196}" type="presOf" srcId="{BC51D344-423D-402A-9249-DBE6DB6EA752}" destId="{9A0019A7-26FC-4F07-8B55-A8CC05F16D5A}" srcOrd="1" destOrd="0" presId="urn:microsoft.com/office/officeart/2005/8/layout/orgChart1"/>
    <dgm:cxn modelId="{046938ED-E19B-4070-B2C6-06898A22E180}" type="presOf" srcId="{541B9B3E-97FF-4DFA-B899-9F1C202FC1C2}" destId="{EDB64183-295E-47D7-BAE6-C12B28D74B22}" srcOrd="0" destOrd="0" presId="urn:microsoft.com/office/officeart/2005/8/layout/orgChart1"/>
    <dgm:cxn modelId="{B2A938F0-B218-49FD-861E-8E3F1FCEC269}" type="presOf" srcId="{BC51D344-423D-402A-9249-DBE6DB6EA752}" destId="{844C8925-C5D2-4EFF-983D-73C301BDC900}" srcOrd="0" destOrd="0" presId="urn:microsoft.com/office/officeart/2005/8/layout/orgChart1"/>
    <dgm:cxn modelId="{267562F3-A4AE-43EB-8041-C8A7FA679F6C}" srcId="{B01E10F3-676C-4F6D-B1E4-695E6DE7791B}" destId="{35347007-01D4-4838-8C72-ABFE298A1AC1}" srcOrd="1" destOrd="0" parTransId="{48E0EFED-4BA2-472F-8ECF-1309B813F04F}" sibTransId="{1DDEBEB9-F492-4821-9700-2A3B0C60B543}"/>
    <dgm:cxn modelId="{8F50CEF3-8EFF-45E9-9F8A-DCF0778C1AEE}" type="presOf" srcId="{5AAE720E-3937-46E2-AB6E-0DBA94E5CA8E}" destId="{D43DAD67-CBEA-4B15-A730-0BAB914FF2C2}" srcOrd="0" destOrd="0" presId="urn:microsoft.com/office/officeart/2005/8/layout/orgChart1"/>
    <dgm:cxn modelId="{71CE16F4-EE6B-4FE8-AB6A-867B897BA525}" type="presOf" srcId="{B01E10F3-676C-4F6D-B1E4-695E6DE7791B}" destId="{FDB475CF-E61A-4A8F-AE83-694DF844D5E0}" srcOrd="0" destOrd="0" presId="urn:microsoft.com/office/officeart/2005/8/layout/orgChart1"/>
    <dgm:cxn modelId="{DB472DF4-6E1C-408A-BB0F-4AA065041DD8}" type="presOf" srcId="{68EFB76E-F064-490A-BFF9-05CFABB45062}" destId="{4757E615-FA59-4C29-BFD9-6E784B4E69A1}" srcOrd="0" destOrd="0" presId="urn:microsoft.com/office/officeart/2005/8/layout/orgChart1"/>
    <dgm:cxn modelId="{542353F5-F638-46FA-B795-8A291081D100}" type="presOf" srcId="{C98E2622-0746-4205-A544-4FD1C2B3B243}" destId="{71386019-2FED-419B-8C44-8E09FF205D01}" srcOrd="0" destOrd="0" presId="urn:microsoft.com/office/officeart/2005/8/layout/orgChart1"/>
    <dgm:cxn modelId="{D68EEAF5-674C-45F3-A576-1DE13A9144DA}" type="presOf" srcId="{9BBDD55A-AB15-4F00-A300-5CA7472678DA}" destId="{282E1F79-28F9-4F19-9298-29BF6F6DCA99}" srcOrd="0" destOrd="0" presId="urn:microsoft.com/office/officeart/2005/8/layout/orgChart1"/>
    <dgm:cxn modelId="{22F6C4F6-C8BB-4C00-8F04-626C8A334179}" type="presOf" srcId="{4B2248A9-7F4D-41A4-9F25-0446DB4E4AF4}" destId="{D0275BFA-9D92-431A-A068-B3B63AB3AB1C}" srcOrd="0" destOrd="0" presId="urn:microsoft.com/office/officeart/2005/8/layout/orgChart1"/>
    <dgm:cxn modelId="{DF891BF8-0A99-483C-AD7C-22FC8242F91A}" type="presOf" srcId="{930C81FB-797C-4814-BC76-C4F393786F31}" destId="{A6CBBFD8-151E-4834-8901-D53DCB8ABA8F}" srcOrd="0" destOrd="0" presId="urn:microsoft.com/office/officeart/2005/8/layout/orgChart1"/>
    <dgm:cxn modelId="{20B0A9FA-EB0C-4C83-ABA1-510281A52E03}" type="presOf" srcId="{7352C20D-92A3-438F-87F8-BF9B52C64E68}" destId="{A6CD1EFF-3DEF-465B-A322-3AC82C7502BB}" srcOrd="0" destOrd="0" presId="urn:microsoft.com/office/officeart/2005/8/layout/orgChart1"/>
    <dgm:cxn modelId="{AA7DE6FC-AC6C-4C08-83F2-9713189199BD}" type="presOf" srcId="{3827495E-CE35-4737-A173-E882E56783FD}" destId="{B6D22EC3-6D47-43BD-955A-4F6EC7A7F00F}" srcOrd="0" destOrd="0" presId="urn:microsoft.com/office/officeart/2005/8/layout/orgChart1"/>
    <dgm:cxn modelId="{29A6FDFC-AC5E-4E32-BD16-A874FADEECA4}" type="presOf" srcId="{C07877FE-9F40-46EE-ABD0-D2C514921541}" destId="{CC9E8E35-B4E1-457B-B25C-198F0621F5F2}" srcOrd="0" destOrd="0" presId="urn:microsoft.com/office/officeart/2005/8/layout/orgChart1"/>
    <dgm:cxn modelId="{97DD28FF-3392-4BD7-A0F5-D103A65095FA}" type="presOf" srcId="{40218747-18C1-44B7-8374-31C631D116E2}" destId="{60E062CA-C076-452F-8024-E5254EFEB7BF}" srcOrd="0" destOrd="0" presId="urn:microsoft.com/office/officeart/2005/8/layout/orgChart1"/>
    <dgm:cxn modelId="{6573C754-6F30-4F98-84FA-E587F6075549}" type="presParOf" srcId="{F081C417-5550-42E4-A8C4-0BB969E4EC10}" destId="{7751A208-9718-46FD-A083-BDBCD4E4EC28}" srcOrd="0" destOrd="0" presId="urn:microsoft.com/office/officeart/2005/8/layout/orgChart1"/>
    <dgm:cxn modelId="{35D2815B-FD91-432E-8ACD-14F11C5BD72A}" type="presParOf" srcId="{7751A208-9718-46FD-A083-BDBCD4E4EC28}" destId="{80D3447D-844F-4C95-B5EA-50DFD857261D}" srcOrd="0" destOrd="0" presId="urn:microsoft.com/office/officeart/2005/8/layout/orgChart1"/>
    <dgm:cxn modelId="{93B55BD0-1E82-4CC6-A559-070AC154BA93}" type="presParOf" srcId="{80D3447D-844F-4C95-B5EA-50DFD857261D}" destId="{36AAEBBD-58A4-4A15-9A2D-2AB591F51CA3}" srcOrd="0" destOrd="0" presId="urn:microsoft.com/office/officeart/2005/8/layout/orgChart1"/>
    <dgm:cxn modelId="{69851531-2306-40B6-9625-7D04A03D7401}" type="presParOf" srcId="{80D3447D-844F-4C95-B5EA-50DFD857261D}" destId="{17E9DAFF-3270-4BC4-B4E6-C0A461D805AB}" srcOrd="1" destOrd="0" presId="urn:microsoft.com/office/officeart/2005/8/layout/orgChart1"/>
    <dgm:cxn modelId="{38376D53-7FB8-464C-A095-39CF0B0659C8}" type="presParOf" srcId="{7751A208-9718-46FD-A083-BDBCD4E4EC28}" destId="{2F66490E-0D02-4D42-A2BB-046D2EFA7887}" srcOrd="1" destOrd="0" presId="urn:microsoft.com/office/officeart/2005/8/layout/orgChart1"/>
    <dgm:cxn modelId="{4A53C3A9-276F-4B46-AA99-9DC9B0D8E4D4}" type="presParOf" srcId="{2F66490E-0D02-4D42-A2BB-046D2EFA7887}" destId="{282E1F79-28F9-4F19-9298-29BF6F6DCA99}" srcOrd="0" destOrd="0" presId="urn:microsoft.com/office/officeart/2005/8/layout/orgChart1"/>
    <dgm:cxn modelId="{58E35702-8729-4A55-9D88-5B7FACE4FE92}" type="presParOf" srcId="{2F66490E-0D02-4D42-A2BB-046D2EFA7887}" destId="{19616BC1-68FE-4E52-8FB6-07B64E555DA5}" srcOrd="1" destOrd="0" presId="urn:microsoft.com/office/officeart/2005/8/layout/orgChart1"/>
    <dgm:cxn modelId="{1F898CC0-D647-4EEE-B7B8-98A3909E878E}" type="presParOf" srcId="{19616BC1-68FE-4E52-8FB6-07B64E555DA5}" destId="{0BDE463F-3B86-475C-95E9-54447B5C7647}" srcOrd="0" destOrd="0" presId="urn:microsoft.com/office/officeart/2005/8/layout/orgChart1"/>
    <dgm:cxn modelId="{018DDBFF-91EB-4897-AB1A-D249D174B710}" type="presParOf" srcId="{0BDE463F-3B86-475C-95E9-54447B5C7647}" destId="{D0275BFA-9D92-431A-A068-B3B63AB3AB1C}" srcOrd="0" destOrd="0" presId="urn:microsoft.com/office/officeart/2005/8/layout/orgChart1"/>
    <dgm:cxn modelId="{DF15C657-4E51-4AB6-B91F-3DB921378B98}" type="presParOf" srcId="{0BDE463F-3B86-475C-95E9-54447B5C7647}" destId="{8BE8FD50-740F-4DCF-BC54-35192D824250}" srcOrd="1" destOrd="0" presId="urn:microsoft.com/office/officeart/2005/8/layout/orgChart1"/>
    <dgm:cxn modelId="{2FFC2195-F6F7-417E-9898-9C2F6F1FE889}" type="presParOf" srcId="{19616BC1-68FE-4E52-8FB6-07B64E555DA5}" destId="{76AE0E57-BA42-43DF-B70E-CE7777B53F32}" srcOrd="1" destOrd="0" presId="urn:microsoft.com/office/officeart/2005/8/layout/orgChart1"/>
    <dgm:cxn modelId="{F47FCA31-A844-42D7-B36D-BDD29809C732}" type="presParOf" srcId="{76AE0E57-BA42-43DF-B70E-CE7777B53F32}" destId="{EB1B96C2-F36B-4397-96ED-EE22715AC83C}" srcOrd="0" destOrd="0" presId="urn:microsoft.com/office/officeart/2005/8/layout/orgChart1"/>
    <dgm:cxn modelId="{2CA1312F-3D5A-4386-AA42-6A8D7EA21CB5}" type="presParOf" srcId="{76AE0E57-BA42-43DF-B70E-CE7777B53F32}" destId="{7F2F7B53-C3B4-4D15-B26B-2DA0E1272DDE}" srcOrd="1" destOrd="0" presId="urn:microsoft.com/office/officeart/2005/8/layout/orgChart1"/>
    <dgm:cxn modelId="{C3371BEE-F6E7-4C36-8310-6F84DA318EF0}" type="presParOf" srcId="{7F2F7B53-C3B4-4D15-B26B-2DA0E1272DDE}" destId="{EA745F79-40F9-4AB1-8CBB-C6835BA9FC8A}" srcOrd="0" destOrd="0" presId="urn:microsoft.com/office/officeart/2005/8/layout/orgChart1"/>
    <dgm:cxn modelId="{DE46976A-E181-496C-92FE-FE25FE2AB930}" type="presParOf" srcId="{EA745F79-40F9-4AB1-8CBB-C6835BA9FC8A}" destId="{A0BEAB84-3B26-45ED-9E4C-A6BF5D47E5A1}" srcOrd="0" destOrd="0" presId="urn:microsoft.com/office/officeart/2005/8/layout/orgChart1"/>
    <dgm:cxn modelId="{E4934F04-5F3B-4DF2-9B88-B1C5DEE00973}" type="presParOf" srcId="{EA745F79-40F9-4AB1-8CBB-C6835BA9FC8A}" destId="{2A704B6C-6337-406C-AD7C-5C86E5038EDC}" srcOrd="1" destOrd="0" presId="urn:microsoft.com/office/officeart/2005/8/layout/orgChart1"/>
    <dgm:cxn modelId="{1D889C2C-EAAA-443E-BBA5-3751DEB9791C}" type="presParOf" srcId="{7F2F7B53-C3B4-4D15-B26B-2DA0E1272DDE}" destId="{26C4E1A1-0BDD-4026-93BC-B66A7C29692C}" srcOrd="1" destOrd="0" presId="urn:microsoft.com/office/officeart/2005/8/layout/orgChart1"/>
    <dgm:cxn modelId="{EF197E65-99F2-492C-BDA6-E23B174A648C}" type="presParOf" srcId="{7F2F7B53-C3B4-4D15-B26B-2DA0E1272DDE}" destId="{1FB0289C-4C6A-4A7E-83DD-E6742055FFC2}" srcOrd="2" destOrd="0" presId="urn:microsoft.com/office/officeart/2005/8/layout/orgChart1"/>
    <dgm:cxn modelId="{FB1DEF30-62DD-47DC-91EA-59530525D394}" type="presParOf" srcId="{76AE0E57-BA42-43DF-B70E-CE7777B53F32}" destId="{942A735F-5D7E-48D9-AD9A-F04957245D03}" srcOrd="2" destOrd="0" presId="urn:microsoft.com/office/officeart/2005/8/layout/orgChart1"/>
    <dgm:cxn modelId="{59EF87C4-5FEF-46F7-9422-88C43B27C99C}" type="presParOf" srcId="{76AE0E57-BA42-43DF-B70E-CE7777B53F32}" destId="{4282B5A9-7D2F-4724-B2FB-3E5D4C810002}" srcOrd="3" destOrd="0" presId="urn:microsoft.com/office/officeart/2005/8/layout/orgChart1"/>
    <dgm:cxn modelId="{AEDAF4AA-795C-4DB1-94C9-7B0467A9AFF0}" type="presParOf" srcId="{4282B5A9-7D2F-4724-B2FB-3E5D4C810002}" destId="{162F050B-5CDD-4861-9AFB-3C62D21D1644}" srcOrd="0" destOrd="0" presId="urn:microsoft.com/office/officeart/2005/8/layout/orgChart1"/>
    <dgm:cxn modelId="{98723309-3DD6-4FB2-984B-3DD7C3C5DD19}" type="presParOf" srcId="{162F050B-5CDD-4861-9AFB-3C62D21D1644}" destId="{FFDD56DA-AFA3-4713-9F99-FE9CCF75E036}" srcOrd="0" destOrd="0" presId="urn:microsoft.com/office/officeart/2005/8/layout/orgChart1"/>
    <dgm:cxn modelId="{5A20A936-54D7-4802-84F9-89CE78A36D71}" type="presParOf" srcId="{162F050B-5CDD-4861-9AFB-3C62D21D1644}" destId="{569A950F-0F24-49D5-808F-60A5E828D637}" srcOrd="1" destOrd="0" presId="urn:microsoft.com/office/officeart/2005/8/layout/orgChart1"/>
    <dgm:cxn modelId="{ECF90A69-D201-47FB-9141-A2C6FE63C666}" type="presParOf" srcId="{4282B5A9-7D2F-4724-B2FB-3E5D4C810002}" destId="{69C996BA-602D-4F02-BF3A-4C2666BCE42F}" srcOrd="1" destOrd="0" presId="urn:microsoft.com/office/officeart/2005/8/layout/orgChart1"/>
    <dgm:cxn modelId="{C5AE0C50-CF82-4FCC-B213-80F87B867146}" type="presParOf" srcId="{4282B5A9-7D2F-4724-B2FB-3E5D4C810002}" destId="{7FA943C1-52A3-4C34-A940-8BE4965D28F8}" srcOrd="2" destOrd="0" presId="urn:microsoft.com/office/officeart/2005/8/layout/orgChart1"/>
    <dgm:cxn modelId="{AD54FFF1-33FB-4156-88F3-BC3066285019}" type="presParOf" srcId="{19616BC1-68FE-4E52-8FB6-07B64E555DA5}" destId="{FAF0EF7E-950C-4F3D-9B7C-8D531B4F14FE}" srcOrd="2" destOrd="0" presId="urn:microsoft.com/office/officeart/2005/8/layout/orgChart1"/>
    <dgm:cxn modelId="{7A9CCE96-FA7E-4799-90C3-93F310AEF39B}" type="presParOf" srcId="{2F66490E-0D02-4D42-A2BB-046D2EFA7887}" destId="{5958C6CC-12F3-431F-A38F-046746154361}" srcOrd="2" destOrd="0" presId="urn:microsoft.com/office/officeart/2005/8/layout/orgChart1"/>
    <dgm:cxn modelId="{4EF6C622-8CB7-44A1-AF0B-F84AC0EB83C0}" type="presParOf" srcId="{2F66490E-0D02-4D42-A2BB-046D2EFA7887}" destId="{E5D88AF1-BA2B-43DD-B8B4-CA56D7254933}" srcOrd="3" destOrd="0" presId="urn:microsoft.com/office/officeart/2005/8/layout/orgChart1"/>
    <dgm:cxn modelId="{0B74ADDE-B6EB-4E12-9690-F5AF28E4D337}" type="presParOf" srcId="{E5D88AF1-BA2B-43DD-B8B4-CA56D7254933}" destId="{8F4360D3-B7D9-4A7F-8592-E027DFA0B69F}" srcOrd="0" destOrd="0" presId="urn:microsoft.com/office/officeart/2005/8/layout/orgChart1"/>
    <dgm:cxn modelId="{9A18EE98-4183-4E46-AFF5-14CDC642B564}" type="presParOf" srcId="{8F4360D3-B7D9-4A7F-8592-E027DFA0B69F}" destId="{52FABD2A-9819-41EE-941A-3B085E012267}" srcOrd="0" destOrd="0" presId="urn:microsoft.com/office/officeart/2005/8/layout/orgChart1"/>
    <dgm:cxn modelId="{432240B1-924A-40FE-9D5D-9EB0D0956B93}" type="presParOf" srcId="{8F4360D3-B7D9-4A7F-8592-E027DFA0B69F}" destId="{C5BA8211-56B5-4856-853E-6061EEC81703}" srcOrd="1" destOrd="0" presId="urn:microsoft.com/office/officeart/2005/8/layout/orgChart1"/>
    <dgm:cxn modelId="{8D3AEF8E-BA27-4949-A8E0-8F3DED682DDD}" type="presParOf" srcId="{E5D88AF1-BA2B-43DD-B8B4-CA56D7254933}" destId="{77631AB4-E144-40B8-A5A6-DD15AD4F38DD}" srcOrd="1" destOrd="0" presId="urn:microsoft.com/office/officeart/2005/8/layout/orgChart1"/>
    <dgm:cxn modelId="{9766CC3A-FDFF-47AC-AFE8-279C53346670}" type="presParOf" srcId="{77631AB4-E144-40B8-A5A6-DD15AD4F38DD}" destId="{77ED4A03-278D-4632-8AA1-5FA26CA1D1ED}" srcOrd="0" destOrd="0" presId="urn:microsoft.com/office/officeart/2005/8/layout/orgChart1"/>
    <dgm:cxn modelId="{75A45297-4FFE-4B12-9819-A1C1047AFC69}" type="presParOf" srcId="{77631AB4-E144-40B8-A5A6-DD15AD4F38DD}" destId="{76CF26DF-5A51-448D-83AC-BAB75BEE2542}" srcOrd="1" destOrd="0" presId="urn:microsoft.com/office/officeart/2005/8/layout/orgChart1"/>
    <dgm:cxn modelId="{73E86C6F-80B2-4127-B5C4-18292AA7A6B7}" type="presParOf" srcId="{76CF26DF-5A51-448D-83AC-BAB75BEE2542}" destId="{2D0F3F61-A337-4C8B-B37B-8394F0C66BB1}" srcOrd="0" destOrd="0" presId="urn:microsoft.com/office/officeart/2005/8/layout/orgChart1"/>
    <dgm:cxn modelId="{49BD78B9-EB9A-4CF7-A1EE-16759989C9D9}" type="presParOf" srcId="{2D0F3F61-A337-4C8B-B37B-8394F0C66BB1}" destId="{844C8925-C5D2-4EFF-983D-73C301BDC900}" srcOrd="0" destOrd="0" presId="urn:microsoft.com/office/officeart/2005/8/layout/orgChart1"/>
    <dgm:cxn modelId="{DF2F7BAB-DD29-4F66-A424-F850CA59839D}" type="presParOf" srcId="{2D0F3F61-A337-4C8B-B37B-8394F0C66BB1}" destId="{9A0019A7-26FC-4F07-8B55-A8CC05F16D5A}" srcOrd="1" destOrd="0" presId="urn:microsoft.com/office/officeart/2005/8/layout/orgChart1"/>
    <dgm:cxn modelId="{EEE54B54-F7D0-4664-AA1D-4812C3B054B7}" type="presParOf" srcId="{76CF26DF-5A51-448D-83AC-BAB75BEE2542}" destId="{17403E70-F6EE-4CD4-A22F-C0EA5692FB43}" srcOrd="1" destOrd="0" presId="urn:microsoft.com/office/officeart/2005/8/layout/orgChart1"/>
    <dgm:cxn modelId="{DC13B5E6-87FF-4031-803D-2AEF2DC797B0}" type="presParOf" srcId="{76CF26DF-5A51-448D-83AC-BAB75BEE2542}" destId="{9CE8127E-5553-421C-90F7-DBAF7CDFD513}" srcOrd="2" destOrd="0" presId="urn:microsoft.com/office/officeart/2005/8/layout/orgChart1"/>
    <dgm:cxn modelId="{2213FAC1-E240-4808-A24E-B18BA61D74C4}" type="presParOf" srcId="{77631AB4-E144-40B8-A5A6-DD15AD4F38DD}" destId="{8876C988-C2C5-4A11-9261-0D3DE60C9FEC}" srcOrd="2" destOrd="0" presId="urn:microsoft.com/office/officeart/2005/8/layout/orgChart1"/>
    <dgm:cxn modelId="{0E65CB62-2313-4501-A070-8EC6EBDBC1AC}" type="presParOf" srcId="{77631AB4-E144-40B8-A5A6-DD15AD4F38DD}" destId="{A3D4148B-4132-4B90-810C-D6F9C2B338E5}" srcOrd="3" destOrd="0" presId="urn:microsoft.com/office/officeart/2005/8/layout/orgChart1"/>
    <dgm:cxn modelId="{FF5BC10C-E20D-4A65-AEBE-D53719205230}" type="presParOf" srcId="{A3D4148B-4132-4B90-810C-D6F9C2B338E5}" destId="{3A4DF0DB-731E-4750-85C7-D443BEDBCD8E}" srcOrd="0" destOrd="0" presId="urn:microsoft.com/office/officeart/2005/8/layout/orgChart1"/>
    <dgm:cxn modelId="{96F19CD4-0530-4B0C-9DBD-5DD60D7090C0}" type="presParOf" srcId="{3A4DF0DB-731E-4750-85C7-D443BEDBCD8E}" destId="{B6D22EC3-6D47-43BD-955A-4F6EC7A7F00F}" srcOrd="0" destOrd="0" presId="urn:microsoft.com/office/officeart/2005/8/layout/orgChart1"/>
    <dgm:cxn modelId="{E2CB23D1-0673-4636-8E0B-C7972177CE52}" type="presParOf" srcId="{3A4DF0DB-731E-4750-85C7-D443BEDBCD8E}" destId="{C75AE284-7D17-4687-9110-47821A400857}" srcOrd="1" destOrd="0" presId="urn:microsoft.com/office/officeart/2005/8/layout/orgChart1"/>
    <dgm:cxn modelId="{4587974F-5739-4B07-A062-CC0E286479BE}" type="presParOf" srcId="{A3D4148B-4132-4B90-810C-D6F9C2B338E5}" destId="{04BBC2CE-41C3-4BD9-BE05-400B2572737C}" srcOrd="1" destOrd="0" presId="urn:microsoft.com/office/officeart/2005/8/layout/orgChart1"/>
    <dgm:cxn modelId="{DFE38F77-EFE6-45A5-B8EF-55D4841E0C37}" type="presParOf" srcId="{A3D4148B-4132-4B90-810C-D6F9C2B338E5}" destId="{2A87409C-C56C-453B-AC60-D91AC5D67B44}" srcOrd="2" destOrd="0" presId="urn:microsoft.com/office/officeart/2005/8/layout/orgChart1"/>
    <dgm:cxn modelId="{C69045BD-FB1E-4C46-9CD1-FCE2C20EE390}" type="presParOf" srcId="{77631AB4-E144-40B8-A5A6-DD15AD4F38DD}" destId="{CEA96E82-E127-4489-971F-BC2248BE74B2}" srcOrd="4" destOrd="0" presId="urn:microsoft.com/office/officeart/2005/8/layout/orgChart1"/>
    <dgm:cxn modelId="{2A3928EF-8AEF-42F6-807E-335BBEB268D2}" type="presParOf" srcId="{77631AB4-E144-40B8-A5A6-DD15AD4F38DD}" destId="{5BB7C81B-1BF6-4571-958F-58D6529F3D69}" srcOrd="5" destOrd="0" presId="urn:microsoft.com/office/officeart/2005/8/layout/orgChart1"/>
    <dgm:cxn modelId="{C4CD3EEA-EA5E-4B1C-9538-E259B1FB82C9}" type="presParOf" srcId="{5BB7C81B-1BF6-4571-958F-58D6529F3D69}" destId="{65E0005B-19B9-4AE6-92A3-4CFDFEE21A8E}" srcOrd="0" destOrd="0" presId="urn:microsoft.com/office/officeart/2005/8/layout/orgChart1"/>
    <dgm:cxn modelId="{EBD61BAA-7112-418D-AE58-661B66035C2A}" type="presParOf" srcId="{65E0005B-19B9-4AE6-92A3-4CFDFEE21A8E}" destId="{95A6D64B-9DDA-4374-B360-9B52BD5E2A2E}" srcOrd="0" destOrd="0" presId="urn:microsoft.com/office/officeart/2005/8/layout/orgChart1"/>
    <dgm:cxn modelId="{84357D96-9EA9-4B2C-AA5C-65C1668E2172}" type="presParOf" srcId="{65E0005B-19B9-4AE6-92A3-4CFDFEE21A8E}" destId="{572ABDCB-4CC6-4086-92D9-625030B7300F}" srcOrd="1" destOrd="0" presId="urn:microsoft.com/office/officeart/2005/8/layout/orgChart1"/>
    <dgm:cxn modelId="{457DD78C-4517-4358-B74C-8E3CD8AE59D5}" type="presParOf" srcId="{5BB7C81B-1BF6-4571-958F-58D6529F3D69}" destId="{E12BD2D2-E831-40F6-9C52-7E9249BE5D28}" srcOrd="1" destOrd="0" presId="urn:microsoft.com/office/officeart/2005/8/layout/orgChart1"/>
    <dgm:cxn modelId="{30A48061-220F-490A-B0C2-53385C7F76F9}" type="presParOf" srcId="{5BB7C81B-1BF6-4571-958F-58D6529F3D69}" destId="{575C8354-B96B-4C0D-8BC6-CDD5FF5ACC3C}" srcOrd="2" destOrd="0" presId="urn:microsoft.com/office/officeart/2005/8/layout/orgChart1"/>
    <dgm:cxn modelId="{652B8FA1-5ECC-47E0-8381-0B8C6AED1DAA}" type="presParOf" srcId="{E5D88AF1-BA2B-43DD-B8B4-CA56D7254933}" destId="{F3FE90F3-AB1F-46D9-A4D7-70C6077E326D}" srcOrd="2" destOrd="0" presId="urn:microsoft.com/office/officeart/2005/8/layout/orgChart1"/>
    <dgm:cxn modelId="{888D4BAF-C3FA-47E4-A795-122076F2DD50}" type="presParOf" srcId="{2F66490E-0D02-4D42-A2BB-046D2EFA7887}" destId="{F04C6F46-B2E4-4528-BDC6-66AE9CA2C75A}" srcOrd="4" destOrd="0" presId="urn:microsoft.com/office/officeart/2005/8/layout/orgChart1"/>
    <dgm:cxn modelId="{3EEFEC35-A763-434E-9353-F400F5986BF6}" type="presParOf" srcId="{2F66490E-0D02-4D42-A2BB-046D2EFA7887}" destId="{48F39C6F-EA64-4405-8CD2-7C227EC44AF7}" srcOrd="5" destOrd="0" presId="urn:microsoft.com/office/officeart/2005/8/layout/orgChart1"/>
    <dgm:cxn modelId="{641C9364-221B-40E9-BB78-7E8EE09AE908}" type="presParOf" srcId="{48F39C6F-EA64-4405-8CD2-7C227EC44AF7}" destId="{946A9C24-7726-450A-A940-94FB07DD7ABD}" srcOrd="0" destOrd="0" presId="urn:microsoft.com/office/officeart/2005/8/layout/orgChart1"/>
    <dgm:cxn modelId="{F7A1E8B3-8D91-4078-A7A5-94656626D2A9}" type="presParOf" srcId="{946A9C24-7726-450A-A940-94FB07DD7ABD}" destId="{FDB475CF-E61A-4A8F-AE83-694DF844D5E0}" srcOrd="0" destOrd="0" presId="urn:microsoft.com/office/officeart/2005/8/layout/orgChart1"/>
    <dgm:cxn modelId="{30425C5C-0019-47A7-B879-AC1E4D99C1E5}" type="presParOf" srcId="{946A9C24-7726-450A-A940-94FB07DD7ABD}" destId="{27F4275B-7411-4B79-ADDB-EE82E83790B8}" srcOrd="1" destOrd="0" presId="urn:microsoft.com/office/officeart/2005/8/layout/orgChart1"/>
    <dgm:cxn modelId="{420211BB-9B72-462C-846C-D9B2A91EB059}" type="presParOf" srcId="{48F39C6F-EA64-4405-8CD2-7C227EC44AF7}" destId="{5542FC4E-1100-4D25-8C4B-F38FCA285D2F}" srcOrd="1" destOrd="0" presId="urn:microsoft.com/office/officeart/2005/8/layout/orgChart1"/>
    <dgm:cxn modelId="{5400AEB1-5887-4421-BD03-8BE7B252837D}" type="presParOf" srcId="{5542FC4E-1100-4D25-8C4B-F38FCA285D2F}" destId="{0F57EB0F-9AF1-4C41-AE00-2F8BA76C7A3E}" srcOrd="0" destOrd="0" presId="urn:microsoft.com/office/officeart/2005/8/layout/orgChart1"/>
    <dgm:cxn modelId="{50C0717B-9EB7-428B-AB12-28D7AA6EFFCE}" type="presParOf" srcId="{5542FC4E-1100-4D25-8C4B-F38FCA285D2F}" destId="{BD91FDBB-4ED5-4A75-99BA-CB3F71A60B12}" srcOrd="1" destOrd="0" presId="urn:microsoft.com/office/officeart/2005/8/layout/orgChart1"/>
    <dgm:cxn modelId="{2892987D-D0C4-4260-AFC6-8ED02CBFE8C7}" type="presParOf" srcId="{BD91FDBB-4ED5-4A75-99BA-CB3F71A60B12}" destId="{8BA145B2-0965-4422-AA16-740D9C95EB9D}" srcOrd="0" destOrd="0" presId="urn:microsoft.com/office/officeart/2005/8/layout/orgChart1"/>
    <dgm:cxn modelId="{1AC6C83B-1A6C-4EAB-BFB9-A4872B4DCD83}" type="presParOf" srcId="{8BA145B2-0965-4422-AA16-740D9C95EB9D}" destId="{FDE1A312-89AE-4E05-9212-C9604E05C7C4}" srcOrd="0" destOrd="0" presId="urn:microsoft.com/office/officeart/2005/8/layout/orgChart1"/>
    <dgm:cxn modelId="{6A78A401-EC50-4B10-952E-337ED44A6BEE}" type="presParOf" srcId="{8BA145B2-0965-4422-AA16-740D9C95EB9D}" destId="{CD54121E-D85D-4828-9BD0-C1F47882A1EB}" srcOrd="1" destOrd="0" presId="urn:microsoft.com/office/officeart/2005/8/layout/orgChart1"/>
    <dgm:cxn modelId="{A8911529-EF0E-45B1-9110-FC761613BF2E}" type="presParOf" srcId="{BD91FDBB-4ED5-4A75-99BA-CB3F71A60B12}" destId="{E6FED01B-AABA-44ED-AE13-5A9338BF4153}" srcOrd="1" destOrd="0" presId="urn:microsoft.com/office/officeart/2005/8/layout/orgChart1"/>
    <dgm:cxn modelId="{C90D4073-85F6-4389-9A30-BE74AFA6CFCC}" type="presParOf" srcId="{BD91FDBB-4ED5-4A75-99BA-CB3F71A60B12}" destId="{90635F5D-F7D5-4608-B94D-6631ABCF306A}" srcOrd="2" destOrd="0" presId="urn:microsoft.com/office/officeart/2005/8/layout/orgChart1"/>
    <dgm:cxn modelId="{188EAB01-CB8C-4768-9F6E-8A3A0615F081}" type="presParOf" srcId="{5542FC4E-1100-4D25-8C4B-F38FCA285D2F}" destId="{345ED3FF-D5CE-461B-9E3C-A785BCE3F950}" srcOrd="2" destOrd="0" presId="urn:microsoft.com/office/officeart/2005/8/layout/orgChart1"/>
    <dgm:cxn modelId="{32B4BE1B-1D4E-4B03-87DD-991B570B6057}" type="presParOf" srcId="{5542FC4E-1100-4D25-8C4B-F38FCA285D2F}" destId="{DFB700B4-1165-48C0-ADC1-9547C26ABB0A}" srcOrd="3" destOrd="0" presId="urn:microsoft.com/office/officeart/2005/8/layout/orgChart1"/>
    <dgm:cxn modelId="{1F86A3DC-A96E-4E2E-A1AA-6E9B750502C5}" type="presParOf" srcId="{DFB700B4-1165-48C0-ADC1-9547C26ABB0A}" destId="{94C3732D-95F7-4D0E-8B69-E6A6C2155DC8}" srcOrd="0" destOrd="0" presId="urn:microsoft.com/office/officeart/2005/8/layout/orgChart1"/>
    <dgm:cxn modelId="{118DB35B-4F51-4CA0-9707-AD6035D0B898}" type="presParOf" srcId="{94C3732D-95F7-4D0E-8B69-E6A6C2155DC8}" destId="{0E72C591-1480-4F9B-A7F6-D255A9389718}" srcOrd="0" destOrd="0" presId="urn:microsoft.com/office/officeart/2005/8/layout/orgChart1"/>
    <dgm:cxn modelId="{BF78E279-1786-4034-9523-D045FC1A1A84}" type="presParOf" srcId="{94C3732D-95F7-4D0E-8B69-E6A6C2155DC8}" destId="{7E24147C-0E18-4341-AB20-B2D974C87126}" srcOrd="1" destOrd="0" presId="urn:microsoft.com/office/officeart/2005/8/layout/orgChart1"/>
    <dgm:cxn modelId="{D3C0A653-3AC2-4D83-A1D4-EF16C0A9BDFD}" type="presParOf" srcId="{DFB700B4-1165-48C0-ADC1-9547C26ABB0A}" destId="{DBCBBC7F-4AD4-40AD-8B04-F2BA6A39F3DE}" srcOrd="1" destOrd="0" presId="urn:microsoft.com/office/officeart/2005/8/layout/orgChart1"/>
    <dgm:cxn modelId="{524D737F-D236-48EF-B155-E98604467958}" type="presParOf" srcId="{DFB700B4-1165-48C0-ADC1-9547C26ABB0A}" destId="{1AF9564F-B09D-4B55-AF8B-3ACA69A27A6E}" srcOrd="2" destOrd="0" presId="urn:microsoft.com/office/officeart/2005/8/layout/orgChart1"/>
    <dgm:cxn modelId="{4D43CC0A-5A20-49B2-A324-BD3B6B4DB01C}" type="presParOf" srcId="{5542FC4E-1100-4D25-8C4B-F38FCA285D2F}" destId="{7F9E1329-4BA7-4A8C-9F9D-A37765387127}" srcOrd="4" destOrd="0" presId="urn:microsoft.com/office/officeart/2005/8/layout/orgChart1"/>
    <dgm:cxn modelId="{8DE31D2C-2052-40DC-8E39-E2A12C562F29}" type="presParOf" srcId="{5542FC4E-1100-4D25-8C4B-F38FCA285D2F}" destId="{545E16FB-3123-4FC5-99F7-F04FFB0E16FF}" srcOrd="5" destOrd="0" presId="urn:microsoft.com/office/officeart/2005/8/layout/orgChart1"/>
    <dgm:cxn modelId="{8698524E-8B3B-48BE-B4D1-D194203CFAE9}" type="presParOf" srcId="{545E16FB-3123-4FC5-99F7-F04FFB0E16FF}" destId="{506CA5F9-14A0-40FF-A4E2-C468DDB20B82}" srcOrd="0" destOrd="0" presId="urn:microsoft.com/office/officeart/2005/8/layout/orgChart1"/>
    <dgm:cxn modelId="{15406C15-F94E-4F8F-9C78-F53395AD0672}" type="presParOf" srcId="{506CA5F9-14A0-40FF-A4E2-C468DDB20B82}" destId="{93CC314B-A9E0-4F55-8FE0-B5C5ED3A0B30}" srcOrd="0" destOrd="0" presId="urn:microsoft.com/office/officeart/2005/8/layout/orgChart1"/>
    <dgm:cxn modelId="{E9C19936-38DB-44CF-8B7F-1B4E924119B8}" type="presParOf" srcId="{506CA5F9-14A0-40FF-A4E2-C468DDB20B82}" destId="{092F8503-B759-4F9B-9D8D-A196D806E8C7}" srcOrd="1" destOrd="0" presId="urn:microsoft.com/office/officeart/2005/8/layout/orgChart1"/>
    <dgm:cxn modelId="{630932BB-5C5B-49E2-B61E-5661FAA91AD4}" type="presParOf" srcId="{545E16FB-3123-4FC5-99F7-F04FFB0E16FF}" destId="{5278720B-ED37-40CF-8EFA-E7EA54BA56CB}" srcOrd="1" destOrd="0" presId="urn:microsoft.com/office/officeart/2005/8/layout/orgChart1"/>
    <dgm:cxn modelId="{71B99739-5282-43F1-9C58-CBAF17E5BB43}" type="presParOf" srcId="{545E16FB-3123-4FC5-99F7-F04FFB0E16FF}" destId="{13891E7B-447E-4FB3-B167-7F81DFDB12BF}" srcOrd="2" destOrd="0" presId="urn:microsoft.com/office/officeart/2005/8/layout/orgChart1"/>
    <dgm:cxn modelId="{413A8461-19BD-4DB5-839F-EF08941BD46E}" type="presParOf" srcId="{5542FC4E-1100-4D25-8C4B-F38FCA285D2F}" destId="{B422F75D-78BE-4A80-8FDE-B476C793C824}" srcOrd="6" destOrd="0" presId="urn:microsoft.com/office/officeart/2005/8/layout/orgChart1"/>
    <dgm:cxn modelId="{7C64B1F8-B55B-40CF-86EC-220937B2C376}" type="presParOf" srcId="{5542FC4E-1100-4D25-8C4B-F38FCA285D2F}" destId="{7C0BA0A3-571B-4E62-8CEF-E0426517A145}" srcOrd="7" destOrd="0" presId="urn:microsoft.com/office/officeart/2005/8/layout/orgChart1"/>
    <dgm:cxn modelId="{2996CC84-35DE-4CA2-A5B2-7A9C195849F8}" type="presParOf" srcId="{7C0BA0A3-571B-4E62-8CEF-E0426517A145}" destId="{0D4FBADF-52A3-4A27-B13D-FB81E996DCDA}" srcOrd="0" destOrd="0" presId="urn:microsoft.com/office/officeart/2005/8/layout/orgChart1"/>
    <dgm:cxn modelId="{C94A0824-1DAC-4D00-A333-8B5324969326}" type="presParOf" srcId="{0D4FBADF-52A3-4A27-B13D-FB81E996DCDA}" destId="{B2075807-573A-4175-8AF5-64D844507828}" srcOrd="0" destOrd="0" presId="urn:microsoft.com/office/officeart/2005/8/layout/orgChart1"/>
    <dgm:cxn modelId="{263674F5-C2FA-4763-9B88-353757465350}" type="presParOf" srcId="{0D4FBADF-52A3-4A27-B13D-FB81E996DCDA}" destId="{A810184A-C51C-4842-A091-C788824B3FED}" srcOrd="1" destOrd="0" presId="urn:microsoft.com/office/officeart/2005/8/layout/orgChart1"/>
    <dgm:cxn modelId="{E6CB4E54-8DF3-464C-A26D-73E8CDBC3DE5}" type="presParOf" srcId="{7C0BA0A3-571B-4E62-8CEF-E0426517A145}" destId="{1CD65809-1967-4C63-AA54-F7A0B76DBFD6}" srcOrd="1" destOrd="0" presId="urn:microsoft.com/office/officeart/2005/8/layout/orgChart1"/>
    <dgm:cxn modelId="{97183BCA-4FA7-41E1-88CB-C2F745ACC951}" type="presParOf" srcId="{7C0BA0A3-571B-4E62-8CEF-E0426517A145}" destId="{17EE0075-39FE-4103-B4B2-6C3EEF7463E9}" srcOrd="2" destOrd="0" presId="urn:microsoft.com/office/officeart/2005/8/layout/orgChart1"/>
    <dgm:cxn modelId="{9A71ADC1-AB14-42F3-9B2D-B73B9AE55D37}" type="presParOf" srcId="{5542FC4E-1100-4D25-8C4B-F38FCA285D2F}" destId="{44B1B2E5-E4E9-4DC2-A068-B0F4A8BD022E}" srcOrd="8" destOrd="0" presId="urn:microsoft.com/office/officeart/2005/8/layout/orgChart1"/>
    <dgm:cxn modelId="{99F83F28-FD3C-49EC-A686-0087F358A931}" type="presParOf" srcId="{5542FC4E-1100-4D25-8C4B-F38FCA285D2F}" destId="{5822E889-FF9E-4F19-B189-28342817E813}" srcOrd="9" destOrd="0" presId="urn:microsoft.com/office/officeart/2005/8/layout/orgChart1"/>
    <dgm:cxn modelId="{6100A397-924E-497A-A7FD-6104CA8CC90B}" type="presParOf" srcId="{5822E889-FF9E-4F19-B189-28342817E813}" destId="{8E8A8EF2-8344-431D-B6C1-9B4FF46E1119}" srcOrd="0" destOrd="0" presId="urn:microsoft.com/office/officeart/2005/8/layout/orgChart1"/>
    <dgm:cxn modelId="{EA7B7CD2-FD56-4F05-A055-C36C4E9FBAB1}" type="presParOf" srcId="{8E8A8EF2-8344-431D-B6C1-9B4FF46E1119}" destId="{AE63CDB9-C41F-4B84-8A28-C983A6C0F656}" srcOrd="0" destOrd="0" presId="urn:microsoft.com/office/officeart/2005/8/layout/orgChart1"/>
    <dgm:cxn modelId="{5FF2CA0A-02C7-4ECD-A2B8-151AE907923F}" type="presParOf" srcId="{8E8A8EF2-8344-431D-B6C1-9B4FF46E1119}" destId="{1112A54C-B977-4430-BB13-6F617EDE4966}" srcOrd="1" destOrd="0" presId="urn:microsoft.com/office/officeart/2005/8/layout/orgChart1"/>
    <dgm:cxn modelId="{FCF35B80-5B8C-4B6B-91F2-C5F37E379815}" type="presParOf" srcId="{5822E889-FF9E-4F19-B189-28342817E813}" destId="{E2F09481-250F-43A0-B1FA-B08CB59DB2F4}" srcOrd="1" destOrd="0" presId="urn:microsoft.com/office/officeart/2005/8/layout/orgChart1"/>
    <dgm:cxn modelId="{5044251C-3C54-42EC-B200-17341BA313C5}" type="presParOf" srcId="{5822E889-FF9E-4F19-B189-28342817E813}" destId="{3BEE0A41-8EFE-409E-9A3C-88BD6C8E413E}" srcOrd="2" destOrd="0" presId="urn:microsoft.com/office/officeart/2005/8/layout/orgChart1"/>
    <dgm:cxn modelId="{EF313221-6B69-4272-8E12-DA62D91E6E7C}" type="presParOf" srcId="{5542FC4E-1100-4D25-8C4B-F38FCA285D2F}" destId="{A23541AC-151C-427C-878A-228BA92CC5DE}" srcOrd="10" destOrd="0" presId="urn:microsoft.com/office/officeart/2005/8/layout/orgChart1"/>
    <dgm:cxn modelId="{DE3BF042-4FEB-45E5-BAF4-0252F074C959}" type="presParOf" srcId="{5542FC4E-1100-4D25-8C4B-F38FCA285D2F}" destId="{A7C5F2AD-4802-4E20-AFD6-15457A6B9D46}" srcOrd="11" destOrd="0" presId="urn:microsoft.com/office/officeart/2005/8/layout/orgChart1"/>
    <dgm:cxn modelId="{2083A374-A76B-4E46-BBAF-20C4398A7BE1}" type="presParOf" srcId="{A7C5F2AD-4802-4E20-AFD6-15457A6B9D46}" destId="{EBF49A36-126E-4BB7-B0E3-8EA6FAF295AE}" srcOrd="0" destOrd="0" presId="urn:microsoft.com/office/officeart/2005/8/layout/orgChart1"/>
    <dgm:cxn modelId="{D2CDF7D2-2E0D-40B7-B32C-F2E6479E1B8C}" type="presParOf" srcId="{EBF49A36-126E-4BB7-B0E3-8EA6FAF295AE}" destId="{8FAD363D-8C62-4E9B-8ED8-64D58AAE6DD8}" srcOrd="0" destOrd="0" presId="urn:microsoft.com/office/officeart/2005/8/layout/orgChart1"/>
    <dgm:cxn modelId="{AF07DD21-A199-4422-9EF3-4298732D28A3}" type="presParOf" srcId="{EBF49A36-126E-4BB7-B0E3-8EA6FAF295AE}" destId="{EE4D5A2E-67B4-46C5-82EF-2718047A4856}" srcOrd="1" destOrd="0" presId="urn:microsoft.com/office/officeart/2005/8/layout/orgChart1"/>
    <dgm:cxn modelId="{CB4166DB-7392-492E-AECE-046E1E0E0442}" type="presParOf" srcId="{A7C5F2AD-4802-4E20-AFD6-15457A6B9D46}" destId="{12EC9C4F-5884-4930-8FF0-EA0639464385}" srcOrd="1" destOrd="0" presId="urn:microsoft.com/office/officeart/2005/8/layout/orgChart1"/>
    <dgm:cxn modelId="{52688C20-7299-4F7C-9551-B7598FA4FE71}" type="presParOf" srcId="{A7C5F2AD-4802-4E20-AFD6-15457A6B9D46}" destId="{BD5DDE28-42CC-43A9-9B77-B6F159322532}" srcOrd="2" destOrd="0" presId="urn:microsoft.com/office/officeart/2005/8/layout/orgChart1"/>
    <dgm:cxn modelId="{5AEDF833-2843-46C8-A82C-A982A135700B}" type="presParOf" srcId="{5542FC4E-1100-4D25-8C4B-F38FCA285D2F}" destId="{AB51FE0D-15ED-40CB-9AB0-390EC3EBEE04}" srcOrd="12" destOrd="0" presId="urn:microsoft.com/office/officeart/2005/8/layout/orgChart1"/>
    <dgm:cxn modelId="{0A675AC2-18BE-44DE-81A1-774A0CC39F00}" type="presParOf" srcId="{5542FC4E-1100-4D25-8C4B-F38FCA285D2F}" destId="{A1434715-30AB-4EE3-8945-C63F37BA730D}" srcOrd="13" destOrd="0" presId="urn:microsoft.com/office/officeart/2005/8/layout/orgChart1"/>
    <dgm:cxn modelId="{C9F715FB-11EB-49FB-9C35-54FC12322050}" type="presParOf" srcId="{A1434715-30AB-4EE3-8945-C63F37BA730D}" destId="{D273B14D-5A85-471F-8234-F115CA6A8699}" srcOrd="0" destOrd="0" presId="urn:microsoft.com/office/officeart/2005/8/layout/orgChart1"/>
    <dgm:cxn modelId="{E34186CF-E909-4AFF-84AC-C415F120F871}" type="presParOf" srcId="{D273B14D-5A85-471F-8234-F115CA6A8699}" destId="{3806CAE7-FBC0-422A-902F-D1E29FF709B6}" srcOrd="0" destOrd="0" presId="urn:microsoft.com/office/officeart/2005/8/layout/orgChart1"/>
    <dgm:cxn modelId="{95D14747-07CB-4874-BC4B-41B1336B0B8B}" type="presParOf" srcId="{D273B14D-5A85-471F-8234-F115CA6A8699}" destId="{32E42839-5791-4E82-9537-689C2E45C1C8}" srcOrd="1" destOrd="0" presId="urn:microsoft.com/office/officeart/2005/8/layout/orgChart1"/>
    <dgm:cxn modelId="{577EDFA3-550E-4323-9F86-9147A9AF628E}" type="presParOf" srcId="{A1434715-30AB-4EE3-8945-C63F37BA730D}" destId="{AE95D1AB-CCAA-4EB5-A11E-5200B2BEC84C}" srcOrd="1" destOrd="0" presId="urn:microsoft.com/office/officeart/2005/8/layout/orgChart1"/>
    <dgm:cxn modelId="{4304C692-9140-467B-9C22-FDD7E3759CB3}" type="presParOf" srcId="{A1434715-30AB-4EE3-8945-C63F37BA730D}" destId="{F6EE0A44-4789-474E-BADD-7F628E2C998A}" srcOrd="2" destOrd="0" presId="urn:microsoft.com/office/officeart/2005/8/layout/orgChart1"/>
    <dgm:cxn modelId="{B9A93C1C-55E3-41B7-BEA9-094F95AF2362}" type="presParOf" srcId="{5542FC4E-1100-4D25-8C4B-F38FCA285D2F}" destId="{E39B3531-9FA7-4260-BFE9-958C93E7A1EA}" srcOrd="14" destOrd="0" presId="urn:microsoft.com/office/officeart/2005/8/layout/orgChart1"/>
    <dgm:cxn modelId="{78FF5562-0A8B-46E1-AB65-12E92BCD5501}" type="presParOf" srcId="{5542FC4E-1100-4D25-8C4B-F38FCA285D2F}" destId="{913694EE-618F-4E01-9E5E-BB40B5498245}" srcOrd="15" destOrd="0" presId="urn:microsoft.com/office/officeart/2005/8/layout/orgChart1"/>
    <dgm:cxn modelId="{1DD62AF9-9BDE-4F31-AB0A-89FC53410716}" type="presParOf" srcId="{913694EE-618F-4E01-9E5E-BB40B5498245}" destId="{3384761B-5F64-4B6D-B68D-B18CC4E7A996}" srcOrd="0" destOrd="0" presId="urn:microsoft.com/office/officeart/2005/8/layout/orgChart1"/>
    <dgm:cxn modelId="{6192BC3C-7954-41C2-BB57-228C001EC44C}" type="presParOf" srcId="{3384761B-5F64-4B6D-B68D-B18CC4E7A996}" destId="{6DAC7C01-1BB3-44EF-89D5-AA0925EA6209}" srcOrd="0" destOrd="0" presId="urn:microsoft.com/office/officeart/2005/8/layout/orgChart1"/>
    <dgm:cxn modelId="{B77DBCC6-7444-4459-B430-126E80D0AC4B}" type="presParOf" srcId="{3384761B-5F64-4B6D-B68D-B18CC4E7A996}" destId="{1C4D8716-0D14-4C37-BB66-C9DD64702810}" srcOrd="1" destOrd="0" presId="urn:microsoft.com/office/officeart/2005/8/layout/orgChart1"/>
    <dgm:cxn modelId="{19CB6A2A-55C7-45D9-9B7C-35EDF7099FFD}" type="presParOf" srcId="{913694EE-618F-4E01-9E5E-BB40B5498245}" destId="{DE8E4E9A-72B9-4400-B39A-434D72E878E5}" srcOrd="1" destOrd="0" presId="urn:microsoft.com/office/officeart/2005/8/layout/orgChart1"/>
    <dgm:cxn modelId="{7191A580-3836-4C8D-98D9-E5626A1A0760}" type="presParOf" srcId="{913694EE-618F-4E01-9E5E-BB40B5498245}" destId="{9C8A2699-5BED-43A2-B336-16D6C413B25C}" srcOrd="2" destOrd="0" presId="urn:microsoft.com/office/officeart/2005/8/layout/orgChart1"/>
    <dgm:cxn modelId="{B00CD794-F131-44E6-97BF-E6E619D8BDDF}" type="presParOf" srcId="{5542FC4E-1100-4D25-8C4B-F38FCA285D2F}" destId="{A6CBBFD8-151E-4834-8901-D53DCB8ABA8F}" srcOrd="16" destOrd="0" presId="urn:microsoft.com/office/officeart/2005/8/layout/orgChart1"/>
    <dgm:cxn modelId="{E01C6ACA-DA2C-4CA7-95EF-16B48AF9D961}" type="presParOf" srcId="{5542FC4E-1100-4D25-8C4B-F38FCA285D2F}" destId="{FFFB5F0D-FE28-45BC-96CF-51EBDDB0EE4C}" srcOrd="17" destOrd="0" presId="urn:microsoft.com/office/officeart/2005/8/layout/orgChart1"/>
    <dgm:cxn modelId="{5C319027-5914-4A1B-B1FB-2AB341937266}" type="presParOf" srcId="{FFFB5F0D-FE28-45BC-96CF-51EBDDB0EE4C}" destId="{35D925AB-CB25-4DEC-9516-3B8E284E7AFA}" srcOrd="0" destOrd="0" presId="urn:microsoft.com/office/officeart/2005/8/layout/orgChart1"/>
    <dgm:cxn modelId="{A42289CE-5F2A-4A76-AAA2-BFBB5057C508}" type="presParOf" srcId="{35D925AB-CB25-4DEC-9516-3B8E284E7AFA}" destId="{71386019-2FED-419B-8C44-8E09FF205D01}" srcOrd="0" destOrd="0" presId="urn:microsoft.com/office/officeart/2005/8/layout/orgChart1"/>
    <dgm:cxn modelId="{F34C7FD7-C64C-44A9-B016-53105594AF2C}" type="presParOf" srcId="{35D925AB-CB25-4DEC-9516-3B8E284E7AFA}" destId="{05C68B26-1EA6-48EE-855C-82197E6FDFFA}" srcOrd="1" destOrd="0" presId="urn:microsoft.com/office/officeart/2005/8/layout/orgChart1"/>
    <dgm:cxn modelId="{998CACF9-3E7B-496E-BE60-D0EA750A2DA6}" type="presParOf" srcId="{FFFB5F0D-FE28-45BC-96CF-51EBDDB0EE4C}" destId="{102D901F-FCBA-4AA0-9D6F-A5B2472796BB}" srcOrd="1" destOrd="0" presId="urn:microsoft.com/office/officeart/2005/8/layout/orgChart1"/>
    <dgm:cxn modelId="{8000877A-988E-4B61-B5A0-F55FE315FB6C}" type="presParOf" srcId="{FFFB5F0D-FE28-45BC-96CF-51EBDDB0EE4C}" destId="{DA45BFA8-27FF-4A1D-A751-7575E331B533}" srcOrd="2" destOrd="0" presId="urn:microsoft.com/office/officeart/2005/8/layout/orgChart1"/>
    <dgm:cxn modelId="{E1D9CBC5-B831-429C-AD50-8567945A7571}" type="presParOf" srcId="{48F39C6F-EA64-4405-8CD2-7C227EC44AF7}" destId="{24E0B2E9-E9E8-4F0D-BEA2-1199472B4662}" srcOrd="2" destOrd="0" presId="urn:microsoft.com/office/officeart/2005/8/layout/orgChart1"/>
    <dgm:cxn modelId="{36D93B1C-210E-49C3-8984-76250369C133}" type="presParOf" srcId="{2F66490E-0D02-4D42-A2BB-046D2EFA7887}" destId="{DE107F2B-5B02-45A3-B54E-B8B2DCB4A357}" srcOrd="6" destOrd="0" presId="urn:microsoft.com/office/officeart/2005/8/layout/orgChart1"/>
    <dgm:cxn modelId="{1EAD8AA3-76BC-4393-A1E0-B2EF82473C39}" type="presParOf" srcId="{2F66490E-0D02-4D42-A2BB-046D2EFA7887}" destId="{17B7C1AA-D2CD-4B10-BE0C-82CA358E04BA}" srcOrd="7" destOrd="0" presId="urn:microsoft.com/office/officeart/2005/8/layout/orgChart1"/>
    <dgm:cxn modelId="{182EC122-1967-4755-AAE7-C848CFF982D1}" type="presParOf" srcId="{17B7C1AA-D2CD-4B10-BE0C-82CA358E04BA}" destId="{96118E6F-81F1-4F92-86DE-943A7188027A}" srcOrd="0" destOrd="0" presId="urn:microsoft.com/office/officeart/2005/8/layout/orgChart1"/>
    <dgm:cxn modelId="{D32D739C-3EBA-4356-ADB7-DEA6B9D8B97B}" type="presParOf" srcId="{96118E6F-81F1-4F92-86DE-943A7188027A}" destId="{60E062CA-C076-452F-8024-E5254EFEB7BF}" srcOrd="0" destOrd="0" presId="urn:microsoft.com/office/officeart/2005/8/layout/orgChart1"/>
    <dgm:cxn modelId="{31FA5F00-8DCC-4497-88E3-9276BE5FD420}" type="presParOf" srcId="{96118E6F-81F1-4F92-86DE-943A7188027A}" destId="{4373BA2F-429B-4637-996F-8C7E451137F6}" srcOrd="1" destOrd="0" presId="urn:microsoft.com/office/officeart/2005/8/layout/orgChart1"/>
    <dgm:cxn modelId="{3AEA3A78-D434-43F0-B83D-DC82B594C655}" type="presParOf" srcId="{17B7C1AA-D2CD-4B10-BE0C-82CA358E04BA}" destId="{D189208B-39B2-4972-861E-85FD54D9953B}" srcOrd="1" destOrd="0" presId="urn:microsoft.com/office/officeart/2005/8/layout/orgChart1"/>
    <dgm:cxn modelId="{7C17A93C-252B-4D68-9EAE-CEC0FC142386}" type="presParOf" srcId="{D189208B-39B2-4972-861E-85FD54D9953B}" destId="{6EA56F4D-E3FE-4C13-85EE-F1C30D981F55}" srcOrd="0" destOrd="0" presId="urn:microsoft.com/office/officeart/2005/8/layout/orgChart1"/>
    <dgm:cxn modelId="{9A49BF1B-8BB5-4608-AD4E-E460B4F9CB46}" type="presParOf" srcId="{D189208B-39B2-4972-861E-85FD54D9953B}" destId="{CCD1D716-AF8C-46E2-BD59-4C4BBD84A714}" srcOrd="1" destOrd="0" presId="urn:microsoft.com/office/officeart/2005/8/layout/orgChart1"/>
    <dgm:cxn modelId="{7EED4B59-91AE-4545-BCD9-ABF535B302DB}" type="presParOf" srcId="{CCD1D716-AF8C-46E2-BD59-4C4BBD84A714}" destId="{EBAB1349-C75A-4400-BD6A-83FCA3E205F3}" srcOrd="0" destOrd="0" presId="urn:microsoft.com/office/officeart/2005/8/layout/orgChart1"/>
    <dgm:cxn modelId="{34350F3F-6391-4C8C-AAF5-A3E923D803C3}" type="presParOf" srcId="{EBAB1349-C75A-4400-BD6A-83FCA3E205F3}" destId="{B94E1454-FEE3-474F-9710-94FC766A92D2}" srcOrd="0" destOrd="0" presId="urn:microsoft.com/office/officeart/2005/8/layout/orgChart1"/>
    <dgm:cxn modelId="{51905D43-A0D9-4950-B13A-67D16ED996CB}" type="presParOf" srcId="{EBAB1349-C75A-4400-BD6A-83FCA3E205F3}" destId="{12D54111-6EF4-4038-8DD1-18E1EDDF43D5}" srcOrd="1" destOrd="0" presId="urn:microsoft.com/office/officeart/2005/8/layout/orgChart1"/>
    <dgm:cxn modelId="{FE850199-13B4-4267-91E6-50C0748222DF}" type="presParOf" srcId="{CCD1D716-AF8C-46E2-BD59-4C4BBD84A714}" destId="{53387380-0AE6-4031-BE37-9969FFBF8EB9}" srcOrd="1" destOrd="0" presId="urn:microsoft.com/office/officeart/2005/8/layout/orgChart1"/>
    <dgm:cxn modelId="{DF6036BB-59C2-492A-82A0-7DC4A856C8B2}" type="presParOf" srcId="{CCD1D716-AF8C-46E2-BD59-4C4BBD84A714}" destId="{18865140-DCBE-4640-A082-486339F29569}" srcOrd="2" destOrd="0" presId="urn:microsoft.com/office/officeart/2005/8/layout/orgChart1"/>
    <dgm:cxn modelId="{2D6200EA-BBEB-4DB8-A312-4ABF61F873C6}" type="presParOf" srcId="{D189208B-39B2-4972-861E-85FD54D9953B}" destId="{5DAAA415-D6F1-49EE-BFF1-C0FD82E834CC}" srcOrd="2" destOrd="0" presId="urn:microsoft.com/office/officeart/2005/8/layout/orgChart1"/>
    <dgm:cxn modelId="{22594E4D-DD51-4A64-B006-B817CD44F6EB}" type="presParOf" srcId="{D189208B-39B2-4972-861E-85FD54D9953B}" destId="{C0A7A5E3-5DB3-4AD5-95BD-EDE224453A88}" srcOrd="3" destOrd="0" presId="urn:microsoft.com/office/officeart/2005/8/layout/orgChart1"/>
    <dgm:cxn modelId="{A7B56792-3E3E-4844-AB5F-3AB3FA8BE425}" type="presParOf" srcId="{C0A7A5E3-5DB3-4AD5-95BD-EDE224453A88}" destId="{BE102CCA-DF33-42A6-9652-E9A0C270046A}" srcOrd="0" destOrd="0" presId="urn:microsoft.com/office/officeart/2005/8/layout/orgChart1"/>
    <dgm:cxn modelId="{CAE8648C-577D-4D7A-99E8-051FC062F245}" type="presParOf" srcId="{BE102CCA-DF33-42A6-9652-E9A0C270046A}" destId="{EDED701E-CE9B-487C-81E0-D2E47D6D64F2}" srcOrd="0" destOrd="0" presId="urn:microsoft.com/office/officeart/2005/8/layout/orgChart1"/>
    <dgm:cxn modelId="{83A7C71A-1DDD-490E-AAC2-8F3288D0EC3A}" type="presParOf" srcId="{BE102CCA-DF33-42A6-9652-E9A0C270046A}" destId="{5F218D54-CAD2-4615-944A-7B27E95F98D1}" srcOrd="1" destOrd="0" presId="urn:microsoft.com/office/officeart/2005/8/layout/orgChart1"/>
    <dgm:cxn modelId="{888E3637-A7B3-4A2C-9940-1B969BDA85F6}" type="presParOf" srcId="{C0A7A5E3-5DB3-4AD5-95BD-EDE224453A88}" destId="{FB01FDDE-B9D9-491B-AFD7-28C9B124FC89}" srcOrd="1" destOrd="0" presId="urn:microsoft.com/office/officeart/2005/8/layout/orgChart1"/>
    <dgm:cxn modelId="{1F9FB32A-AE96-4003-8563-BB96ABE48808}" type="presParOf" srcId="{C0A7A5E3-5DB3-4AD5-95BD-EDE224453A88}" destId="{F4B66AF8-6738-4DBE-B53B-CFB67287D15F}" srcOrd="2" destOrd="0" presId="urn:microsoft.com/office/officeart/2005/8/layout/orgChart1"/>
    <dgm:cxn modelId="{CCE0E57F-8E5B-4006-8CDE-DE291B676019}" type="presParOf" srcId="{D189208B-39B2-4972-861E-85FD54D9953B}" destId="{87F5C75A-D201-4FFE-BE28-46D7364A5943}" srcOrd="4" destOrd="0" presId="urn:microsoft.com/office/officeart/2005/8/layout/orgChart1"/>
    <dgm:cxn modelId="{2E76D72B-6F06-4B1E-A5A0-BB77206176B9}" type="presParOf" srcId="{D189208B-39B2-4972-861E-85FD54D9953B}" destId="{4EFE4259-09DD-49BE-A280-682644A1E848}" srcOrd="5" destOrd="0" presId="urn:microsoft.com/office/officeart/2005/8/layout/orgChart1"/>
    <dgm:cxn modelId="{3E9674DC-CD59-4D34-9A0A-50366C328AD9}" type="presParOf" srcId="{4EFE4259-09DD-49BE-A280-682644A1E848}" destId="{4168CDC5-DF67-48E9-8729-7D8FA13195C2}" srcOrd="0" destOrd="0" presId="urn:microsoft.com/office/officeart/2005/8/layout/orgChart1"/>
    <dgm:cxn modelId="{314CEF9D-5E4D-4BF7-850C-3B87EB31B5A3}" type="presParOf" srcId="{4168CDC5-DF67-48E9-8729-7D8FA13195C2}" destId="{B5AD7658-FEF0-4754-B1B4-697BCA674DFF}" srcOrd="0" destOrd="0" presId="urn:microsoft.com/office/officeart/2005/8/layout/orgChart1"/>
    <dgm:cxn modelId="{DCB08F00-97A9-4B83-AB4D-A6DA36A92579}" type="presParOf" srcId="{4168CDC5-DF67-48E9-8729-7D8FA13195C2}" destId="{BD88BA3F-7EDF-44B0-9FC8-FB2B0D9C2C82}" srcOrd="1" destOrd="0" presId="urn:microsoft.com/office/officeart/2005/8/layout/orgChart1"/>
    <dgm:cxn modelId="{81F34C6C-ECAA-4F29-B7FE-F513DDFB0222}" type="presParOf" srcId="{4EFE4259-09DD-49BE-A280-682644A1E848}" destId="{0A67FDC4-0713-475D-B6AC-2E8E6A97213E}" srcOrd="1" destOrd="0" presId="urn:microsoft.com/office/officeart/2005/8/layout/orgChart1"/>
    <dgm:cxn modelId="{4654FDAC-DB4E-4270-BB54-9137796D4439}" type="presParOf" srcId="{4EFE4259-09DD-49BE-A280-682644A1E848}" destId="{F1683BA7-4226-4F65-9F5F-4F57E57DF808}" srcOrd="2" destOrd="0" presId="urn:microsoft.com/office/officeart/2005/8/layout/orgChart1"/>
    <dgm:cxn modelId="{B35A114C-8BAE-4543-8BE1-B53DB3C7EC9D}" type="presParOf" srcId="{D189208B-39B2-4972-861E-85FD54D9953B}" destId="{0EBEDD6F-9AA7-44AD-973F-033724BF6479}" srcOrd="6" destOrd="0" presId="urn:microsoft.com/office/officeart/2005/8/layout/orgChart1"/>
    <dgm:cxn modelId="{D96F5FE3-EA1A-4249-A15C-FE778A9ADD2C}" type="presParOf" srcId="{D189208B-39B2-4972-861E-85FD54D9953B}" destId="{13F5DF91-EC09-4BED-964F-961B752B5126}" srcOrd="7" destOrd="0" presId="urn:microsoft.com/office/officeart/2005/8/layout/orgChart1"/>
    <dgm:cxn modelId="{F445E4C4-60B2-40A2-80D3-160FC18EE0C9}" type="presParOf" srcId="{13F5DF91-EC09-4BED-964F-961B752B5126}" destId="{DE04A1B2-F219-427D-9CBE-E87802369CAB}" srcOrd="0" destOrd="0" presId="urn:microsoft.com/office/officeart/2005/8/layout/orgChart1"/>
    <dgm:cxn modelId="{4FB5DECD-0DDE-4D0A-B4FA-AB326CA31FCF}" type="presParOf" srcId="{DE04A1B2-F219-427D-9CBE-E87802369CAB}" destId="{EFF372D6-ABDF-468B-93BE-5E5515056EFC}" srcOrd="0" destOrd="0" presId="urn:microsoft.com/office/officeart/2005/8/layout/orgChart1"/>
    <dgm:cxn modelId="{46875BCA-AF2A-48FF-9EBA-2AC439D77A28}" type="presParOf" srcId="{DE04A1B2-F219-427D-9CBE-E87802369CAB}" destId="{E65351B4-008E-4D97-BD83-4FF4BF085710}" srcOrd="1" destOrd="0" presId="urn:microsoft.com/office/officeart/2005/8/layout/orgChart1"/>
    <dgm:cxn modelId="{E50CC0D8-5C43-42A8-8BC5-1AEA068213E3}" type="presParOf" srcId="{13F5DF91-EC09-4BED-964F-961B752B5126}" destId="{25E7C4AD-AAEF-4F3B-A64D-215EB71BD861}" srcOrd="1" destOrd="0" presId="urn:microsoft.com/office/officeart/2005/8/layout/orgChart1"/>
    <dgm:cxn modelId="{B45297A9-807D-436B-A3DB-D45EE6E56865}" type="presParOf" srcId="{13F5DF91-EC09-4BED-964F-961B752B5126}" destId="{FB065BCC-74C1-4153-B2C2-22587E0763B6}" srcOrd="2" destOrd="0" presId="urn:microsoft.com/office/officeart/2005/8/layout/orgChart1"/>
    <dgm:cxn modelId="{27A655EC-61CA-4383-84C3-F9260D39D222}" type="presParOf" srcId="{D189208B-39B2-4972-861E-85FD54D9953B}" destId="{A6CD1EFF-3DEF-465B-A322-3AC82C7502BB}" srcOrd="8" destOrd="0" presId="urn:microsoft.com/office/officeart/2005/8/layout/orgChart1"/>
    <dgm:cxn modelId="{FD56367D-FC4D-4ECA-BF0B-5227BB37437D}" type="presParOf" srcId="{D189208B-39B2-4972-861E-85FD54D9953B}" destId="{33BCAAC6-6488-4D7F-A581-18A0537C9A9F}" srcOrd="9" destOrd="0" presId="urn:microsoft.com/office/officeart/2005/8/layout/orgChart1"/>
    <dgm:cxn modelId="{F2CDB6CC-055A-40E3-999A-F58C1ADC7E01}" type="presParOf" srcId="{33BCAAC6-6488-4D7F-A581-18A0537C9A9F}" destId="{D275FA97-B0C4-4AB9-8C1D-373A413BD1BA}" srcOrd="0" destOrd="0" presId="urn:microsoft.com/office/officeart/2005/8/layout/orgChart1"/>
    <dgm:cxn modelId="{4DE55187-4475-468A-9890-86F85F379693}" type="presParOf" srcId="{D275FA97-B0C4-4AB9-8C1D-373A413BD1BA}" destId="{4180BD44-416C-4155-8E90-759B4555475B}" srcOrd="0" destOrd="0" presId="urn:microsoft.com/office/officeart/2005/8/layout/orgChart1"/>
    <dgm:cxn modelId="{5A301634-95B4-4925-9F54-0ECB5E57380D}" type="presParOf" srcId="{D275FA97-B0C4-4AB9-8C1D-373A413BD1BA}" destId="{7A9761FD-AFA0-42B9-8BA6-32C1E49CB4DB}" srcOrd="1" destOrd="0" presId="urn:microsoft.com/office/officeart/2005/8/layout/orgChart1"/>
    <dgm:cxn modelId="{FCA7344F-EBCF-4FEA-9DDD-B576E0AC12EF}" type="presParOf" srcId="{33BCAAC6-6488-4D7F-A581-18A0537C9A9F}" destId="{5C833077-5259-44CB-A198-7DB60FD7CD35}" srcOrd="1" destOrd="0" presId="urn:microsoft.com/office/officeart/2005/8/layout/orgChart1"/>
    <dgm:cxn modelId="{46A16AB7-66E1-417C-9FA1-33EA8513CAE4}" type="presParOf" srcId="{33BCAAC6-6488-4D7F-A581-18A0537C9A9F}" destId="{473C23E2-112E-4BC5-8462-23EA7486EF47}" srcOrd="2" destOrd="0" presId="urn:microsoft.com/office/officeart/2005/8/layout/orgChart1"/>
    <dgm:cxn modelId="{C0289ED8-0BAB-4251-BD03-C6C7E964F646}" type="presParOf" srcId="{D189208B-39B2-4972-861E-85FD54D9953B}" destId="{EDB64183-295E-47D7-BAE6-C12B28D74B22}" srcOrd="10" destOrd="0" presId="urn:microsoft.com/office/officeart/2005/8/layout/orgChart1"/>
    <dgm:cxn modelId="{3B9508B2-9DC3-465D-8072-FBBFA7F46CE3}" type="presParOf" srcId="{D189208B-39B2-4972-861E-85FD54D9953B}" destId="{F5DEA6A6-C143-4941-A3F5-A589ACB951AB}" srcOrd="11" destOrd="0" presId="urn:microsoft.com/office/officeart/2005/8/layout/orgChart1"/>
    <dgm:cxn modelId="{DE9270BF-D21E-4783-AE34-B11CC1523CA3}" type="presParOf" srcId="{F5DEA6A6-C143-4941-A3F5-A589ACB951AB}" destId="{FEB7B2AC-F81F-4816-AA76-991CC2C2751A}" srcOrd="0" destOrd="0" presId="urn:microsoft.com/office/officeart/2005/8/layout/orgChart1"/>
    <dgm:cxn modelId="{92904B28-CB70-475B-98CA-5EACB94E9D07}" type="presParOf" srcId="{FEB7B2AC-F81F-4816-AA76-991CC2C2751A}" destId="{C54132B3-E853-42C9-BF94-8BFA8AF31016}" srcOrd="0" destOrd="0" presId="urn:microsoft.com/office/officeart/2005/8/layout/orgChart1"/>
    <dgm:cxn modelId="{79629392-DDBB-466F-BD4B-4D1C6A2DDBFE}" type="presParOf" srcId="{FEB7B2AC-F81F-4816-AA76-991CC2C2751A}" destId="{EF01753C-2123-4A63-A553-85C808D8FE3D}" srcOrd="1" destOrd="0" presId="urn:microsoft.com/office/officeart/2005/8/layout/orgChart1"/>
    <dgm:cxn modelId="{EB8B624C-2DE4-418F-8744-D23BA10B91CE}" type="presParOf" srcId="{F5DEA6A6-C143-4941-A3F5-A589ACB951AB}" destId="{143FCC7C-DDE0-4942-A2FB-C72FA81B4692}" srcOrd="1" destOrd="0" presId="urn:microsoft.com/office/officeart/2005/8/layout/orgChart1"/>
    <dgm:cxn modelId="{D19066DB-EE8C-4FE4-8769-29C0F349EE39}" type="presParOf" srcId="{F5DEA6A6-C143-4941-A3F5-A589ACB951AB}" destId="{E0800188-0AA3-416A-BAAC-EFCAFC4BC72F}" srcOrd="2" destOrd="0" presId="urn:microsoft.com/office/officeart/2005/8/layout/orgChart1"/>
    <dgm:cxn modelId="{9E685BFC-F0DF-4B3A-9D06-826E0424EC8C}" type="presParOf" srcId="{17B7C1AA-D2CD-4B10-BE0C-82CA358E04BA}" destId="{25DE9FB0-B3CA-4CCD-9950-74D421B4BBFB}" srcOrd="2" destOrd="0" presId="urn:microsoft.com/office/officeart/2005/8/layout/orgChart1"/>
    <dgm:cxn modelId="{0702926F-16B6-401A-ABD2-1A7B13E0AADB}" type="presParOf" srcId="{2F66490E-0D02-4D42-A2BB-046D2EFA7887}" destId="{25B28D76-E752-4EF1-9790-A0ED8BBC9219}" srcOrd="8" destOrd="0" presId="urn:microsoft.com/office/officeart/2005/8/layout/orgChart1"/>
    <dgm:cxn modelId="{9E722311-37CB-4072-B677-0A65A0A8B2C3}" type="presParOf" srcId="{2F66490E-0D02-4D42-A2BB-046D2EFA7887}" destId="{75F55797-99ED-49BB-A9C6-87C2DDAEE7FE}" srcOrd="9" destOrd="0" presId="urn:microsoft.com/office/officeart/2005/8/layout/orgChart1"/>
    <dgm:cxn modelId="{58BB4FFB-9527-40F6-BC80-1267436406EE}" type="presParOf" srcId="{75F55797-99ED-49BB-A9C6-87C2DDAEE7FE}" destId="{EBD39863-9179-40B2-BE19-11966B2F9D95}" srcOrd="0" destOrd="0" presId="urn:microsoft.com/office/officeart/2005/8/layout/orgChart1"/>
    <dgm:cxn modelId="{4E3B9704-47A7-41F4-B769-D7752ACBADC6}" type="presParOf" srcId="{EBD39863-9179-40B2-BE19-11966B2F9D95}" destId="{5741ECB2-E929-478B-9C8B-C8AEC32A758C}" srcOrd="0" destOrd="0" presId="urn:microsoft.com/office/officeart/2005/8/layout/orgChart1"/>
    <dgm:cxn modelId="{E1AC308D-28BC-4420-9BB8-13ACEC310C59}" type="presParOf" srcId="{EBD39863-9179-40B2-BE19-11966B2F9D95}" destId="{AC09B61E-8426-41E6-BEE1-1AD226C7E5C7}" srcOrd="1" destOrd="0" presId="urn:microsoft.com/office/officeart/2005/8/layout/orgChart1"/>
    <dgm:cxn modelId="{2BEF62A3-AF5F-4963-A785-D5F1D511416A}" type="presParOf" srcId="{75F55797-99ED-49BB-A9C6-87C2DDAEE7FE}" destId="{C9405550-FD5A-40E3-80BD-04B23CC972A0}" srcOrd="1" destOrd="0" presId="urn:microsoft.com/office/officeart/2005/8/layout/orgChart1"/>
    <dgm:cxn modelId="{E005F67B-5882-4965-990C-37F427BB52F2}" type="presParOf" srcId="{C9405550-FD5A-40E3-80BD-04B23CC972A0}" destId="{CC9E8E35-B4E1-457B-B25C-198F0621F5F2}" srcOrd="0" destOrd="0" presId="urn:microsoft.com/office/officeart/2005/8/layout/orgChart1"/>
    <dgm:cxn modelId="{39F571CB-0C27-45DC-ACF0-E9CF06188E28}" type="presParOf" srcId="{C9405550-FD5A-40E3-80BD-04B23CC972A0}" destId="{5D6988DD-B106-49E9-ADE2-6FFD0A8F7067}" srcOrd="1" destOrd="0" presId="urn:microsoft.com/office/officeart/2005/8/layout/orgChart1"/>
    <dgm:cxn modelId="{D606C213-FED2-4134-A3C1-F6665D9B9EBF}" type="presParOf" srcId="{5D6988DD-B106-49E9-ADE2-6FFD0A8F7067}" destId="{F030C4D0-F58B-463D-9AEF-CDE925FCCFA1}" srcOrd="0" destOrd="0" presId="urn:microsoft.com/office/officeart/2005/8/layout/orgChart1"/>
    <dgm:cxn modelId="{7C517B1D-8C75-4F62-A7BD-AFEE1B39B85F}" type="presParOf" srcId="{F030C4D0-F58B-463D-9AEF-CDE925FCCFA1}" destId="{61AD63D6-BF8B-4148-85A8-7F86B42283A2}" srcOrd="0" destOrd="0" presId="urn:microsoft.com/office/officeart/2005/8/layout/orgChart1"/>
    <dgm:cxn modelId="{C2B9D3E6-03EF-44B9-A4A8-B03CEDB30683}" type="presParOf" srcId="{F030C4D0-F58B-463D-9AEF-CDE925FCCFA1}" destId="{CE6126F6-8474-4A03-9752-2C782B35EDE0}" srcOrd="1" destOrd="0" presId="urn:microsoft.com/office/officeart/2005/8/layout/orgChart1"/>
    <dgm:cxn modelId="{2F66FE9F-B167-4AC7-BFCF-983517AB2FF6}" type="presParOf" srcId="{5D6988DD-B106-49E9-ADE2-6FFD0A8F7067}" destId="{B3FC8764-61C1-4888-9414-676AE9AC5055}" srcOrd="1" destOrd="0" presId="urn:microsoft.com/office/officeart/2005/8/layout/orgChart1"/>
    <dgm:cxn modelId="{13A33ACC-CC22-42AB-B823-C3316682C2FC}" type="presParOf" srcId="{5D6988DD-B106-49E9-ADE2-6FFD0A8F7067}" destId="{F79E2D57-B979-45A9-82DC-BB33CDC5F959}" srcOrd="2" destOrd="0" presId="urn:microsoft.com/office/officeart/2005/8/layout/orgChart1"/>
    <dgm:cxn modelId="{D1E18600-FCE6-4E37-9E06-D10F0C601AEB}" type="presParOf" srcId="{C9405550-FD5A-40E3-80BD-04B23CC972A0}" destId="{D43DAD67-CBEA-4B15-A730-0BAB914FF2C2}" srcOrd="2" destOrd="0" presId="urn:microsoft.com/office/officeart/2005/8/layout/orgChart1"/>
    <dgm:cxn modelId="{F9030D48-4377-4550-B5D6-EB872344B9A1}" type="presParOf" srcId="{C9405550-FD5A-40E3-80BD-04B23CC972A0}" destId="{2CD025E3-B2A1-408C-B29A-9082C33D1CDE}" srcOrd="3" destOrd="0" presId="urn:microsoft.com/office/officeart/2005/8/layout/orgChart1"/>
    <dgm:cxn modelId="{B5E5B708-730A-4F91-9345-089F527DE59F}" type="presParOf" srcId="{2CD025E3-B2A1-408C-B29A-9082C33D1CDE}" destId="{11D405B9-DA07-4532-A4E2-A7A07560D94E}" srcOrd="0" destOrd="0" presId="urn:microsoft.com/office/officeart/2005/8/layout/orgChart1"/>
    <dgm:cxn modelId="{054CC30B-0692-4EE3-8F7C-FC49677C269A}" type="presParOf" srcId="{11D405B9-DA07-4532-A4E2-A7A07560D94E}" destId="{74A86B21-C988-4054-9BEA-8260D542EBA3}" srcOrd="0" destOrd="0" presId="urn:microsoft.com/office/officeart/2005/8/layout/orgChart1"/>
    <dgm:cxn modelId="{6E56F957-D107-44C7-9E21-597CBF8EB2B7}" type="presParOf" srcId="{11D405B9-DA07-4532-A4E2-A7A07560D94E}" destId="{0FF04721-2EEA-44B0-BF87-E9BB4AFE58BF}" srcOrd="1" destOrd="0" presId="urn:microsoft.com/office/officeart/2005/8/layout/orgChart1"/>
    <dgm:cxn modelId="{27875154-83C2-445B-8A30-580F08B65023}" type="presParOf" srcId="{2CD025E3-B2A1-408C-B29A-9082C33D1CDE}" destId="{BBC09609-188A-4392-A28D-9D6F3655D01B}" srcOrd="1" destOrd="0" presId="urn:microsoft.com/office/officeart/2005/8/layout/orgChart1"/>
    <dgm:cxn modelId="{99E49611-C2D8-4793-8A2A-03E164B104AE}" type="presParOf" srcId="{2CD025E3-B2A1-408C-B29A-9082C33D1CDE}" destId="{73BADEEE-76BD-4C8E-9E14-9ED7851485DC}" srcOrd="2" destOrd="0" presId="urn:microsoft.com/office/officeart/2005/8/layout/orgChart1"/>
    <dgm:cxn modelId="{542C709D-4BC6-4C3C-B5DB-E2E34E85BF6D}" type="presParOf" srcId="{C9405550-FD5A-40E3-80BD-04B23CC972A0}" destId="{4DA95C80-D7A7-47FD-BDAF-BA24AFBE8410}" srcOrd="4" destOrd="0" presId="urn:microsoft.com/office/officeart/2005/8/layout/orgChart1"/>
    <dgm:cxn modelId="{8A28CAAC-AA33-46B4-9AEA-42BA26FD9EFB}" type="presParOf" srcId="{C9405550-FD5A-40E3-80BD-04B23CC972A0}" destId="{52291B89-41A3-4E99-8085-74CBDAA668EF}" srcOrd="5" destOrd="0" presId="urn:microsoft.com/office/officeart/2005/8/layout/orgChart1"/>
    <dgm:cxn modelId="{72E5A8CF-969C-4A7D-91BC-3A8DF9B2B25C}" type="presParOf" srcId="{52291B89-41A3-4E99-8085-74CBDAA668EF}" destId="{49CAEBA1-29B9-4E76-A25D-4484E392B61F}" srcOrd="0" destOrd="0" presId="urn:microsoft.com/office/officeart/2005/8/layout/orgChart1"/>
    <dgm:cxn modelId="{59786621-56A6-4D7C-AB2C-FE8BE11D4964}" type="presParOf" srcId="{49CAEBA1-29B9-4E76-A25D-4484E392B61F}" destId="{5C614032-9FFA-4BFB-898F-5E6AF700343C}" srcOrd="0" destOrd="0" presId="urn:microsoft.com/office/officeart/2005/8/layout/orgChart1"/>
    <dgm:cxn modelId="{FA6C7A35-CCFC-4C93-9F32-E4765852D677}" type="presParOf" srcId="{49CAEBA1-29B9-4E76-A25D-4484E392B61F}" destId="{D43C0A27-F710-4D8E-A719-8A4A1A3D1AF5}" srcOrd="1" destOrd="0" presId="urn:microsoft.com/office/officeart/2005/8/layout/orgChart1"/>
    <dgm:cxn modelId="{3EE949C0-2977-4CBA-B366-E46381D08C39}" type="presParOf" srcId="{52291B89-41A3-4E99-8085-74CBDAA668EF}" destId="{74D05BA7-B3FD-440E-BF4D-80B3FBFDAFCD}" srcOrd="1" destOrd="0" presId="urn:microsoft.com/office/officeart/2005/8/layout/orgChart1"/>
    <dgm:cxn modelId="{80921BBB-1087-4C5A-A6F7-434920FBFBCC}" type="presParOf" srcId="{52291B89-41A3-4E99-8085-74CBDAA668EF}" destId="{4A12D4DB-C428-40B2-8D5D-A5DD4C32FB1D}" srcOrd="2" destOrd="0" presId="urn:microsoft.com/office/officeart/2005/8/layout/orgChart1"/>
    <dgm:cxn modelId="{D74B0960-5414-4E95-B96C-CE752A1B0676}" type="presParOf" srcId="{C9405550-FD5A-40E3-80BD-04B23CC972A0}" destId="{C5088C22-94EF-4457-AAA2-C0F8D6D89167}" srcOrd="6" destOrd="0" presId="urn:microsoft.com/office/officeart/2005/8/layout/orgChart1"/>
    <dgm:cxn modelId="{F7D0C33F-912D-475E-93C6-7C80615AD0FA}" type="presParOf" srcId="{C9405550-FD5A-40E3-80BD-04B23CC972A0}" destId="{1247F79D-2CA7-4551-BCCE-EB54D44C328C}" srcOrd="7" destOrd="0" presId="urn:microsoft.com/office/officeart/2005/8/layout/orgChart1"/>
    <dgm:cxn modelId="{DC190BD6-3600-4AC1-81C9-CEAA560A61D7}" type="presParOf" srcId="{1247F79D-2CA7-4551-BCCE-EB54D44C328C}" destId="{EA8C67B1-EC53-4531-B994-CB0CF5B71CA8}" srcOrd="0" destOrd="0" presId="urn:microsoft.com/office/officeart/2005/8/layout/orgChart1"/>
    <dgm:cxn modelId="{AF20FE7A-3A16-4CA1-A17F-C0B147BEB029}" type="presParOf" srcId="{EA8C67B1-EC53-4531-B994-CB0CF5B71CA8}" destId="{4A98CA52-3E22-4BEB-A145-C3D9175A7F3C}" srcOrd="0" destOrd="0" presId="urn:microsoft.com/office/officeart/2005/8/layout/orgChart1"/>
    <dgm:cxn modelId="{57075364-B192-4688-801F-D10BCB1FBB93}" type="presParOf" srcId="{EA8C67B1-EC53-4531-B994-CB0CF5B71CA8}" destId="{025DA2C3-838D-4106-86F2-730A9A83140C}" srcOrd="1" destOrd="0" presId="urn:microsoft.com/office/officeart/2005/8/layout/orgChart1"/>
    <dgm:cxn modelId="{9B2735F7-B841-4F7A-B95F-1ED92842C97B}" type="presParOf" srcId="{1247F79D-2CA7-4551-BCCE-EB54D44C328C}" destId="{0297D9FD-E786-4DB1-9BEB-0F828B785766}" srcOrd="1" destOrd="0" presId="urn:microsoft.com/office/officeart/2005/8/layout/orgChart1"/>
    <dgm:cxn modelId="{F1360782-50DB-47FE-968F-52274F8644F2}" type="presParOf" srcId="{1247F79D-2CA7-4551-BCCE-EB54D44C328C}" destId="{66AD7651-C342-4AC8-8EB0-69B0FF716D02}" srcOrd="2" destOrd="0" presId="urn:microsoft.com/office/officeart/2005/8/layout/orgChart1"/>
    <dgm:cxn modelId="{FEAE3149-8F98-4AA2-9DA8-E211E15EDCA7}" type="presParOf" srcId="{C9405550-FD5A-40E3-80BD-04B23CC972A0}" destId="{EEBB6962-3273-4B8D-B29D-E3FFC1BFADE3}" srcOrd="8" destOrd="0" presId="urn:microsoft.com/office/officeart/2005/8/layout/orgChart1"/>
    <dgm:cxn modelId="{C961E22A-AD42-4BB8-A836-D1442AD3E403}" type="presParOf" srcId="{C9405550-FD5A-40E3-80BD-04B23CC972A0}" destId="{162F5F2A-676F-41C1-95F1-A52A1EC2B12A}" srcOrd="9" destOrd="0" presId="urn:microsoft.com/office/officeart/2005/8/layout/orgChart1"/>
    <dgm:cxn modelId="{4312AF53-9E52-40E0-B964-9EB4E7F82404}" type="presParOf" srcId="{162F5F2A-676F-41C1-95F1-A52A1EC2B12A}" destId="{A5F17853-1DB0-4D42-B934-D700BFA37404}" srcOrd="0" destOrd="0" presId="urn:microsoft.com/office/officeart/2005/8/layout/orgChart1"/>
    <dgm:cxn modelId="{DC113BFA-0DC0-4D04-87E8-095615B9DC0C}" type="presParOf" srcId="{A5F17853-1DB0-4D42-B934-D700BFA37404}" destId="{A253A769-5DBD-416A-B7B7-2225BFA599F1}" srcOrd="0" destOrd="0" presId="urn:microsoft.com/office/officeart/2005/8/layout/orgChart1"/>
    <dgm:cxn modelId="{5558636E-FA80-49BF-9D09-A957240FE426}" type="presParOf" srcId="{A5F17853-1DB0-4D42-B934-D700BFA37404}" destId="{86BB8B03-164D-4CC4-A07B-EAC72B8CE6A1}" srcOrd="1" destOrd="0" presId="urn:microsoft.com/office/officeart/2005/8/layout/orgChart1"/>
    <dgm:cxn modelId="{21F6E8CC-F5CA-4DD5-908A-2AC9B0F9667E}" type="presParOf" srcId="{162F5F2A-676F-41C1-95F1-A52A1EC2B12A}" destId="{7EBCB1F7-7780-4748-A5E8-B67E0D548A62}" srcOrd="1" destOrd="0" presId="urn:microsoft.com/office/officeart/2005/8/layout/orgChart1"/>
    <dgm:cxn modelId="{894E1AEF-2068-40F3-8A46-8CC473DDAE25}" type="presParOf" srcId="{162F5F2A-676F-41C1-95F1-A52A1EC2B12A}" destId="{ADCBE5A1-A997-4FE5-9393-96CD12E87A43}" srcOrd="2" destOrd="0" presId="urn:microsoft.com/office/officeart/2005/8/layout/orgChart1"/>
    <dgm:cxn modelId="{EFB737F9-1757-4722-BF04-D64D4C4F8E06}" type="presParOf" srcId="{C9405550-FD5A-40E3-80BD-04B23CC972A0}" destId="{1EB967D4-CD10-4267-B50C-F588CA386415}" srcOrd="10" destOrd="0" presId="urn:microsoft.com/office/officeart/2005/8/layout/orgChart1"/>
    <dgm:cxn modelId="{991D7A0F-A515-40A4-8898-ED5CABB8C349}" type="presParOf" srcId="{C9405550-FD5A-40E3-80BD-04B23CC972A0}" destId="{BF458B3F-5706-4EE5-83FC-61E23D051A30}" srcOrd="11" destOrd="0" presId="urn:microsoft.com/office/officeart/2005/8/layout/orgChart1"/>
    <dgm:cxn modelId="{8D343AEF-ABCD-49C1-BD07-A533766BFD31}" type="presParOf" srcId="{BF458B3F-5706-4EE5-83FC-61E23D051A30}" destId="{07A46C6A-3360-4ADE-A1A6-ADAD039A4C22}" srcOrd="0" destOrd="0" presId="urn:microsoft.com/office/officeart/2005/8/layout/orgChart1"/>
    <dgm:cxn modelId="{CB4BD98B-6DC8-48C7-A42C-6F4896CF72F6}" type="presParOf" srcId="{07A46C6A-3360-4ADE-A1A6-ADAD039A4C22}" destId="{4757E615-FA59-4C29-BFD9-6E784B4E69A1}" srcOrd="0" destOrd="0" presId="urn:microsoft.com/office/officeart/2005/8/layout/orgChart1"/>
    <dgm:cxn modelId="{AADCF862-58D7-4905-98B6-C76626D41C0B}" type="presParOf" srcId="{07A46C6A-3360-4ADE-A1A6-ADAD039A4C22}" destId="{50DB42D0-CD98-486D-882B-E4A42BA3187A}" srcOrd="1" destOrd="0" presId="urn:microsoft.com/office/officeart/2005/8/layout/orgChart1"/>
    <dgm:cxn modelId="{FB2CAD41-C1D1-4303-ADAD-A90210109B3B}" type="presParOf" srcId="{BF458B3F-5706-4EE5-83FC-61E23D051A30}" destId="{A0A4BA9B-FD7A-4F5C-A27A-49C78F37DCD7}" srcOrd="1" destOrd="0" presId="urn:microsoft.com/office/officeart/2005/8/layout/orgChart1"/>
    <dgm:cxn modelId="{E04ABF64-7697-4FE0-BEA3-E74E495DB097}" type="presParOf" srcId="{BF458B3F-5706-4EE5-83FC-61E23D051A30}" destId="{71B639D9-DC53-4594-A3D7-78DA5F328E1A}" srcOrd="2" destOrd="0" presId="urn:microsoft.com/office/officeart/2005/8/layout/orgChart1"/>
    <dgm:cxn modelId="{3B190D3D-55DA-4AF0-9BF9-44100E97B179}" type="presParOf" srcId="{C9405550-FD5A-40E3-80BD-04B23CC972A0}" destId="{B0F307D7-480F-4195-95C8-0406F9E8F686}" srcOrd="12" destOrd="0" presId="urn:microsoft.com/office/officeart/2005/8/layout/orgChart1"/>
    <dgm:cxn modelId="{1C2667A9-E637-451B-BA8A-878548BA116C}" type="presParOf" srcId="{C9405550-FD5A-40E3-80BD-04B23CC972A0}" destId="{B8957C44-5E27-42F9-84AF-DDDBD47AECB7}" srcOrd="13" destOrd="0" presId="urn:microsoft.com/office/officeart/2005/8/layout/orgChart1"/>
    <dgm:cxn modelId="{BCF75CFA-9465-4FCE-9A40-DE150F5A2727}" type="presParOf" srcId="{B8957C44-5E27-42F9-84AF-DDDBD47AECB7}" destId="{D913C93D-66B1-4F14-9CF7-75CC8B3E9400}" srcOrd="0" destOrd="0" presId="urn:microsoft.com/office/officeart/2005/8/layout/orgChart1"/>
    <dgm:cxn modelId="{5AD22725-2BFC-4811-A1D3-870FF3DCA136}" type="presParOf" srcId="{D913C93D-66B1-4F14-9CF7-75CC8B3E9400}" destId="{E2521DEF-D0A7-4696-BB71-416FF986E0AA}" srcOrd="0" destOrd="0" presId="urn:microsoft.com/office/officeart/2005/8/layout/orgChart1"/>
    <dgm:cxn modelId="{2D51FED0-81D5-4115-83B2-F3072EF4612C}" type="presParOf" srcId="{D913C93D-66B1-4F14-9CF7-75CC8B3E9400}" destId="{B6DA1CBF-D5B0-4D4F-A624-AA9C135453CF}" srcOrd="1" destOrd="0" presId="urn:microsoft.com/office/officeart/2005/8/layout/orgChart1"/>
    <dgm:cxn modelId="{A78C854F-0310-4595-BED1-3874F5FCC6CE}" type="presParOf" srcId="{B8957C44-5E27-42F9-84AF-DDDBD47AECB7}" destId="{B1F20C3D-4D4E-4E27-9D4B-C9CC0B73A7AE}" srcOrd="1" destOrd="0" presId="urn:microsoft.com/office/officeart/2005/8/layout/orgChart1"/>
    <dgm:cxn modelId="{90B0D0F1-4F94-4AC6-B01C-70E1E28B4F83}" type="presParOf" srcId="{B8957C44-5E27-42F9-84AF-DDDBD47AECB7}" destId="{CEE499E1-85A6-4CF1-8CCC-B15A84BCFE2E}" srcOrd="2" destOrd="0" presId="urn:microsoft.com/office/officeart/2005/8/layout/orgChart1"/>
    <dgm:cxn modelId="{3157A5D9-247A-4EAC-81C0-274637D07D8C}" type="presParOf" srcId="{C9405550-FD5A-40E3-80BD-04B23CC972A0}" destId="{7DC4752A-D942-49E7-8E99-639FCE729F37}" srcOrd="14" destOrd="0" presId="urn:microsoft.com/office/officeart/2005/8/layout/orgChart1"/>
    <dgm:cxn modelId="{AD2E23C7-AE50-4BF5-81F7-4C8D8F2558EE}" type="presParOf" srcId="{C9405550-FD5A-40E3-80BD-04B23CC972A0}" destId="{896A23D8-05EE-4885-B6DB-7F7C46994C9B}" srcOrd="15" destOrd="0" presId="urn:microsoft.com/office/officeart/2005/8/layout/orgChart1"/>
    <dgm:cxn modelId="{A634D9CD-6823-4BBC-B7B9-B1A20722863E}" type="presParOf" srcId="{896A23D8-05EE-4885-B6DB-7F7C46994C9B}" destId="{618276EE-5405-4963-989C-493C15EC4C00}" srcOrd="0" destOrd="0" presId="urn:microsoft.com/office/officeart/2005/8/layout/orgChart1"/>
    <dgm:cxn modelId="{46E00A94-443B-4E44-9AC7-288416CF9F80}" type="presParOf" srcId="{618276EE-5405-4963-989C-493C15EC4C00}" destId="{6197498D-B660-4E81-B296-52C8E4C06FCC}" srcOrd="0" destOrd="0" presId="urn:microsoft.com/office/officeart/2005/8/layout/orgChart1"/>
    <dgm:cxn modelId="{60E99837-A2B9-4561-A998-312F7DACF7D6}" type="presParOf" srcId="{618276EE-5405-4963-989C-493C15EC4C00}" destId="{2399B07E-3093-4BC1-A0A2-6A28FEB410AC}" srcOrd="1" destOrd="0" presId="urn:microsoft.com/office/officeart/2005/8/layout/orgChart1"/>
    <dgm:cxn modelId="{8316A3E9-2D2B-4BEC-9995-D11075974250}" type="presParOf" srcId="{896A23D8-05EE-4885-B6DB-7F7C46994C9B}" destId="{B79E26D0-331B-4E59-85BC-2B93269076AF}" srcOrd="1" destOrd="0" presId="urn:microsoft.com/office/officeart/2005/8/layout/orgChart1"/>
    <dgm:cxn modelId="{939F6937-D722-4510-BFC7-BD83B5E16D92}" type="presParOf" srcId="{896A23D8-05EE-4885-B6DB-7F7C46994C9B}" destId="{5640BBF5-B911-45AA-996A-F07F99D47F82}" srcOrd="2" destOrd="0" presId="urn:microsoft.com/office/officeart/2005/8/layout/orgChart1"/>
    <dgm:cxn modelId="{934B71A6-1F58-45AC-B8C2-4226E661FF46}" type="presParOf" srcId="{C9405550-FD5A-40E3-80BD-04B23CC972A0}" destId="{F530199C-8CBD-4927-ABD9-5FCB838521DF}" srcOrd="16" destOrd="0" presId="urn:microsoft.com/office/officeart/2005/8/layout/orgChart1"/>
    <dgm:cxn modelId="{F42DB75E-19F6-49A9-B906-1A446034D70E}" type="presParOf" srcId="{C9405550-FD5A-40E3-80BD-04B23CC972A0}" destId="{9080CDEE-85BF-41BB-9632-438828DF6AE3}" srcOrd="17" destOrd="0" presId="urn:microsoft.com/office/officeart/2005/8/layout/orgChart1"/>
    <dgm:cxn modelId="{3534735C-3456-446B-92AF-2C101DFB8CA1}" type="presParOf" srcId="{9080CDEE-85BF-41BB-9632-438828DF6AE3}" destId="{EED34E55-1D4B-4311-858C-4C93401DC912}" srcOrd="0" destOrd="0" presId="urn:microsoft.com/office/officeart/2005/8/layout/orgChart1"/>
    <dgm:cxn modelId="{3AD7E710-1600-4AFD-973F-C19373E0CEFD}" type="presParOf" srcId="{EED34E55-1D4B-4311-858C-4C93401DC912}" destId="{174AE003-5986-4D1A-BE8D-B80F5AFF5A4E}" srcOrd="0" destOrd="0" presId="urn:microsoft.com/office/officeart/2005/8/layout/orgChart1"/>
    <dgm:cxn modelId="{2F190A1B-A06E-418B-8524-252B9381C2AD}" type="presParOf" srcId="{EED34E55-1D4B-4311-858C-4C93401DC912}" destId="{76205A73-CEE7-42C0-93DF-2E1B6D0BB976}" srcOrd="1" destOrd="0" presId="urn:microsoft.com/office/officeart/2005/8/layout/orgChart1"/>
    <dgm:cxn modelId="{C01AB81E-C68A-40AF-B69B-E5336A5B8B1A}" type="presParOf" srcId="{9080CDEE-85BF-41BB-9632-438828DF6AE3}" destId="{3F05341E-4D53-40A6-82B7-D7668C5A32A4}" srcOrd="1" destOrd="0" presId="urn:microsoft.com/office/officeart/2005/8/layout/orgChart1"/>
    <dgm:cxn modelId="{8D6DB335-D450-4F37-8985-AB6BFB499DE1}" type="presParOf" srcId="{9080CDEE-85BF-41BB-9632-438828DF6AE3}" destId="{875D8E0D-E06F-4BFD-A552-91943C3B2799}" srcOrd="2" destOrd="0" presId="urn:microsoft.com/office/officeart/2005/8/layout/orgChart1"/>
    <dgm:cxn modelId="{506B0430-BE03-4B9B-A863-11AE83651D5D}" type="presParOf" srcId="{C9405550-FD5A-40E3-80BD-04B23CC972A0}" destId="{EE65EF7E-D157-4F7B-9B5F-8DD8859657B3}" srcOrd="18" destOrd="0" presId="urn:microsoft.com/office/officeart/2005/8/layout/orgChart1"/>
    <dgm:cxn modelId="{37056FF1-FD02-47AD-B628-C2038E2E4A5D}" type="presParOf" srcId="{C9405550-FD5A-40E3-80BD-04B23CC972A0}" destId="{B0CF386F-393D-491D-B737-FA5E97A22372}" srcOrd="19" destOrd="0" presId="urn:microsoft.com/office/officeart/2005/8/layout/orgChart1"/>
    <dgm:cxn modelId="{E15CEEC4-38D2-44E8-A2B7-824BB30F6216}" type="presParOf" srcId="{B0CF386F-393D-491D-B737-FA5E97A22372}" destId="{61920ED7-679D-45C0-93A7-89762635C3C1}" srcOrd="0" destOrd="0" presId="urn:microsoft.com/office/officeart/2005/8/layout/orgChart1"/>
    <dgm:cxn modelId="{FC797873-FF43-4D3A-A0AC-FA735197E84D}" type="presParOf" srcId="{61920ED7-679D-45C0-93A7-89762635C3C1}" destId="{156BBB1F-F7B6-49A5-9F1B-722F9F1E928C}" srcOrd="0" destOrd="0" presId="urn:microsoft.com/office/officeart/2005/8/layout/orgChart1"/>
    <dgm:cxn modelId="{E82A7F1B-284F-4B5B-A40F-57A418E0809F}" type="presParOf" srcId="{61920ED7-679D-45C0-93A7-89762635C3C1}" destId="{2F2CDA15-C2F7-4390-B391-F51C57733EF9}" srcOrd="1" destOrd="0" presId="urn:microsoft.com/office/officeart/2005/8/layout/orgChart1"/>
    <dgm:cxn modelId="{E6565654-329B-4BD5-ABA8-0A496D9B1649}" type="presParOf" srcId="{B0CF386F-393D-491D-B737-FA5E97A22372}" destId="{301D44E7-292D-41DF-BD93-3A75D17F258F}" srcOrd="1" destOrd="0" presId="urn:microsoft.com/office/officeart/2005/8/layout/orgChart1"/>
    <dgm:cxn modelId="{4854CB3F-90E8-4D8C-BD75-7513CC344698}" type="presParOf" srcId="{B0CF386F-393D-491D-B737-FA5E97A22372}" destId="{B235EEA3-1EB4-438C-AEC0-4430E4A92A8F}" srcOrd="2" destOrd="0" presId="urn:microsoft.com/office/officeart/2005/8/layout/orgChart1"/>
    <dgm:cxn modelId="{A10ED0BD-6DDF-4C76-A042-66652F9003D7}" type="presParOf" srcId="{75F55797-99ED-49BB-A9C6-87C2DDAEE7FE}" destId="{A1A59A03-B750-4723-B2CE-6CBE78C5207A}" srcOrd="2" destOrd="0" presId="urn:microsoft.com/office/officeart/2005/8/layout/orgChart1"/>
    <dgm:cxn modelId="{B3650ACE-7599-4ECE-A3BD-D3FE6CFFA4EA}" type="presParOf" srcId="{2F66490E-0D02-4D42-A2BB-046D2EFA7887}" destId="{1E3C984D-F616-43B9-9F6C-CB4EF7FDF685}" srcOrd="10" destOrd="0" presId="urn:microsoft.com/office/officeart/2005/8/layout/orgChart1"/>
    <dgm:cxn modelId="{59B2DF9C-4516-4BFA-B89F-CB6AF942223D}" type="presParOf" srcId="{2F66490E-0D02-4D42-A2BB-046D2EFA7887}" destId="{5CB87CAB-0348-41A0-9E16-BC72013880E7}" srcOrd="11" destOrd="0" presId="urn:microsoft.com/office/officeart/2005/8/layout/orgChart1"/>
    <dgm:cxn modelId="{FAA53884-491B-492A-A70A-FA079B774AF1}" type="presParOf" srcId="{5CB87CAB-0348-41A0-9E16-BC72013880E7}" destId="{1B390FA9-8B38-4133-B66E-4ADC524D47C1}" srcOrd="0" destOrd="0" presId="urn:microsoft.com/office/officeart/2005/8/layout/orgChart1"/>
    <dgm:cxn modelId="{A0E58E1E-B2CC-41E9-B7C2-1818CA6188DB}" type="presParOf" srcId="{1B390FA9-8B38-4133-B66E-4ADC524D47C1}" destId="{62F6DD9B-CF98-42ED-A884-6218167D2658}" srcOrd="0" destOrd="0" presId="urn:microsoft.com/office/officeart/2005/8/layout/orgChart1"/>
    <dgm:cxn modelId="{EABC3D06-4460-450A-A832-61963F91B221}" type="presParOf" srcId="{1B390FA9-8B38-4133-B66E-4ADC524D47C1}" destId="{5CA7DD01-E46B-45F5-9BB1-41162FDF19FF}" srcOrd="1" destOrd="0" presId="urn:microsoft.com/office/officeart/2005/8/layout/orgChart1"/>
    <dgm:cxn modelId="{26BA1542-522F-485A-A368-4D187181EA34}" type="presParOf" srcId="{5CB87CAB-0348-41A0-9E16-BC72013880E7}" destId="{EEDCC185-F47C-4D23-A8A4-3B5B1E2C877F}" srcOrd="1" destOrd="0" presId="urn:microsoft.com/office/officeart/2005/8/layout/orgChart1"/>
    <dgm:cxn modelId="{4F094E7C-2162-4D0B-A824-9A04802137FD}" type="presParOf" srcId="{EEDCC185-F47C-4D23-A8A4-3B5B1E2C877F}" destId="{BF9D7F38-1948-41FC-8130-7E6D38B8CD3F}" srcOrd="0" destOrd="0" presId="urn:microsoft.com/office/officeart/2005/8/layout/orgChart1"/>
    <dgm:cxn modelId="{721D2F87-16A2-41F6-BB4A-8F94B0E84CE8}" type="presParOf" srcId="{EEDCC185-F47C-4D23-A8A4-3B5B1E2C877F}" destId="{8FF33CBD-E586-4A65-8A83-814398B580B9}" srcOrd="1" destOrd="0" presId="urn:microsoft.com/office/officeart/2005/8/layout/orgChart1"/>
    <dgm:cxn modelId="{553D2F33-EA05-4266-BAB4-E47C47D905BF}" type="presParOf" srcId="{8FF33CBD-E586-4A65-8A83-814398B580B9}" destId="{4F4AAE4C-A769-42DF-BAA8-FD9C24F9B317}" srcOrd="0" destOrd="0" presId="urn:microsoft.com/office/officeart/2005/8/layout/orgChart1"/>
    <dgm:cxn modelId="{7037EDCC-743C-44E8-AEE1-48C9E6A91E5F}" type="presParOf" srcId="{4F4AAE4C-A769-42DF-BAA8-FD9C24F9B317}" destId="{76E00F52-55A0-4AE3-92B3-E38B74F4A6E0}" srcOrd="0" destOrd="0" presId="urn:microsoft.com/office/officeart/2005/8/layout/orgChart1"/>
    <dgm:cxn modelId="{60E1B2BA-ECFF-440B-8FEF-BB7AFB410551}" type="presParOf" srcId="{4F4AAE4C-A769-42DF-BAA8-FD9C24F9B317}" destId="{CE79C728-F341-4B97-9544-A801DC4774D2}" srcOrd="1" destOrd="0" presId="urn:microsoft.com/office/officeart/2005/8/layout/orgChart1"/>
    <dgm:cxn modelId="{E569D6E6-9870-479F-ABA0-9276CEB29CC1}" type="presParOf" srcId="{8FF33CBD-E586-4A65-8A83-814398B580B9}" destId="{69BB2596-7CF7-4793-9072-550D33BA8026}" srcOrd="1" destOrd="0" presId="urn:microsoft.com/office/officeart/2005/8/layout/orgChart1"/>
    <dgm:cxn modelId="{692688C5-D2AE-44B3-914F-9A0489AAD28A}" type="presParOf" srcId="{8FF33CBD-E586-4A65-8A83-814398B580B9}" destId="{5B5D07ED-5812-4AFA-9DEF-21E5F2BF49EF}" srcOrd="2" destOrd="0" presId="urn:microsoft.com/office/officeart/2005/8/layout/orgChart1"/>
    <dgm:cxn modelId="{59BE43E7-CE91-4617-A6F0-BEB46B2C7622}" type="presParOf" srcId="{EEDCC185-F47C-4D23-A8A4-3B5B1E2C877F}" destId="{E923C8F8-4BBC-48BC-9E82-B2F6630BBB1E}" srcOrd="2" destOrd="0" presId="urn:microsoft.com/office/officeart/2005/8/layout/orgChart1"/>
    <dgm:cxn modelId="{17DC29E7-A46C-4EB8-A1D3-E16B4125044D}" type="presParOf" srcId="{EEDCC185-F47C-4D23-A8A4-3B5B1E2C877F}" destId="{2F9DCFA7-CE76-4981-9906-7DFBAECC42CD}" srcOrd="3" destOrd="0" presId="urn:microsoft.com/office/officeart/2005/8/layout/orgChart1"/>
    <dgm:cxn modelId="{9AD53EA7-2323-448A-8999-87D4AA753312}" type="presParOf" srcId="{2F9DCFA7-CE76-4981-9906-7DFBAECC42CD}" destId="{2AFCB66B-B354-4805-A8DD-04FE453B39CD}" srcOrd="0" destOrd="0" presId="urn:microsoft.com/office/officeart/2005/8/layout/orgChart1"/>
    <dgm:cxn modelId="{2FBF8FB5-569E-4E36-9199-1E10F169405B}" type="presParOf" srcId="{2AFCB66B-B354-4805-A8DD-04FE453B39CD}" destId="{613CC268-8790-4F3B-985F-8AE706F761F5}" srcOrd="0" destOrd="0" presId="urn:microsoft.com/office/officeart/2005/8/layout/orgChart1"/>
    <dgm:cxn modelId="{8C89D08E-9FD5-4D1B-976C-6861BB45BC81}" type="presParOf" srcId="{2AFCB66B-B354-4805-A8DD-04FE453B39CD}" destId="{745F2749-F4C9-49E0-8580-779EAB37B4E5}" srcOrd="1" destOrd="0" presId="urn:microsoft.com/office/officeart/2005/8/layout/orgChart1"/>
    <dgm:cxn modelId="{662F2106-8A57-4219-BEFF-F3F1F14AF682}" type="presParOf" srcId="{2F9DCFA7-CE76-4981-9906-7DFBAECC42CD}" destId="{769B9F04-52D1-4816-8861-037139C38D5E}" srcOrd="1" destOrd="0" presId="urn:microsoft.com/office/officeart/2005/8/layout/orgChart1"/>
    <dgm:cxn modelId="{FB7AFB11-AB17-4F08-8CBA-76C9E49948A1}" type="presParOf" srcId="{2F9DCFA7-CE76-4981-9906-7DFBAECC42CD}" destId="{CB472D44-036B-46C7-A912-643A1C090558}" srcOrd="2" destOrd="0" presId="urn:microsoft.com/office/officeart/2005/8/layout/orgChart1"/>
    <dgm:cxn modelId="{7EECF937-8162-4FE1-9B93-A6285BDF3FC8}" type="presParOf" srcId="{EEDCC185-F47C-4D23-A8A4-3B5B1E2C877F}" destId="{A9B83994-F967-4491-B2BB-C02415CBEE05}" srcOrd="4" destOrd="0" presId="urn:microsoft.com/office/officeart/2005/8/layout/orgChart1"/>
    <dgm:cxn modelId="{F3C83503-63DA-420B-A140-E6F471C67592}" type="presParOf" srcId="{EEDCC185-F47C-4D23-A8A4-3B5B1E2C877F}" destId="{49702C28-5168-4301-AFEA-A7DB3945534C}" srcOrd="5" destOrd="0" presId="urn:microsoft.com/office/officeart/2005/8/layout/orgChart1"/>
    <dgm:cxn modelId="{77F007CE-7C61-4BF3-9FC1-7AA4CFEB5373}" type="presParOf" srcId="{49702C28-5168-4301-AFEA-A7DB3945534C}" destId="{C68ABBF9-FCF6-4226-A073-9A8C4F33B132}" srcOrd="0" destOrd="0" presId="urn:microsoft.com/office/officeart/2005/8/layout/orgChart1"/>
    <dgm:cxn modelId="{2B4BE45A-7D2B-43DF-809A-8CA14F716C2D}" type="presParOf" srcId="{C68ABBF9-FCF6-4226-A073-9A8C4F33B132}" destId="{DEB6C0CC-0FF3-415F-BAA8-8A8773A98D49}" srcOrd="0" destOrd="0" presId="urn:microsoft.com/office/officeart/2005/8/layout/orgChart1"/>
    <dgm:cxn modelId="{22A66914-54A5-4662-AB46-9DB9C1975C91}" type="presParOf" srcId="{C68ABBF9-FCF6-4226-A073-9A8C4F33B132}" destId="{11172610-F518-4816-AF05-D38C6DB83F1F}" srcOrd="1" destOrd="0" presId="urn:microsoft.com/office/officeart/2005/8/layout/orgChart1"/>
    <dgm:cxn modelId="{00AD850F-BB78-46A1-B99F-9C3F8F537B88}" type="presParOf" srcId="{49702C28-5168-4301-AFEA-A7DB3945534C}" destId="{6602BD3A-27ED-44B2-978C-B3C5E83F4458}" srcOrd="1" destOrd="0" presId="urn:microsoft.com/office/officeart/2005/8/layout/orgChart1"/>
    <dgm:cxn modelId="{8B37E008-5732-4AA9-B4C4-8FF28A85E996}" type="presParOf" srcId="{49702C28-5168-4301-AFEA-A7DB3945534C}" destId="{E8028328-60B5-4149-B32A-ABF6120ECF2C}" srcOrd="2" destOrd="0" presId="urn:microsoft.com/office/officeart/2005/8/layout/orgChart1"/>
    <dgm:cxn modelId="{DBDE5647-5390-485F-942F-A9BBB2DD6ABF}" type="presParOf" srcId="{EEDCC185-F47C-4D23-A8A4-3B5B1E2C877F}" destId="{86B0D130-2C9A-4DE2-A352-B8073D9A9BE5}" srcOrd="6" destOrd="0" presId="urn:microsoft.com/office/officeart/2005/8/layout/orgChart1"/>
    <dgm:cxn modelId="{62FAE5EA-18BC-4310-B9E3-82B5978F870B}" type="presParOf" srcId="{EEDCC185-F47C-4D23-A8A4-3B5B1E2C877F}" destId="{41C15748-9FD3-4E67-B0A5-A5CC5F50C9AB}" srcOrd="7" destOrd="0" presId="urn:microsoft.com/office/officeart/2005/8/layout/orgChart1"/>
    <dgm:cxn modelId="{F591234E-CD37-4EF2-ABD9-0B6502DCDFEF}" type="presParOf" srcId="{41C15748-9FD3-4E67-B0A5-A5CC5F50C9AB}" destId="{302CE14F-451A-46CB-AA8D-825033499457}" srcOrd="0" destOrd="0" presId="urn:microsoft.com/office/officeart/2005/8/layout/orgChart1"/>
    <dgm:cxn modelId="{6698E7C6-FCF4-4C5E-B282-B297A65341D3}" type="presParOf" srcId="{302CE14F-451A-46CB-AA8D-825033499457}" destId="{25D46BE2-E648-4556-B335-D5555B662CF5}" srcOrd="0" destOrd="0" presId="urn:microsoft.com/office/officeart/2005/8/layout/orgChart1"/>
    <dgm:cxn modelId="{6B1CEB7C-E50C-4752-9C18-74273FB92524}" type="presParOf" srcId="{302CE14F-451A-46CB-AA8D-825033499457}" destId="{AC5330F7-EE56-4E9E-8483-CBF8ECCBC852}" srcOrd="1" destOrd="0" presId="urn:microsoft.com/office/officeart/2005/8/layout/orgChart1"/>
    <dgm:cxn modelId="{337991B8-30DD-4338-AEB0-E48CB467354A}" type="presParOf" srcId="{41C15748-9FD3-4E67-B0A5-A5CC5F50C9AB}" destId="{EC1173A8-703A-475D-8740-4CC3ABA21953}" srcOrd="1" destOrd="0" presId="urn:microsoft.com/office/officeart/2005/8/layout/orgChart1"/>
    <dgm:cxn modelId="{89DBC96D-882E-4B62-A2A6-5546C095FD7B}" type="presParOf" srcId="{41C15748-9FD3-4E67-B0A5-A5CC5F50C9AB}" destId="{9AA6986B-4214-45C6-83B9-327B85719695}" srcOrd="2" destOrd="0" presId="urn:microsoft.com/office/officeart/2005/8/layout/orgChart1"/>
    <dgm:cxn modelId="{25BC321E-EBE1-467F-9474-994551DA453D}" type="presParOf" srcId="{EEDCC185-F47C-4D23-A8A4-3B5B1E2C877F}" destId="{F51B4BF2-ACEA-4ECD-82D1-9CE5BF3586F9}" srcOrd="8" destOrd="0" presId="urn:microsoft.com/office/officeart/2005/8/layout/orgChart1"/>
    <dgm:cxn modelId="{884BCFB2-F264-44BD-9758-942BE86D88D5}" type="presParOf" srcId="{EEDCC185-F47C-4D23-A8A4-3B5B1E2C877F}" destId="{52B11435-1654-4446-8BAC-C9743297E052}" srcOrd="9" destOrd="0" presId="urn:microsoft.com/office/officeart/2005/8/layout/orgChart1"/>
    <dgm:cxn modelId="{D02C995D-0638-4197-B809-7E8EF28ED8A1}" type="presParOf" srcId="{52B11435-1654-4446-8BAC-C9743297E052}" destId="{E6F4E720-CDFC-4005-9F1A-D471EBB7683F}" srcOrd="0" destOrd="0" presId="urn:microsoft.com/office/officeart/2005/8/layout/orgChart1"/>
    <dgm:cxn modelId="{0D060964-929C-48CE-B173-E58ED82A1038}" type="presParOf" srcId="{E6F4E720-CDFC-4005-9F1A-D471EBB7683F}" destId="{08378EDC-89F3-4D75-8088-CEDB1F732E76}" srcOrd="0" destOrd="0" presId="urn:microsoft.com/office/officeart/2005/8/layout/orgChart1"/>
    <dgm:cxn modelId="{E3E79B66-1B62-438C-A4A2-49B208D79E35}" type="presParOf" srcId="{E6F4E720-CDFC-4005-9F1A-D471EBB7683F}" destId="{C0C1FE22-FC70-4E32-B59E-14C52E9695DD}" srcOrd="1" destOrd="0" presId="urn:microsoft.com/office/officeart/2005/8/layout/orgChart1"/>
    <dgm:cxn modelId="{C8CC5570-3718-4C63-954E-0C5A18F60AF3}" type="presParOf" srcId="{52B11435-1654-4446-8BAC-C9743297E052}" destId="{8536FBA3-73FD-4C41-9FFA-ED7E3594055D}" srcOrd="1" destOrd="0" presId="urn:microsoft.com/office/officeart/2005/8/layout/orgChart1"/>
    <dgm:cxn modelId="{7D017235-BB2D-4B96-8529-B63D6303E120}" type="presParOf" srcId="{52B11435-1654-4446-8BAC-C9743297E052}" destId="{6443DA12-B487-4377-BC1D-03162EE98725}" srcOrd="2" destOrd="0" presId="urn:microsoft.com/office/officeart/2005/8/layout/orgChart1"/>
    <dgm:cxn modelId="{326113DA-3DE9-440D-9775-30FE67C49A7F}" type="presParOf" srcId="{EEDCC185-F47C-4D23-A8A4-3B5B1E2C877F}" destId="{BB538BD1-6FE2-4EBD-AE9D-814F51D377F2}" srcOrd="10" destOrd="0" presId="urn:microsoft.com/office/officeart/2005/8/layout/orgChart1"/>
    <dgm:cxn modelId="{25E3A6F1-EDF5-4361-AE60-5A4D2653386B}" type="presParOf" srcId="{EEDCC185-F47C-4D23-A8A4-3B5B1E2C877F}" destId="{83145D19-B1CF-4D59-A4AF-27CFC50054EB}" srcOrd="11" destOrd="0" presId="urn:microsoft.com/office/officeart/2005/8/layout/orgChart1"/>
    <dgm:cxn modelId="{C364D6D0-0B2F-43A0-9033-8DBA4F37E292}" type="presParOf" srcId="{83145D19-B1CF-4D59-A4AF-27CFC50054EB}" destId="{B70DD60B-911A-4D53-8C5B-EAC280249965}" srcOrd="0" destOrd="0" presId="urn:microsoft.com/office/officeart/2005/8/layout/orgChart1"/>
    <dgm:cxn modelId="{48291F2D-621D-403C-A44F-4529F8D74E18}" type="presParOf" srcId="{B70DD60B-911A-4D53-8C5B-EAC280249965}" destId="{BE9784B2-0371-4F46-83DE-4B265186BC1E}" srcOrd="0" destOrd="0" presId="urn:microsoft.com/office/officeart/2005/8/layout/orgChart1"/>
    <dgm:cxn modelId="{8B10079F-6E36-4E8B-BD39-278A3E664256}" type="presParOf" srcId="{B70DD60B-911A-4D53-8C5B-EAC280249965}" destId="{3094940F-E688-44F7-B927-FC57FB804E49}" srcOrd="1" destOrd="0" presId="urn:microsoft.com/office/officeart/2005/8/layout/orgChart1"/>
    <dgm:cxn modelId="{83AF7F53-834C-46F0-9A88-84F27EE00043}" type="presParOf" srcId="{83145D19-B1CF-4D59-A4AF-27CFC50054EB}" destId="{AF25814B-549A-4E19-B977-56755FCB760B}" srcOrd="1" destOrd="0" presId="urn:microsoft.com/office/officeart/2005/8/layout/orgChart1"/>
    <dgm:cxn modelId="{B9A65F7D-2784-4116-8AD9-022AC060BDBB}" type="presParOf" srcId="{83145D19-B1CF-4D59-A4AF-27CFC50054EB}" destId="{87B3F2A2-82A4-45FC-98C2-15A4CA314625}" srcOrd="2" destOrd="0" presId="urn:microsoft.com/office/officeart/2005/8/layout/orgChart1"/>
    <dgm:cxn modelId="{EAF6425F-5CB8-4823-B5F6-F3A9D195F8E5}" type="presParOf" srcId="{EEDCC185-F47C-4D23-A8A4-3B5B1E2C877F}" destId="{A55F6760-2626-4126-98FA-21D021AF6EAD}" srcOrd="12" destOrd="0" presId="urn:microsoft.com/office/officeart/2005/8/layout/orgChart1"/>
    <dgm:cxn modelId="{E6E4E6E7-99A6-4337-A367-ED0A51C54C5D}" type="presParOf" srcId="{EEDCC185-F47C-4D23-A8A4-3B5B1E2C877F}" destId="{B4AAC6FC-E8D8-4AD3-8FC4-825BA90F6BA6}" srcOrd="13" destOrd="0" presId="urn:microsoft.com/office/officeart/2005/8/layout/orgChart1"/>
    <dgm:cxn modelId="{97CC54D6-7121-4C28-9F1D-7DFE05189D58}" type="presParOf" srcId="{B4AAC6FC-E8D8-4AD3-8FC4-825BA90F6BA6}" destId="{EC616144-976B-4F77-A032-B732CB13DECA}" srcOrd="0" destOrd="0" presId="urn:microsoft.com/office/officeart/2005/8/layout/orgChart1"/>
    <dgm:cxn modelId="{8AED8531-9CAD-4282-BEE3-F20E2B420BAC}" type="presParOf" srcId="{EC616144-976B-4F77-A032-B732CB13DECA}" destId="{72009AB9-BC65-4D20-A041-78CA73EA609D}" srcOrd="0" destOrd="0" presId="urn:microsoft.com/office/officeart/2005/8/layout/orgChart1"/>
    <dgm:cxn modelId="{73A10818-1D3A-4033-892A-9975216D6576}" type="presParOf" srcId="{EC616144-976B-4F77-A032-B732CB13DECA}" destId="{A29ED791-AB68-4026-993F-14C54BE30862}" srcOrd="1" destOrd="0" presId="urn:microsoft.com/office/officeart/2005/8/layout/orgChart1"/>
    <dgm:cxn modelId="{D5F8049A-8FDB-47EB-82CC-14BE8C6FF583}" type="presParOf" srcId="{B4AAC6FC-E8D8-4AD3-8FC4-825BA90F6BA6}" destId="{76AAA672-4EED-4D0C-89ED-8D9C4157DAE2}" srcOrd="1" destOrd="0" presId="urn:microsoft.com/office/officeart/2005/8/layout/orgChart1"/>
    <dgm:cxn modelId="{5ECDEDDE-4FD5-41BE-9752-BA1FF0633127}" type="presParOf" srcId="{B4AAC6FC-E8D8-4AD3-8FC4-825BA90F6BA6}" destId="{C115678C-3437-4BA0-ADD2-F3613894B2FF}" srcOrd="2" destOrd="0" presId="urn:microsoft.com/office/officeart/2005/8/layout/orgChart1"/>
    <dgm:cxn modelId="{1AB62103-A7A2-496B-8344-AAAC2B0B1A62}" type="presParOf" srcId="{5CB87CAB-0348-41A0-9E16-BC72013880E7}" destId="{67B32168-FAC0-493A-A23B-54FB75B7A4B3}" srcOrd="2" destOrd="0" presId="urn:microsoft.com/office/officeart/2005/8/layout/orgChart1"/>
    <dgm:cxn modelId="{D3FF1A56-34FB-4687-9E7C-E35303DF8B64}" type="presParOf" srcId="{7751A208-9718-46FD-A083-BDBCD4E4EC28}" destId="{EA4E75C2-E482-4FBC-96EB-7E2578F37D5F}"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1748AAA-CA1F-44FF-9AFB-0C0130BEB9A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12F0BEC-9468-47AD-9825-9B80EB37159E}">
      <dgm:prSet phldrT="[Text]"/>
      <dgm:spPr/>
      <dgm:t>
        <a:bodyPr/>
        <a:lstStyle/>
        <a:p>
          <a:r>
            <a:rPr lang="en-US">
              <a:latin typeface="Times New Roman" panose="02020603050405020304" pitchFamily="18" charset="0"/>
              <a:cs typeface="Times New Roman" panose="02020603050405020304" pitchFamily="18" charset="0"/>
            </a:rPr>
            <a:t>XỬ LÝ HÓA ĐƠN</a:t>
          </a:r>
        </a:p>
      </dgm:t>
    </dgm:pt>
    <dgm:pt modelId="{09F07184-6C8B-4A04-A598-ADC3A2DDE529}" type="parTrans" cxnId="{A715F675-E4B2-4A34-89F3-0C2F4C5E72DD}">
      <dgm:prSet/>
      <dgm:spPr/>
      <dgm:t>
        <a:bodyPr/>
        <a:lstStyle/>
        <a:p>
          <a:endParaRPr lang="en-US">
            <a:latin typeface="Times New Roman" panose="02020603050405020304" pitchFamily="18" charset="0"/>
            <a:cs typeface="Times New Roman" panose="02020603050405020304" pitchFamily="18" charset="0"/>
          </a:endParaRPr>
        </a:p>
      </dgm:t>
    </dgm:pt>
    <dgm:pt modelId="{CB6DF243-7FB5-40C2-8F63-FD5274569F0E}" type="sibTrans" cxnId="{A715F675-E4B2-4A34-89F3-0C2F4C5E72DD}">
      <dgm:prSet/>
      <dgm:spPr/>
      <dgm:t>
        <a:bodyPr/>
        <a:lstStyle/>
        <a:p>
          <a:endParaRPr lang="en-US">
            <a:latin typeface="Times New Roman" panose="02020603050405020304" pitchFamily="18" charset="0"/>
            <a:cs typeface="Times New Roman" panose="02020603050405020304" pitchFamily="18" charset="0"/>
          </a:endParaRPr>
        </a:p>
      </dgm:t>
    </dgm:pt>
    <dgm:pt modelId="{4B2248A9-7F4D-41A4-9F25-0446DB4E4AF4}">
      <dgm:prSet phldrT="[Text]"/>
      <dgm:spPr/>
      <dgm:t>
        <a:bodyPr/>
        <a:lstStyle/>
        <a:p>
          <a:r>
            <a:rPr lang="en-US">
              <a:latin typeface="Times New Roman" panose="02020603050405020304" pitchFamily="18" charset="0"/>
              <a:cs typeface="Times New Roman" panose="02020603050405020304" pitchFamily="18" charset="0"/>
            </a:rPr>
            <a:t>Quản lý hóa đơn</a:t>
          </a:r>
        </a:p>
      </dgm:t>
    </dgm:pt>
    <dgm:pt modelId="{9BBDD55A-AB15-4F00-A300-5CA7472678DA}" type="parTrans" cxnId="{9475E90E-E431-4E22-81C6-67E55B3CBED6}">
      <dgm:prSet/>
      <dgm:spPr/>
      <dgm:t>
        <a:bodyPr/>
        <a:lstStyle/>
        <a:p>
          <a:endParaRPr lang="en-US">
            <a:latin typeface="Times New Roman" panose="02020603050405020304" pitchFamily="18" charset="0"/>
            <a:cs typeface="Times New Roman" panose="02020603050405020304" pitchFamily="18" charset="0"/>
          </a:endParaRPr>
        </a:p>
      </dgm:t>
    </dgm:pt>
    <dgm:pt modelId="{86248CF9-3D3F-42FF-868A-C56846D81924}" type="sibTrans" cxnId="{9475E90E-E431-4E22-81C6-67E55B3CBED6}">
      <dgm:prSet/>
      <dgm:spPr/>
      <dgm:t>
        <a:bodyPr/>
        <a:lstStyle/>
        <a:p>
          <a:endParaRPr lang="en-US">
            <a:latin typeface="Times New Roman" panose="02020603050405020304" pitchFamily="18" charset="0"/>
            <a:cs typeface="Times New Roman" panose="02020603050405020304" pitchFamily="18" charset="0"/>
          </a:endParaRPr>
        </a:p>
      </dgm:t>
    </dgm:pt>
    <dgm:pt modelId="{CC1130BA-5E30-4D1D-B274-E6A9EC39C029}">
      <dgm:prSet phldrT="[Text]"/>
      <dgm:spPr/>
      <dgm:t>
        <a:bodyPr/>
        <a:lstStyle/>
        <a:p>
          <a:r>
            <a:rPr lang="en-US">
              <a:latin typeface="Times New Roman" panose="02020603050405020304" pitchFamily="18" charset="0"/>
              <a:cs typeface="Times New Roman" panose="02020603050405020304" pitchFamily="18" charset="0"/>
            </a:rPr>
            <a:t>Thêm mới</a:t>
          </a:r>
        </a:p>
      </dgm:t>
    </dgm:pt>
    <dgm:pt modelId="{9107C765-3142-445C-9660-E9851B301C27}" type="parTrans" cxnId="{F33F28C4-FB19-4100-8694-2B1B28A96C16}">
      <dgm:prSet/>
      <dgm:spPr/>
      <dgm:t>
        <a:bodyPr/>
        <a:lstStyle/>
        <a:p>
          <a:endParaRPr lang="en-US">
            <a:latin typeface="Times New Roman" panose="02020603050405020304" pitchFamily="18" charset="0"/>
            <a:cs typeface="Times New Roman" panose="02020603050405020304" pitchFamily="18" charset="0"/>
          </a:endParaRPr>
        </a:p>
      </dgm:t>
    </dgm:pt>
    <dgm:pt modelId="{C80B0D79-9B70-4C3A-8586-604B39445B57}" type="sibTrans" cxnId="{F33F28C4-FB19-4100-8694-2B1B28A96C16}">
      <dgm:prSet/>
      <dgm:spPr/>
      <dgm:t>
        <a:bodyPr/>
        <a:lstStyle/>
        <a:p>
          <a:endParaRPr lang="en-US">
            <a:latin typeface="Times New Roman" panose="02020603050405020304" pitchFamily="18" charset="0"/>
            <a:cs typeface="Times New Roman" panose="02020603050405020304" pitchFamily="18" charset="0"/>
          </a:endParaRPr>
        </a:p>
      </dgm:t>
    </dgm:pt>
    <dgm:pt modelId="{BAD4C552-9A37-406B-B106-6E65AFEB9E2D}">
      <dgm:prSet phldrT="[Text]"/>
      <dgm:spPr/>
      <dgm:t>
        <a:bodyPr/>
        <a:lstStyle/>
        <a:p>
          <a:r>
            <a:rPr lang="en-US">
              <a:latin typeface="Times New Roman" panose="02020603050405020304" pitchFamily="18" charset="0"/>
              <a:cs typeface="Times New Roman" panose="02020603050405020304" pitchFamily="18" charset="0"/>
            </a:rPr>
            <a:t>Sửa</a:t>
          </a:r>
        </a:p>
      </dgm:t>
    </dgm:pt>
    <dgm:pt modelId="{2B457FD2-3138-47BC-9A2E-9329C19F5A95}" type="parTrans" cxnId="{6F409D0E-BEA2-4FA1-80E3-3E37C12F7529}">
      <dgm:prSet/>
      <dgm:spPr/>
      <dgm:t>
        <a:bodyPr/>
        <a:lstStyle/>
        <a:p>
          <a:endParaRPr lang="en-US">
            <a:latin typeface="Times New Roman" panose="02020603050405020304" pitchFamily="18" charset="0"/>
            <a:cs typeface="Times New Roman" panose="02020603050405020304" pitchFamily="18" charset="0"/>
          </a:endParaRPr>
        </a:p>
      </dgm:t>
    </dgm:pt>
    <dgm:pt modelId="{6FD82414-77D1-4AE3-83A1-69D119846F5F}" type="sibTrans" cxnId="{6F409D0E-BEA2-4FA1-80E3-3E37C12F7529}">
      <dgm:prSet/>
      <dgm:spPr/>
      <dgm:t>
        <a:bodyPr/>
        <a:lstStyle/>
        <a:p>
          <a:endParaRPr lang="en-US">
            <a:latin typeface="Times New Roman" panose="02020603050405020304" pitchFamily="18" charset="0"/>
            <a:cs typeface="Times New Roman" panose="02020603050405020304" pitchFamily="18" charset="0"/>
          </a:endParaRPr>
        </a:p>
      </dgm:t>
    </dgm:pt>
    <dgm:pt modelId="{CBAE1E7F-4572-4A38-8185-CA3B8AA1707F}">
      <dgm:prSet phldrT="[Text]"/>
      <dgm:spPr/>
      <dgm:t>
        <a:bodyPr/>
        <a:lstStyle/>
        <a:p>
          <a:r>
            <a:rPr lang="en-US">
              <a:latin typeface="Times New Roman" panose="02020603050405020304" pitchFamily="18" charset="0"/>
              <a:cs typeface="Times New Roman" panose="02020603050405020304" pitchFamily="18" charset="0"/>
            </a:rPr>
            <a:t>Dữ liệu hóa đơn </a:t>
          </a:r>
        </a:p>
        <a:p>
          <a:r>
            <a:rPr lang="en-US">
              <a:latin typeface="Times New Roman" panose="02020603050405020304" pitchFamily="18" charset="0"/>
              <a:cs typeface="Times New Roman" panose="02020603050405020304" pitchFamily="18" charset="0"/>
            </a:rPr>
            <a:t>từ máy tính tiền</a:t>
          </a:r>
        </a:p>
      </dgm:t>
    </dgm:pt>
    <dgm:pt modelId="{007C39C5-B56A-4892-B8B5-38735EA60E41}" type="parTrans" cxnId="{CA457133-B35D-4744-8EB6-4E988F59693B}">
      <dgm:prSet/>
      <dgm:spPr/>
      <dgm:t>
        <a:bodyPr/>
        <a:lstStyle/>
        <a:p>
          <a:endParaRPr lang="en-US">
            <a:latin typeface="Times New Roman" panose="02020603050405020304" pitchFamily="18" charset="0"/>
            <a:cs typeface="Times New Roman" panose="02020603050405020304" pitchFamily="18" charset="0"/>
          </a:endParaRPr>
        </a:p>
      </dgm:t>
    </dgm:pt>
    <dgm:pt modelId="{0004A7B9-DE32-45E7-9D01-DB5BE6D617D3}" type="sibTrans" cxnId="{CA457133-B35D-4744-8EB6-4E988F59693B}">
      <dgm:prSet/>
      <dgm:spPr/>
      <dgm:t>
        <a:bodyPr/>
        <a:lstStyle/>
        <a:p>
          <a:endParaRPr lang="en-US">
            <a:latin typeface="Times New Roman" panose="02020603050405020304" pitchFamily="18" charset="0"/>
            <a:cs typeface="Times New Roman" panose="02020603050405020304" pitchFamily="18" charset="0"/>
          </a:endParaRPr>
        </a:p>
      </dgm:t>
    </dgm:pt>
    <dgm:pt modelId="{B01E10F3-676C-4F6D-B1E4-695E6DE7791B}">
      <dgm:prSet phldrT="[Text]"/>
      <dgm:spPr/>
      <dgm:t>
        <a:bodyPr/>
        <a:lstStyle/>
        <a:p>
          <a:r>
            <a:rPr lang="en-US">
              <a:latin typeface="Times New Roman" panose="02020603050405020304" pitchFamily="18" charset="0"/>
              <a:cs typeface="Times New Roman" panose="02020603050405020304" pitchFamily="18" charset="0"/>
            </a:rPr>
            <a:t>Danh sách hóa đơn điều chỉnh</a:t>
          </a:r>
        </a:p>
      </dgm:t>
    </dgm:pt>
    <dgm:pt modelId="{AD838D7D-26D0-455C-B765-AEBCBF969650}" type="parTrans" cxnId="{09AB83B5-CC75-4A8B-ADB0-B621C52AA45C}">
      <dgm:prSet/>
      <dgm:spPr/>
      <dgm:t>
        <a:bodyPr/>
        <a:lstStyle/>
        <a:p>
          <a:endParaRPr lang="en-US">
            <a:latin typeface="Times New Roman" panose="02020603050405020304" pitchFamily="18" charset="0"/>
            <a:cs typeface="Times New Roman" panose="02020603050405020304" pitchFamily="18" charset="0"/>
          </a:endParaRPr>
        </a:p>
      </dgm:t>
    </dgm:pt>
    <dgm:pt modelId="{DA7B2136-F71F-4C41-BDC5-81A94993BFD2}" type="sibTrans" cxnId="{09AB83B5-CC75-4A8B-ADB0-B621C52AA45C}">
      <dgm:prSet/>
      <dgm:spPr/>
      <dgm:t>
        <a:bodyPr/>
        <a:lstStyle/>
        <a:p>
          <a:endParaRPr lang="en-US">
            <a:latin typeface="Times New Roman" panose="02020603050405020304" pitchFamily="18" charset="0"/>
            <a:cs typeface="Times New Roman" panose="02020603050405020304" pitchFamily="18" charset="0"/>
          </a:endParaRPr>
        </a:p>
      </dgm:t>
    </dgm:pt>
    <dgm:pt modelId="{C9BEDC4B-1EEA-446E-B40B-5391B38380A7}">
      <dgm:prSet phldrT="[Text]"/>
      <dgm:spPr/>
      <dgm:t>
        <a:bodyPr/>
        <a:lstStyle/>
        <a:p>
          <a:r>
            <a:rPr lang="en-US">
              <a:latin typeface="Times New Roman" panose="02020603050405020304" pitchFamily="18" charset="0"/>
              <a:cs typeface="Times New Roman" panose="02020603050405020304" pitchFamily="18" charset="0"/>
            </a:rPr>
            <a:t>Xem danh sách</a:t>
          </a:r>
        </a:p>
      </dgm:t>
    </dgm:pt>
    <dgm:pt modelId="{17E0FDE0-4242-4D8F-BA02-55B839B4ECAB}" type="parTrans" cxnId="{ADEDAF6B-7078-4488-93D6-C39B81729027}">
      <dgm:prSet/>
      <dgm:spPr/>
      <dgm:t>
        <a:bodyPr/>
        <a:lstStyle/>
        <a:p>
          <a:endParaRPr lang="en-US">
            <a:latin typeface="Times New Roman" panose="02020603050405020304" pitchFamily="18" charset="0"/>
            <a:cs typeface="Times New Roman" panose="02020603050405020304" pitchFamily="18" charset="0"/>
          </a:endParaRPr>
        </a:p>
      </dgm:t>
    </dgm:pt>
    <dgm:pt modelId="{3B7ACD56-B9A1-4E65-A689-BE51570A7DFA}" type="sibTrans" cxnId="{ADEDAF6B-7078-4488-93D6-C39B81729027}">
      <dgm:prSet/>
      <dgm:spPr/>
      <dgm:t>
        <a:bodyPr/>
        <a:lstStyle/>
        <a:p>
          <a:endParaRPr lang="en-US">
            <a:latin typeface="Times New Roman" panose="02020603050405020304" pitchFamily="18" charset="0"/>
            <a:cs typeface="Times New Roman" panose="02020603050405020304" pitchFamily="18" charset="0"/>
          </a:endParaRPr>
        </a:p>
      </dgm:t>
    </dgm:pt>
    <dgm:pt modelId="{35347007-01D4-4838-8C72-ABFE298A1AC1}">
      <dgm:prSet phldrT="[Text]"/>
      <dgm:spPr/>
      <dgm:t>
        <a:bodyPr/>
        <a:lstStyle/>
        <a:p>
          <a:r>
            <a:rPr lang="en-US">
              <a:latin typeface="Times New Roman" panose="02020603050405020304" pitchFamily="18" charset="0"/>
              <a:cs typeface="Times New Roman" panose="02020603050405020304" pitchFamily="18" charset="0"/>
            </a:rPr>
            <a:t>Thêm mới HĐ điều chỉnh</a:t>
          </a:r>
        </a:p>
      </dgm:t>
    </dgm:pt>
    <dgm:pt modelId="{48E0EFED-4BA2-472F-8ECF-1309B813F04F}" type="parTrans" cxnId="{267562F3-A4AE-43EB-8041-C8A7FA679F6C}">
      <dgm:prSet/>
      <dgm:spPr/>
      <dgm:t>
        <a:bodyPr/>
        <a:lstStyle/>
        <a:p>
          <a:endParaRPr lang="en-US">
            <a:latin typeface="Times New Roman" panose="02020603050405020304" pitchFamily="18" charset="0"/>
            <a:cs typeface="Times New Roman" panose="02020603050405020304" pitchFamily="18" charset="0"/>
          </a:endParaRPr>
        </a:p>
      </dgm:t>
    </dgm:pt>
    <dgm:pt modelId="{1DDEBEB9-F492-4821-9700-2A3B0C60B543}" type="sibTrans" cxnId="{267562F3-A4AE-43EB-8041-C8A7FA679F6C}">
      <dgm:prSet/>
      <dgm:spPr/>
      <dgm:t>
        <a:bodyPr/>
        <a:lstStyle/>
        <a:p>
          <a:endParaRPr lang="en-US">
            <a:latin typeface="Times New Roman" panose="02020603050405020304" pitchFamily="18" charset="0"/>
            <a:cs typeface="Times New Roman" panose="02020603050405020304" pitchFamily="18" charset="0"/>
          </a:endParaRPr>
        </a:p>
      </dgm:t>
    </dgm:pt>
    <dgm:pt modelId="{40218747-18C1-44B7-8374-31C631D116E2}">
      <dgm:prSet phldrT="[Text]"/>
      <dgm:spPr/>
      <dgm:t>
        <a:bodyPr/>
        <a:lstStyle/>
        <a:p>
          <a:r>
            <a:rPr lang="en-US">
              <a:latin typeface="Times New Roman" panose="02020603050405020304" pitchFamily="18" charset="0"/>
              <a:cs typeface="Times New Roman" panose="02020603050405020304" pitchFamily="18" charset="0"/>
            </a:rPr>
            <a:t>Danh sách hóa đơn thay thế</a:t>
          </a:r>
        </a:p>
      </dgm:t>
    </dgm:pt>
    <dgm:pt modelId="{D78E9903-0F91-49C9-905D-C918972DDB8F}" type="parTrans" cxnId="{B013D0A2-3798-411B-B73A-45BE3468A69C}">
      <dgm:prSet/>
      <dgm:spPr/>
      <dgm:t>
        <a:bodyPr/>
        <a:lstStyle/>
        <a:p>
          <a:endParaRPr lang="en-US">
            <a:latin typeface="Times New Roman" panose="02020603050405020304" pitchFamily="18" charset="0"/>
            <a:cs typeface="Times New Roman" panose="02020603050405020304" pitchFamily="18" charset="0"/>
          </a:endParaRPr>
        </a:p>
      </dgm:t>
    </dgm:pt>
    <dgm:pt modelId="{55468202-51CA-4E9B-B76A-CEA1B254AFEC}" type="sibTrans" cxnId="{B013D0A2-3798-411B-B73A-45BE3468A69C}">
      <dgm:prSet/>
      <dgm:spPr/>
      <dgm:t>
        <a:bodyPr/>
        <a:lstStyle/>
        <a:p>
          <a:endParaRPr lang="en-US">
            <a:latin typeface="Times New Roman" panose="02020603050405020304" pitchFamily="18" charset="0"/>
            <a:cs typeface="Times New Roman" panose="02020603050405020304" pitchFamily="18" charset="0"/>
          </a:endParaRPr>
        </a:p>
      </dgm:t>
    </dgm:pt>
    <dgm:pt modelId="{8C737104-2334-40A6-B42B-2DD683CC42FC}">
      <dgm:prSet phldrT="[Text]"/>
      <dgm:spPr/>
      <dgm:t>
        <a:bodyPr/>
        <a:lstStyle/>
        <a:p>
          <a:r>
            <a:rPr lang="en-US">
              <a:latin typeface="Times New Roman" panose="02020603050405020304" pitchFamily="18" charset="0"/>
              <a:cs typeface="Times New Roman" panose="02020603050405020304" pitchFamily="18" charset="0"/>
            </a:rPr>
            <a:t>Xem danh sách</a:t>
          </a:r>
        </a:p>
      </dgm:t>
    </dgm:pt>
    <dgm:pt modelId="{33F7ECC9-9389-4EF3-8DF4-280CBDADD021}" type="parTrans" cxnId="{0A6ACF62-2A7E-491C-B9D9-2CC01284ADA0}">
      <dgm:prSet/>
      <dgm:spPr/>
      <dgm:t>
        <a:bodyPr/>
        <a:lstStyle/>
        <a:p>
          <a:endParaRPr lang="en-US">
            <a:latin typeface="Times New Roman" panose="02020603050405020304" pitchFamily="18" charset="0"/>
            <a:cs typeface="Times New Roman" panose="02020603050405020304" pitchFamily="18" charset="0"/>
          </a:endParaRPr>
        </a:p>
      </dgm:t>
    </dgm:pt>
    <dgm:pt modelId="{C0C88D65-BE5A-40F6-BF4F-7BD5B1D136FA}" type="sibTrans" cxnId="{0A6ACF62-2A7E-491C-B9D9-2CC01284ADA0}">
      <dgm:prSet/>
      <dgm:spPr/>
      <dgm:t>
        <a:bodyPr/>
        <a:lstStyle/>
        <a:p>
          <a:endParaRPr lang="en-US">
            <a:latin typeface="Times New Roman" panose="02020603050405020304" pitchFamily="18" charset="0"/>
            <a:cs typeface="Times New Roman" panose="02020603050405020304" pitchFamily="18" charset="0"/>
          </a:endParaRPr>
        </a:p>
      </dgm:t>
    </dgm:pt>
    <dgm:pt modelId="{B9E55E15-BCB6-4EB7-98BD-936F0B928D81}">
      <dgm:prSet phldrT="[Text]"/>
      <dgm:spPr/>
      <dgm:t>
        <a:bodyPr/>
        <a:lstStyle/>
        <a:p>
          <a:r>
            <a:rPr lang="en-US">
              <a:latin typeface="Times New Roman" panose="02020603050405020304" pitchFamily="18" charset="0"/>
              <a:cs typeface="Times New Roman" panose="02020603050405020304" pitchFamily="18" charset="0"/>
            </a:rPr>
            <a:t>QL thông báo</a:t>
          </a:r>
        </a:p>
        <a:p>
          <a:r>
            <a:rPr lang="en-US">
              <a:latin typeface="Times New Roman" panose="02020603050405020304" pitchFamily="18" charset="0"/>
              <a:cs typeface="Times New Roman" panose="02020603050405020304" pitchFamily="18" charset="0"/>
            </a:rPr>
            <a:t> sai sót</a:t>
          </a:r>
        </a:p>
      </dgm:t>
    </dgm:pt>
    <dgm:pt modelId="{549411CB-7284-4E62-A763-897625C11CF4}" type="parTrans" cxnId="{282919CA-8032-438A-8E69-95333FDD827A}">
      <dgm:prSet/>
      <dgm:spPr/>
      <dgm:t>
        <a:bodyPr/>
        <a:lstStyle/>
        <a:p>
          <a:endParaRPr lang="en-US">
            <a:latin typeface="Times New Roman" panose="02020603050405020304" pitchFamily="18" charset="0"/>
            <a:cs typeface="Times New Roman" panose="02020603050405020304" pitchFamily="18" charset="0"/>
          </a:endParaRPr>
        </a:p>
      </dgm:t>
    </dgm:pt>
    <dgm:pt modelId="{01953F38-EFB9-47E7-AD94-083D6FBD5664}" type="sibTrans" cxnId="{282919CA-8032-438A-8E69-95333FDD827A}">
      <dgm:prSet/>
      <dgm:spPr/>
      <dgm:t>
        <a:bodyPr/>
        <a:lstStyle/>
        <a:p>
          <a:endParaRPr lang="en-US">
            <a:latin typeface="Times New Roman" panose="02020603050405020304" pitchFamily="18" charset="0"/>
            <a:cs typeface="Times New Roman" panose="02020603050405020304" pitchFamily="18" charset="0"/>
          </a:endParaRPr>
        </a:p>
      </dgm:t>
    </dgm:pt>
    <dgm:pt modelId="{E6B0BFEF-1D52-4366-ACA3-6369C5A4DFC0}">
      <dgm:prSet phldrT="[Text]"/>
      <dgm:spPr/>
      <dgm:t>
        <a:bodyPr/>
        <a:lstStyle/>
        <a:p>
          <a:r>
            <a:rPr lang="en-US">
              <a:latin typeface="Times New Roman" panose="02020603050405020304" pitchFamily="18" charset="0"/>
              <a:cs typeface="Times New Roman" panose="02020603050405020304" pitchFamily="18" charset="0"/>
            </a:rPr>
            <a:t>Xem danh sách</a:t>
          </a:r>
        </a:p>
      </dgm:t>
    </dgm:pt>
    <dgm:pt modelId="{C07877FE-9F40-46EE-ABD0-D2C514921541}" type="parTrans" cxnId="{E42AA8B0-DD16-4FDB-B66A-0EB8CF72242C}">
      <dgm:prSet/>
      <dgm:spPr/>
      <dgm:t>
        <a:bodyPr/>
        <a:lstStyle/>
        <a:p>
          <a:endParaRPr lang="en-US">
            <a:latin typeface="Times New Roman" panose="02020603050405020304" pitchFamily="18" charset="0"/>
            <a:cs typeface="Times New Roman" panose="02020603050405020304" pitchFamily="18" charset="0"/>
          </a:endParaRPr>
        </a:p>
      </dgm:t>
    </dgm:pt>
    <dgm:pt modelId="{BF1F6D35-1439-4ED5-B29B-F34371308770}" type="sibTrans" cxnId="{E42AA8B0-DD16-4FDB-B66A-0EB8CF72242C}">
      <dgm:prSet/>
      <dgm:spPr/>
      <dgm:t>
        <a:bodyPr/>
        <a:lstStyle/>
        <a:p>
          <a:endParaRPr lang="en-US">
            <a:latin typeface="Times New Roman" panose="02020603050405020304" pitchFamily="18" charset="0"/>
            <a:cs typeface="Times New Roman" panose="02020603050405020304" pitchFamily="18" charset="0"/>
          </a:endParaRPr>
        </a:p>
      </dgm:t>
    </dgm:pt>
    <dgm:pt modelId="{859D9ADB-6815-4A29-BF6D-0AA61B90CC87}">
      <dgm:prSet phldrT="[Text]"/>
      <dgm:spPr/>
      <dgm:t>
        <a:bodyPr/>
        <a:lstStyle/>
        <a:p>
          <a:r>
            <a:rPr lang="en-US">
              <a:latin typeface="Times New Roman" panose="02020603050405020304" pitchFamily="18" charset="0"/>
              <a:cs typeface="Times New Roman" panose="02020603050405020304" pitchFamily="18" charset="0"/>
            </a:rPr>
            <a:t>Thêm mới</a:t>
          </a:r>
        </a:p>
      </dgm:t>
    </dgm:pt>
    <dgm:pt modelId="{5AAE720E-3937-46E2-AB6E-0DBA94E5CA8E}" type="parTrans" cxnId="{D238D0DF-E890-45B6-B9AF-A336FEF156FC}">
      <dgm:prSet/>
      <dgm:spPr/>
      <dgm:t>
        <a:bodyPr/>
        <a:lstStyle/>
        <a:p>
          <a:endParaRPr lang="en-US">
            <a:latin typeface="Times New Roman" panose="02020603050405020304" pitchFamily="18" charset="0"/>
            <a:cs typeface="Times New Roman" panose="02020603050405020304" pitchFamily="18" charset="0"/>
          </a:endParaRPr>
        </a:p>
      </dgm:t>
    </dgm:pt>
    <dgm:pt modelId="{5351B04B-ACE6-40FC-8956-52EB8A116344}" type="sibTrans" cxnId="{D238D0DF-E890-45B6-B9AF-A336FEF156FC}">
      <dgm:prSet/>
      <dgm:spPr/>
      <dgm:t>
        <a:bodyPr/>
        <a:lstStyle/>
        <a:p>
          <a:endParaRPr lang="en-US">
            <a:latin typeface="Times New Roman" panose="02020603050405020304" pitchFamily="18" charset="0"/>
            <a:cs typeface="Times New Roman" panose="02020603050405020304" pitchFamily="18" charset="0"/>
          </a:endParaRPr>
        </a:p>
      </dgm:t>
    </dgm:pt>
    <dgm:pt modelId="{4FF6D57A-14E0-4F76-9112-8BDC2A2493F2}">
      <dgm:prSet phldrT="[Text]"/>
      <dgm:spPr/>
      <dgm:t>
        <a:bodyPr/>
        <a:lstStyle/>
        <a:p>
          <a:r>
            <a:rPr lang="en-US">
              <a:latin typeface="Times New Roman" panose="02020603050405020304" pitchFamily="18" charset="0"/>
              <a:cs typeface="Times New Roman" panose="02020603050405020304" pitchFamily="18" charset="0"/>
            </a:rPr>
            <a:t>Danh sách </a:t>
          </a:r>
        </a:p>
        <a:p>
          <a:r>
            <a:rPr lang="en-US">
              <a:latin typeface="Times New Roman" panose="02020603050405020304" pitchFamily="18" charset="0"/>
              <a:cs typeface="Times New Roman" panose="02020603050405020304" pitchFamily="18" charset="0"/>
            </a:rPr>
            <a:t>hóa đơn hủy</a:t>
          </a:r>
        </a:p>
      </dgm:t>
    </dgm:pt>
    <dgm:pt modelId="{3B66743C-C560-4092-8FC3-58E1E459DE7D}" type="parTrans" cxnId="{646E327D-FE1E-48B7-BF92-7795242BEF4F}">
      <dgm:prSet/>
      <dgm:spPr/>
      <dgm:t>
        <a:bodyPr/>
        <a:lstStyle/>
        <a:p>
          <a:endParaRPr lang="en-US">
            <a:latin typeface="Times New Roman" panose="02020603050405020304" pitchFamily="18" charset="0"/>
            <a:cs typeface="Times New Roman" panose="02020603050405020304" pitchFamily="18" charset="0"/>
          </a:endParaRPr>
        </a:p>
      </dgm:t>
    </dgm:pt>
    <dgm:pt modelId="{23BFCDAF-DD67-4ECB-941B-C715F3C6D778}" type="sibTrans" cxnId="{646E327D-FE1E-48B7-BF92-7795242BEF4F}">
      <dgm:prSet/>
      <dgm:spPr/>
      <dgm:t>
        <a:bodyPr/>
        <a:lstStyle/>
        <a:p>
          <a:endParaRPr lang="en-US">
            <a:latin typeface="Times New Roman" panose="02020603050405020304" pitchFamily="18" charset="0"/>
            <a:cs typeface="Times New Roman" panose="02020603050405020304" pitchFamily="18" charset="0"/>
          </a:endParaRPr>
        </a:p>
      </dgm:t>
    </dgm:pt>
    <dgm:pt modelId="{42134FA6-B41B-4C78-8313-1AD5A1802ECF}">
      <dgm:prSet phldrT="[Text]"/>
      <dgm:spPr/>
      <dgm:t>
        <a:bodyPr/>
        <a:lstStyle/>
        <a:p>
          <a:r>
            <a:rPr lang="en-US">
              <a:latin typeface="Times New Roman" panose="02020603050405020304" pitchFamily="18" charset="0"/>
              <a:cs typeface="Times New Roman" panose="02020603050405020304" pitchFamily="18" charset="0"/>
            </a:rPr>
            <a:t>Thêm mới HĐ thay thế</a:t>
          </a:r>
        </a:p>
      </dgm:t>
    </dgm:pt>
    <dgm:pt modelId="{F9F638FE-226F-49DC-89CC-D95FE2CAC00D}" type="parTrans" cxnId="{4571EF7D-0249-4D01-938C-14AB1799A594}">
      <dgm:prSet/>
      <dgm:spPr/>
      <dgm:t>
        <a:bodyPr/>
        <a:lstStyle/>
        <a:p>
          <a:endParaRPr lang="en-US">
            <a:latin typeface="Times New Roman" panose="02020603050405020304" pitchFamily="18" charset="0"/>
            <a:cs typeface="Times New Roman" panose="02020603050405020304" pitchFamily="18" charset="0"/>
          </a:endParaRPr>
        </a:p>
      </dgm:t>
    </dgm:pt>
    <dgm:pt modelId="{76D4566F-73FD-4366-853E-2CC893A53213}" type="sibTrans" cxnId="{4571EF7D-0249-4D01-938C-14AB1799A594}">
      <dgm:prSet/>
      <dgm:spPr/>
      <dgm:t>
        <a:bodyPr/>
        <a:lstStyle/>
        <a:p>
          <a:endParaRPr lang="en-US">
            <a:latin typeface="Times New Roman" panose="02020603050405020304" pitchFamily="18" charset="0"/>
            <a:cs typeface="Times New Roman" panose="02020603050405020304" pitchFamily="18" charset="0"/>
          </a:endParaRPr>
        </a:p>
      </dgm:t>
    </dgm:pt>
    <dgm:pt modelId="{A53194AF-94D2-4D0F-AF68-9628F2CDFDA5}">
      <dgm:prSet/>
      <dgm:spPr/>
      <dgm:t>
        <a:bodyPr/>
        <a:lstStyle/>
        <a:p>
          <a:r>
            <a:rPr lang="en-US"/>
            <a:t>Thêm mới HĐ điều chỉnh không phát sinh HĐ mới</a:t>
          </a:r>
        </a:p>
      </dgm:t>
    </dgm:pt>
    <dgm:pt modelId="{40FEF79E-95F1-4EB0-BFB0-94AA5FA8FBB2}" type="parTrans" cxnId="{D71CB0B5-DB11-4F4B-871C-01BA6A1667C4}">
      <dgm:prSet/>
      <dgm:spPr/>
      <dgm:t>
        <a:bodyPr/>
        <a:lstStyle/>
        <a:p>
          <a:endParaRPr lang="en-US"/>
        </a:p>
      </dgm:t>
    </dgm:pt>
    <dgm:pt modelId="{ACED3A1D-81B7-43D2-B24A-B454D6C89D16}" type="sibTrans" cxnId="{D71CB0B5-DB11-4F4B-871C-01BA6A1667C4}">
      <dgm:prSet/>
      <dgm:spPr/>
      <dgm:t>
        <a:bodyPr/>
        <a:lstStyle/>
        <a:p>
          <a:endParaRPr lang="en-US"/>
        </a:p>
      </dgm:t>
    </dgm:pt>
    <dgm:pt modelId="{C25F0B27-4172-4065-9DA4-6DDE48FEFB4F}">
      <dgm:prSet/>
      <dgm:spPr/>
      <dgm:t>
        <a:bodyPr/>
        <a:lstStyle/>
        <a:p>
          <a:r>
            <a:rPr lang="en-US"/>
            <a:t>Thêm mới HĐ điều chỉnh không xác định HĐ gố</a:t>
          </a:r>
        </a:p>
      </dgm:t>
    </dgm:pt>
    <dgm:pt modelId="{3BEC82A5-5677-4EEB-84A3-476F482F7C98}" type="parTrans" cxnId="{B36E915A-C907-42AF-A0CB-2D04C784C18A}">
      <dgm:prSet/>
      <dgm:spPr/>
      <dgm:t>
        <a:bodyPr/>
        <a:lstStyle/>
        <a:p>
          <a:endParaRPr lang="en-US"/>
        </a:p>
      </dgm:t>
    </dgm:pt>
    <dgm:pt modelId="{345E5960-D643-4D78-8E55-E56BFAAF7596}" type="sibTrans" cxnId="{B36E915A-C907-42AF-A0CB-2D04C784C18A}">
      <dgm:prSet/>
      <dgm:spPr/>
      <dgm:t>
        <a:bodyPr/>
        <a:lstStyle/>
        <a:p>
          <a:endParaRPr lang="en-US"/>
        </a:p>
      </dgm:t>
    </dgm:pt>
    <dgm:pt modelId="{3E4B954F-9763-4079-8324-D60EFD9277B9}">
      <dgm:prSet/>
      <dgm:spPr/>
      <dgm:t>
        <a:bodyPr/>
        <a:lstStyle/>
        <a:p>
          <a:r>
            <a:rPr lang="en-US"/>
            <a:t>Thêm mới HĐ điều chỉnh kps HĐ mới &amp; kxđ HĐ gốc</a:t>
          </a:r>
        </a:p>
      </dgm:t>
    </dgm:pt>
    <dgm:pt modelId="{5FB7972C-5E2C-47EA-89B1-C7B138152708}" type="parTrans" cxnId="{CABB1F10-3E55-4467-B228-BC55699491ED}">
      <dgm:prSet/>
      <dgm:spPr/>
      <dgm:t>
        <a:bodyPr/>
        <a:lstStyle/>
        <a:p>
          <a:endParaRPr lang="en-US"/>
        </a:p>
      </dgm:t>
    </dgm:pt>
    <dgm:pt modelId="{27B37952-E82B-49C3-84D2-3287C1446CFE}" type="sibTrans" cxnId="{CABB1F10-3E55-4467-B228-BC55699491ED}">
      <dgm:prSet/>
      <dgm:spPr/>
      <dgm:t>
        <a:bodyPr/>
        <a:lstStyle/>
        <a:p>
          <a:endParaRPr lang="en-US"/>
        </a:p>
      </dgm:t>
    </dgm:pt>
    <dgm:pt modelId="{7A159035-8ABE-49FE-B11F-7EEF70843449}">
      <dgm:prSet/>
      <dgm:spPr/>
      <dgm:t>
        <a:bodyPr/>
        <a:lstStyle/>
        <a:p>
          <a:r>
            <a:rPr lang="en-US"/>
            <a:t>Xem HĐ </a:t>
          </a:r>
        </a:p>
        <a:p>
          <a:r>
            <a:rPr lang="en-US"/>
            <a:t>điều chỉnh</a:t>
          </a:r>
        </a:p>
      </dgm:t>
    </dgm:pt>
    <dgm:pt modelId="{69860E79-BDC4-4199-8658-72050F7DAAA8}" type="parTrans" cxnId="{8C075F17-022B-41D1-B06C-CA59A8EA9B44}">
      <dgm:prSet/>
      <dgm:spPr/>
      <dgm:t>
        <a:bodyPr/>
        <a:lstStyle/>
        <a:p>
          <a:endParaRPr lang="en-US"/>
        </a:p>
      </dgm:t>
    </dgm:pt>
    <dgm:pt modelId="{C9E17364-A976-4EFC-8D81-334A29500131}" type="sibTrans" cxnId="{8C075F17-022B-41D1-B06C-CA59A8EA9B44}">
      <dgm:prSet/>
      <dgm:spPr/>
      <dgm:t>
        <a:bodyPr/>
        <a:lstStyle/>
        <a:p>
          <a:endParaRPr lang="en-US"/>
        </a:p>
      </dgm:t>
    </dgm:pt>
    <dgm:pt modelId="{C0E9F896-CEC6-4270-A476-5FF1C62E94DC}">
      <dgm:prSet/>
      <dgm:spPr/>
      <dgm:t>
        <a:bodyPr/>
        <a:lstStyle/>
        <a:p>
          <a:r>
            <a:rPr lang="en-US"/>
            <a:t>Upload biên bản</a:t>
          </a:r>
        </a:p>
      </dgm:t>
    </dgm:pt>
    <dgm:pt modelId="{207146A4-9961-4C98-B509-6ADFE8E59AF4}" type="parTrans" cxnId="{3EEADC4B-BFFA-4D13-A699-7F21A5682C92}">
      <dgm:prSet/>
      <dgm:spPr/>
      <dgm:t>
        <a:bodyPr/>
        <a:lstStyle/>
        <a:p>
          <a:endParaRPr lang="en-US"/>
        </a:p>
      </dgm:t>
    </dgm:pt>
    <dgm:pt modelId="{5B87BA43-4B91-4B3D-AD98-7424C74B8DCE}" type="sibTrans" cxnId="{3EEADC4B-BFFA-4D13-A699-7F21A5682C92}">
      <dgm:prSet/>
      <dgm:spPr/>
      <dgm:t>
        <a:bodyPr/>
        <a:lstStyle/>
        <a:p>
          <a:endParaRPr lang="en-US"/>
        </a:p>
      </dgm:t>
    </dgm:pt>
    <dgm:pt modelId="{36F4852F-A20F-4640-B7B0-0757F0D1C977}">
      <dgm:prSet/>
      <dgm:spPr/>
      <dgm:t>
        <a:bodyPr/>
        <a:lstStyle/>
        <a:p>
          <a:r>
            <a:rPr lang="en-US"/>
            <a:t>Tạo biên bản</a:t>
          </a:r>
        </a:p>
      </dgm:t>
    </dgm:pt>
    <dgm:pt modelId="{84446281-546C-459F-A1C6-7F9C3668723E}" type="parTrans" cxnId="{345312AB-7CBB-4675-9B6E-8D5131D202FC}">
      <dgm:prSet/>
      <dgm:spPr/>
      <dgm:t>
        <a:bodyPr/>
        <a:lstStyle/>
        <a:p>
          <a:endParaRPr lang="en-US"/>
        </a:p>
      </dgm:t>
    </dgm:pt>
    <dgm:pt modelId="{1F1D575E-B1D7-4388-99D7-51DB92C7511A}" type="sibTrans" cxnId="{345312AB-7CBB-4675-9B6E-8D5131D202FC}">
      <dgm:prSet/>
      <dgm:spPr/>
      <dgm:t>
        <a:bodyPr/>
        <a:lstStyle/>
        <a:p>
          <a:endParaRPr lang="en-US"/>
        </a:p>
      </dgm:t>
    </dgm:pt>
    <dgm:pt modelId="{C98E2622-0746-4205-A544-4FD1C2B3B243}">
      <dgm:prSet/>
      <dgm:spPr/>
      <dgm:t>
        <a:bodyPr/>
        <a:lstStyle/>
        <a:p>
          <a:r>
            <a:rPr lang="en-US"/>
            <a:t>Tải biên bản</a:t>
          </a:r>
        </a:p>
      </dgm:t>
    </dgm:pt>
    <dgm:pt modelId="{930C81FB-797C-4814-BC76-C4F393786F31}" type="parTrans" cxnId="{5598FB6F-4228-4205-8AC2-F86BFD25AF5E}">
      <dgm:prSet/>
      <dgm:spPr/>
      <dgm:t>
        <a:bodyPr/>
        <a:lstStyle/>
        <a:p>
          <a:endParaRPr lang="en-US"/>
        </a:p>
      </dgm:t>
    </dgm:pt>
    <dgm:pt modelId="{B843CE46-07D3-42FE-AAC4-06416AE72EF0}" type="sibTrans" cxnId="{5598FB6F-4228-4205-8AC2-F86BFD25AF5E}">
      <dgm:prSet/>
      <dgm:spPr/>
      <dgm:t>
        <a:bodyPr/>
        <a:lstStyle/>
        <a:p>
          <a:endParaRPr lang="en-US"/>
        </a:p>
      </dgm:t>
    </dgm:pt>
    <dgm:pt modelId="{115D9E98-25F4-47AD-8D76-F2688B280232}">
      <dgm:prSet/>
      <dgm:spPr/>
      <dgm:t>
        <a:bodyPr/>
        <a:lstStyle/>
        <a:p>
          <a:r>
            <a:rPr lang="en-US"/>
            <a:t>Thêm mới HĐ thay thế kxđ HĐ gốc</a:t>
          </a:r>
        </a:p>
      </dgm:t>
    </dgm:pt>
    <dgm:pt modelId="{ED84E391-4A9F-431A-A33D-70D0C70C369F}" type="parTrans" cxnId="{E15A994A-0AE4-4D88-8E27-661F80A95E33}">
      <dgm:prSet/>
      <dgm:spPr/>
      <dgm:t>
        <a:bodyPr/>
        <a:lstStyle/>
        <a:p>
          <a:endParaRPr lang="en-US"/>
        </a:p>
      </dgm:t>
    </dgm:pt>
    <dgm:pt modelId="{B0146C32-27DD-4D28-B50C-301A4110EF6D}" type="sibTrans" cxnId="{E15A994A-0AE4-4D88-8E27-661F80A95E33}">
      <dgm:prSet/>
      <dgm:spPr/>
      <dgm:t>
        <a:bodyPr/>
        <a:lstStyle/>
        <a:p>
          <a:endParaRPr lang="en-US"/>
        </a:p>
      </dgm:t>
    </dgm:pt>
    <dgm:pt modelId="{E1DA6F48-92E1-491B-9A15-7E205F3414AC}">
      <dgm:prSet/>
      <dgm:spPr/>
      <dgm:t>
        <a:bodyPr/>
        <a:lstStyle/>
        <a:p>
          <a:r>
            <a:rPr lang="en-US"/>
            <a:t>Xem hóa đơn </a:t>
          </a:r>
        </a:p>
        <a:p>
          <a:r>
            <a:rPr lang="en-US"/>
            <a:t>thay thế</a:t>
          </a:r>
        </a:p>
      </dgm:t>
    </dgm:pt>
    <dgm:pt modelId="{459DD9BB-1953-4D4B-A2F9-46F56ED1E6AD}" type="parTrans" cxnId="{42E5B91E-5B1E-47E9-BAF5-E9E6A4BD8C2A}">
      <dgm:prSet/>
      <dgm:spPr/>
      <dgm:t>
        <a:bodyPr/>
        <a:lstStyle/>
        <a:p>
          <a:endParaRPr lang="en-US"/>
        </a:p>
      </dgm:t>
    </dgm:pt>
    <dgm:pt modelId="{7AE9FE75-0FC8-4407-9FED-221031B83570}" type="sibTrans" cxnId="{42E5B91E-5B1E-47E9-BAF5-E9E6A4BD8C2A}">
      <dgm:prSet/>
      <dgm:spPr/>
      <dgm:t>
        <a:bodyPr/>
        <a:lstStyle/>
        <a:p>
          <a:endParaRPr lang="en-US"/>
        </a:p>
      </dgm:t>
    </dgm:pt>
    <dgm:pt modelId="{D828228F-E265-4F53-BE6C-6A63C66A10CF}">
      <dgm:prSet/>
      <dgm:spPr/>
      <dgm:t>
        <a:bodyPr/>
        <a:lstStyle/>
        <a:p>
          <a:r>
            <a:rPr lang="en-US"/>
            <a:t>Upload biên bản</a:t>
          </a:r>
        </a:p>
      </dgm:t>
    </dgm:pt>
    <dgm:pt modelId="{7352C20D-92A3-438F-87F8-BF9B52C64E68}" type="parTrans" cxnId="{E0793396-6364-439F-92ED-7333B803F408}">
      <dgm:prSet/>
      <dgm:spPr/>
      <dgm:t>
        <a:bodyPr/>
        <a:lstStyle/>
        <a:p>
          <a:endParaRPr lang="en-US"/>
        </a:p>
      </dgm:t>
    </dgm:pt>
    <dgm:pt modelId="{91F8651A-CE17-41FC-93C9-CFD1A409E8D0}" type="sibTrans" cxnId="{E0793396-6364-439F-92ED-7333B803F408}">
      <dgm:prSet/>
      <dgm:spPr/>
      <dgm:t>
        <a:bodyPr/>
        <a:lstStyle/>
        <a:p>
          <a:endParaRPr lang="en-US"/>
        </a:p>
      </dgm:t>
    </dgm:pt>
    <dgm:pt modelId="{99CDF11A-7314-47EC-923B-CACB57CBFD45}">
      <dgm:prSet/>
      <dgm:spPr/>
      <dgm:t>
        <a:bodyPr/>
        <a:lstStyle/>
        <a:p>
          <a:r>
            <a:rPr lang="en-US"/>
            <a:t>Tạo biên bản</a:t>
          </a:r>
        </a:p>
      </dgm:t>
    </dgm:pt>
    <dgm:pt modelId="{541B9B3E-97FF-4DFA-B899-9F1C202FC1C2}" type="parTrans" cxnId="{B3590E75-282A-42CA-A425-23F65D6ADDD2}">
      <dgm:prSet/>
      <dgm:spPr/>
      <dgm:t>
        <a:bodyPr/>
        <a:lstStyle/>
        <a:p>
          <a:endParaRPr lang="en-US"/>
        </a:p>
      </dgm:t>
    </dgm:pt>
    <dgm:pt modelId="{7B0124B5-04B6-4B4D-9B02-090654AABC02}" type="sibTrans" cxnId="{B3590E75-282A-42CA-A425-23F65D6ADDD2}">
      <dgm:prSet/>
      <dgm:spPr/>
      <dgm:t>
        <a:bodyPr/>
        <a:lstStyle/>
        <a:p>
          <a:endParaRPr lang="en-US"/>
        </a:p>
      </dgm:t>
    </dgm:pt>
    <dgm:pt modelId="{3FA16AF5-96E6-4458-AB46-D39B8C3B5172}">
      <dgm:prSet/>
      <dgm:spPr/>
      <dgm:t>
        <a:bodyPr/>
        <a:lstStyle/>
        <a:p>
          <a:r>
            <a:rPr lang="en-US"/>
            <a:t>Sửa</a:t>
          </a:r>
        </a:p>
      </dgm:t>
    </dgm:pt>
    <dgm:pt modelId="{3E462B49-0BEB-4E44-990B-76980C940D78}" type="parTrans" cxnId="{8C112050-F131-49E7-BAF0-6CDA796E2718}">
      <dgm:prSet/>
      <dgm:spPr/>
      <dgm:t>
        <a:bodyPr/>
        <a:lstStyle/>
        <a:p>
          <a:endParaRPr lang="en-US"/>
        </a:p>
      </dgm:t>
    </dgm:pt>
    <dgm:pt modelId="{34255E37-A394-4337-8AF3-198A171D4D6B}" type="sibTrans" cxnId="{8C112050-F131-49E7-BAF0-6CDA796E2718}">
      <dgm:prSet/>
      <dgm:spPr/>
      <dgm:t>
        <a:bodyPr/>
        <a:lstStyle/>
        <a:p>
          <a:endParaRPr lang="en-US"/>
        </a:p>
      </dgm:t>
    </dgm:pt>
    <dgm:pt modelId="{A31C217E-7AA5-44A7-A938-5CDAAE117A0D}">
      <dgm:prSet/>
      <dgm:spPr/>
      <dgm:t>
        <a:bodyPr/>
        <a:lstStyle/>
        <a:p>
          <a:r>
            <a:rPr lang="en-US"/>
            <a:t>Xóa</a:t>
          </a:r>
        </a:p>
      </dgm:t>
    </dgm:pt>
    <dgm:pt modelId="{390799C9-0D6B-4E07-AA85-DAA0A33C8C24}" type="parTrans" cxnId="{5C9D696A-31E3-424A-B63D-6E345D2B9D4E}">
      <dgm:prSet/>
      <dgm:spPr/>
      <dgm:t>
        <a:bodyPr/>
        <a:lstStyle/>
        <a:p>
          <a:endParaRPr lang="en-US"/>
        </a:p>
      </dgm:t>
    </dgm:pt>
    <dgm:pt modelId="{B6984E7F-8317-44FB-BDD9-6FDE1FA57D5B}" type="sibTrans" cxnId="{5C9D696A-31E3-424A-B63D-6E345D2B9D4E}">
      <dgm:prSet/>
      <dgm:spPr/>
      <dgm:t>
        <a:bodyPr/>
        <a:lstStyle/>
        <a:p>
          <a:endParaRPr lang="en-US"/>
        </a:p>
      </dgm:t>
    </dgm:pt>
    <dgm:pt modelId="{239EBB63-4943-4908-B2DA-1547E9316DBB}">
      <dgm:prSet/>
      <dgm:spPr/>
      <dgm:t>
        <a:bodyPr/>
        <a:lstStyle/>
        <a:p>
          <a:r>
            <a:rPr lang="en-US"/>
            <a:t>Gửi thông báo</a:t>
          </a:r>
        </a:p>
        <a:p>
          <a:r>
            <a:rPr lang="en-US"/>
            <a:t> sai sót</a:t>
          </a:r>
        </a:p>
      </dgm:t>
    </dgm:pt>
    <dgm:pt modelId="{CF71C6A7-FCB0-4207-B05E-C8094C0ADA3D}" type="parTrans" cxnId="{296D90AC-8962-4EA0-8F45-564154146C14}">
      <dgm:prSet/>
      <dgm:spPr/>
      <dgm:t>
        <a:bodyPr/>
        <a:lstStyle/>
        <a:p>
          <a:endParaRPr lang="en-US"/>
        </a:p>
      </dgm:t>
    </dgm:pt>
    <dgm:pt modelId="{DA751520-A03D-4B4B-8E66-68BE8AC66873}" type="sibTrans" cxnId="{296D90AC-8962-4EA0-8F45-564154146C14}">
      <dgm:prSet/>
      <dgm:spPr/>
      <dgm:t>
        <a:bodyPr/>
        <a:lstStyle/>
        <a:p>
          <a:endParaRPr lang="en-US"/>
        </a:p>
      </dgm:t>
    </dgm:pt>
    <dgm:pt modelId="{68EFB76E-F064-490A-BFF9-05CFABB45062}">
      <dgm:prSet/>
      <dgm:spPr/>
      <dgm:t>
        <a:bodyPr/>
        <a:lstStyle/>
        <a:p>
          <a:r>
            <a:rPr lang="en-US"/>
            <a:t>Xem chi tiết</a:t>
          </a:r>
        </a:p>
      </dgm:t>
    </dgm:pt>
    <dgm:pt modelId="{44E3A3F5-55F6-4E17-B294-0637A44F16D4}" type="parTrans" cxnId="{1F932F77-A6CD-48D0-B1FB-04B2AEC3E44A}">
      <dgm:prSet/>
      <dgm:spPr/>
      <dgm:t>
        <a:bodyPr/>
        <a:lstStyle/>
        <a:p>
          <a:endParaRPr lang="en-US"/>
        </a:p>
      </dgm:t>
    </dgm:pt>
    <dgm:pt modelId="{21B25ECB-4784-458F-92F7-C75F081DF6B8}" type="sibTrans" cxnId="{1F932F77-A6CD-48D0-B1FB-04B2AEC3E44A}">
      <dgm:prSet/>
      <dgm:spPr/>
      <dgm:t>
        <a:bodyPr/>
        <a:lstStyle/>
        <a:p>
          <a:endParaRPr lang="en-US"/>
        </a:p>
      </dgm:t>
    </dgm:pt>
    <dgm:pt modelId="{CB097CA1-B607-42C6-9162-827609190B77}">
      <dgm:prSet/>
      <dgm:spPr/>
      <dgm:t>
        <a:bodyPr/>
        <a:lstStyle/>
        <a:p>
          <a:r>
            <a:rPr lang="en-US"/>
            <a:t>Đồng bộ kết quả CQT</a:t>
          </a:r>
        </a:p>
      </dgm:t>
    </dgm:pt>
    <dgm:pt modelId="{49B682DC-3E3F-417B-BB5F-B374AE656631}" type="parTrans" cxnId="{9B2DA880-8DA3-44B2-BC56-59719E3887F0}">
      <dgm:prSet/>
      <dgm:spPr/>
      <dgm:t>
        <a:bodyPr/>
        <a:lstStyle/>
        <a:p>
          <a:endParaRPr lang="en-US"/>
        </a:p>
      </dgm:t>
    </dgm:pt>
    <dgm:pt modelId="{DC6F2962-5F2B-4729-AC47-8A1DDA1A6965}" type="sibTrans" cxnId="{9B2DA880-8DA3-44B2-BC56-59719E3887F0}">
      <dgm:prSet/>
      <dgm:spPr/>
      <dgm:t>
        <a:bodyPr/>
        <a:lstStyle/>
        <a:p>
          <a:endParaRPr lang="en-US"/>
        </a:p>
      </dgm:t>
    </dgm:pt>
    <dgm:pt modelId="{2D0B0B94-0CDD-49F8-A7E8-B2B5636D3C75}">
      <dgm:prSet/>
      <dgm:spPr/>
      <dgm:t>
        <a:bodyPr/>
        <a:lstStyle/>
        <a:p>
          <a:r>
            <a:rPr lang="en-US"/>
            <a:t>Sao chép</a:t>
          </a:r>
        </a:p>
      </dgm:t>
    </dgm:pt>
    <dgm:pt modelId="{AEF1656D-3C60-497E-9E4C-ED602DBA347B}" type="parTrans" cxnId="{F2CAF210-961F-498D-B90A-81F1B046FA1A}">
      <dgm:prSet/>
      <dgm:spPr/>
      <dgm:t>
        <a:bodyPr/>
        <a:lstStyle/>
        <a:p>
          <a:endParaRPr lang="en-US"/>
        </a:p>
      </dgm:t>
    </dgm:pt>
    <dgm:pt modelId="{E4CCF85F-20E3-4741-8FEE-63B74512D8D1}" type="sibTrans" cxnId="{F2CAF210-961F-498D-B90A-81F1B046FA1A}">
      <dgm:prSet/>
      <dgm:spPr/>
      <dgm:t>
        <a:bodyPr/>
        <a:lstStyle/>
        <a:p>
          <a:endParaRPr lang="en-US"/>
        </a:p>
      </dgm:t>
    </dgm:pt>
    <dgm:pt modelId="{FE60EE30-EE9F-437F-8CD3-5C7C8E224738}">
      <dgm:prSet/>
      <dgm:spPr/>
      <dgm:t>
        <a:bodyPr/>
        <a:lstStyle/>
        <a:p>
          <a:r>
            <a:rPr lang="en-US"/>
            <a:t>Xem kết quả </a:t>
          </a:r>
        </a:p>
        <a:p>
          <a:r>
            <a:rPr lang="en-US"/>
            <a:t>từ CQT</a:t>
          </a:r>
        </a:p>
      </dgm:t>
    </dgm:pt>
    <dgm:pt modelId="{9B89211F-70A2-4A62-BB1D-DA20AE757DA0}" type="parTrans" cxnId="{0964B741-BD1B-47BF-95F7-2775D737785D}">
      <dgm:prSet/>
      <dgm:spPr/>
      <dgm:t>
        <a:bodyPr/>
        <a:lstStyle/>
        <a:p>
          <a:endParaRPr lang="en-US"/>
        </a:p>
      </dgm:t>
    </dgm:pt>
    <dgm:pt modelId="{50267E2A-D5E4-44AA-928D-2BC0DEF3EB10}" type="sibTrans" cxnId="{0964B741-BD1B-47BF-95F7-2775D737785D}">
      <dgm:prSet/>
      <dgm:spPr/>
      <dgm:t>
        <a:bodyPr/>
        <a:lstStyle/>
        <a:p>
          <a:endParaRPr lang="en-US"/>
        </a:p>
      </dgm:t>
    </dgm:pt>
    <dgm:pt modelId="{AD47817F-7B75-471B-967D-2CDE26BC6FA8}">
      <dgm:prSet/>
      <dgm:spPr/>
      <dgm:t>
        <a:bodyPr/>
        <a:lstStyle/>
        <a:p>
          <a:r>
            <a:rPr lang="en-US"/>
            <a:t>Lịch sử gửi </a:t>
          </a:r>
        </a:p>
        <a:p>
          <a:r>
            <a:rPr lang="en-US"/>
            <a:t>cơ quan thuế</a:t>
          </a:r>
        </a:p>
      </dgm:t>
    </dgm:pt>
    <dgm:pt modelId="{454F0955-53B4-4298-A946-968991BB4FB5}" type="parTrans" cxnId="{BA14AEFC-5BA1-47C0-B9CE-93CC9C01A7C4}">
      <dgm:prSet/>
      <dgm:spPr/>
      <dgm:t>
        <a:bodyPr/>
        <a:lstStyle/>
        <a:p>
          <a:endParaRPr lang="en-US"/>
        </a:p>
      </dgm:t>
    </dgm:pt>
    <dgm:pt modelId="{F329F265-6321-4ADC-85AF-343EB7A4C1B6}" type="sibTrans" cxnId="{BA14AEFC-5BA1-47C0-B9CE-93CC9C01A7C4}">
      <dgm:prSet/>
      <dgm:spPr/>
      <dgm:t>
        <a:bodyPr/>
        <a:lstStyle/>
        <a:p>
          <a:endParaRPr lang="en-US"/>
        </a:p>
      </dgm:t>
    </dgm:pt>
    <dgm:pt modelId="{90E3C994-91E3-4BB6-8703-609DA1D892EC}">
      <dgm:prSet/>
      <dgm:spPr/>
      <dgm:t>
        <a:bodyPr/>
        <a:lstStyle/>
        <a:p>
          <a:r>
            <a:rPr lang="en-US"/>
            <a:t>Danh sách hóa đơn chuyển đổi</a:t>
          </a:r>
        </a:p>
      </dgm:t>
    </dgm:pt>
    <dgm:pt modelId="{162C0DF8-DCAA-416F-A57D-AB5E60A3DCCB}" type="parTrans" cxnId="{A98952A6-18EB-45CB-87F8-11E3751F0293}">
      <dgm:prSet/>
      <dgm:spPr/>
      <dgm:t>
        <a:bodyPr/>
        <a:lstStyle/>
        <a:p>
          <a:endParaRPr lang="en-US"/>
        </a:p>
      </dgm:t>
    </dgm:pt>
    <dgm:pt modelId="{93B9536F-58DE-4B7B-80AC-5287CC40347B}" type="sibTrans" cxnId="{A98952A6-18EB-45CB-87F8-11E3751F0293}">
      <dgm:prSet/>
      <dgm:spPr/>
      <dgm:t>
        <a:bodyPr/>
        <a:lstStyle/>
        <a:p>
          <a:endParaRPr lang="en-US"/>
        </a:p>
      </dgm:t>
    </dgm:pt>
    <dgm:pt modelId="{6A29FD64-90B4-4E2E-B9F5-CD04CA74BADB}">
      <dgm:prSet/>
      <dgm:spPr/>
      <dgm:t>
        <a:bodyPr/>
        <a:lstStyle/>
        <a:p>
          <a:r>
            <a:rPr lang="en-US"/>
            <a:t>Tra cứu hóa đơn từ Hệ thống HDDT của TCT</a:t>
          </a:r>
        </a:p>
      </dgm:t>
    </dgm:pt>
    <dgm:pt modelId="{5C1C6DAD-6134-42CE-9D21-F16ED81F5B83}" type="parTrans" cxnId="{46714AF6-FD4F-4652-85C4-B12BC245C62B}">
      <dgm:prSet/>
      <dgm:spPr/>
      <dgm:t>
        <a:bodyPr/>
        <a:lstStyle/>
        <a:p>
          <a:endParaRPr lang="en-US"/>
        </a:p>
      </dgm:t>
    </dgm:pt>
    <dgm:pt modelId="{F2AA95BB-A4DC-486F-AC1B-78BEBB3CE1AC}" type="sibTrans" cxnId="{46714AF6-FD4F-4652-85C4-B12BC245C62B}">
      <dgm:prSet/>
      <dgm:spPr/>
      <dgm:t>
        <a:bodyPr/>
        <a:lstStyle/>
        <a:p>
          <a:endParaRPr lang="en-US"/>
        </a:p>
      </dgm:t>
    </dgm:pt>
    <dgm:pt modelId="{B396B358-F781-4D6C-8925-EC7A03CB3556}">
      <dgm:prSet/>
      <dgm:spPr/>
      <dgm:t>
        <a:bodyPr/>
        <a:lstStyle/>
        <a:p>
          <a:r>
            <a:rPr lang="en-US"/>
            <a:t>Sao chép</a:t>
          </a:r>
        </a:p>
      </dgm:t>
    </dgm:pt>
    <dgm:pt modelId="{6BF84540-9B4E-4542-B2CB-7790242218B0}" type="parTrans" cxnId="{07ADEAC8-EFE0-401D-8797-5B084AE96472}">
      <dgm:prSet/>
      <dgm:spPr/>
      <dgm:t>
        <a:bodyPr/>
        <a:lstStyle/>
        <a:p>
          <a:endParaRPr lang="en-US"/>
        </a:p>
      </dgm:t>
    </dgm:pt>
    <dgm:pt modelId="{532C71DC-F680-447D-A843-7692AF93B8E0}" type="sibTrans" cxnId="{07ADEAC8-EFE0-401D-8797-5B084AE96472}">
      <dgm:prSet/>
      <dgm:spPr/>
      <dgm:t>
        <a:bodyPr/>
        <a:lstStyle/>
        <a:p>
          <a:endParaRPr lang="en-US"/>
        </a:p>
      </dgm:t>
    </dgm:pt>
    <dgm:pt modelId="{37C385D9-979A-4D59-BE1A-F60431131FB0}">
      <dgm:prSet/>
      <dgm:spPr/>
      <dgm:t>
        <a:bodyPr/>
        <a:lstStyle/>
        <a:p>
          <a:r>
            <a:rPr lang="en-US"/>
            <a:t>Liệt kê</a:t>
          </a:r>
        </a:p>
      </dgm:t>
    </dgm:pt>
    <dgm:pt modelId="{F904056A-EF5B-4D97-B663-93E250D11D30}" type="parTrans" cxnId="{404388E0-3CDB-4DC5-8F5B-EDADDA73D4C3}">
      <dgm:prSet/>
      <dgm:spPr/>
      <dgm:t>
        <a:bodyPr/>
        <a:lstStyle/>
        <a:p>
          <a:endParaRPr lang="en-US"/>
        </a:p>
      </dgm:t>
    </dgm:pt>
    <dgm:pt modelId="{1C5CEF99-B7E7-4B90-AF56-AEA430EFDEF3}" type="sibTrans" cxnId="{404388E0-3CDB-4DC5-8F5B-EDADDA73D4C3}">
      <dgm:prSet/>
      <dgm:spPr/>
      <dgm:t>
        <a:bodyPr/>
        <a:lstStyle/>
        <a:p>
          <a:endParaRPr lang="en-US"/>
        </a:p>
      </dgm:t>
    </dgm:pt>
    <dgm:pt modelId="{8F79DAF0-E9C7-47E0-B6DF-49718E134944}">
      <dgm:prSet/>
      <dgm:spPr/>
      <dgm:t>
        <a:bodyPr/>
        <a:lstStyle/>
        <a:p>
          <a:r>
            <a:rPr lang="en-US"/>
            <a:t>Xóa</a:t>
          </a:r>
        </a:p>
      </dgm:t>
    </dgm:pt>
    <dgm:pt modelId="{9F184545-B0B8-4C82-83C6-53C60451E89B}" type="parTrans" cxnId="{3B53572C-6FF0-4929-8717-4D746F6F14F8}">
      <dgm:prSet/>
      <dgm:spPr/>
      <dgm:t>
        <a:bodyPr/>
        <a:lstStyle/>
        <a:p>
          <a:endParaRPr lang="en-US"/>
        </a:p>
      </dgm:t>
    </dgm:pt>
    <dgm:pt modelId="{E2D0CDB1-2C99-4EC6-9E91-9705D55705C6}" type="sibTrans" cxnId="{3B53572C-6FF0-4929-8717-4D746F6F14F8}">
      <dgm:prSet/>
      <dgm:spPr/>
      <dgm:t>
        <a:bodyPr/>
        <a:lstStyle/>
        <a:p>
          <a:endParaRPr lang="en-US"/>
        </a:p>
      </dgm:t>
    </dgm:pt>
    <dgm:pt modelId="{FA3D55A2-5500-4C3D-B358-52CCDEF77694}">
      <dgm:prSet/>
      <dgm:spPr/>
      <dgm:t>
        <a:bodyPr/>
        <a:lstStyle/>
        <a:p>
          <a:r>
            <a:rPr lang="en-US"/>
            <a:t>Phát hành</a:t>
          </a:r>
        </a:p>
      </dgm:t>
    </dgm:pt>
    <dgm:pt modelId="{B96E1DC8-A9D4-4F99-B8F3-38257B7DB92A}" type="parTrans" cxnId="{F629AED4-0CCB-48B0-898C-B43AD7BD573B}">
      <dgm:prSet/>
      <dgm:spPr/>
      <dgm:t>
        <a:bodyPr/>
        <a:lstStyle/>
        <a:p>
          <a:endParaRPr lang="en-US"/>
        </a:p>
      </dgm:t>
    </dgm:pt>
    <dgm:pt modelId="{39D19FD1-A7CE-48C4-8CE6-87F5EB561E33}" type="sibTrans" cxnId="{F629AED4-0CCB-48B0-898C-B43AD7BD573B}">
      <dgm:prSet/>
      <dgm:spPr/>
      <dgm:t>
        <a:bodyPr/>
        <a:lstStyle/>
        <a:p>
          <a:endParaRPr lang="en-US"/>
        </a:p>
      </dgm:t>
    </dgm:pt>
    <dgm:pt modelId="{FC54E567-0DFC-4847-8D21-F9934A2A8F08}">
      <dgm:prSet/>
      <dgm:spPr/>
      <dgm:t>
        <a:bodyPr/>
        <a:lstStyle/>
        <a:p>
          <a:r>
            <a:rPr lang="en-US"/>
            <a:t>Phát hành theo lô</a:t>
          </a:r>
        </a:p>
      </dgm:t>
    </dgm:pt>
    <dgm:pt modelId="{A42C2344-9081-4F8B-BC8D-9C222CFDDA5B}" type="parTrans" cxnId="{C2CFC802-AAAF-46ED-96CF-4CEFAE1B77FB}">
      <dgm:prSet/>
      <dgm:spPr/>
      <dgm:t>
        <a:bodyPr/>
        <a:lstStyle/>
        <a:p>
          <a:endParaRPr lang="en-US"/>
        </a:p>
      </dgm:t>
    </dgm:pt>
    <dgm:pt modelId="{A876252D-614F-420E-A3A7-3D803E5CB361}" type="sibTrans" cxnId="{C2CFC802-AAAF-46ED-96CF-4CEFAE1B77FB}">
      <dgm:prSet/>
      <dgm:spPr/>
      <dgm:t>
        <a:bodyPr/>
        <a:lstStyle/>
        <a:p>
          <a:endParaRPr lang="en-US"/>
        </a:p>
      </dgm:t>
    </dgm:pt>
    <dgm:pt modelId="{5D7CA3CE-6ECE-4ACC-8E1D-A4F923197D84}">
      <dgm:prSet/>
      <dgm:spPr/>
      <dgm:t>
        <a:bodyPr/>
        <a:lstStyle/>
        <a:p>
          <a:r>
            <a:rPr lang="en-US"/>
            <a:t>Đồng bộ mã </a:t>
          </a:r>
        </a:p>
        <a:p>
          <a:r>
            <a:rPr lang="en-US"/>
            <a:t>từ CQT</a:t>
          </a:r>
        </a:p>
      </dgm:t>
    </dgm:pt>
    <dgm:pt modelId="{0CE73143-9498-45E0-A63D-E094668F4865}" type="parTrans" cxnId="{18692B45-DBDE-478D-82B3-D6B50F83DA0A}">
      <dgm:prSet/>
      <dgm:spPr/>
      <dgm:t>
        <a:bodyPr/>
        <a:lstStyle/>
        <a:p>
          <a:endParaRPr lang="en-US"/>
        </a:p>
      </dgm:t>
    </dgm:pt>
    <dgm:pt modelId="{335345E4-DA45-4757-8140-AA437FB15046}" type="sibTrans" cxnId="{18692B45-DBDE-478D-82B3-D6B50F83DA0A}">
      <dgm:prSet/>
      <dgm:spPr/>
      <dgm:t>
        <a:bodyPr/>
        <a:lstStyle/>
        <a:p>
          <a:endParaRPr lang="en-US"/>
        </a:p>
      </dgm:t>
    </dgm:pt>
    <dgm:pt modelId="{BA4A7DE0-8DA3-4F24-A56C-164F285CA9A8}">
      <dgm:prSet/>
      <dgm:spPr/>
      <dgm:t>
        <a:bodyPr/>
        <a:lstStyle/>
        <a:p>
          <a:r>
            <a:rPr lang="en-US"/>
            <a:t>Xem chi tiết</a:t>
          </a:r>
        </a:p>
      </dgm:t>
    </dgm:pt>
    <dgm:pt modelId="{87FE79C9-C5F1-4AC0-BDC2-FE77BC4490FA}" type="parTrans" cxnId="{9A7FCA72-7FB8-4CE8-90CA-54DAD8F9E058}">
      <dgm:prSet/>
      <dgm:spPr/>
      <dgm:t>
        <a:bodyPr/>
        <a:lstStyle/>
        <a:p>
          <a:endParaRPr lang="en-US"/>
        </a:p>
      </dgm:t>
    </dgm:pt>
    <dgm:pt modelId="{4E36EB82-770C-4312-B246-E4FEFFB2DC19}" type="sibTrans" cxnId="{9A7FCA72-7FB8-4CE8-90CA-54DAD8F9E058}">
      <dgm:prSet/>
      <dgm:spPr/>
      <dgm:t>
        <a:bodyPr/>
        <a:lstStyle/>
        <a:p>
          <a:endParaRPr lang="en-US"/>
        </a:p>
      </dgm:t>
    </dgm:pt>
    <dgm:pt modelId="{BC51D344-423D-402A-9249-DBE6DB6EA752}">
      <dgm:prSet phldrT="[Text]"/>
      <dgm:spPr/>
      <dgm:t>
        <a:bodyPr/>
        <a:lstStyle/>
        <a:p>
          <a:r>
            <a:rPr lang="en-US">
              <a:latin typeface="Times New Roman" panose="02020603050405020304" pitchFamily="18" charset="0"/>
              <a:cs typeface="Times New Roman" panose="02020603050405020304" pitchFamily="18" charset="0"/>
            </a:rPr>
            <a:t>Xem danh sách</a:t>
          </a:r>
        </a:p>
      </dgm:t>
    </dgm:pt>
    <dgm:pt modelId="{B2EC2C5B-B461-4A15-BCFA-827E2F0E3A3E}" type="sibTrans" cxnId="{BB758BE4-FD48-41EC-BB22-15343D87B83D}">
      <dgm:prSet/>
      <dgm:spPr/>
      <dgm:t>
        <a:bodyPr/>
        <a:lstStyle/>
        <a:p>
          <a:endParaRPr lang="en-US">
            <a:latin typeface="Times New Roman" panose="02020603050405020304" pitchFamily="18" charset="0"/>
            <a:cs typeface="Times New Roman" panose="02020603050405020304" pitchFamily="18" charset="0"/>
          </a:endParaRPr>
        </a:p>
      </dgm:t>
    </dgm:pt>
    <dgm:pt modelId="{458CB733-8044-474A-9363-D402B38F0562}" type="parTrans" cxnId="{BB758BE4-FD48-41EC-BB22-15343D87B83D}">
      <dgm:prSet/>
      <dgm:spPr/>
      <dgm:t>
        <a:bodyPr/>
        <a:lstStyle/>
        <a:p>
          <a:endParaRPr lang="en-US">
            <a:latin typeface="Times New Roman" panose="02020603050405020304" pitchFamily="18" charset="0"/>
            <a:cs typeface="Times New Roman" panose="02020603050405020304" pitchFamily="18" charset="0"/>
          </a:endParaRPr>
        </a:p>
      </dgm:t>
    </dgm:pt>
    <dgm:pt modelId="{703ABD9D-0BBE-4D1F-B526-9BFD7994AF80}">
      <dgm:prSet/>
      <dgm:spPr/>
      <dgm:t>
        <a:bodyPr/>
        <a:lstStyle/>
        <a:p>
          <a:r>
            <a:rPr lang="en-US"/>
            <a:t>Gửi CQT</a:t>
          </a:r>
        </a:p>
      </dgm:t>
    </dgm:pt>
    <dgm:pt modelId="{E277F3E9-E0D3-4284-9290-C559058DF28E}" type="sibTrans" cxnId="{119DBD51-CB4B-4483-BAC5-D2E6E1B29CFE}">
      <dgm:prSet/>
      <dgm:spPr/>
      <dgm:t>
        <a:bodyPr/>
        <a:lstStyle/>
        <a:p>
          <a:endParaRPr lang="en-US"/>
        </a:p>
      </dgm:t>
    </dgm:pt>
    <dgm:pt modelId="{0A0A6860-A7A7-4874-AF81-51838D6BBC17}" type="parTrans" cxnId="{119DBD51-CB4B-4483-BAC5-D2E6E1B29CFE}">
      <dgm:prSet/>
      <dgm:spPr/>
      <dgm:t>
        <a:bodyPr/>
        <a:lstStyle/>
        <a:p>
          <a:endParaRPr lang="en-US"/>
        </a:p>
      </dgm:t>
    </dgm:pt>
    <dgm:pt modelId="{6CF5D104-E238-4C1F-8C72-E305F34F58AC}">
      <dgm:prSet/>
      <dgm:spPr/>
      <dgm:t>
        <a:bodyPr/>
        <a:lstStyle/>
        <a:p>
          <a:r>
            <a:rPr lang="en-US"/>
            <a:t>Xem chi tiết </a:t>
          </a:r>
        </a:p>
        <a:p>
          <a:r>
            <a:rPr lang="en-US"/>
            <a:t>hóa đơn</a:t>
          </a:r>
        </a:p>
      </dgm:t>
    </dgm:pt>
    <dgm:pt modelId="{260DDF43-E051-4398-B736-5EC56BCB9B85}" type="parTrans" cxnId="{C44BC82C-25DE-4387-BCB6-E80983B7C04C}">
      <dgm:prSet/>
      <dgm:spPr/>
      <dgm:t>
        <a:bodyPr/>
        <a:lstStyle/>
        <a:p>
          <a:endParaRPr lang="en-US"/>
        </a:p>
      </dgm:t>
    </dgm:pt>
    <dgm:pt modelId="{FC7E9840-C5E2-4B85-B1AF-CBF0C96DAC3B}" type="sibTrans" cxnId="{C44BC82C-25DE-4387-BCB6-E80983B7C04C}">
      <dgm:prSet/>
      <dgm:spPr/>
      <dgm:t>
        <a:bodyPr/>
        <a:lstStyle/>
        <a:p>
          <a:endParaRPr lang="en-US"/>
        </a:p>
      </dgm:t>
    </dgm:pt>
    <dgm:pt modelId="{6EFEF149-7832-4022-843B-2D26B4E4CACC}">
      <dgm:prSet/>
      <dgm:spPr/>
      <dgm:t>
        <a:bodyPr/>
        <a:lstStyle/>
        <a:p>
          <a:r>
            <a:rPr lang="en-US"/>
            <a:t>Đồng bộ </a:t>
          </a:r>
        </a:p>
        <a:p>
          <a:r>
            <a:rPr lang="en-US"/>
            <a:t>trạng thái hóa đơn</a:t>
          </a:r>
        </a:p>
      </dgm:t>
    </dgm:pt>
    <dgm:pt modelId="{7927DF87-9185-45DF-87C4-4E3AEAC3B0B9}" type="parTrans" cxnId="{619571E1-69DD-45A7-8B43-3A2F608C7B5D}">
      <dgm:prSet/>
      <dgm:spPr/>
      <dgm:t>
        <a:bodyPr/>
        <a:lstStyle/>
        <a:p>
          <a:endParaRPr lang="en-US"/>
        </a:p>
      </dgm:t>
    </dgm:pt>
    <dgm:pt modelId="{C4A3CD26-0B1E-42A2-8501-23F3C4D1DCBE}" type="sibTrans" cxnId="{619571E1-69DD-45A7-8B43-3A2F608C7B5D}">
      <dgm:prSet/>
      <dgm:spPr/>
      <dgm:t>
        <a:bodyPr/>
        <a:lstStyle/>
        <a:p>
          <a:endParaRPr lang="en-US"/>
        </a:p>
      </dgm:t>
    </dgm:pt>
    <dgm:pt modelId="{C5505173-956A-450A-92A2-3C8F9399BB5B}">
      <dgm:prSet/>
      <dgm:spPr/>
      <dgm:t>
        <a:bodyPr/>
        <a:lstStyle/>
        <a:p>
          <a:r>
            <a:rPr lang="en-US"/>
            <a:t>Tải biên bản</a:t>
          </a:r>
        </a:p>
      </dgm:t>
    </dgm:pt>
    <dgm:pt modelId="{BC1C7262-E5F0-450A-8859-21EABA7DBE46}" type="parTrans" cxnId="{6BB08326-E7C9-4870-81CB-407CC9BF5FB3}">
      <dgm:prSet/>
      <dgm:spPr/>
      <dgm:t>
        <a:bodyPr/>
        <a:lstStyle/>
        <a:p>
          <a:endParaRPr lang="en-US"/>
        </a:p>
      </dgm:t>
    </dgm:pt>
    <dgm:pt modelId="{9B44FB21-90CE-427B-BCC2-537933EFE4E4}" type="sibTrans" cxnId="{6BB08326-E7C9-4870-81CB-407CC9BF5FB3}">
      <dgm:prSet/>
      <dgm:spPr/>
      <dgm:t>
        <a:bodyPr/>
        <a:lstStyle/>
        <a:p>
          <a:endParaRPr lang="en-US"/>
        </a:p>
      </dgm:t>
    </dgm:pt>
    <dgm:pt modelId="{56B1C8A8-027C-42E8-9583-517069F738E8}">
      <dgm:prSet/>
      <dgm:spPr/>
      <dgm:t>
        <a:bodyPr/>
        <a:lstStyle/>
        <a:p>
          <a:r>
            <a:rPr lang="en-US"/>
            <a:t>Xem danh sách</a:t>
          </a:r>
        </a:p>
      </dgm:t>
    </dgm:pt>
    <dgm:pt modelId="{053DBE99-D0C7-4A01-AD74-E65031D7DE52}" type="parTrans" cxnId="{F6BCC16B-9B61-4A36-AF41-9BBA5E567571}">
      <dgm:prSet/>
      <dgm:spPr/>
      <dgm:t>
        <a:bodyPr/>
        <a:lstStyle/>
        <a:p>
          <a:endParaRPr lang="en-US"/>
        </a:p>
      </dgm:t>
    </dgm:pt>
    <dgm:pt modelId="{4F58B242-FB5B-4337-A8F2-C4EE16D9CC2C}" type="sibTrans" cxnId="{F6BCC16B-9B61-4A36-AF41-9BBA5E567571}">
      <dgm:prSet/>
      <dgm:spPr/>
      <dgm:t>
        <a:bodyPr/>
        <a:lstStyle/>
        <a:p>
          <a:endParaRPr lang="en-US"/>
        </a:p>
      </dgm:t>
    </dgm:pt>
    <dgm:pt modelId="{E60DAA21-1CCC-4DD2-AFD6-9343B24214A3}">
      <dgm:prSet/>
      <dgm:spPr/>
      <dgm:t>
        <a:bodyPr/>
        <a:lstStyle/>
        <a:p>
          <a:r>
            <a:rPr lang="en-US"/>
            <a:t>Hủy hóa đơn</a:t>
          </a:r>
        </a:p>
      </dgm:t>
    </dgm:pt>
    <dgm:pt modelId="{508C4FE3-9B3B-4E6C-BFFB-23ED8AA7EFE8}" type="parTrans" cxnId="{FABF8218-066A-4C0F-85C3-1FABEE306291}">
      <dgm:prSet/>
      <dgm:spPr/>
      <dgm:t>
        <a:bodyPr/>
        <a:lstStyle/>
        <a:p>
          <a:endParaRPr lang="en-US"/>
        </a:p>
      </dgm:t>
    </dgm:pt>
    <dgm:pt modelId="{FDA82834-7F58-4CBD-938F-577F463208CF}" type="sibTrans" cxnId="{FABF8218-066A-4C0F-85C3-1FABEE306291}">
      <dgm:prSet/>
      <dgm:spPr/>
      <dgm:t>
        <a:bodyPr/>
        <a:lstStyle/>
        <a:p>
          <a:endParaRPr lang="en-US"/>
        </a:p>
      </dgm:t>
    </dgm:pt>
    <dgm:pt modelId="{65861032-1930-458E-81D9-0E8E8E8B2B1A}">
      <dgm:prSet/>
      <dgm:spPr/>
      <dgm:t>
        <a:bodyPr/>
        <a:lstStyle/>
        <a:p>
          <a:r>
            <a:rPr lang="en-US"/>
            <a:t>Khôi phục hóa đơn</a:t>
          </a:r>
        </a:p>
      </dgm:t>
    </dgm:pt>
    <dgm:pt modelId="{A8D53563-1EB4-48F6-A0D9-87A822BF824C}" type="parTrans" cxnId="{FEAB87C9-6F84-4462-B787-913958F7E1C4}">
      <dgm:prSet/>
      <dgm:spPr/>
      <dgm:t>
        <a:bodyPr/>
        <a:lstStyle/>
        <a:p>
          <a:endParaRPr lang="en-US"/>
        </a:p>
      </dgm:t>
    </dgm:pt>
    <dgm:pt modelId="{A5B989DB-F096-4B38-A290-77731AD111E1}" type="sibTrans" cxnId="{FEAB87C9-6F84-4462-B787-913958F7E1C4}">
      <dgm:prSet/>
      <dgm:spPr/>
      <dgm:t>
        <a:bodyPr/>
        <a:lstStyle/>
        <a:p>
          <a:endParaRPr lang="en-US"/>
        </a:p>
      </dgm:t>
    </dgm:pt>
    <dgm:pt modelId="{19D9F368-01CC-4436-9942-625F5BA95CCA}">
      <dgm:prSet/>
      <dgm:spPr/>
      <dgm:t>
        <a:bodyPr/>
        <a:lstStyle/>
        <a:p>
          <a:r>
            <a:rPr lang="en-US"/>
            <a:t>Upload biên bản</a:t>
          </a:r>
        </a:p>
      </dgm:t>
    </dgm:pt>
    <dgm:pt modelId="{41CA95BA-8BDF-4BD0-9D8C-1A7740B8DA90}" type="parTrans" cxnId="{43928CD4-860A-4144-89FA-381F86415A37}">
      <dgm:prSet/>
      <dgm:spPr/>
      <dgm:t>
        <a:bodyPr/>
        <a:lstStyle/>
        <a:p>
          <a:endParaRPr lang="en-US"/>
        </a:p>
      </dgm:t>
    </dgm:pt>
    <dgm:pt modelId="{F7534252-A3FC-4C38-B1B9-B40AD63A070C}" type="sibTrans" cxnId="{43928CD4-860A-4144-89FA-381F86415A37}">
      <dgm:prSet/>
      <dgm:spPr/>
      <dgm:t>
        <a:bodyPr/>
        <a:lstStyle/>
        <a:p>
          <a:endParaRPr lang="en-US"/>
        </a:p>
      </dgm:t>
    </dgm:pt>
    <dgm:pt modelId="{F43805F9-447A-4EAE-BA09-08DC5B4120C2}">
      <dgm:prSet/>
      <dgm:spPr/>
      <dgm:t>
        <a:bodyPr/>
        <a:lstStyle/>
        <a:p>
          <a:r>
            <a:rPr lang="en-US"/>
            <a:t>Tạo biên bản</a:t>
          </a:r>
        </a:p>
      </dgm:t>
    </dgm:pt>
    <dgm:pt modelId="{719FEE99-48BA-45A9-850F-CFE5BE810BB4}" type="parTrans" cxnId="{15755924-F37D-4BDD-905D-A3C7B9DFD2B9}">
      <dgm:prSet/>
      <dgm:spPr/>
      <dgm:t>
        <a:bodyPr/>
        <a:lstStyle/>
        <a:p>
          <a:endParaRPr lang="en-US"/>
        </a:p>
      </dgm:t>
    </dgm:pt>
    <dgm:pt modelId="{96E72C9E-B470-4223-955D-632B0044E5DE}" type="sibTrans" cxnId="{15755924-F37D-4BDD-905D-A3C7B9DFD2B9}">
      <dgm:prSet/>
      <dgm:spPr/>
      <dgm:t>
        <a:bodyPr/>
        <a:lstStyle/>
        <a:p>
          <a:endParaRPr lang="en-US"/>
        </a:p>
      </dgm:t>
    </dgm:pt>
    <dgm:pt modelId="{A180CC43-BC4F-438F-8B4C-93733E37CB1B}">
      <dgm:prSet/>
      <dgm:spPr/>
      <dgm:t>
        <a:bodyPr/>
        <a:lstStyle/>
        <a:p>
          <a:r>
            <a:rPr lang="en-US"/>
            <a:t>Tải biên bản</a:t>
          </a:r>
        </a:p>
      </dgm:t>
    </dgm:pt>
    <dgm:pt modelId="{A7A072A0-7903-48FE-AC43-51CFF3FFCFEF}" type="parTrans" cxnId="{0818F979-93BA-4125-9FF4-B49775045FF8}">
      <dgm:prSet/>
      <dgm:spPr/>
      <dgm:t>
        <a:bodyPr/>
        <a:lstStyle/>
        <a:p>
          <a:endParaRPr lang="en-US"/>
        </a:p>
      </dgm:t>
    </dgm:pt>
    <dgm:pt modelId="{38426F17-1E66-4285-AB1B-7F3CFEB3F72E}" type="sibTrans" cxnId="{0818F979-93BA-4125-9FF4-B49775045FF8}">
      <dgm:prSet/>
      <dgm:spPr/>
      <dgm:t>
        <a:bodyPr/>
        <a:lstStyle/>
        <a:p>
          <a:endParaRPr lang="en-US"/>
        </a:p>
      </dgm:t>
    </dgm:pt>
    <dgm:pt modelId="{348A717A-D281-48B3-96ED-E47E2111C69D}">
      <dgm:prSet/>
      <dgm:spPr/>
      <dgm:t>
        <a:bodyPr/>
        <a:lstStyle/>
        <a:p>
          <a:r>
            <a:rPr lang="en-US"/>
            <a:t>Xem danh sách</a:t>
          </a:r>
        </a:p>
      </dgm:t>
    </dgm:pt>
    <dgm:pt modelId="{37062783-0471-4CA6-B273-9A968EA3264B}" type="parTrans" cxnId="{92B56E44-0768-4D2B-9481-31F13627A46F}">
      <dgm:prSet/>
      <dgm:spPr/>
      <dgm:t>
        <a:bodyPr/>
        <a:lstStyle/>
        <a:p>
          <a:endParaRPr lang="en-US"/>
        </a:p>
      </dgm:t>
    </dgm:pt>
    <dgm:pt modelId="{783C3DAA-AA3F-45B2-BBDB-142B0470D2C2}" type="sibTrans" cxnId="{92B56E44-0768-4D2B-9481-31F13627A46F}">
      <dgm:prSet/>
      <dgm:spPr/>
      <dgm:t>
        <a:bodyPr/>
        <a:lstStyle/>
        <a:p>
          <a:endParaRPr lang="en-US"/>
        </a:p>
      </dgm:t>
    </dgm:pt>
    <dgm:pt modelId="{D2CCB21B-AED3-4FE1-A9F6-AA7B03EA69DB}">
      <dgm:prSet/>
      <dgm:spPr/>
      <dgm:t>
        <a:bodyPr/>
        <a:lstStyle/>
        <a:p>
          <a:r>
            <a:rPr lang="en-US"/>
            <a:t>Xem chi tiết </a:t>
          </a:r>
        </a:p>
        <a:p>
          <a:r>
            <a:rPr lang="en-US"/>
            <a:t>lịch sử gửi CQT</a:t>
          </a:r>
        </a:p>
      </dgm:t>
    </dgm:pt>
    <dgm:pt modelId="{AE33D2A0-1452-4FDF-9D61-9CD07C6A9001}" type="parTrans" cxnId="{F49E1E73-11F2-4B16-82D3-D365A7059515}">
      <dgm:prSet/>
      <dgm:spPr/>
      <dgm:t>
        <a:bodyPr/>
        <a:lstStyle/>
        <a:p>
          <a:endParaRPr lang="en-US"/>
        </a:p>
      </dgm:t>
    </dgm:pt>
    <dgm:pt modelId="{CB21C711-3EE1-486E-9289-4FD5BBF4F398}" type="sibTrans" cxnId="{F49E1E73-11F2-4B16-82D3-D365A7059515}">
      <dgm:prSet/>
      <dgm:spPr/>
      <dgm:t>
        <a:bodyPr/>
        <a:lstStyle/>
        <a:p>
          <a:endParaRPr lang="en-US"/>
        </a:p>
      </dgm:t>
    </dgm:pt>
    <dgm:pt modelId="{BA3FA1B7-7217-4A19-B212-D157C6FD1AFE}">
      <dgm:prSet/>
      <dgm:spPr/>
      <dgm:t>
        <a:bodyPr/>
        <a:lstStyle/>
        <a:p>
          <a:r>
            <a:rPr lang="en-US"/>
            <a:t>Xem chi tiết </a:t>
          </a:r>
        </a:p>
        <a:p>
          <a:r>
            <a:rPr lang="en-US"/>
            <a:t>phản hồi</a:t>
          </a:r>
        </a:p>
      </dgm:t>
    </dgm:pt>
    <dgm:pt modelId="{BC1BC779-EA1A-4665-A0E1-C6E1A57B513E}" type="parTrans" cxnId="{DFA99017-050F-468C-8BF3-6D218BFB51A5}">
      <dgm:prSet/>
      <dgm:spPr/>
      <dgm:t>
        <a:bodyPr/>
        <a:lstStyle/>
        <a:p>
          <a:endParaRPr lang="en-US"/>
        </a:p>
      </dgm:t>
    </dgm:pt>
    <dgm:pt modelId="{22D40CB7-E479-4086-957B-5EA71E004C74}" type="sibTrans" cxnId="{DFA99017-050F-468C-8BF3-6D218BFB51A5}">
      <dgm:prSet/>
      <dgm:spPr/>
      <dgm:t>
        <a:bodyPr/>
        <a:lstStyle/>
        <a:p>
          <a:endParaRPr lang="en-US"/>
        </a:p>
      </dgm:t>
    </dgm:pt>
    <dgm:pt modelId="{F27DA0A7-CEBD-424C-9B6D-448B0F61C797}">
      <dgm:prSet/>
      <dgm:spPr/>
      <dgm:t>
        <a:bodyPr/>
        <a:lstStyle/>
        <a:p>
          <a:r>
            <a:rPr lang="en-US"/>
            <a:t>Nhận kết quả </a:t>
          </a:r>
        </a:p>
        <a:p>
          <a:r>
            <a:rPr lang="en-US"/>
            <a:t>phản hồi từ CQT</a:t>
          </a:r>
        </a:p>
      </dgm:t>
    </dgm:pt>
    <dgm:pt modelId="{6A74DF4D-DC58-4A49-A07F-6C3EEEE192E0}" type="parTrans" cxnId="{67A89FE4-A0E9-40C9-8831-936C773F15F7}">
      <dgm:prSet/>
      <dgm:spPr/>
      <dgm:t>
        <a:bodyPr/>
        <a:lstStyle/>
        <a:p>
          <a:endParaRPr lang="en-US"/>
        </a:p>
      </dgm:t>
    </dgm:pt>
    <dgm:pt modelId="{AF78D1EE-2964-4594-A3ED-4E1A268607F5}" type="sibTrans" cxnId="{67A89FE4-A0E9-40C9-8831-936C773F15F7}">
      <dgm:prSet/>
      <dgm:spPr/>
      <dgm:t>
        <a:bodyPr/>
        <a:lstStyle/>
        <a:p>
          <a:endParaRPr lang="en-US"/>
        </a:p>
      </dgm:t>
    </dgm:pt>
    <dgm:pt modelId="{9697A381-19B9-4D05-9DF5-D7380E18EF52}">
      <dgm:prSet/>
      <dgm:spPr/>
      <dgm:t>
        <a:bodyPr/>
        <a:lstStyle/>
        <a:p>
          <a:r>
            <a:rPr lang="en-US"/>
            <a:t>Xuất file</a:t>
          </a:r>
        </a:p>
      </dgm:t>
    </dgm:pt>
    <dgm:pt modelId="{6CF7AD9B-7E96-4F2D-B131-D174960E0488}" type="parTrans" cxnId="{35E66D60-0CDE-407E-BBBF-3DF3789E24F0}">
      <dgm:prSet/>
      <dgm:spPr/>
      <dgm:t>
        <a:bodyPr/>
        <a:lstStyle/>
        <a:p>
          <a:endParaRPr lang="en-US"/>
        </a:p>
      </dgm:t>
    </dgm:pt>
    <dgm:pt modelId="{9EAFF844-E0A5-440D-A96F-6296D2141465}" type="sibTrans" cxnId="{35E66D60-0CDE-407E-BBBF-3DF3789E24F0}">
      <dgm:prSet/>
      <dgm:spPr/>
      <dgm:t>
        <a:bodyPr/>
        <a:lstStyle/>
        <a:p>
          <a:endParaRPr lang="en-US"/>
        </a:p>
      </dgm:t>
    </dgm:pt>
    <dgm:pt modelId="{56C4496A-75F6-4057-9906-C957B84E89ED}">
      <dgm:prSet/>
      <dgm:spPr/>
      <dgm:t>
        <a:bodyPr/>
        <a:lstStyle/>
        <a:p>
          <a:r>
            <a:rPr lang="en-US"/>
            <a:t>Xem danh sách</a:t>
          </a:r>
        </a:p>
      </dgm:t>
    </dgm:pt>
    <dgm:pt modelId="{716CD1F5-2360-4EF8-8876-7CB54EE63718}" type="parTrans" cxnId="{036F45FD-F905-4E7E-90FB-7389D61FA3C0}">
      <dgm:prSet/>
      <dgm:spPr/>
      <dgm:t>
        <a:bodyPr/>
        <a:lstStyle/>
        <a:p>
          <a:endParaRPr lang="en-US"/>
        </a:p>
      </dgm:t>
    </dgm:pt>
    <dgm:pt modelId="{A91E97B6-992A-4AEE-9B35-F86A2A0BB882}" type="sibTrans" cxnId="{036F45FD-F905-4E7E-90FB-7389D61FA3C0}">
      <dgm:prSet/>
      <dgm:spPr/>
      <dgm:t>
        <a:bodyPr/>
        <a:lstStyle/>
        <a:p>
          <a:endParaRPr lang="en-US"/>
        </a:p>
      </dgm:t>
    </dgm:pt>
    <dgm:pt modelId="{096CFF74-1C7E-4B07-8C68-A9473332552D}">
      <dgm:prSet/>
      <dgm:spPr/>
      <dgm:t>
        <a:bodyPr/>
        <a:lstStyle/>
        <a:p>
          <a:r>
            <a:rPr lang="en-US"/>
            <a:t>Chuyển đổi chứng minh lưu trữ</a:t>
          </a:r>
        </a:p>
      </dgm:t>
    </dgm:pt>
    <dgm:pt modelId="{BB6F72F9-4F23-4A3A-B532-542691B7EED4}" type="parTrans" cxnId="{657441BF-A3E0-4984-99EC-3C4CF42AC745}">
      <dgm:prSet/>
      <dgm:spPr/>
      <dgm:t>
        <a:bodyPr/>
        <a:lstStyle/>
        <a:p>
          <a:endParaRPr lang="en-US"/>
        </a:p>
      </dgm:t>
    </dgm:pt>
    <dgm:pt modelId="{79B6E8FE-2371-4981-9719-E5532C5515AB}" type="sibTrans" cxnId="{657441BF-A3E0-4984-99EC-3C4CF42AC745}">
      <dgm:prSet/>
      <dgm:spPr/>
      <dgm:t>
        <a:bodyPr/>
        <a:lstStyle/>
        <a:p>
          <a:endParaRPr lang="en-US"/>
        </a:p>
      </dgm:t>
    </dgm:pt>
    <dgm:pt modelId="{68D42ABA-5EB1-4881-B3BE-7FE5322DA180}">
      <dgm:prSet/>
      <dgm:spPr/>
      <dgm:t>
        <a:bodyPr/>
        <a:lstStyle/>
        <a:p>
          <a:r>
            <a:rPr lang="en-US"/>
            <a:t>Xem chi tiết</a:t>
          </a:r>
        </a:p>
      </dgm:t>
    </dgm:pt>
    <dgm:pt modelId="{EA32A08D-DD48-4F15-A1D1-D67666F6638D}" type="parTrans" cxnId="{76013395-245A-4DBC-AD56-B4E23B19A3EB}">
      <dgm:prSet/>
      <dgm:spPr/>
      <dgm:t>
        <a:bodyPr/>
        <a:lstStyle/>
        <a:p>
          <a:endParaRPr lang="en-US"/>
        </a:p>
      </dgm:t>
    </dgm:pt>
    <dgm:pt modelId="{1FC140BC-791A-4580-9771-8A58B99663FC}" type="sibTrans" cxnId="{76013395-245A-4DBC-AD56-B4E23B19A3EB}">
      <dgm:prSet/>
      <dgm:spPr/>
      <dgm:t>
        <a:bodyPr/>
        <a:lstStyle/>
        <a:p>
          <a:endParaRPr lang="en-US"/>
        </a:p>
      </dgm:t>
    </dgm:pt>
    <dgm:pt modelId="{01632B31-D1ED-4316-B1B7-D9FDC933AA68}">
      <dgm:prSet/>
      <dgm:spPr/>
      <dgm:t>
        <a:bodyPr/>
        <a:lstStyle/>
        <a:p>
          <a:r>
            <a:rPr lang="en-US"/>
            <a:t>Xem danh sách</a:t>
          </a:r>
        </a:p>
      </dgm:t>
    </dgm:pt>
    <dgm:pt modelId="{C129BD01-82D7-436F-AD5C-03D9F4058A6B}" type="parTrans" cxnId="{C0FDDF47-F58A-4A33-918D-E598300C6104}">
      <dgm:prSet/>
      <dgm:spPr/>
      <dgm:t>
        <a:bodyPr/>
        <a:lstStyle/>
        <a:p>
          <a:endParaRPr lang="en-US"/>
        </a:p>
      </dgm:t>
    </dgm:pt>
    <dgm:pt modelId="{3756E434-766D-4927-A8C0-D0F53FB56EC3}" type="sibTrans" cxnId="{C0FDDF47-F58A-4A33-918D-E598300C6104}">
      <dgm:prSet/>
      <dgm:spPr/>
      <dgm:t>
        <a:bodyPr/>
        <a:lstStyle/>
        <a:p>
          <a:endParaRPr lang="en-US"/>
        </a:p>
      </dgm:t>
    </dgm:pt>
    <dgm:pt modelId="{C83E6528-2341-4387-8EAA-700915D0AA9E}">
      <dgm:prSet/>
      <dgm:spPr/>
      <dgm:t>
        <a:bodyPr/>
        <a:lstStyle/>
        <a:p>
          <a:r>
            <a:rPr lang="en-US"/>
            <a:t>Xem chi tiết</a:t>
          </a:r>
        </a:p>
      </dgm:t>
    </dgm:pt>
    <dgm:pt modelId="{A2D919B5-B0F8-4671-8633-07F57AC4BBF2}" type="parTrans" cxnId="{32437145-54FB-4BAA-809C-5C980672EFBD}">
      <dgm:prSet/>
      <dgm:spPr/>
      <dgm:t>
        <a:bodyPr/>
        <a:lstStyle/>
        <a:p>
          <a:endParaRPr lang="en-US"/>
        </a:p>
      </dgm:t>
    </dgm:pt>
    <dgm:pt modelId="{D7F4B3EA-17E0-49FC-83B1-3E6B29F0CB6A}" type="sibTrans" cxnId="{32437145-54FB-4BAA-809C-5C980672EFBD}">
      <dgm:prSet/>
      <dgm:spPr/>
      <dgm:t>
        <a:bodyPr/>
        <a:lstStyle/>
        <a:p>
          <a:endParaRPr lang="en-US"/>
        </a:p>
      </dgm:t>
    </dgm:pt>
    <dgm:pt modelId="{E34E6760-C24C-4936-A420-D6283138BD75}">
      <dgm:prSet/>
      <dgm:spPr/>
      <dgm:t>
        <a:bodyPr/>
        <a:lstStyle/>
        <a:p>
          <a:r>
            <a:rPr lang="en-US"/>
            <a:t>Đồng bộ về </a:t>
          </a:r>
        </a:p>
        <a:p>
          <a:r>
            <a:rPr lang="en-US"/>
            <a:t>hệ thống</a:t>
          </a:r>
        </a:p>
      </dgm:t>
    </dgm:pt>
    <dgm:pt modelId="{5E02B7DB-3B12-4232-BA65-9086ED2592A4}" type="parTrans" cxnId="{CE325D52-1146-449E-ACF7-CC0F35A2D4AE}">
      <dgm:prSet/>
      <dgm:spPr/>
      <dgm:t>
        <a:bodyPr/>
        <a:lstStyle/>
        <a:p>
          <a:endParaRPr lang="en-US"/>
        </a:p>
      </dgm:t>
    </dgm:pt>
    <dgm:pt modelId="{625E4C67-CA6E-4F4C-A18F-DCCD10BD3B5D}" type="sibTrans" cxnId="{CE325D52-1146-449E-ACF7-CC0F35A2D4AE}">
      <dgm:prSet/>
      <dgm:spPr/>
      <dgm:t>
        <a:bodyPr/>
        <a:lstStyle/>
        <a:p>
          <a:endParaRPr lang="en-US"/>
        </a:p>
      </dgm:t>
    </dgm:pt>
    <dgm:pt modelId="{F081C417-5550-42E4-A8C4-0BB969E4EC10}" type="pres">
      <dgm:prSet presAssocID="{91748AAA-CA1F-44FF-9AFB-0C0130BEB9A3}" presName="hierChild1" presStyleCnt="0">
        <dgm:presLayoutVars>
          <dgm:orgChart val="1"/>
          <dgm:chPref val="1"/>
          <dgm:dir/>
          <dgm:animOne val="branch"/>
          <dgm:animLvl val="lvl"/>
          <dgm:resizeHandles/>
        </dgm:presLayoutVars>
      </dgm:prSet>
      <dgm:spPr/>
    </dgm:pt>
    <dgm:pt modelId="{7751A208-9718-46FD-A083-BDBCD4E4EC28}" type="pres">
      <dgm:prSet presAssocID="{B12F0BEC-9468-47AD-9825-9B80EB37159E}" presName="hierRoot1" presStyleCnt="0">
        <dgm:presLayoutVars>
          <dgm:hierBranch val="init"/>
        </dgm:presLayoutVars>
      </dgm:prSet>
      <dgm:spPr/>
    </dgm:pt>
    <dgm:pt modelId="{80D3447D-844F-4C95-B5EA-50DFD857261D}" type="pres">
      <dgm:prSet presAssocID="{B12F0BEC-9468-47AD-9825-9B80EB37159E}" presName="rootComposite1" presStyleCnt="0"/>
      <dgm:spPr/>
    </dgm:pt>
    <dgm:pt modelId="{36AAEBBD-58A4-4A15-9A2D-2AB591F51CA3}" type="pres">
      <dgm:prSet presAssocID="{B12F0BEC-9468-47AD-9825-9B80EB37159E}" presName="rootText1" presStyleLbl="node0" presStyleIdx="0" presStyleCnt="1" custScaleX="150979" custScaleY="108420">
        <dgm:presLayoutVars>
          <dgm:chPref val="3"/>
        </dgm:presLayoutVars>
      </dgm:prSet>
      <dgm:spPr/>
    </dgm:pt>
    <dgm:pt modelId="{17E9DAFF-3270-4BC4-B4E6-C0A461D805AB}" type="pres">
      <dgm:prSet presAssocID="{B12F0BEC-9468-47AD-9825-9B80EB37159E}" presName="rootConnector1" presStyleLbl="node1" presStyleIdx="0" presStyleCnt="0"/>
      <dgm:spPr/>
    </dgm:pt>
    <dgm:pt modelId="{2F66490E-0D02-4D42-A2BB-046D2EFA7887}" type="pres">
      <dgm:prSet presAssocID="{B12F0BEC-9468-47AD-9825-9B80EB37159E}" presName="hierChild2" presStyleCnt="0"/>
      <dgm:spPr/>
    </dgm:pt>
    <dgm:pt modelId="{282E1F79-28F9-4F19-9298-29BF6F6DCA99}" type="pres">
      <dgm:prSet presAssocID="{9BBDD55A-AB15-4F00-A300-5CA7472678DA}" presName="Name37" presStyleLbl="parChTrans1D2" presStyleIdx="0" presStyleCnt="9"/>
      <dgm:spPr/>
    </dgm:pt>
    <dgm:pt modelId="{19616BC1-68FE-4E52-8FB6-07B64E555DA5}" type="pres">
      <dgm:prSet presAssocID="{4B2248A9-7F4D-41A4-9F25-0446DB4E4AF4}" presName="hierRoot2" presStyleCnt="0">
        <dgm:presLayoutVars>
          <dgm:hierBranch val="init"/>
        </dgm:presLayoutVars>
      </dgm:prSet>
      <dgm:spPr/>
    </dgm:pt>
    <dgm:pt modelId="{0BDE463F-3B86-475C-95E9-54447B5C7647}" type="pres">
      <dgm:prSet presAssocID="{4B2248A9-7F4D-41A4-9F25-0446DB4E4AF4}" presName="rootComposite" presStyleCnt="0"/>
      <dgm:spPr/>
    </dgm:pt>
    <dgm:pt modelId="{D0275BFA-9D92-431A-A068-B3B63AB3AB1C}" type="pres">
      <dgm:prSet presAssocID="{4B2248A9-7F4D-41A4-9F25-0446DB4E4AF4}" presName="rootText" presStyleLbl="node2" presStyleIdx="0" presStyleCnt="9">
        <dgm:presLayoutVars>
          <dgm:chPref val="3"/>
        </dgm:presLayoutVars>
      </dgm:prSet>
      <dgm:spPr/>
    </dgm:pt>
    <dgm:pt modelId="{8BE8FD50-740F-4DCF-BC54-35192D824250}" type="pres">
      <dgm:prSet presAssocID="{4B2248A9-7F4D-41A4-9F25-0446DB4E4AF4}" presName="rootConnector" presStyleLbl="node2" presStyleIdx="0" presStyleCnt="9"/>
      <dgm:spPr/>
    </dgm:pt>
    <dgm:pt modelId="{76AE0E57-BA42-43DF-B70E-CE7777B53F32}" type="pres">
      <dgm:prSet presAssocID="{4B2248A9-7F4D-41A4-9F25-0446DB4E4AF4}" presName="hierChild4" presStyleCnt="0"/>
      <dgm:spPr/>
    </dgm:pt>
    <dgm:pt modelId="{EB1B96C2-F36B-4397-96ED-EE22715AC83C}" type="pres">
      <dgm:prSet presAssocID="{9107C765-3142-445C-9660-E9851B301C27}" presName="Name37" presStyleLbl="parChTrans1D3" presStyleIdx="0" presStyleCnt="55"/>
      <dgm:spPr/>
    </dgm:pt>
    <dgm:pt modelId="{7F2F7B53-C3B4-4D15-B26B-2DA0E1272DDE}" type="pres">
      <dgm:prSet presAssocID="{CC1130BA-5E30-4D1D-B274-E6A9EC39C029}" presName="hierRoot2" presStyleCnt="0">
        <dgm:presLayoutVars>
          <dgm:hierBranch val="init"/>
        </dgm:presLayoutVars>
      </dgm:prSet>
      <dgm:spPr/>
    </dgm:pt>
    <dgm:pt modelId="{EA745F79-40F9-4AB1-8CBB-C6835BA9FC8A}" type="pres">
      <dgm:prSet presAssocID="{CC1130BA-5E30-4D1D-B274-E6A9EC39C029}" presName="rootComposite" presStyleCnt="0"/>
      <dgm:spPr/>
    </dgm:pt>
    <dgm:pt modelId="{A0BEAB84-3B26-45ED-9E4C-A6BF5D47E5A1}" type="pres">
      <dgm:prSet presAssocID="{CC1130BA-5E30-4D1D-B274-E6A9EC39C029}" presName="rootText" presStyleLbl="node3" presStyleIdx="0" presStyleCnt="55">
        <dgm:presLayoutVars>
          <dgm:chPref val="3"/>
        </dgm:presLayoutVars>
      </dgm:prSet>
      <dgm:spPr/>
    </dgm:pt>
    <dgm:pt modelId="{2A704B6C-6337-406C-AD7C-5C86E5038EDC}" type="pres">
      <dgm:prSet presAssocID="{CC1130BA-5E30-4D1D-B274-E6A9EC39C029}" presName="rootConnector" presStyleLbl="node3" presStyleIdx="0" presStyleCnt="55"/>
      <dgm:spPr/>
    </dgm:pt>
    <dgm:pt modelId="{26C4E1A1-0BDD-4026-93BC-B66A7C29692C}" type="pres">
      <dgm:prSet presAssocID="{CC1130BA-5E30-4D1D-B274-E6A9EC39C029}" presName="hierChild4" presStyleCnt="0"/>
      <dgm:spPr/>
    </dgm:pt>
    <dgm:pt modelId="{1FB0289C-4C6A-4A7E-83DD-E6742055FFC2}" type="pres">
      <dgm:prSet presAssocID="{CC1130BA-5E30-4D1D-B274-E6A9EC39C029}" presName="hierChild5" presStyleCnt="0"/>
      <dgm:spPr/>
    </dgm:pt>
    <dgm:pt modelId="{942A735F-5D7E-48D9-AD9A-F04957245D03}" type="pres">
      <dgm:prSet presAssocID="{2B457FD2-3138-47BC-9A2E-9329C19F5A95}" presName="Name37" presStyleLbl="parChTrans1D3" presStyleIdx="1" presStyleCnt="55"/>
      <dgm:spPr/>
    </dgm:pt>
    <dgm:pt modelId="{4282B5A9-7D2F-4724-B2FB-3E5D4C810002}" type="pres">
      <dgm:prSet presAssocID="{BAD4C552-9A37-406B-B106-6E65AFEB9E2D}" presName="hierRoot2" presStyleCnt="0">
        <dgm:presLayoutVars>
          <dgm:hierBranch val="init"/>
        </dgm:presLayoutVars>
      </dgm:prSet>
      <dgm:spPr/>
    </dgm:pt>
    <dgm:pt modelId="{162F050B-5CDD-4861-9AFB-3C62D21D1644}" type="pres">
      <dgm:prSet presAssocID="{BAD4C552-9A37-406B-B106-6E65AFEB9E2D}" presName="rootComposite" presStyleCnt="0"/>
      <dgm:spPr/>
    </dgm:pt>
    <dgm:pt modelId="{FFDD56DA-AFA3-4713-9F99-FE9CCF75E036}" type="pres">
      <dgm:prSet presAssocID="{BAD4C552-9A37-406B-B106-6E65AFEB9E2D}" presName="rootText" presStyleLbl="node3" presStyleIdx="1" presStyleCnt="55">
        <dgm:presLayoutVars>
          <dgm:chPref val="3"/>
        </dgm:presLayoutVars>
      </dgm:prSet>
      <dgm:spPr/>
    </dgm:pt>
    <dgm:pt modelId="{569A950F-0F24-49D5-808F-60A5E828D637}" type="pres">
      <dgm:prSet presAssocID="{BAD4C552-9A37-406B-B106-6E65AFEB9E2D}" presName="rootConnector" presStyleLbl="node3" presStyleIdx="1" presStyleCnt="55"/>
      <dgm:spPr/>
    </dgm:pt>
    <dgm:pt modelId="{69C996BA-602D-4F02-BF3A-4C2666BCE42F}" type="pres">
      <dgm:prSet presAssocID="{BAD4C552-9A37-406B-B106-6E65AFEB9E2D}" presName="hierChild4" presStyleCnt="0"/>
      <dgm:spPr/>
    </dgm:pt>
    <dgm:pt modelId="{7FA943C1-52A3-4C34-A940-8BE4965D28F8}" type="pres">
      <dgm:prSet presAssocID="{BAD4C552-9A37-406B-B106-6E65AFEB9E2D}" presName="hierChild5" presStyleCnt="0"/>
      <dgm:spPr/>
    </dgm:pt>
    <dgm:pt modelId="{F1FE5534-55C2-44A6-A354-D14D5BA26C4B}" type="pres">
      <dgm:prSet presAssocID="{6BF84540-9B4E-4542-B2CB-7790242218B0}" presName="Name37" presStyleLbl="parChTrans1D3" presStyleIdx="2" presStyleCnt="55"/>
      <dgm:spPr/>
    </dgm:pt>
    <dgm:pt modelId="{3014DD10-5D40-4E04-B3A8-47CF38242B44}" type="pres">
      <dgm:prSet presAssocID="{B396B358-F781-4D6C-8925-EC7A03CB3556}" presName="hierRoot2" presStyleCnt="0">
        <dgm:presLayoutVars>
          <dgm:hierBranch val="init"/>
        </dgm:presLayoutVars>
      </dgm:prSet>
      <dgm:spPr/>
    </dgm:pt>
    <dgm:pt modelId="{40B25FAA-7985-4ABB-994E-B68D3B6CC631}" type="pres">
      <dgm:prSet presAssocID="{B396B358-F781-4D6C-8925-EC7A03CB3556}" presName="rootComposite" presStyleCnt="0"/>
      <dgm:spPr/>
    </dgm:pt>
    <dgm:pt modelId="{523C6618-ED1E-472D-BBA6-A4E92C5AD153}" type="pres">
      <dgm:prSet presAssocID="{B396B358-F781-4D6C-8925-EC7A03CB3556}" presName="rootText" presStyleLbl="node3" presStyleIdx="2" presStyleCnt="55">
        <dgm:presLayoutVars>
          <dgm:chPref val="3"/>
        </dgm:presLayoutVars>
      </dgm:prSet>
      <dgm:spPr/>
    </dgm:pt>
    <dgm:pt modelId="{33F1C734-14FA-474E-97AE-0E1320C197C2}" type="pres">
      <dgm:prSet presAssocID="{B396B358-F781-4D6C-8925-EC7A03CB3556}" presName="rootConnector" presStyleLbl="node3" presStyleIdx="2" presStyleCnt="55"/>
      <dgm:spPr/>
    </dgm:pt>
    <dgm:pt modelId="{02D76466-A42C-4D54-89A4-F1E01ECC6355}" type="pres">
      <dgm:prSet presAssocID="{B396B358-F781-4D6C-8925-EC7A03CB3556}" presName="hierChild4" presStyleCnt="0"/>
      <dgm:spPr/>
    </dgm:pt>
    <dgm:pt modelId="{7EDD71A5-5714-4205-B19A-05886B157A5C}" type="pres">
      <dgm:prSet presAssocID="{B396B358-F781-4D6C-8925-EC7A03CB3556}" presName="hierChild5" presStyleCnt="0"/>
      <dgm:spPr/>
    </dgm:pt>
    <dgm:pt modelId="{8B1365C5-2195-4F82-82CD-3E209292DAAC}" type="pres">
      <dgm:prSet presAssocID="{F904056A-EF5B-4D97-B663-93E250D11D30}" presName="Name37" presStyleLbl="parChTrans1D3" presStyleIdx="3" presStyleCnt="55"/>
      <dgm:spPr/>
    </dgm:pt>
    <dgm:pt modelId="{69628632-B604-4ED5-B4ED-AC817331C492}" type="pres">
      <dgm:prSet presAssocID="{37C385D9-979A-4D59-BE1A-F60431131FB0}" presName="hierRoot2" presStyleCnt="0">
        <dgm:presLayoutVars>
          <dgm:hierBranch val="init"/>
        </dgm:presLayoutVars>
      </dgm:prSet>
      <dgm:spPr/>
    </dgm:pt>
    <dgm:pt modelId="{CDEE9747-719E-485B-8BE8-0288961C10F9}" type="pres">
      <dgm:prSet presAssocID="{37C385D9-979A-4D59-BE1A-F60431131FB0}" presName="rootComposite" presStyleCnt="0"/>
      <dgm:spPr/>
    </dgm:pt>
    <dgm:pt modelId="{F9E08794-B834-4B5F-B1EE-6D8A25C1054F}" type="pres">
      <dgm:prSet presAssocID="{37C385D9-979A-4D59-BE1A-F60431131FB0}" presName="rootText" presStyleLbl="node3" presStyleIdx="3" presStyleCnt="55">
        <dgm:presLayoutVars>
          <dgm:chPref val="3"/>
        </dgm:presLayoutVars>
      </dgm:prSet>
      <dgm:spPr/>
    </dgm:pt>
    <dgm:pt modelId="{C9189A65-AE88-48A5-8828-DFB481C9C416}" type="pres">
      <dgm:prSet presAssocID="{37C385D9-979A-4D59-BE1A-F60431131FB0}" presName="rootConnector" presStyleLbl="node3" presStyleIdx="3" presStyleCnt="55"/>
      <dgm:spPr/>
    </dgm:pt>
    <dgm:pt modelId="{6242F058-64F6-4C1E-AEA2-F4AEFDC17D2D}" type="pres">
      <dgm:prSet presAssocID="{37C385D9-979A-4D59-BE1A-F60431131FB0}" presName="hierChild4" presStyleCnt="0"/>
      <dgm:spPr/>
    </dgm:pt>
    <dgm:pt modelId="{A423C09D-6FC6-403F-8D4D-536FC664D3DE}" type="pres">
      <dgm:prSet presAssocID="{37C385D9-979A-4D59-BE1A-F60431131FB0}" presName="hierChild5" presStyleCnt="0"/>
      <dgm:spPr/>
    </dgm:pt>
    <dgm:pt modelId="{1B8524B3-1F4E-4541-A6AA-5A3DF5B34532}" type="pres">
      <dgm:prSet presAssocID="{9F184545-B0B8-4C82-83C6-53C60451E89B}" presName="Name37" presStyleLbl="parChTrans1D3" presStyleIdx="4" presStyleCnt="55"/>
      <dgm:spPr/>
    </dgm:pt>
    <dgm:pt modelId="{FB3295EA-8BF0-4103-AE0E-637EE11B95CF}" type="pres">
      <dgm:prSet presAssocID="{8F79DAF0-E9C7-47E0-B6DF-49718E134944}" presName="hierRoot2" presStyleCnt="0">
        <dgm:presLayoutVars>
          <dgm:hierBranch val="init"/>
        </dgm:presLayoutVars>
      </dgm:prSet>
      <dgm:spPr/>
    </dgm:pt>
    <dgm:pt modelId="{BCB02392-4A8C-4FC1-A96B-3CA9EA5F9B32}" type="pres">
      <dgm:prSet presAssocID="{8F79DAF0-E9C7-47E0-B6DF-49718E134944}" presName="rootComposite" presStyleCnt="0"/>
      <dgm:spPr/>
    </dgm:pt>
    <dgm:pt modelId="{BD3310D3-8662-498E-AD9C-6CC3EEC753E7}" type="pres">
      <dgm:prSet presAssocID="{8F79DAF0-E9C7-47E0-B6DF-49718E134944}" presName="rootText" presStyleLbl="node3" presStyleIdx="4" presStyleCnt="55">
        <dgm:presLayoutVars>
          <dgm:chPref val="3"/>
        </dgm:presLayoutVars>
      </dgm:prSet>
      <dgm:spPr/>
    </dgm:pt>
    <dgm:pt modelId="{D9AA653F-42EE-4DED-B54F-F1A503DEE3C1}" type="pres">
      <dgm:prSet presAssocID="{8F79DAF0-E9C7-47E0-B6DF-49718E134944}" presName="rootConnector" presStyleLbl="node3" presStyleIdx="4" presStyleCnt="55"/>
      <dgm:spPr/>
    </dgm:pt>
    <dgm:pt modelId="{CCFCEB0E-15C2-4437-A653-178051827AB3}" type="pres">
      <dgm:prSet presAssocID="{8F79DAF0-E9C7-47E0-B6DF-49718E134944}" presName="hierChild4" presStyleCnt="0"/>
      <dgm:spPr/>
    </dgm:pt>
    <dgm:pt modelId="{567E3474-C43A-45A5-B486-C43D5AF6DEAE}" type="pres">
      <dgm:prSet presAssocID="{8F79DAF0-E9C7-47E0-B6DF-49718E134944}" presName="hierChild5" presStyleCnt="0"/>
      <dgm:spPr/>
    </dgm:pt>
    <dgm:pt modelId="{4BAA0570-8F01-44E9-A373-F6DCDBCEEA2C}" type="pres">
      <dgm:prSet presAssocID="{B96E1DC8-A9D4-4F99-B8F3-38257B7DB92A}" presName="Name37" presStyleLbl="parChTrans1D3" presStyleIdx="5" presStyleCnt="55"/>
      <dgm:spPr/>
    </dgm:pt>
    <dgm:pt modelId="{EF57CD6F-BBF6-4453-A041-2795AF7B009B}" type="pres">
      <dgm:prSet presAssocID="{FA3D55A2-5500-4C3D-B358-52CCDEF77694}" presName="hierRoot2" presStyleCnt="0">
        <dgm:presLayoutVars>
          <dgm:hierBranch val="init"/>
        </dgm:presLayoutVars>
      </dgm:prSet>
      <dgm:spPr/>
    </dgm:pt>
    <dgm:pt modelId="{02BC4673-4422-4AFF-B8BB-4A4D864C973E}" type="pres">
      <dgm:prSet presAssocID="{FA3D55A2-5500-4C3D-B358-52CCDEF77694}" presName="rootComposite" presStyleCnt="0"/>
      <dgm:spPr/>
    </dgm:pt>
    <dgm:pt modelId="{0CEE47B9-63D6-414F-9B1A-BFFDC19EFA80}" type="pres">
      <dgm:prSet presAssocID="{FA3D55A2-5500-4C3D-B358-52CCDEF77694}" presName="rootText" presStyleLbl="node3" presStyleIdx="5" presStyleCnt="55">
        <dgm:presLayoutVars>
          <dgm:chPref val="3"/>
        </dgm:presLayoutVars>
      </dgm:prSet>
      <dgm:spPr/>
    </dgm:pt>
    <dgm:pt modelId="{2C7DA289-9C79-492F-B17F-38C69BFCC254}" type="pres">
      <dgm:prSet presAssocID="{FA3D55A2-5500-4C3D-B358-52CCDEF77694}" presName="rootConnector" presStyleLbl="node3" presStyleIdx="5" presStyleCnt="55"/>
      <dgm:spPr/>
    </dgm:pt>
    <dgm:pt modelId="{473691FD-F791-4954-A528-4434BD2950A0}" type="pres">
      <dgm:prSet presAssocID="{FA3D55A2-5500-4C3D-B358-52CCDEF77694}" presName="hierChild4" presStyleCnt="0"/>
      <dgm:spPr/>
    </dgm:pt>
    <dgm:pt modelId="{A1886676-BD7E-419E-8DAB-3A94B905BFC3}" type="pres">
      <dgm:prSet presAssocID="{FA3D55A2-5500-4C3D-B358-52CCDEF77694}" presName="hierChild5" presStyleCnt="0"/>
      <dgm:spPr/>
    </dgm:pt>
    <dgm:pt modelId="{653A0FEE-7139-42A9-8D5F-D4E8DFFBF969}" type="pres">
      <dgm:prSet presAssocID="{A42C2344-9081-4F8B-BC8D-9C222CFDDA5B}" presName="Name37" presStyleLbl="parChTrans1D3" presStyleIdx="6" presStyleCnt="55"/>
      <dgm:spPr/>
    </dgm:pt>
    <dgm:pt modelId="{2A0B75A5-ABAB-4F15-B195-8F6BDA567AF9}" type="pres">
      <dgm:prSet presAssocID="{FC54E567-0DFC-4847-8D21-F9934A2A8F08}" presName="hierRoot2" presStyleCnt="0">
        <dgm:presLayoutVars>
          <dgm:hierBranch val="init"/>
        </dgm:presLayoutVars>
      </dgm:prSet>
      <dgm:spPr/>
    </dgm:pt>
    <dgm:pt modelId="{00378415-BBB8-49ED-84AE-A5F9466ABB73}" type="pres">
      <dgm:prSet presAssocID="{FC54E567-0DFC-4847-8D21-F9934A2A8F08}" presName="rootComposite" presStyleCnt="0"/>
      <dgm:spPr/>
    </dgm:pt>
    <dgm:pt modelId="{DA700CD6-62B4-485C-AB99-B8787B97F8B2}" type="pres">
      <dgm:prSet presAssocID="{FC54E567-0DFC-4847-8D21-F9934A2A8F08}" presName="rootText" presStyleLbl="node3" presStyleIdx="6" presStyleCnt="55">
        <dgm:presLayoutVars>
          <dgm:chPref val="3"/>
        </dgm:presLayoutVars>
      </dgm:prSet>
      <dgm:spPr/>
    </dgm:pt>
    <dgm:pt modelId="{F0709660-DC38-4912-895E-01779D2E374B}" type="pres">
      <dgm:prSet presAssocID="{FC54E567-0DFC-4847-8D21-F9934A2A8F08}" presName="rootConnector" presStyleLbl="node3" presStyleIdx="6" presStyleCnt="55"/>
      <dgm:spPr/>
    </dgm:pt>
    <dgm:pt modelId="{EAFB1D72-927F-4106-A036-0177D0082D03}" type="pres">
      <dgm:prSet presAssocID="{FC54E567-0DFC-4847-8D21-F9934A2A8F08}" presName="hierChild4" presStyleCnt="0"/>
      <dgm:spPr/>
    </dgm:pt>
    <dgm:pt modelId="{8945D130-1F09-4474-BB98-F2BB4231F154}" type="pres">
      <dgm:prSet presAssocID="{FC54E567-0DFC-4847-8D21-F9934A2A8F08}" presName="hierChild5" presStyleCnt="0"/>
      <dgm:spPr/>
    </dgm:pt>
    <dgm:pt modelId="{A81E03E8-874C-463D-93D1-62B5B0EBD884}" type="pres">
      <dgm:prSet presAssocID="{0CE73143-9498-45E0-A63D-E094668F4865}" presName="Name37" presStyleLbl="parChTrans1D3" presStyleIdx="7" presStyleCnt="55"/>
      <dgm:spPr/>
    </dgm:pt>
    <dgm:pt modelId="{6F5B8FB1-D9BA-48DF-8606-FA4C7DB6E1F7}" type="pres">
      <dgm:prSet presAssocID="{5D7CA3CE-6ECE-4ACC-8E1D-A4F923197D84}" presName="hierRoot2" presStyleCnt="0">
        <dgm:presLayoutVars>
          <dgm:hierBranch val="init"/>
        </dgm:presLayoutVars>
      </dgm:prSet>
      <dgm:spPr/>
    </dgm:pt>
    <dgm:pt modelId="{0CA42340-D0BC-41C4-B113-2522E3EA4D5F}" type="pres">
      <dgm:prSet presAssocID="{5D7CA3CE-6ECE-4ACC-8E1D-A4F923197D84}" presName="rootComposite" presStyleCnt="0"/>
      <dgm:spPr/>
    </dgm:pt>
    <dgm:pt modelId="{4A8E1DB7-4A57-444F-B33B-715CEAECB30B}" type="pres">
      <dgm:prSet presAssocID="{5D7CA3CE-6ECE-4ACC-8E1D-A4F923197D84}" presName="rootText" presStyleLbl="node3" presStyleIdx="7" presStyleCnt="55">
        <dgm:presLayoutVars>
          <dgm:chPref val="3"/>
        </dgm:presLayoutVars>
      </dgm:prSet>
      <dgm:spPr/>
    </dgm:pt>
    <dgm:pt modelId="{49FA5752-21D0-4737-B63A-8C977FDEF18F}" type="pres">
      <dgm:prSet presAssocID="{5D7CA3CE-6ECE-4ACC-8E1D-A4F923197D84}" presName="rootConnector" presStyleLbl="node3" presStyleIdx="7" presStyleCnt="55"/>
      <dgm:spPr/>
    </dgm:pt>
    <dgm:pt modelId="{0D154B98-9BDC-4DAA-B1E9-C35F7F9F610D}" type="pres">
      <dgm:prSet presAssocID="{5D7CA3CE-6ECE-4ACC-8E1D-A4F923197D84}" presName="hierChild4" presStyleCnt="0"/>
      <dgm:spPr/>
    </dgm:pt>
    <dgm:pt modelId="{EBC481D3-7B4A-42F1-9F5D-3D24B67AD778}" type="pres">
      <dgm:prSet presAssocID="{5D7CA3CE-6ECE-4ACC-8E1D-A4F923197D84}" presName="hierChild5" presStyleCnt="0"/>
      <dgm:spPr/>
    </dgm:pt>
    <dgm:pt modelId="{53BFE270-874C-4524-8201-5181F93C0265}" type="pres">
      <dgm:prSet presAssocID="{87FE79C9-C5F1-4AC0-BDC2-FE77BC4490FA}" presName="Name37" presStyleLbl="parChTrans1D3" presStyleIdx="8" presStyleCnt="55"/>
      <dgm:spPr/>
    </dgm:pt>
    <dgm:pt modelId="{F0EC0565-7B3F-4CC1-8CAD-09BDA55791EE}" type="pres">
      <dgm:prSet presAssocID="{BA4A7DE0-8DA3-4F24-A56C-164F285CA9A8}" presName="hierRoot2" presStyleCnt="0">
        <dgm:presLayoutVars>
          <dgm:hierBranch val="init"/>
        </dgm:presLayoutVars>
      </dgm:prSet>
      <dgm:spPr/>
    </dgm:pt>
    <dgm:pt modelId="{D5840B77-D9B8-4D79-A680-CFE04B234E5A}" type="pres">
      <dgm:prSet presAssocID="{BA4A7DE0-8DA3-4F24-A56C-164F285CA9A8}" presName="rootComposite" presStyleCnt="0"/>
      <dgm:spPr/>
    </dgm:pt>
    <dgm:pt modelId="{E32DC36E-55A4-4A1E-A8FF-8414A1BF38D8}" type="pres">
      <dgm:prSet presAssocID="{BA4A7DE0-8DA3-4F24-A56C-164F285CA9A8}" presName="rootText" presStyleLbl="node3" presStyleIdx="8" presStyleCnt="55">
        <dgm:presLayoutVars>
          <dgm:chPref val="3"/>
        </dgm:presLayoutVars>
      </dgm:prSet>
      <dgm:spPr/>
    </dgm:pt>
    <dgm:pt modelId="{C03C9DFC-7B3D-4084-9065-F4179BC15724}" type="pres">
      <dgm:prSet presAssocID="{BA4A7DE0-8DA3-4F24-A56C-164F285CA9A8}" presName="rootConnector" presStyleLbl="node3" presStyleIdx="8" presStyleCnt="55"/>
      <dgm:spPr/>
    </dgm:pt>
    <dgm:pt modelId="{3D20A59C-B389-4669-8302-C1D86A530BE9}" type="pres">
      <dgm:prSet presAssocID="{BA4A7DE0-8DA3-4F24-A56C-164F285CA9A8}" presName="hierChild4" presStyleCnt="0"/>
      <dgm:spPr/>
    </dgm:pt>
    <dgm:pt modelId="{AE29B609-2C52-41EE-B992-F38F3AF62617}" type="pres">
      <dgm:prSet presAssocID="{BA4A7DE0-8DA3-4F24-A56C-164F285CA9A8}" presName="hierChild5" presStyleCnt="0"/>
      <dgm:spPr/>
    </dgm:pt>
    <dgm:pt modelId="{FAF0EF7E-950C-4F3D-9B7C-8D531B4F14FE}" type="pres">
      <dgm:prSet presAssocID="{4B2248A9-7F4D-41A4-9F25-0446DB4E4AF4}" presName="hierChild5" presStyleCnt="0"/>
      <dgm:spPr/>
    </dgm:pt>
    <dgm:pt modelId="{5958C6CC-12F3-431F-A38F-046746154361}" type="pres">
      <dgm:prSet presAssocID="{007C39C5-B56A-4892-B8B5-38735EA60E41}" presName="Name37" presStyleLbl="parChTrans1D2" presStyleIdx="1" presStyleCnt="9"/>
      <dgm:spPr/>
    </dgm:pt>
    <dgm:pt modelId="{E5D88AF1-BA2B-43DD-B8B4-CA56D7254933}" type="pres">
      <dgm:prSet presAssocID="{CBAE1E7F-4572-4A38-8185-CA3B8AA1707F}" presName="hierRoot2" presStyleCnt="0">
        <dgm:presLayoutVars>
          <dgm:hierBranch val="init"/>
        </dgm:presLayoutVars>
      </dgm:prSet>
      <dgm:spPr/>
    </dgm:pt>
    <dgm:pt modelId="{8F4360D3-B7D9-4A7F-8592-E027DFA0B69F}" type="pres">
      <dgm:prSet presAssocID="{CBAE1E7F-4572-4A38-8185-CA3B8AA1707F}" presName="rootComposite" presStyleCnt="0"/>
      <dgm:spPr/>
    </dgm:pt>
    <dgm:pt modelId="{52FABD2A-9819-41EE-941A-3B085E012267}" type="pres">
      <dgm:prSet presAssocID="{CBAE1E7F-4572-4A38-8185-CA3B8AA1707F}" presName="rootText" presStyleLbl="node2" presStyleIdx="1" presStyleCnt="9">
        <dgm:presLayoutVars>
          <dgm:chPref val="3"/>
        </dgm:presLayoutVars>
      </dgm:prSet>
      <dgm:spPr/>
    </dgm:pt>
    <dgm:pt modelId="{C5BA8211-56B5-4856-853E-6061EEC81703}" type="pres">
      <dgm:prSet presAssocID="{CBAE1E7F-4572-4A38-8185-CA3B8AA1707F}" presName="rootConnector" presStyleLbl="node2" presStyleIdx="1" presStyleCnt="9"/>
      <dgm:spPr/>
    </dgm:pt>
    <dgm:pt modelId="{77631AB4-E144-40B8-A5A6-DD15AD4F38DD}" type="pres">
      <dgm:prSet presAssocID="{CBAE1E7F-4572-4A38-8185-CA3B8AA1707F}" presName="hierChild4" presStyleCnt="0"/>
      <dgm:spPr/>
    </dgm:pt>
    <dgm:pt modelId="{77ED4A03-278D-4632-8AA1-5FA26CA1D1ED}" type="pres">
      <dgm:prSet presAssocID="{458CB733-8044-474A-9363-D402B38F0562}" presName="Name37" presStyleLbl="parChTrans1D3" presStyleIdx="9" presStyleCnt="55"/>
      <dgm:spPr/>
    </dgm:pt>
    <dgm:pt modelId="{76CF26DF-5A51-448D-83AC-BAB75BEE2542}" type="pres">
      <dgm:prSet presAssocID="{BC51D344-423D-402A-9249-DBE6DB6EA752}" presName="hierRoot2" presStyleCnt="0">
        <dgm:presLayoutVars>
          <dgm:hierBranch val="init"/>
        </dgm:presLayoutVars>
      </dgm:prSet>
      <dgm:spPr/>
    </dgm:pt>
    <dgm:pt modelId="{2D0F3F61-A337-4C8B-B37B-8394F0C66BB1}" type="pres">
      <dgm:prSet presAssocID="{BC51D344-423D-402A-9249-DBE6DB6EA752}" presName="rootComposite" presStyleCnt="0"/>
      <dgm:spPr/>
    </dgm:pt>
    <dgm:pt modelId="{844C8925-C5D2-4EFF-983D-73C301BDC900}" type="pres">
      <dgm:prSet presAssocID="{BC51D344-423D-402A-9249-DBE6DB6EA752}" presName="rootText" presStyleLbl="node3" presStyleIdx="9" presStyleCnt="55">
        <dgm:presLayoutVars>
          <dgm:chPref val="3"/>
        </dgm:presLayoutVars>
      </dgm:prSet>
      <dgm:spPr/>
    </dgm:pt>
    <dgm:pt modelId="{9A0019A7-26FC-4F07-8B55-A8CC05F16D5A}" type="pres">
      <dgm:prSet presAssocID="{BC51D344-423D-402A-9249-DBE6DB6EA752}" presName="rootConnector" presStyleLbl="node3" presStyleIdx="9" presStyleCnt="55"/>
      <dgm:spPr/>
    </dgm:pt>
    <dgm:pt modelId="{17403E70-F6EE-4CD4-A22F-C0EA5692FB43}" type="pres">
      <dgm:prSet presAssocID="{BC51D344-423D-402A-9249-DBE6DB6EA752}" presName="hierChild4" presStyleCnt="0"/>
      <dgm:spPr/>
    </dgm:pt>
    <dgm:pt modelId="{9CE8127E-5553-421C-90F7-DBAF7CDFD513}" type="pres">
      <dgm:prSet presAssocID="{BC51D344-423D-402A-9249-DBE6DB6EA752}" presName="hierChild5" presStyleCnt="0"/>
      <dgm:spPr/>
    </dgm:pt>
    <dgm:pt modelId="{CEA96E82-E127-4489-971F-BC2248BE74B2}" type="pres">
      <dgm:prSet presAssocID="{0A0A6860-A7A7-4874-AF81-51838D6BBC17}" presName="Name37" presStyleLbl="parChTrans1D3" presStyleIdx="10" presStyleCnt="55"/>
      <dgm:spPr/>
    </dgm:pt>
    <dgm:pt modelId="{5BB7C81B-1BF6-4571-958F-58D6529F3D69}" type="pres">
      <dgm:prSet presAssocID="{703ABD9D-0BBE-4D1F-B526-9BFD7994AF80}" presName="hierRoot2" presStyleCnt="0">
        <dgm:presLayoutVars>
          <dgm:hierBranch val="init"/>
        </dgm:presLayoutVars>
      </dgm:prSet>
      <dgm:spPr/>
    </dgm:pt>
    <dgm:pt modelId="{65E0005B-19B9-4AE6-92A3-4CFDFEE21A8E}" type="pres">
      <dgm:prSet presAssocID="{703ABD9D-0BBE-4D1F-B526-9BFD7994AF80}" presName="rootComposite" presStyleCnt="0"/>
      <dgm:spPr/>
    </dgm:pt>
    <dgm:pt modelId="{95A6D64B-9DDA-4374-B360-9B52BD5E2A2E}" type="pres">
      <dgm:prSet presAssocID="{703ABD9D-0BBE-4D1F-B526-9BFD7994AF80}" presName="rootText" presStyleLbl="node3" presStyleIdx="10" presStyleCnt="55">
        <dgm:presLayoutVars>
          <dgm:chPref val="3"/>
        </dgm:presLayoutVars>
      </dgm:prSet>
      <dgm:spPr/>
    </dgm:pt>
    <dgm:pt modelId="{572ABDCB-4CC6-4086-92D9-625030B7300F}" type="pres">
      <dgm:prSet presAssocID="{703ABD9D-0BBE-4D1F-B526-9BFD7994AF80}" presName="rootConnector" presStyleLbl="node3" presStyleIdx="10" presStyleCnt="55"/>
      <dgm:spPr/>
    </dgm:pt>
    <dgm:pt modelId="{E12BD2D2-E831-40F6-9C52-7E9249BE5D28}" type="pres">
      <dgm:prSet presAssocID="{703ABD9D-0BBE-4D1F-B526-9BFD7994AF80}" presName="hierChild4" presStyleCnt="0"/>
      <dgm:spPr/>
    </dgm:pt>
    <dgm:pt modelId="{575C8354-B96B-4C0D-8BC6-CDD5FF5ACC3C}" type="pres">
      <dgm:prSet presAssocID="{703ABD9D-0BBE-4D1F-B526-9BFD7994AF80}" presName="hierChild5" presStyleCnt="0"/>
      <dgm:spPr/>
    </dgm:pt>
    <dgm:pt modelId="{708C53F8-429B-428A-8F2B-FD38961D2350}" type="pres">
      <dgm:prSet presAssocID="{260DDF43-E051-4398-B736-5EC56BCB9B85}" presName="Name37" presStyleLbl="parChTrans1D3" presStyleIdx="11" presStyleCnt="55"/>
      <dgm:spPr/>
    </dgm:pt>
    <dgm:pt modelId="{DEE68CD2-9C5A-4C37-BD7D-E3D940CAD2C9}" type="pres">
      <dgm:prSet presAssocID="{6CF5D104-E238-4C1F-8C72-E305F34F58AC}" presName="hierRoot2" presStyleCnt="0">
        <dgm:presLayoutVars>
          <dgm:hierBranch val="init"/>
        </dgm:presLayoutVars>
      </dgm:prSet>
      <dgm:spPr/>
    </dgm:pt>
    <dgm:pt modelId="{DEAAFBE7-0DAB-4C8C-8BDF-D43F5F6E40D0}" type="pres">
      <dgm:prSet presAssocID="{6CF5D104-E238-4C1F-8C72-E305F34F58AC}" presName="rootComposite" presStyleCnt="0"/>
      <dgm:spPr/>
    </dgm:pt>
    <dgm:pt modelId="{7731236D-F416-4F61-BEAE-B0258C2D3E2C}" type="pres">
      <dgm:prSet presAssocID="{6CF5D104-E238-4C1F-8C72-E305F34F58AC}" presName="rootText" presStyleLbl="node3" presStyleIdx="11" presStyleCnt="55">
        <dgm:presLayoutVars>
          <dgm:chPref val="3"/>
        </dgm:presLayoutVars>
      </dgm:prSet>
      <dgm:spPr/>
    </dgm:pt>
    <dgm:pt modelId="{0D262D91-4BAA-484C-8E25-5204EB508780}" type="pres">
      <dgm:prSet presAssocID="{6CF5D104-E238-4C1F-8C72-E305F34F58AC}" presName="rootConnector" presStyleLbl="node3" presStyleIdx="11" presStyleCnt="55"/>
      <dgm:spPr/>
    </dgm:pt>
    <dgm:pt modelId="{D03FD91B-0A7A-4D2B-A502-EDC18E77CC67}" type="pres">
      <dgm:prSet presAssocID="{6CF5D104-E238-4C1F-8C72-E305F34F58AC}" presName="hierChild4" presStyleCnt="0"/>
      <dgm:spPr/>
    </dgm:pt>
    <dgm:pt modelId="{C6AA049D-7CFE-4F84-BA06-E18E26B8B541}" type="pres">
      <dgm:prSet presAssocID="{6CF5D104-E238-4C1F-8C72-E305F34F58AC}" presName="hierChild5" presStyleCnt="0"/>
      <dgm:spPr/>
    </dgm:pt>
    <dgm:pt modelId="{0A95FCE5-5CA0-415D-BA9D-D597ADCD702F}" type="pres">
      <dgm:prSet presAssocID="{7927DF87-9185-45DF-87C4-4E3AEAC3B0B9}" presName="Name37" presStyleLbl="parChTrans1D3" presStyleIdx="12" presStyleCnt="55"/>
      <dgm:spPr/>
    </dgm:pt>
    <dgm:pt modelId="{F5EE3815-33CC-4EFA-B0F8-B068A88AA5A2}" type="pres">
      <dgm:prSet presAssocID="{6EFEF149-7832-4022-843B-2D26B4E4CACC}" presName="hierRoot2" presStyleCnt="0">
        <dgm:presLayoutVars>
          <dgm:hierBranch val="init"/>
        </dgm:presLayoutVars>
      </dgm:prSet>
      <dgm:spPr/>
    </dgm:pt>
    <dgm:pt modelId="{385DE7AC-A260-43A1-9481-DB64F99D880C}" type="pres">
      <dgm:prSet presAssocID="{6EFEF149-7832-4022-843B-2D26B4E4CACC}" presName="rootComposite" presStyleCnt="0"/>
      <dgm:spPr/>
    </dgm:pt>
    <dgm:pt modelId="{A588A110-2859-4AAA-99B8-2066D2BDCA54}" type="pres">
      <dgm:prSet presAssocID="{6EFEF149-7832-4022-843B-2D26B4E4CACC}" presName="rootText" presStyleLbl="node3" presStyleIdx="12" presStyleCnt="55">
        <dgm:presLayoutVars>
          <dgm:chPref val="3"/>
        </dgm:presLayoutVars>
      </dgm:prSet>
      <dgm:spPr/>
    </dgm:pt>
    <dgm:pt modelId="{0D95CD77-F6DE-4C9C-B61F-E9720C5D07DD}" type="pres">
      <dgm:prSet presAssocID="{6EFEF149-7832-4022-843B-2D26B4E4CACC}" presName="rootConnector" presStyleLbl="node3" presStyleIdx="12" presStyleCnt="55"/>
      <dgm:spPr/>
    </dgm:pt>
    <dgm:pt modelId="{06BE4EB2-0961-43CE-83B9-710E180A3FD5}" type="pres">
      <dgm:prSet presAssocID="{6EFEF149-7832-4022-843B-2D26B4E4CACC}" presName="hierChild4" presStyleCnt="0"/>
      <dgm:spPr/>
    </dgm:pt>
    <dgm:pt modelId="{1D423A72-89D9-45F7-A9CF-F47AA04B688B}" type="pres">
      <dgm:prSet presAssocID="{6EFEF149-7832-4022-843B-2D26B4E4CACC}" presName="hierChild5" presStyleCnt="0"/>
      <dgm:spPr/>
    </dgm:pt>
    <dgm:pt modelId="{F3FE90F3-AB1F-46D9-A4D7-70C6077E326D}" type="pres">
      <dgm:prSet presAssocID="{CBAE1E7F-4572-4A38-8185-CA3B8AA1707F}" presName="hierChild5" presStyleCnt="0"/>
      <dgm:spPr/>
    </dgm:pt>
    <dgm:pt modelId="{F04C6F46-B2E4-4528-BDC6-66AE9CA2C75A}" type="pres">
      <dgm:prSet presAssocID="{AD838D7D-26D0-455C-B765-AEBCBF969650}" presName="Name37" presStyleLbl="parChTrans1D2" presStyleIdx="2" presStyleCnt="9"/>
      <dgm:spPr/>
    </dgm:pt>
    <dgm:pt modelId="{48F39C6F-EA64-4405-8CD2-7C227EC44AF7}" type="pres">
      <dgm:prSet presAssocID="{B01E10F3-676C-4F6D-B1E4-695E6DE7791B}" presName="hierRoot2" presStyleCnt="0">
        <dgm:presLayoutVars>
          <dgm:hierBranch val="init"/>
        </dgm:presLayoutVars>
      </dgm:prSet>
      <dgm:spPr/>
    </dgm:pt>
    <dgm:pt modelId="{946A9C24-7726-450A-A940-94FB07DD7ABD}" type="pres">
      <dgm:prSet presAssocID="{B01E10F3-676C-4F6D-B1E4-695E6DE7791B}" presName="rootComposite" presStyleCnt="0"/>
      <dgm:spPr/>
    </dgm:pt>
    <dgm:pt modelId="{FDB475CF-E61A-4A8F-AE83-694DF844D5E0}" type="pres">
      <dgm:prSet presAssocID="{B01E10F3-676C-4F6D-B1E4-695E6DE7791B}" presName="rootText" presStyleLbl="node2" presStyleIdx="2" presStyleCnt="9">
        <dgm:presLayoutVars>
          <dgm:chPref val="3"/>
        </dgm:presLayoutVars>
      </dgm:prSet>
      <dgm:spPr/>
    </dgm:pt>
    <dgm:pt modelId="{27F4275B-7411-4B79-ADDB-EE82E83790B8}" type="pres">
      <dgm:prSet presAssocID="{B01E10F3-676C-4F6D-B1E4-695E6DE7791B}" presName="rootConnector" presStyleLbl="node2" presStyleIdx="2" presStyleCnt="9"/>
      <dgm:spPr/>
    </dgm:pt>
    <dgm:pt modelId="{5542FC4E-1100-4D25-8C4B-F38FCA285D2F}" type="pres">
      <dgm:prSet presAssocID="{B01E10F3-676C-4F6D-B1E4-695E6DE7791B}" presName="hierChild4" presStyleCnt="0"/>
      <dgm:spPr/>
    </dgm:pt>
    <dgm:pt modelId="{0F57EB0F-9AF1-4C41-AE00-2F8BA76C7A3E}" type="pres">
      <dgm:prSet presAssocID="{17E0FDE0-4242-4D8F-BA02-55B839B4ECAB}" presName="Name37" presStyleLbl="parChTrans1D3" presStyleIdx="13" presStyleCnt="55"/>
      <dgm:spPr/>
    </dgm:pt>
    <dgm:pt modelId="{BD91FDBB-4ED5-4A75-99BA-CB3F71A60B12}" type="pres">
      <dgm:prSet presAssocID="{C9BEDC4B-1EEA-446E-B40B-5391B38380A7}" presName="hierRoot2" presStyleCnt="0">
        <dgm:presLayoutVars>
          <dgm:hierBranch val="init"/>
        </dgm:presLayoutVars>
      </dgm:prSet>
      <dgm:spPr/>
    </dgm:pt>
    <dgm:pt modelId="{8BA145B2-0965-4422-AA16-740D9C95EB9D}" type="pres">
      <dgm:prSet presAssocID="{C9BEDC4B-1EEA-446E-B40B-5391B38380A7}" presName="rootComposite" presStyleCnt="0"/>
      <dgm:spPr/>
    </dgm:pt>
    <dgm:pt modelId="{FDE1A312-89AE-4E05-9212-C9604E05C7C4}" type="pres">
      <dgm:prSet presAssocID="{C9BEDC4B-1EEA-446E-B40B-5391B38380A7}" presName="rootText" presStyleLbl="node3" presStyleIdx="13" presStyleCnt="55">
        <dgm:presLayoutVars>
          <dgm:chPref val="3"/>
        </dgm:presLayoutVars>
      </dgm:prSet>
      <dgm:spPr/>
    </dgm:pt>
    <dgm:pt modelId="{CD54121E-D85D-4828-9BD0-C1F47882A1EB}" type="pres">
      <dgm:prSet presAssocID="{C9BEDC4B-1EEA-446E-B40B-5391B38380A7}" presName="rootConnector" presStyleLbl="node3" presStyleIdx="13" presStyleCnt="55"/>
      <dgm:spPr/>
    </dgm:pt>
    <dgm:pt modelId="{E6FED01B-AABA-44ED-AE13-5A9338BF4153}" type="pres">
      <dgm:prSet presAssocID="{C9BEDC4B-1EEA-446E-B40B-5391B38380A7}" presName="hierChild4" presStyleCnt="0"/>
      <dgm:spPr/>
    </dgm:pt>
    <dgm:pt modelId="{90635F5D-F7D5-4608-B94D-6631ABCF306A}" type="pres">
      <dgm:prSet presAssocID="{C9BEDC4B-1EEA-446E-B40B-5391B38380A7}" presName="hierChild5" presStyleCnt="0"/>
      <dgm:spPr/>
    </dgm:pt>
    <dgm:pt modelId="{345ED3FF-D5CE-461B-9E3C-A785BCE3F950}" type="pres">
      <dgm:prSet presAssocID="{48E0EFED-4BA2-472F-8ECF-1309B813F04F}" presName="Name37" presStyleLbl="parChTrans1D3" presStyleIdx="14" presStyleCnt="55"/>
      <dgm:spPr/>
    </dgm:pt>
    <dgm:pt modelId="{DFB700B4-1165-48C0-ADC1-9547C26ABB0A}" type="pres">
      <dgm:prSet presAssocID="{35347007-01D4-4838-8C72-ABFE298A1AC1}" presName="hierRoot2" presStyleCnt="0">
        <dgm:presLayoutVars>
          <dgm:hierBranch val="init"/>
        </dgm:presLayoutVars>
      </dgm:prSet>
      <dgm:spPr/>
    </dgm:pt>
    <dgm:pt modelId="{94C3732D-95F7-4D0E-8B69-E6A6C2155DC8}" type="pres">
      <dgm:prSet presAssocID="{35347007-01D4-4838-8C72-ABFE298A1AC1}" presName="rootComposite" presStyleCnt="0"/>
      <dgm:spPr/>
    </dgm:pt>
    <dgm:pt modelId="{0E72C591-1480-4F9B-A7F6-D255A9389718}" type="pres">
      <dgm:prSet presAssocID="{35347007-01D4-4838-8C72-ABFE298A1AC1}" presName="rootText" presStyleLbl="node3" presStyleIdx="14" presStyleCnt="55">
        <dgm:presLayoutVars>
          <dgm:chPref val="3"/>
        </dgm:presLayoutVars>
      </dgm:prSet>
      <dgm:spPr/>
    </dgm:pt>
    <dgm:pt modelId="{7E24147C-0E18-4341-AB20-B2D974C87126}" type="pres">
      <dgm:prSet presAssocID="{35347007-01D4-4838-8C72-ABFE298A1AC1}" presName="rootConnector" presStyleLbl="node3" presStyleIdx="14" presStyleCnt="55"/>
      <dgm:spPr/>
    </dgm:pt>
    <dgm:pt modelId="{DBCBBC7F-4AD4-40AD-8B04-F2BA6A39F3DE}" type="pres">
      <dgm:prSet presAssocID="{35347007-01D4-4838-8C72-ABFE298A1AC1}" presName="hierChild4" presStyleCnt="0"/>
      <dgm:spPr/>
    </dgm:pt>
    <dgm:pt modelId="{1AF9564F-B09D-4B55-AF8B-3ACA69A27A6E}" type="pres">
      <dgm:prSet presAssocID="{35347007-01D4-4838-8C72-ABFE298A1AC1}" presName="hierChild5" presStyleCnt="0"/>
      <dgm:spPr/>
    </dgm:pt>
    <dgm:pt modelId="{7F9E1329-4BA7-4A8C-9F9D-A37765387127}" type="pres">
      <dgm:prSet presAssocID="{40FEF79E-95F1-4EB0-BFB0-94AA5FA8FBB2}" presName="Name37" presStyleLbl="parChTrans1D3" presStyleIdx="15" presStyleCnt="55"/>
      <dgm:spPr/>
    </dgm:pt>
    <dgm:pt modelId="{545E16FB-3123-4FC5-99F7-F04FFB0E16FF}" type="pres">
      <dgm:prSet presAssocID="{A53194AF-94D2-4D0F-AF68-9628F2CDFDA5}" presName="hierRoot2" presStyleCnt="0">
        <dgm:presLayoutVars>
          <dgm:hierBranch val="init"/>
        </dgm:presLayoutVars>
      </dgm:prSet>
      <dgm:spPr/>
    </dgm:pt>
    <dgm:pt modelId="{506CA5F9-14A0-40FF-A4E2-C468DDB20B82}" type="pres">
      <dgm:prSet presAssocID="{A53194AF-94D2-4D0F-AF68-9628F2CDFDA5}" presName="rootComposite" presStyleCnt="0"/>
      <dgm:spPr/>
    </dgm:pt>
    <dgm:pt modelId="{93CC314B-A9E0-4F55-8FE0-B5C5ED3A0B30}" type="pres">
      <dgm:prSet presAssocID="{A53194AF-94D2-4D0F-AF68-9628F2CDFDA5}" presName="rootText" presStyleLbl="node3" presStyleIdx="15" presStyleCnt="55">
        <dgm:presLayoutVars>
          <dgm:chPref val="3"/>
        </dgm:presLayoutVars>
      </dgm:prSet>
      <dgm:spPr/>
    </dgm:pt>
    <dgm:pt modelId="{092F8503-B759-4F9B-9D8D-A196D806E8C7}" type="pres">
      <dgm:prSet presAssocID="{A53194AF-94D2-4D0F-AF68-9628F2CDFDA5}" presName="rootConnector" presStyleLbl="node3" presStyleIdx="15" presStyleCnt="55"/>
      <dgm:spPr/>
    </dgm:pt>
    <dgm:pt modelId="{5278720B-ED37-40CF-8EFA-E7EA54BA56CB}" type="pres">
      <dgm:prSet presAssocID="{A53194AF-94D2-4D0F-AF68-9628F2CDFDA5}" presName="hierChild4" presStyleCnt="0"/>
      <dgm:spPr/>
    </dgm:pt>
    <dgm:pt modelId="{13891E7B-447E-4FB3-B167-7F81DFDB12BF}" type="pres">
      <dgm:prSet presAssocID="{A53194AF-94D2-4D0F-AF68-9628F2CDFDA5}" presName="hierChild5" presStyleCnt="0"/>
      <dgm:spPr/>
    </dgm:pt>
    <dgm:pt modelId="{B422F75D-78BE-4A80-8FDE-B476C793C824}" type="pres">
      <dgm:prSet presAssocID="{3BEC82A5-5677-4EEB-84A3-476F482F7C98}" presName="Name37" presStyleLbl="parChTrans1D3" presStyleIdx="16" presStyleCnt="55"/>
      <dgm:spPr/>
    </dgm:pt>
    <dgm:pt modelId="{7C0BA0A3-571B-4E62-8CEF-E0426517A145}" type="pres">
      <dgm:prSet presAssocID="{C25F0B27-4172-4065-9DA4-6DDE48FEFB4F}" presName="hierRoot2" presStyleCnt="0">
        <dgm:presLayoutVars>
          <dgm:hierBranch val="init"/>
        </dgm:presLayoutVars>
      </dgm:prSet>
      <dgm:spPr/>
    </dgm:pt>
    <dgm:pt modelId="{0D4FBADF-52A3-4A27-B13D-FB81E996DCDA}" type="pres">
      <dgm:prSet presAssocID="{C25F0B27-4172-4065-9DA4-6DDE48FEFB4F}" presName="rootComposite" presStyleCnt="0"/>
      <dgm:spPr/>
    </dgm:pt>
    <dgm:pt modelId="{B2075807-573A-4175-8AF5-64D844507828}" type="pres">
      <dgm:prSet presAssocID="{C25F0B27-4172-4065-9DA4-6DDE48FEFB4F}" presName="rootText" presStyleLbl="node3" presStyleIdx="16" presStyleCnt="55">
        <dgm:presLayoutVars>
          <dgm:chPref val="3"/>
        </dgm:presLayoutVars>
      </dgm:prSet>
      <dgm:spPr/>
    </dgm:pt>
    <dgm:pt modelId="{A810184A-C51C-4842-A091-C788824B3FED}" type="pres">
      <dgm:prSet presAssocID="{C25F0B27-4172-4065-9DA4-6DDE48FEFB4F}" presName="rootConnector" presStyleLbl="node3" presStyleIdx="16" presStyleCnt="55"/>
      <dgm:spPr/>
    </dgm:pt>
    <dgm:pt modelId="{1CD65809-1967-4C63-AA54-F7A0B76DBFD6}" type="pres">
      <dgm:prSet presAssocID="{C25F0B27-4172-4065-9DA4-6DDE48FEFB4F}" presName="hierChild4" presStyleCnt="0"/>
      <dgm:spPr/>
    </dgm:pt>
    <dgm:pt modelId="{17EE0075-39FE-4103-B4B2-6C3EEF7463E9}" type="pres">
      <dgm:prSet presAssocID="{C25F0B27-4172-4065-9DA4-6DDE48FEFB4F}" presName="hierChild5" presStyleCnt="0"/>
      <dgm:spPr/>
    </dgm:pt>
    <dgm:pt modelId="{44B1B2E5-E4E9-4DC2-A068-B0F4A8BD022E}" type="pres">
      <dgm:prSet presAssocID="{5FB7972C-5E2C-47EA-89B1-C7B138152708}" presName="Name37" presStyleLbl="parChTrans1D3" presStyleIdx="17" presStyleCnt="55"/>
      <dgm:spPr/>
    </dgm:pt>
    <dgm:pt modelId="{5822E889-FF9E-4F19-B189-28342817E813}" type="pres">
      <dgm:prSet presAssocID="{3E4B954F-9763-4079-8324-D60EFD9277B9}" presName="hierRoot2" presStyleCnt="0">
        <dgm:presLayoutVars>
          <dgm:hierBranch val="init"/>
        </dgm:presLayoutVars>
      </dgm:prSet>
      <dgm:spPr/>
    </dgm:pt>
    <dgm:pt modelId="{8E8A8EF2-8344-431D-B6C1-9B4FF46E1119}" type="pres">
      <dgm:prSet presAssocID="{3E4B954F-9763-4079-8324-D60EFD9277B9}" presName="rootComposite" presStyleCnt="0"/>
      <dgm:spPr/>
    </dgm:pt>
    <dgm:pt modelId="{AE63CDB9-C41F-4B84-8A28-C983A6C0F656}" type="pres">
      <dgm:prSet presAssocID="{3E4B954F-9763-4079-8324-D60EFD9277B9}" presName="rootText" presStyleLbl="node3" presStyleIdx="17" presStyleCnt="55">
        <dgm:presLayoutVars>
          <dgm:chPref val="3"/>
        </dgm:presLayoutVars>
      </dgm:prSet>
      <dgm:spPr/>
    </dgm:pt>
    <dgm:pt modelId="{1112A54C-B977-4430-BB13-6F617EDE4966}" type="pres">
      <dgm:prSet presAssocID="{3E4B954F-9763-4079-8324-D60EFD9277B9}" presName="rootConnector" presStyleLbl="node3" presStyleIdx="17" presStyleCnt="55"/>
      <dgm:spPr/>
    </dgm:pt>
    <dgm:pt modelId="{E2F09481-250F-43A0-B1FA-B08CB59DB2F4}" type="pres">
      <dgm:prSet presAssocID="{3E4B954F-9763-4079-8324-D60EFD9277B9}" presName="hierChild4" presStyleCnt="0"/>
      <dgm:spPr/>
    </dgm:pt>
    <dgm:pt modelId="{3BEE0A41-8EFE-409E-9A3C-88BD6C8E413E}" type="pres">
      <dgm:prSet presAssocID="{3E4B954F-9763-4079-8324-D60EFD9277B9}" presName="hierChild5" presStyleCnt="0"/>
      <dgm:spPr/>
    </dgm:pt>
    <dgm:pt modelId="{A23541AC-151C-427C-878A-228BA92CC5DE}" type="pres">
      <dgm:prSet presAssocID="{69860E79-BDC4-4199-8658-72050F7DAAA8}" presName="Name37" presStyleLbl="parChTrans1D3" presStyleIdx="18" presStyleCnt="55"/>
      <dgm:spPr/>
    </dgm:pt>
    <dgm:pt modelId="{A7C5F2AD-4802-4E20-AFD6-15457A6B9D46}" type="pres">
      <dgm:prSet presAssocID="{7A159035-8ABE-49FE-B11F-7EEF70843449}" presName="hierRoot2" presStyleCnt="0">
        <dgm:presLayoutVars>
          <dgm:hierBranch val="init"/>
        </dgm:presLayoutVars>
      </dgm:prSet>
      <dgm:spPr/>
    </dgm:pt>
    <dgm:pt modelId="{EBF49A36-126E-4BB7-B0E3-8EA6FAF295AE}" type="pres">
      <dgm:prSet presAssocID="{7A159035-8ABE-49FE-B11F-7EEF70843449}" presName="rootComposite" presStyleCnt="0"/>
      <dgm:spPr/>
    </dgm:pt>
    <dgm:pt modelId="{8FAD363D-8C62-4E9B-8ED8-64D58AAE6DD8}" type="pres">
      <dgm:prSet presAssocID="{7A159035-8ABE-49FE-B11F-7EEF70843449}" presName="rootText" presStyleLbl="node3" presStyleIdx="18" presStyleCnt="55">
        <dgm:presLayoutVars>
          <dgm:chPref val="3"/>
        </dgm:presLayoutVars>
      </dgm:prSet>
      <dgm:spPr/>
    </dgm:pt>
    <dgm:pt modelId="{EE4D5A2E-67B4-46C5-82EF-2718047A4856}" type="pres">
      <dgm:prSet presAssocID="{7A159035-8ABE-49FE-B11F-7EEF70843449}" presName="rootConnector" presStyleLbl="node3" presStyleIdx="18" presStyleCnt="55"/>
      <dgm:spPr/>
    </dgm:pt>
    <dgm:pt modelId="{12EC9C4F-5884-4930-8FF0-EA0639464385}" type="pres">
      <dgm:prSet presAssocID="{7A159035-8ABE-49FE-B11F-7EEF70843449}" presName="hierChild4" presStyleCnt="0"/>
      <dgm:spPr/>
    </dgm:pt>
    <dgm:pt modelId="{BD5DDE28-42CC-43A9-9B77-B6F159322532}" type="pres">
      <dgm:prSet presAssocID="{7A159035-8ABE-49FE-B11F-7EEF70843449}" presName="hierChild5" presStyleCnt="0"/>
      <dgm:spPr/>
    </dgm:pt>
    <dgm:pt modelId="{AB51FE0D-15ED-40CB-9AB0-390EC3EBEE04}" type="pres">
      <dgm:prSet presAssocID="{207146A4-9961-4C98-B509-6ADFE8E59AF4}" presName="Name37" presStyleLbl="parChTrans1D3" presStyleIdx="19" presStyleCnt="55"/>
      <dgm:spPr/>
    </dgm:pt>
    <dgm:pt modelId="{A1434715-30AB-4EE3-8945-C63F37BA730D}" type="pres">
      <dgm:prSet presAssocID="{C0E9F896-CEC6-4270-A476-5FF1C62E94DC}" presName="hierRoot2" presStyleCnt="0">
        <dgm:presLayoutVars>
          <dgm:hierBranch val="init"/>
        </dgm:presLayoutVars>
      </dgm:prSet>
      <dgm:spPr/>
    </dgm:pt>
    <dgm:pt modelId="{D273B14D-5A85-471F-8234-F115CA6A8699}" type="pres">
      <dgm:prSet presAssocID="{C0E9F896-CEC6-4270-A476-5FF1C62E94DC}" presName="rootComposite" presStyleCnt="0"/>
      <dgm:spPr/>
    </dgm:pt>
    <dgm:pt modelId="{3806CAE7-FBC0-422A-902F-D1E29FF709B6}" type="pres">
      <dgm:prSet presAssocID="{C0E9F896-CEC6-4270-A476-5FF1C62E94DC}" presName="rootText" presStyleLbl="node3" presStyleIdx="19" presStyleCnt="55">
        <dgm:presLayoutVars>
          <dgm:chPref val="3"/>
        </dgm:presLayoutVars>
      </dgm:prSet>
      <dgm:spPr/>
    </dgm:pt>
    <dgm:pt modelId="{32E42839-5791-4E82-9537-689C2E45C1C8}" type="pres">
      <dgm:prSet presAssocID="{C0E9F896-CEC6-4270-A476-5FF1C62E94DC}" presName="rootConnector" presStyleLbl="node3" presStyleIdx="19" presStyleCnt="55"/>
      <dgm:spPr/>
    </dgm:pt>
    <dgm:pt modelId="{AE95D1AB-CCAA-4EB5-A11E-5200B2BEC84C}" type="pres">
      <dgm:prSet presAssocID="{C0E9F896-CEC6-4270-A476-5FF1C62E94DC}" presName="hierChild4" presStyleCnt="0"/>
      <dgm:spPr/>
    </dgm:pt>
    <dgm:pt modelId="{F6EE0A44-4789-474E-BADD-7F628E2C998A}" type="pres">
      <dgm:prSet presAssocID="{C0E9F896-CEC6-4270-A476-5FF1C62E94DC}" presName="hierChild5" presStyleCnt="0"/>
      <dgm:spPr/>
    </dgm:pt>
    <dgm:pt modelId="{E39B3531-9FA7-4260-BFE9-958C93E7A1EA}" type="pres">
      <dgm:prSet presAssocID="{84446281-546C-459F-A1C6-7F9C3668723E}" presName="Name37" presStyleLbl="parChTrans1D3" presStyleIdx="20" presStyleCnt="55"/>
      <dgm:spPr/>
    </dgm:pt>
    <dgm:pt modelId="{913694EE-618F-4E01-9E5E-BB40B5498245}" type="pres">
      <dgm:prSet presAssocID="{36F4852F-A20F-4640-B7B0-0757F0D1C977}" presName="hierRoot2" presStyleCnt="0">
        <dgm:presLayoutVars>
          <dgm:hierBranch val="init"/>
        </dgm:presLayoutVars>
      </dgm:prSet>
      <dgm:spPr/>
    </dgm:pt>
    <dgm:pt modelId="{3384761B-5F64-4B6D-B68D-B18CC4E7A996}" type="pres">
      <dgm:prSet presAssocID="{36F4852F-A20F-4640-B7B0-0757F0D1C977}" presName="rootComposite" presStyleCnt="0"/>
      <dgm:spPr/>
    </dgm:pt>
    <dgm:pt modelId="{6DAC7C01-1BB3-44EF-89D5-AA0925EA6209}" type="pres">
      <dgm:prSet presAssocID="{36F4852F-A20F-4640-B7B0-0757F0D1C977}" presName="rootText" presStyleLbl="node3" presStyleIdx="20" presStyleCnt="55">
        <dgm:presLayoutVars>
          <dgm:chPref val="3"/>
        </dgm:presLayoutVars>
      </dgm:prSet>
      <dgm:spPr/>
    </dgm:pt>
    <dgm:pt modelId="{1C4D8716-0D14-4C37-BB66-C9DD64702810}" type="pres">
      <dgm:prSet presAssocID="{36F4852F-A20F-4640-B7B0-0757F0D1C977}" presName="rootConnector" presStyleLbl="node3" presStyleIdx="20" presStyleCnt="55"/>
      <dgm:spPr/>
    </dgm:pt>
    <dgm:pt modelId="{DE8E4E9A-72B9-4400-B39A-434D72E878E5}" type="pres">
      <dgm:prSet presAssocID="{36F4852F-A20F-4640-B7B0-0757F0D1C977}" presName="hierChild4" presStyleCnt="0"/>
      <dgm:spPr/>
    </dgm:pt>
    <dgm:pt modelId="{9C8A2699-5BED-43A2-B336-16D6C413B25C}" type="pres">
      <dgm:prSet presAssocID="{36F4852F-A20F-4640-B7B0-0757F0D1C977}" presName="hierChild5" presStyleCnt="0"/>
      <dgm:spPr/>
    </dgm:pt>
    <dgm:pt modelId="{A6CBBFD8-151E-4834-8901-D53DCB8ABA8F}" type="pres">
      <dgm:prSet presAssocID="{930C81FB-797C-4814-BC76-C4F393786F31}" presName="Name37" presStyleLbl="parChTrans1D3" presStyleIdx="21" presStyleCnt="55"/>
      <dgm:spPr/>
    </dgm:pt>
    <dgm:pt modelId="{FFFB5F0D-FE28-45BC-96CF-51EBDDB0EE4C}" type="pres">
      <dgm:prSet presAssocID="{C98E2622-0746-4205-A544-4FD1C2B3B243}" presName="hierRoot2" presStyleCnt="0">
        <dgm:presLayoutVars>
          <dgm:hierBranch val="init"/>
        </dgm:presLayoutVars>
      </dgm:prSet>
      <dgm:spPr/>
    </dgm:pt>
    <dgm:pt modelId="{35D925AB-CB25-4DEC-9516-3B8E284E7AFA}" type="pres">
      <dgm:prSet presAssocID="{C98E2622-0746-4205-A544-4FD1C2B3B243}" presName="rootComposite" presStyleCnt="0"/>
      <dgm:spPr/>
    </dgm:pt>
    <dgm:pt modelId="{71386019-2FED-419B-8C44-8E09FF205D01}" type="pres">
      <dgm:prSet presAssocID="{C98E2622-0746-4205-A544-4FD1C2B3B243}" presName="rootText" presStyleLbl="node3" presStyleIdx="21" presStyleCnt="55">
        <dgm:presLayoutVars>
          <dgm:chPref val="3"/>
        </dgm:presLayoutVars>
      </dgm:prSet>
      <dgm:spPr/>
    </dgm:pt>
    <dgm:pt modelId="{05C68B26-1EA6-48EE-855C-82197E6FDFFA}" type="pres">
      <dgm:prSet presAssocID="{C98E2622-0746-4205-A544-4FD1C2B3B243}" presName="rootConnector" presStyleLbl="node3" presStyleIdx="21" presStyleCnt="55"/>
      <dgm:spPr/>
    </dgm:pt>
    <dgm:pt modelId="{102D901F-FCBA-4AA0-9D6F-A5B2472796BB}" type="pres">
      <dgm:prSet presAssocID="{C98E2622-0746-4205-A544-4FD1C2B3B243}" presName="hierChild4" presStyleCnt="0"/>
      <dgm:spPr/>
    </dgm:pt>
    <dgm:pt modelId="{DA45BFA8-27FF-4A1D-A751-7575E331B533}" type="pres">
      <dgm:prSet presAssocID="{C98E2622-0746-4205-A544-4FD1C2B3B243}" presName="hierChild5" presStyleCnt="0"/>
      <dgm:spPr/>
    </dgm:pt>
    <dgm:pt modelId="{24E0B2E9-E9E8-4F0D-BEA2-1199472B4662}" type="pres">
      <dgm:prSet presAssocID="{B01E10F3-676C-4F6D-B1E4-695E6DE7791B}" presName="hierChild5" presStyleCnt="0"/>
      <dgm:spPr/>
    </dgm:pt>
    <dgm:pt modelId="{DE107F2B-5B02-45A3-B54E-B8B2DCB4A357}" type="pres">
      <dgm:prSet presAssocID="{D78E9903-0F91-49C9-905D-C918972DDB8F}" presName="Name37" presStyleLbl="parChTrans1D2" presStyleIdx="3" presStyleCnt="9"/>
      <dgm:spPr/>
    </dgm:pt>
    <dgm:pt modelId="{17B7C1AA-D2CD-4B10-BE0C-82CA358E04BA}" type="pres">
      <dgm:prSet presAssocID="{40218747-18C1-44B7-8374-31C631D116E2}" presName="hierRoot2" presStyleCnt="0">
        <dgm:presLayoutVars>
          <dgm:hierBranch val="init"/>
        </dgm:presLayoutVars>
      </dgm:prSet>
      <dgm:spPr/>
    </dgm:pt>
    <dgm:pt modelId="{96118E6F-81F1-4F92-86DE-943A7188027A}" type="pres">
      <dgm:prSet presAssocID="{40218747-18C1-44B7-8374-31C631D116E2}" presName="rootComposite" presStyleCnt="0"/>
      <dgm:spPr/>
    </dgm:pt>
    <dgm:pt modelId="{60E062CA-C076-452F-8024-E5254EFEB7BF}" type="pres">
      <dgm:prSet presAssocID="{40218747-18C1-44B7-8374-31C631D116E2}" presName="rootText" presStyleLbl="node2" presStyleIdx="3" presStyleCnt="9">
        <dgm:presLayoutVars>
          <dgm:chPref val="3"/>
        </dgm:presLayoutVars>
      </dgm:prSet>
      <dgm:spPr/>
    </dgm:pt>
    <dgm:pt modelId="{4373BA2F-429B-4637-996F-8C7E451137F6}" type="pres">
      <dgm:prSet presAssocID="{40218747-18C1-44B7-8374-31C631D116E2}" presName="rootConnector" presStyleLbl="node2" presStyleIdx="3" presStyleCnt="9"/>
      <dgm:spPr/>
    </dgm:pt>
    <dgm:pt modelId="{D189208B-39B2-4972-861E-85FD54D9953B}" type="pres">
      <dgm:prSet presAssocID="{40218747-18C1-44B7-8374-31C631D116E2}" presName="hierChild4" presStyleCnt="0"/>
      <dgm:spPr/>
    </dgm:pt>
    <dgm:pt modelId="{6EA56F4D-E3FE-4C13-85EE-F1C30D981F55}" type="pres">
      <dgm:prSet presAssocID="{33F7ECC9-9389-4EF3-8DF4-280CBDADD021}" presName="Name37" presStyleLbl="parChTrans1D3" presStyleIdx="22" presStyleCnt="55"/>
      <dgm:spPr/>
    </dgm:pt>
    <dgm:pt modelId="{CCD1D716-AF8C-46E2-BD59-4C4BBD84A714}" type="pres">
      <dgm:prSet presAssocID="{8C737104-2334-40A6-B42B-2DD683CC42FC}" presName="hierRoot2" presStyleCnt="0">
        <dgm:presLayoutVars>
          <dgm:hierBranch val="init"/>
        </dgm:presLayoutVars>
      </dgm:prSet>
      <dgm:spPr/>
    </dgm:pt>
    <dgm:pt modelId="{EBAB1349-C75A-4400-BD6A-83FCA3E205F3}" type="pres">
      <dgm:prSet presAssocID="{8C737104-2334-40A6-B42B-2DD683CC42FC}" presName="rootComposite" presStyleCnt="0"/>
      <dgm:spPr/>
    </dgm:pt>
    <dgm:pt modelId="{B94E1454-FEE3-474F-9710-94FC766A92D2}" type="pres">
      <dgm:prSet presAssocID="{8C737104-2334-40A6-B42B-2DD683CC42FC}" presName="rootText" presStyleLbl="node3" presStyleIdx="22" presStyleCnt="55">
        <dgm:presLayoutVars>
          <dgm:chPref val="3"/>
        </dgm:presLayoutVars>
      </dgm:prSet>
      <dgm:spPr/>
    </dgm:pt>
    <dgm:pt modelId="{12D54111-6EF4-4038-8DD1-18E1EDDF43D5}" type="pres">
      <dgm:prSet presAssocID="{8C737104-2334-40A6-B42B-2DD683CC42FC}" presName="rootConnector" presStyleLbl="node3" presStyleIdx="22" presStyleCnt="55"/>
      <dgm:spPr/>
    </dgm:pt>
    <dgm:pt modelId="{53387380-0AE6-4031-BE37-9969FFBF8EB9}" type="pres">
      <dgm:prSet presAssocID="{8C737104-2334-40A6-B42B-2DD683CC42FC}" presName="hierChild4" presStyleCnt="0"/>
      <dgm:spPr/>
    </dgm:pt>
    <dgm:pt modelId="{18865140-DCBE-4640-A082-486339F29569}" type="pres">
      <dgm:prSet presAssocID="{8C737104-2334-40A6-B42B-2DD683CC42FC}" presName="hierChild5" presStyleCnt="0"/>
      <dgm:spPr/>
    </dgm:pt>
    <dgm:pt modelId="{5DAAA415-D6F1-49EE-BFF1-C0FD82E834CC}" type="pres">
      <dgm:prSet presAssocID="{F9F638FE-226F-49DC-89CC-D95FE2CAC00D}" presName="Name37" presStyleLbl="parChTrans1D3" presStyleIdx="23" presStyleCnt="55"/>
      <dgm:spPr/>
    </dgm:pt>
    <dgm:pt modelId="{C0A7A5E3-5DB3-4AD5-95BD-EDE224453A88}" type="pres">
      <dgm:prSet presAssocID="{42134FA6-B41B-4C78-8313-1AD5A1802ECF}" presName="hierRoot2" presStyleCnt="0">
        <dgm:presLayoutVars>
          <dgm:hierBranch val="init"/>
        </dgm:presLayoutVars>
      </dgm:prSet>
      <dgm:spPr/>
    </dgm:pt>
    <dgm:pt modelId="{BE102CCA-DF33-42A6-9652-E9A0C270046A}" type="pres">
      <dgm:prSet presAssocID="{42134FA6-B41B-4C78-8313-1AD5A1802ECF}" presName="rootComposite" presStyleCnt="0"/>
      <dgm:spPr/>
    </dgm:pt>
    <dgm:pt modelId="{EDED701E-CE9B-487C-81E0-D2E47D6D64F2}" type="pres">
      <dgm:prSet presAssocID="{42134FA6-B41B-4C78-8313-1AD5A1802ECF}" presName="rootText" presStyleLbl="node3" presStyleIdx="23" presStyleCnt="55">
        <dgm:presLayoutVars>
          <dgm:chPref val="3"/>
        </dgm:presLayoutVars>
      </dgm:prSet>
      <dgm:spPr/>
    </dgm:pt>
    <dgm:pt modelId="{5F218D54-CAD2-4615-944A-7B27E95F98D1}" type="pres">
      <dgm:prSet presAssocID="{42134FA6-B41B-4C78-8313-1AD5A1802ECF}" presName="rootConnector" presStyleLbl="node3" presStyleIdx="23" presStyleCnt="55"/>
      <dgm:spPr/>
    </dgm:pt>
    <dgm:pt modelId="{FB01FDDE-B9D9-491B-AFD7-28C9B124FC89}" type="pres">
      <dgm:prSet presAssocID="{42134FA6-B41B-4C78-8313-1AD5A1802ECF}" presName="hierChild4" presStyleCnt="0"/>
      <dgm:spPr/>
    </dgm:pt>
    <dgm:pt modelId="{F4B66AF8-6738-4DBE-B53B-CFB67287D15F}" type="pres">
      <dgm:prSet presAssocID="{42134FA6-B41B-4C78-8313-1AD5A1802ECF}" presName="hierChild5" presStyleCnt="0"/>
      <dgm:spPr/>
    </dgm:pt>
    <dgm:pt modelId="{87F5C75A-D201-4FFE-BE28-46D7364A5943}" type="pres">
      <dgm:prSet presAssocID="{ED84E391-4A9F-431A-A33D-70D0C70C369F}" presName="Name37" presStyleLbl="parChTrans1D3" presStyleIdx="24" presStyleCnt="55"/>
      <dgm:spPr/>
    </dgm:pt>
    <dgm:pt modelId="{4EFE4259-09DD-49BE-A280-682644A1E848}" type="pres">
      <dgm:prSet presAssocID="{115D9E98-25F4-47AD-8D76-F2688B280232}" presName="hierRoot2" presStyleCnt="0">
        <dgm:presLayoutVars>
          <dgm:hierBranch val="init"/>
        </dgm:presLayoutVars>
      </dgm:prSet>
      <dgm:spPr/>
    </dgm:pt>
    <dgm:pt modelId="{4168CDC5-DF67-48E9-8729-7D8FA13195C2}" type="pres">
      <dgm:prSet presAssocID="{115D9E98-25F4-47AD-8D76-F2688B280232}" presName="rootComposite" presStyleCnt="0"/>
      <dgm:spPr/>
    </dgm:pt>
    <dgm:pt modelId="{B5AD7658-FEF0-4754-B1B4-697BCA674DFF}" type="pres">
      <dgm:prSet presAssocID="{115D9E98-25F4-47AD-8D76-F2688B280232}" presName="rootText" presStyleLbl="node3" presStyleIdx="24" presStyleCnt="55">
        <dgm:presLayoutVars>
          <dgm:chPref val="3"/>
        </dgm:presLayoutVars>
      </dgm:prSet>
      <dgm:spPr/>
    </dgm:pt>
    <dgm:pt modelId="{BD88BA3F-7EDF-44B0-9FC8-FB2B0D9C2C82}" type="pres">
      <dgm:prSet presAssocID="{115D9E98-25F4-47AD-8D76-F2688B280232}" presName="rootConnector" presStyleLbl="node3" presStyleIdx="24" presStyleCnt="55"/>
      <dgm:spPr/>
    </dgm:pt>
    <dgm:pt modelId="{0A67FDC4-0713-475D-B6AC-2E8E6A97213E}" type="pres">
      <dgm:prSet presAssocID="{115D9E98-25F4-47AD-8D76-F2688B280232}" presName="hierChild4" presStyleCnt="0"/>
      <dgm:spPr/>
    </dgm:pt>
    <dgm:pt modelId="{F1683BA7-4226-4F65-9F5F-4F57E57DF808}" type="pres">
      <dgm:prSet presAssocID="{115D9E98-25F4-47AD-8D76-F2688B280232}" presName="hierChild5" presStyleCnt="0"/>
      <dgm:spPr/>
    </dgm:pt>
    <dgm:pt modelId="{0EBEDD6F-9AA7-44AD-973F-033724BF6479}" type="pres">
      <dgm:prSet presAssocID="{459DD9BB-1953-4D4B-A2F9-46F56ED1E6AD}" presName="Name37" presStyleLbl="parChTrans1D3" presStyleIdx="25" presStyleCnt="55"/>
      <dgm:spPr/>
    </dgm:pt>
    <dgm:pt modelId="{13F5DF91-EC09-4BED-964F-961B752B5126}" type="pres">
      <dgm:prSet presAssocID="{E1DA6F48-92E1-491B-9A15-7E205F3414AC}" presName="hierRoot2" presStyleCnt="0">
        <dgm:presLayoutVars>
          <dgm:hierBranch val="init"/>
        </dgm:presLayoutVars>
      </dgm:prSet>
      <dgm:spPr/>
    </dgm:pt>
    <dgm:pt modelId="{DE04A1B2-F219-427D-9CBE-E87802369CAB}" type="pres">
      <dgm:prSet presAssocID="{E1DA6F48-92E1-491B-9A15-7E205F3414AC}" presName="rootComposite" presStyleCnt="0"/>
      <dgm:spPr/>
    </dgm:pt>
    <dgm:pt modelId="{EFF372D6-ABDF-468B-93BE-5E5515056EFC}" type="pres">
      <dgm:prSet presAssocID="{E1DA6F48-92E1-491B-9A15-7E205F3414AC}" presName="rootText" presStyleLbl="node3" presStyleIdx="25" presStyleCnt="55">
        <dgm:presLayoutVars>
          <dgm:chPref val="3"/>
        </dgm:presLayoutVars>
      </dgm:prSet>
      <dgm:spPr/>
    </dgm:pt>
    <dgm:pt modelId="{E65351B4-008E-4D97-BD83-4FF4BF085710}" type="pres">
      <dgm:prSet presAssocID="{E1DA6F48-92E1-491B-9A15-7E205F3414AC}" presName="rootConnector" presStyleLbl="node3" presStyleIdx="25" presStyleCnt="55"/>
      <dgm:spPr/>
    </dgm:pt>
    <dgm:pt modelId="{25E7C4AD-AAEF-4F3B-A64D-215EB71BD861}" type="pres">
      <dgm:prSet presAssocID="{E1DA6F48-92E1-491B-9A15-7E205F3414AC}" presName="hierChild4" presStyleCnt="0"/>
      <dgm:spPr/>
    </dgm:pt>
    <dgm:pt modelId="{FB065BCC-74C1-4153-B2C2-22587E0763B6}" type="pres">
      <dgm:prSet presAssocID="{E1DA6F48-92E1-491B-9A15-7E205F3414AC}" presName="hierChild5" presStyleCnt="0"/>
      <dgm:spPr/>
    </dgm:pt>
    <dgm:pt modelId="{A6CD1EFF-3DEF-465B-A322-3AC82C7502BB}" type="pres">
      <dgm:prSet presAssocID="{7352C20D-92A3-438F-87F8-BF9B52C64E68}" presName="Name37" presStyleLbl="parChTrans1D3" presStyleIdx="26" presStyleCnt="55"/>
      <dgm:spPr/>
    </dgm:pt>
    <dgm:pt modelId="{33BCAAC6-6488-4D7F-A581-18A0537C9A9F}" type="pres">
      <dgm:prSet presAssocID="{D828228F-E265-4F53-BE6C-6A63C66A10CF}" presName="hierRoot2" presStyleCnt="0">
        <dgm:presLayoutVars>
          <dgm:hierBranch val="init"/>
        </dgm:presLayoutVars>
      </dgm:prSet>
      <dgm:spPr/>
    </dgm:pt>
    <dgm:pt modelId="{D275FA97-B0C4-4AB9-8C1D-373A413BD1BA}" type="pres">
      <dgm:prSet presAssocID="{D828228F-E265-4F53-BE6C-6A63C66A10CF}" presName="rootComposite" presStyleCnt="0"/>
      <dgm:spPr/>
    </dgm:pt>
    <dgm:pt modelId="{4180BD44-416C-4155-8E90-759B4555475B}" type="pres">
      <dgm:prSet presAssocID="{D828228F-E265-4F53-BE6C-6A63C66A10CF}" presName="rootText" presStyleLbl="node3" presStyleIdx="26" presStyleCnt="55">
        <dgm:presLayoutVars>
          <dgm:chPref val="3"/>
        </dgm:presLayoutVars>
      </dgm:prSet>
      <dgm:spPr/>
    </dgm:pt>
    <dgm:pt modelId="{7A9761FD-AFA0-42B9-8BA6-32C1E49CB4DB}" type="pres">
      <dgm:prSet presAssocID="{D828228F-E265-4F53-BE6C-6A63C66A10CF}" presName="rootConnector" presStyleLbl="node3" presStyleIdx="26" presStyleCnt="55"/>
      <dgm:spPr/>
    </dgm:pt>
    <dgm:pt modelId="{5C833077-5259-44CB-A198-7DB60FD7CD35}" type="pres">
      <dgm:prSet presAssocID="{D828228F-E265-4F53-BE6C-6A63C66A10CF}" presName="hierChild4" presStyleCnt="0"/>
      <dgm:spPr/>
    </dgm:pt>
    <dgm:pt modelId="{473C23E2-112E-4BC5-8462-23EA7486EF47}" type="pres">
      <dgm:prSet presAssocID="{D828228F-E265-4F53-BE6C-6A63C66A10CF}" presName="hierChild5" presStyleCnt="0"/>
      <dgm:spPr/>
    </dgm:pt>
    <dgm:pt modelId="{EDB64183-295E-47D7-BAE6-C12B28D74B22}" type="pres">
      <dgm:prSet presAssocID="{541B9B3E-97FF-4DFA-B899-9F1C202FC1C2}" presName="Name37" presStyleLbl="parChTrans1D3" presStyleIdx="27" presStyleCnt="55"/>
      <dgm:spPr/>
    </dgm:pt>
    <dgm:pt modelId="{F5DEA6A6-C143-4941-A3F5-A589ACB951AB}" type="pres">
      <dgm:prSet presAssocID="{99CDF11A-7314-47EC-923B-CACB57CBFD45}" presName="hierRoot2" presStyleCnt="0">
        <dgm:presLayoutVars>
          <dgm:hierBranch val="init"/>
        </dgm:presLayoutVars>
      </dgm:prSet>
      <dgm:spPr/>
    </dgm:pt>
    <dgm:pt modelId="{FEB7B2AC-F81F-4816-AA76-991CC2C2751A}" type="pres">
      <dgm:prSet presAssocID="{99CDF11A-7314-47EC-923B-CACB57CBFD45}" presName="rootComposite" presStyleCnt="0"/>
      <dgm:spPr/>
    </dgm:pt>
    <dgm:pt modelId="{C54132B3-E853-42C9-BF94-8BFA8AF31016}" type="pres">
      <dgm:prSet presAssocID="{99CDF11A-7314-47EC-923B-CACB57CBFD45}" presName="rootText" presStyleLbl="node3" presStyleIdx="27" presStyleCnt="55">
        <dgm:presLayoutVars>
          <dgm:chPref val="3"/>
        </dgm:presLayoutVars>
      </dgm:prSet>
      <dgm:spPr/>
    </dgm:pt>
    <dgm:pt modelId="{EF01753C-2123-4A63-A553-85C808D8FE3D}" type="pres">
      <dgm:prSet presAssocID="{99CDF11A-7314-47EC-923B-CACB57CBFD45}" presName="rootConnector" presStyleLbl="node3" presStyleIdx="27" presStyleCnt="55"/>
      <dgm:spPr/>
    </dgm:pt>
    <dgm:pt modelId="{143FCC7C-DDE0-4942-A2FB-C72FA81B4692}" type="pres">
      <dgm:prSet presAssocID="{99CDF11A-7314-47EC-923B-CACB57CBFD45}" presName="hierChild4" presStyleCnt="0"/>
      <dgm:spPr/>
    </dgm:pt>
    <dgm:pt modelId="{E0800188-0AA3-416A-BAAC-EFCAFC4BC72F}" type="pres">
      <dgm:prSet presAssocID="{99CDF11A-7314-47EC-923B-CACB57CBFD45}" presName="hierChild5" presStyleCnt="0"/>
      <dgm:spPr/>
    </dgm:pt>
    <dgm:pt modelId="{CEAB737E-1452-48AD-9F9F-FC1F3AA10566}" type="pres">
      <dgm:prSet presAssocID="{BC1C7262-E5F0-450A-8859-21EABA7DBE46}" presName="Name37" presStyleLbl="parChTrans1D3" presStyleIdx="28" presStyleCnt="55"/>
      <dgm:spPr/>
    </dgm:pt>
    <dgm:pt modelId="{DF3ACB09-0A10-4F41-88C9-8B576489497A}" type="pres">
      <dgm:prSet presAssocID="{C5505173-956A-450A-92A2-3C8F9399BB5B}" presName="hierRoot2" presStyleCnt="0">
        <dgm:presLayoutVars>
          <dgm:hierBranch val="init"/>
        </dgm:presLayoutVars>
      </dgm:prSet>
      <dgm:spPr/>
    </dgm:pt>
    <dgm:pt modelId="{8B80CC6B-C0CF-4620-AF67-F8DA06B2A2BE}" type="pres">
      <dgm:prSet presAssocID="{C5505173-956A-450A-92A2-3C8F9399BB5B}" presName="rootComposite" presStyleCnt="0"/>
      <dgm:spPr/>
    </dgm:pt>
    <dgm:pt modelId="{FFA7E8CD-C96C-47E5-ADAF-84D311EF2022}" type="pres">
      <dgm:prSet presAssocID="{C5505173-956A-450A-92A2-3C8F9399BB5B}" presName="rootText" presStyleLbl="node3" presStyleIdx="28" presStyleCnt="55">
        <dgm:presLayoutVars>
          <dgm:chPref val="3"/>
        </dgm:presLayoutVars>
      </dgm:prSet>
      <dgm:spPr/>
    </dgm:pt>
    <dgm:pt modelId="{EA78B557-B9CE-4B5F-82EC-52FE33D883EF}" type="pres">
      <dgm:prSet presAssocID="{C5505173-956A-450A-92A2-3C8F9399BB5B}" presName="rootConnector" presStyleLbl="node3" presStyleIdx="28" presStyleCnt="55"/>
      <dgm:spPr/>
    </dgm:pt>
    <dgm:pt modelId="{8025E384-351F-457E-A358-6FF1B9777D51}" type="pres">
      <dgm:prSet presAssocID="{C5505173-956A-450A-92A2-3C8F9399BB5B}" presName="hierChild4" presStyleCnt="0"/>
      <dgm:spPr/>
    </dgm:pt>
    <dgm:pt modelId="{BCC57806-6942-494B-85AF-1BFCF3F82D5A}" type="pres">
      <dgm:prSet presAssocID="{C5505173-956A-450A-92A2-3C8F9399BB5B}" presName="hierChild5" presStyleCnt="0"/>
      <dgm:spPr/>
    </dgm:pt>
    <dgm:pt modelId="{25DE9FB0-B3CA-4CCD-9950-74D421B4BBFB}" type="pres">
      <dgm:prSet presAssocID="{40218747-18C1-44B7-8374-31C631D116E2}" presName="hierChild5" presStyleCnt="0"/>
      <dgm:spPr/>
    </dgm:pt>
    <dgm:pt modelId="{25B28D76-E752-4EF1-9790-A0ED8BBC9219}" type="pres">
      <dgm:prSet presAssocID="{549411CB-7284-4E62-A763-897625C11CF4}" presName="Name37" presStyleLbl="parChTrans1D2" presStyleIdx="4" presStyleCnt="9"/>
      <dgm:spPr/>
    </dgm:pt>
    <dgm:pt modelId="{75F55797-99ED-49BB-A9C6-87C2DDAEE7FE}" type="pres">
      <dgm:prSet presAssocID="{B9E55E15-BCB6-4EB7-98BD-936F0B928D81}" presName="hierRoot2" presStyleCnt="0">
        <dgm:presLayoutVars>
          <dgm:hierBranch val="init"/>
        </dgm:presLayoutVars>
      </dgm:prSet>
      <dgm:spPr/>
    </dgm:pt>
    <dgm:pt modelId="{EBD39863-9179-40B2-BE19-11966B2F9D95}" type="pres">
      <dgm:prSet presAssocID="{B9E55E15-BCB6-4EB7-98BD-936F0B928D81}" presName="rootComposite" presStyleCnt="0"/>
      <dgm:spPr/>
    </dgm:pt>
    <dgm:pt modelId="{5741ECB2-E929-478B-9C8B-C8AEC32A758C}" type="pres">
      <dgm:prSet presAssocID="{B9E55E15-BCB6-4EB7-98BD-936F0B928D81}" presName="rootText" presStyleLbl="node2" presStyleIdx="4" presStyleCnt="9">
        <dgm:presLayoutVars>
          <dgm:chPref val="3"/>
        </dgm:presLayoutVars>
      </dgm:prSet>
      <dgm:spPr/>
    </dgm:pt>
    <dgm:pt modelId="{AC09B61E-8426-41E6-BEE1-1AD226C7E5C7}" type="pres">
      <dgm:prSet presAssocID="{B9E55E15-BCB6-4EB7-98BD-936F0B928D81}" presName="rootConnector" presStyleLbl="node2" presStyleIdx="4" presStyleCnt="9"/>
      <dgm:spPr/>
    </dgm:pt>
    <dgm:pt modelId="{C9405550-FD5A-40E3-80BD-04B23CC972A0}" type="pres">
      <dgm:prSet presAssocID="{B9E55E15-BCB6-4EB7-98BD-936F0B928D81}" presName="hierChild4" presStyleCnt="0"/>
      <dgm:spPr/>
    </dgm:pt>
    <dgm:pt modelId="{CC9E8E35-B4E1-457B-B25C-198F0621F5F2}" type="pres">
      <dgm:prSet presAssocID="{C07877FE-9F40-46EE-ABD0-D2C514921541}" presName="Name37" presStyleLbl="parChTrans1D3" presStyleIdx="29" presStyleCnt="55"/>
      <dgm:spPr/>
    </dgm:pt>
    <dgm:pt modelId="{5D6988DD-B106-49E9-ADE2-6FFD0A8F7067}" type="pres">
      <dgm:prSet presAssocID="{E6B0BFEF-1D52-4366-ACA3-6369C5A4DFC0}" presName="hierRoot2" presStyleCnt="0">
        <dgm:presLayoutVars>
          <dgm:hierBranch val="init"/>
        </dgm:presLayoutVars>
      </dgm:prSet>
      <dgm:spPr/>
    </dgm:pt>
    <dgm:pt modelId="{F030C4D0-F58B-463D-9AEF-CDE925FCCFA1}" type="pres">
      <dgm:prSet presAssocID="{E6B0BFEF-1D52-4366-ACA3-6369C5A4DFC0}" presName="rootComposite" presStyleCnt="0"/>
      <dgm:spPr/>
    </dgm:pt>
    <dgm:pt modelId="{61AD63D6-BF8B-4148-85A8-7F86B42283A2}" type="pres">
      <dgm:prSet presAssocID="{E6B0BFEF-1D52-4366-ACA3-6369C5A4DFC0}" presName="rootText" presStyleLbl="node3" presStyleIdx="29" presStyleCnt="55">
        <dgm:presLayoutVars>
          <dgm:chPref val="3"/>
        </dgm:presLayoutVars>
      </dgm:prSet>
      <dgm:spPr/>
    </dgm:pt>
    <dgm:pt modelId="{CE6126F6-8474-4A03-9752-2C782B35EDE0}" type="pres">
      <dgm:prSet presAssocID="{E6B0BFEF-1D52-4366-ACA3-6369C5A4DFC0}" presName="rootConnector" presStyleLbl="node3" presStyleIdx="29" presStyleCnt="55"/>
      <dgm:spPr/>
    </dgm:pt>
    <dgm:pt modelId="{B3FC8764-61C1-4888-9414-676AE9AC5055}" type="pres">
      <dgm:prSet presAssocID="{E6B0BFEF-1D52-4366-ACA3-6369C5A4DFC0}" presName="hierChild4" presStyleCnt="0"/>
      <dgm:spPr/>
    </dgm:pt>
    <dgm:pt modelId="{F79E2D57-B979-45A9-82DC-BB33CDC5F959}" type="pres">
      <dgm:prSet presAssocID="{E6B0BFEF-1D52-4366-ACA3-6369C5A4DFC0}" presName="hierChild5" presStyleCnt="0"/>
      <dgm:spPr/>
    </dgm:pt>
    <dgm:pt modelId="{D43DAD67-CBEA-4B15-A730-0BAB914FF2C2}" type="pres">
      <dgm:prSet presAssocID="{5AAE720E-3937-46E2-AB6E-0DBA94E5CA8E}" presName="Name37" presStyleLbl="parChTrans1D3" presStyleIdx="30" presStyleCnt="55"/>
      <dgm:spPr/>
    </dgm:pt>
    <dgm:pt modelId="{2CD025E3-B2A1-408C-B29A-9082C33D1CDE}" type="pres">
      <dgm:prSet presAssocID="{859D9ADB-6815-4A29-BF6D-0AA61B90CC87}" presName="hierRoot2" presStyleCnt="0">
        <dgm:presLayoutVars>
          <dgm:hierBranch val="init"/>
        </dgm:presLayoutVars>
      </dgm:prSet>
      <dgm:spPr/>
    </dgm:pt>
    <dgm:pt modelId="{11D405B9-DA07-4532-A4E2-A7A07560D94E}" type="pres">
      <dgm:prSet presAssocID="{859D9ADB-6815-4A29-BF6D-0AA61B90CC87}" presName="rootComposite" presStyleCnt="0"/>
      <dgm:spPr/>
    </dgm:pt>
    <dgm:pt modelId="{74A86B21-C988-4054-9BEA-8260D542EBA3}" type="pres">
      <dgm:prSet presAssocID="{859D9ADB-6815-4A29-BF6D-0AA61B90CC87}" presName="rootText" presStyleLbl="node3" presStyleIdx="30" presStyleCnt="55">
        <dgm:presLayoutVars>
          <dgm:chPref val="3"/>
        </dgm:presLayoutVars>
      </dgm:prSet>
      <dgm:spPr/>
    </dgm:pt>
    <dgm:pt modelId="{0FF04721-2EEA-44B0-BF87-E9BB4AFE58BF}" type="pres">
      <dgm:prSet presAssocID="{859D9ADB-6815-4A29-BF6D-0AA61B90CC87}" presName="rootConnector" presStyleLbl="node3" presStyleIdx="30" presStyleCnt="55"/>
      <dgm:spPr/>
    </dgm:pt>
    <dgm:pt modelId="{BBC09609-188A-4392-A28D-9D6F3655D01B}" type="pres">
      <dgm:prSet presAssocID="{859D9ADB-6815-4A29-BF6D-0AA61B90CC87}" presName="hierChild4" presStyleCnt="0"/>
      <dgm:spPr/>
    </dgm:pt>
    <dgm:pt modelId="{73BADEEE-76BD-4C8E-9E14-9ED7851485DC}" type="pres">
      <dgm:prSet presAssocID="{859D9ADB-6815-4A29-BF6D-0AA61B90CC87}" presName="hierChild5" presStyleCnt="0"/>
      <dgm:spPr/>
    </dgm:pt>
    <dgm:pt modelId="{4DA95C80-D7A7-47FD-BDAF-BA24AFBE8410}" type="pres">
      <dgm:prSet presAssocID="{3E462B49-0BEB-4E44-990B-76980C940D78}" presName="Name37" presStyleLbl="parChTrans1D3" presStyleIdx="31" presStyleCnt="55"/>
      <dgm:spPr/>
    </dgm:pt>
    <dgm:pt modelId="{52291B89-41A3-4E99-8085-74CBDAA668EF}" type="pres">
      <dgm:prSet presAssocID="{3FA16AF5-96E6-4458-AB46-D39B8C3B5172}" presName="hierRoot2" presStyleCnt="0">
        <dgm:presLayoutVars>
          <dgm:hierBranch val="init"/>
        </dgm:presLayoutVars>
      </dgm:prSet>
      <dgm:spPr/>
    </dgm:pt>
    <dgm:pt modelId="{49CAEBA1-29B9-4E76-A25D-4484E392B61F}" type="pres">
      <dgm:prSet presAssocID="{3FA16AF5-96E6-4458-AB46-D39B8C3B5172}" presName="rootComposite" presStyleCnt="0"/>
      <dgm:spPr/>
    </dgm:pt>
    <dgm:pt modelId="{5C614032-9FFA-4BFB-898F-5E6AF700343C}" type="pres">
      <dgm:prSet presAssocID="{3FA16AF5-96E6-4458-AB46-D39B8C3B5172}" presName="rootText" presStyleLbl="node3" presStyleIdx="31" presStyleCnt="55">
        <dgm:presLayoutVars>
          <dgm:chPref val="3"/>
        </dgm:presLayoutVars>
      </dgm:prSet>
      <dgm:spPr/>
    </dgm:pt>
    <dgm:pt modelId="{D43C0A27-F710-4D8E-A719-8A4A1A3D1AF5}" type="pres">
      <dgm:prSet presAssocID="{3FA16AF5-96E6-4458-AB46-D39B8C3B5172}" presName="rootConnector" presStyleLbl="node3" presStyleIdx="31" presStyleCnt="55"/>
      <dgm:spPr/>
    </dgm:pt>
    <dgm:pt modelId="{74D05BA7-B3FD-440E-BF4D-80B3FBFDAFCD}" type="pres">
      <dgm:prSet presAssocID="{3FA16AF5-96E6-4458-AB46-D39B8C3B5172}" presName="hierChild4" presStyleCnt="0"/>
      <dgm:spPr/>
    </dgm:pt>
    <dgm:pt modelId="{4A12D4DB-C428-40B2-8D5D-A5DD4C32FB1D}" type="pres">
      <dgm:prSet presAssocID="{3FA16AF5-96E6-4458-AB46-D39B8C3B5172}" presName="hierChild5" presStyleCnt="0"/>
      <dgm:spPr/>
    </dgm:pt>
    <dgm:pt modelId="{C5088C22-94EF-4457-AAA2-C0F8D6D89167}" type="pres">
      <dgm:prSet presAssocID="{390799C9-0D6B-4E07-AA85-DAA0A33C8C24}" presName="Name37" presStyleLbl="parChTrans1D3" presStyleIdx="32" presStyleCnt="55"/>
      <dgm:spPr/>
    </dgm:pt>
    <dgm:pt modelId="{1247F79D-2CA7-4551-BCCE-EB54D44C328C}" type="pres">
      <dgm:prSet presAssocID="{A31C217E-7AA5-44A7-A938-5CDAAE117A0D}" presName="hierRoot2" presStyleCnt="0">
        <dgm:presLayoutVars>
          <dgm:hierBranch val="init"/>
        </dgm:presLayoutVars>
      </dgm:prSet>
      <dgm:spPr/>
    </dgm:pt>
    <dgm:pt modelId="{EA8C67B1-EC53-4531-B994-CB0CF5B71CA8}" type="pres">
      <dgm:prSet presAssocID="{A31C217E-7AA5-44A7-A938-5CDAAE117A0D}" presName="rootComposite" presStyleCnt="0"/>
      <dgm:spPr/>
    </dgm:pt>
    <dgm:pt modelId="{4A98CA52-3E22-4BEB-A145-C3D9175A7F3C}" type="pres">
      <dgm:prSet presAssocID="{A31C217E-7AA5-44A7-A938-5CDAAE117A0D}" presName="rootText" presStyleLbl="node3" presStyleIdx="32" presStyleCnt="55">
        <dgm:presLayoutVars>
          <dgm:chPref val="3"/>
        </dgm:presLayoutVars>
      </dgm:prSet>
      <dgm:spPr/>
    </dgm:pt>
    <dgm:pt modelId="{025DA2C3-838D-4106-86F2-730A9A83140C}" type="pres">
      <dgm:prSet presAssocID="{A31C217E-7AA5-44A7-A938-5CDAAE117A0D}" presName="rootConnector" presStyleLbl="node3" presStyleIdx="32" presStyleCnt="55"/>
      <dgm:spPr/>
    </dgm:pt>
    <dgm:pt modelId="{0297D9FD-E786-4DB1-9BEB-0F828B785766}" type="pres">
      <dgm:prSet presAssocID="{A31C217E-7AA5-44A7-A938-5CDAAE117A0D}" presName="hierChild4" presStyleCnt="0"/>
      <dgm:spPr/>
    </dgm:pt>
    <dgm:pt modelId="{66AD7651-C342-4AC8-8EB0-69B0FF716D02}" type="pres">
      <dgm:prSet presAssocID="{A31C217E-7AA5-44A7-A938-5CDAAE117A0D}" presName="hierChild5" presStyleCnt="0"/>
      <dgm:spPr/>
    </dgm:pt>
    <dgm:pt modelId="{EEBB6962-3273-4B8D-B29D-E3FFC1BFADE3}" type="pres">
      <dgm:prSet presAssocID="{CF71C6A7-FCB0-4207-B05E-C8094C0ADA3D}" presName="Name37" presStyleLbl="parChTrans1D3" presStyleIdx="33" presStyleCnt="55"/>
      <dgm:spPr/>
    </dgm:pt>
    <dgm:pt modelId="{162F5F2A-676F-41C1-95F1-A52A1EC2B12A}" type="pres">
      <dgm:prSet presAssocID="{239EBB63-4943-4908-B2DA-1547E9316DBB}" presName="hierRoot2" presStyleCnt="0">
        <dgm:presLayoutVars>
          <dgm:hierBranch val="init"/>
        </dgm:presLayoutVars>
      </dgm:prSet>
      <dgm:spPr/>
    </dgm:pt>
    <dgm:pt modelId="{A5F17853-1DB0-4D42-B934-D700BFA37404}" type="pres">
      <dgm:prSet presAssocID="{239EBB63-4943-4908-B2DA-1547E9316DBB}" presName="rootComposite" presStyleCnt="0"/>
      <dgm:spPr/>
    </dgm:pt>
    <dgm:pt modelId="{A253A769-5DBD-416A-B7B7-2225BFA599F1}" type="pres">
      <dgm:prSet presAssocID="{239EBB63-4943-4908-B2DA-1547E9316DBB}" presName="rootText" presStyleLbl="node3" presStyleIdx="33" presStyleCnt="55">
        <dgm:presLayoutVars>
          <dgm:chPref val="3"/>
        </dgm:presLayoutVars>
      </dgm:prSet>
      <dgm:spPr/>
    </dgm:pt>
    <dgm:pt modelId="{86BB8B03-164D-4CC4-A07B-EAC72B8CE6A1}" type="pres">
      <dgm:prSet presAssocID="{239EBB63-4943-4908-B2DA-1547E9316DBB}" presName="rootConnector" presStyleLbl="node3" presStyleIdx="33" presStyleCnt="55"/>
      <dgm:spPr/>
    </dgm:pt>
    <dgm:pt modelId="{7EBCB1F7-7780-4748-A5E8-B67E0D548A62}" type="pres">
      <dgm:prSet presAssocID="{239EBB63-4943-4908-B2DA-1547E9316DBB}" presName="hierChild4" presStyleCnt="0"/>
      <dgm:spPr/>
    </dgm:pt>
    <dgm:pt modelId="{ADCBE5A1-A997-4FE5-9393-96CD12E87A43}" type="pres">
      <dgm:prSet presAssocID="{239EBB63-4943-4908-B2DA-1547E9316DBB}" presName="hierChild5" presStyleCnt="0"/>
      <dgm:spPr/>
    </dgm:pt>
    <dgm:pt modelId="{1EB967D4-CD10-4267-B50C-F588CA386415}" type="pres">
      <dgm:prSet presAssocID="{44E3A3F5-55F6-4E17-B294-0637A44F16D4}" presName="Name37" presStyleLbl="parChTrans1D3" presStyleIdx="34" presStyleCnt="55"/>
      <dgm:spPr/>
    </dgm:pt>
    <dgm:pt modelId="{BF458B3F-5706-4EE5-83FC-61E23D051A30}" type="pres">
      <dgm:prSet presAssocID="{68EFB76E-F064-490A-BFF9-05CFABB45062}" presName="hierRoot2" presStyleCnt="0">
        <dgm:presLayoutVars>
          <dgm:hierBranch val="init"/>
        </dgm:presLayoutVars>
      </dgm:prSet>
      <dgm:spPr/>
    </dgm:pt>
    <dgm:pt modelId="{07A46C6A-3360-4ADE-A1A6-ADAD039A4C22}" type="pres">
      <dgm:prSet presAssocID="{68EFB76E-F064-490A-BFF9-05CFABB45062}" presName="rootComposite" presStyleCnt="0"/>
      <dgm:spPr/>
    </dgm:pt>
    <dgm:pt modelId="{4757E615-FA59-4C29-BFD9-6E784B4E69A1}" type="pres">
      <dgm:prSet presAssocID="{68EFB76E-F064-490A-BFF9-05CFABB45062}" presName="rootText" presStyleLbl="node3" presStyleIdx="34" presStyleCnt="55">
        <dgm:presLayoutVars>
          <dgm:chPref val="3"/>
        </dgm:presLayoutVars>
      </dgm:prSet>
      <dgm:spPr/>
    </dgm:pt>
    <dgm:pt modelId="{50DB42D0-CD98-486D-882B-E4A42BA3187A}" type="pres">
      <dgm:prSet presAssocID="{68EFB76E-F064-490A-BFF9-05CFABB45062}" presName="rootConnector" presStyleLbl="node3" presStyleIdx="34" presStyleCnt="55"/>
      <dgm:spPr/>
    </dgm:pt>
    <dgm:pt modelId="{A0A4BA9B-FD7A-4F5C-A27A-49C78F37DCD7}" type="pres">
      <dgm:prSet presAssocID="{68EFB76E-F064-490A-BFF9-05CFABB45062}" presName="hierChild4" presStyleCnt="0"/>
      <dgm:spPr/>
    </dgm:pt>
    <dgm:pt modelId="{71B639D9-DC53-4594-A3D7-78DA5F328E1A}" type="pres">
      <dgm:prSet presAssocID="{68EFB76E-F064-490A-BFF9-05CFABB45062}" presName="hierChild5" presStyleCnt="0"/>
      <dgm:spPr/>
    </dgm:pt>
    <dgm:pt modelId="{B0F307D7-480F-4195-95C8-0406F9E8F686}" type="pres">
      <dgm:prSet presAssocID="{49B682DC-3E3F-417B-BB5F-B374AE656631}" presName="Name37" presStyleLbl="parChTrans1D3" presStyleIdx="35" presStyleCnt="55"/>
      <dgm:spPr/>
    </dgm:pt>
    <dgm:pt modelId="{B8957C44-5E27-42F9-84AF-DDDBD47AECB7}" type="pres">
      <dgm:prSet presAssocID="{CB097CA1-B607-42C6-9162-827609190B77}" presName="hierRoot2" presStyleCnt="0">
        <dgm:presLayoutVars>
          <dgm:hierBranch val="init"/>
        </dgm:presLayoutVars>
      </dgm:prSet>
      <dgm:spPr/>
    </dgm:pt>
    <dgm:pt modelId="{D913C93D-66B1-4F14-9CF7-75CC8B3E9400}" type="pres">
      <dgm:prSet presAssocID="{CB097CA1-B607-42C6-9162-827609190B77}" presName="rootComposite" presStyleCnt="0"/>
      <dgm:spPr/>
    </dgm:pt>
    <dgm:pt modelId="{E2521DEF-D0A7-4696-BB71-416FF986E0AA}" type="pres">
      <dgm:prSet presAssocID="{CB097CA1-B607-42C6-9162-827609190B77}" presName="rootText" presStyleLbl="node3" presStyleIdx="35" presStyleCnt="55">
        <dgm:presLayoutVars>
          <dgm:chPref val="3"/>
        </dgm:presLayoutVars>
      </dgm:prSet>
      <dgm:spPr/>
    </dgm:pt>
    <dgm:pt modelId="{B6DA1CBF-D5B0-4D4F-A624-AA9C135453CF}" type="pres">
      <dgm:prSet presAssocID="{CB097CA1-B607-42C6-9162-827609190B77}" presName="rootConnector" presStyleLbl="node3" presStyleIdx="35" presStyleCnt="55"/>
      <dgm:spPr/>
    </dgm:pt>
    <dgm:pt modelId="{B1F20C3D-4D4E-4E27-9D4B-C9CC0B73A7AE}" type="pres">
      <dgm:prSet presAssocID="{CB097CA1-B607-42C6-9162-827609190B77}" presName="hierChild4" presStyleCnt="0"/>
      <dgm:spPr/>
    </dgm:pt>
    <dgm:pt modelId="{CEE499E1-85A6-4CF1-8CCC-B15A84BCFE2E}" type="pres">
      <dgm:prSet presAssocID="{CB097CA1-B607-42C6-9162-827609190B77}" presName="hierChild5" presStyleCnt="0"/>
      <dgm:spPr/>
    </dgm:pt>
    <dgm:pt modelId="{7DC4752A-D942-49E7-8E99-639FCE729F37}" type="pres">
      <dgm:prSet presAssocID="{AEF1656D-3C60-497E-9E4C-ED602DBA347B}" presName="Name37" presStyleLbl="parChTrans1D3" presStyleIdx="36" presStyleCnt="55"/>
      <dgm:spPr/>
    </dgm:pt>
    <dgm:pt modelId="{896A23D8-05EE-4885-B6DB-7F7C46994C9B}" type="pres">
      <dgm:prSet presAssocID="{2D0B0B94-0CDD-49F8-A7E8-B2B5636D3C75}" presName="hierRoot2" presStyleCnt="0">
        <dgm:presLayoutVars>
          <dgm:hierBranch val="init"/>
        </dgm:presLayoutVars>
      </dgm:prSet>
      <dgm:spPr/>
    </dgm:pt>
    <dgm:pt modelId="{618276EE-5405-4963-989C-493C15EC4C00}" type="pres">
      <dgm:prSet presAssocID="{2D0B0B94-0CDD-49F8-A7E8-B2B5636D3C75}" presName="rootComposite" presStyleCnt="0"/>
      <dgm:spPr/>
    </dgm:pt>
    <dgm:pt modelId="{6197498D-B660-4E81-B296-52C8E4C06FCC}" type="pres">
      <dgm:prSet presAssocID="{2D0B0B94-0CDD-49F8-A7E8-B2B5636D3C75}" presName="rootText" presStyleLbl="node3" presStyleIdx="36" presStyleCnt="55">
        <dgm:presLayoutVars>
          <dgm:chPref val="3"/>
        </dgm:presLayoutVars>
      </dgm:prSet>
      <dgm:spPr/>
    </dgm:pt>
    <dgm:pt modelId="{2399B07E-3093-4BC1-A0A2-6A28FEB410AC}" type="pres">
      <dgm:prSet presAssocID="{2D0B0B94-0CDD-49F8-A7E8-B2B5636D3C75}" presName="rootConnector" presStyleLbl="node3" presStyleIdx="36" presStyleCnt="55"/>
      <dgm:spPr/>
    </dgm:pt>
    <dgm:pt modelId="{B79E26D0-331B-4E59-85BC-2B93269076AF}" type="pres">
      <dgm:prSet presAssocID="{2D0B0B94-0CDD-49F8-A7E8-B2B5636D3C75}" presName="hierChild4" presStyleCnt="0"/>
      <dgm:spPr/>
    </dgm:pt>
    <dgm:pt modelId="{5640BBF5-B911-45AA-996A-F07F99D47F82}" type="pres">
      <dgm:prSet presAssocID="{2D0B0B94-0CDD-49F8-A7E8-B2B5636D3C75}" presName="hierChild5" presStyleCnt="0"/>
      <dgm:spPr/>
    </dgm:pt>
    <dgm:pt modelId="{F530199C-8CBD-4927-ABD9-5FCB838521DF}" type="pres">
      <dgm:prSet presAssocID="{9B89211F-70A2-4A62-BB1D-DA20AE757DA0}" presName="Name37" presStyleLbl="parChTrans1D3" presStyleIdx="37" presStyleCnt="55"/>
      <dgm:spPr/>
    </dgm:pt>
    <dgm:pt modelId="{9080CDEE-85BF-41BB-9632-438828DF6AE3}" type="pres">
      <dgm:prSet presAssocID="{FE60EE30-EE9F-437F-8CD3-5C7C8E224738}" presName="hierRoot2" presStyleCnt="0">
        <dgm:presLayoutVars>
          <dgm:hierBranch val="init"/>
        </dgm:presLayoutVars>
      </dgm:prSet>
      <dgm:spPr/>
    </dgm:pt>
    <dgm:pt modelId="{EED34E55-1D4B-4311-858C-4C93401DC912}" type="pres">
      <dgm:prSet presAssocID="{FE60EE30-EE9F-437F-8CD3-5C7C8E224738}" presName="rootComposite" presStyleCnt="0"/>
      <dgm:spPr/>
    </dgm:pt>
    <dgm:pt modelId="{174AE003-5986-4D1A-BE8D-B80F5AFF5A4E}" type="pres">
      <dgm:prSet presAssocID="{FE60EE30-EE9F-437F-8CD3-5C7C8E224738}" presName="rootText" presStyleLbl="node3" presStyleIdx="37" presStyleCnt="55">
        <dgm:presLayoutVars>
          <dgm:chPref val="3"/>
        </dgm:presLayoutVars>
      </dgm:prSet>
      <dgm:spPr/>
    </dgm:pt>
    <dgm:pt modelId="{76205A73-CEE7-42C0-93DF-2E1B6D0BB976}" type="pres">
      <dgm:prSet presAssocID="{FE60EE30-EE9F-437F-8CD3-5C7C8E224738}" presName="rootConnector" presStyleLbl="node3" presStyleIdx="37" presStyleCnt="55"/>
      <dgm:spPr/>
    </dgm:pt>
    <dgm:pt modelId="{3F05341E-4D53-40A6-82B7-D7668C5A32A4}" type="pres">
      <dgm:prSet presAssocID="{FE60EE30-EE9F-437F-8CD3-5C7C8E224738}" presName="hierChild4" presStyleCnt="0"/>
      <dgm:spPr/>
    </dgm:pt>
    <dgm:pt modelId="{875D8E0D-E06F-4BFD-A552-91943C3B2799}" type="pres">
      <dgm:prSet presAssocID="{FE60EE30-EE9F-437F-8CD3-5C7C8E224738}" presName="hierChild5" presStyleCnt="0"/>
      <dgm:spPr/>
    </dgm:pt>
    <dgm:pt modelId="{A1A59A03-B750-4723-B2CE-6CBE78C5207A}" type="pres">
      <dgm:prSet presAssocID="{B9E55E15-BCB6-4EB7-98BD-936F0B928D81}" presName="hierChild5" presStyleCnt="0"/>
      <dgm:spPr/>
    </dgm:pt>
    <dgm:pt modelId="{1E3C984D-F616-43B9-9F6C-CB4EF7FDF685}" type="pres">
      <dgm:prSet presAssocID="{3B66743C-C560-4092-8FC3-58E1E459DE7D}" presName="Name37" presStyleLbl="parChTrans1D2" presStyleIdx="5" presStyleCnt="9"/>
      <dgm:spPr/>
    </dgm:pt>
    <dgm:pt modelId="{5CB87CAB-0348-41A0-9E16-BC72013880E7}" type="pres">
      <dgm:prSet presAssocID="{4FF6D57A-14E0-4F76-9112-8BDC2A2493F2}" presName="hierRoot2" presStyleCnt="0">
        <dgm:presLayoutVars>
          <dgm:hierBranch val="init"/>
        </dgm:presLayoutVars>
      </dgm:prSet>
      <dgm:spPr/>
    </dgm:pt>
    <dgm:pt modelId="{1B390FA9-8B38-4133-B66E-4ADC524D47C1}" type="pres">
      <dgm:prSet presAssocID="{4FF6D57A-14E0-4F76-9112-8BDC2A2493F2}" presName="rootComposite" presStyleCnt="0"/>
      <dgm:spPr/>
    </dgm:pt>
    <dgm:pt modelId="{62F6DD9B-CF98-42ED-A884-6218167D2658}" type="pres">
      <dgm:prSet presAssocID="{4FF6D57A-14E0-4F76-9112-8BDC2A2493F2}" presName="rootText" presStyleLbl="node2" presStyleIdx="5" presStyleCnt="9">
        <dgm:presLayoutVars>
          <dgm:chPref val="3"/>
        </dgm:presLayoutVars>
      </dgm:prSet>
      <dgm:spPr/>
    </dgm:pt>
    <dgm:pt modelId="{5CA7DD01-E46B-45F5-9BB1-41162FDF19FF}" type="pres">
      <dgm:prSet presAssocID="{4FF6D57A-14E0-4F76-9112-8BDC2A2493F2}" presName="rootConnector" presStyleLbl="node2" presStyleIdx="5" presStyleCnt="9"/>
      <dgm:spPr/>
    </dgm:pt>
    <dgm:pt modelId="{EEDCC185-F47C-4D23-A8A4-3B5B1E2C877F}" type="pres">
      <dgm:prSet presAssocID="{4FF6D57A-14E0-4F76-9112-8BDC2A2493F2}" presName="hierChild4" presStyleCnt="0"/>
      <dgm:spPr/>
    </dgm:pt>
    <dgm:pt modelId="{C45B23A3-3C6F-4E76-87D9-7C9D0C73F408}" type="pres">
      <dgm:prSet presAssocID="{053DBE99-D0C7-4A01-AD74-E65031D7DE52}" presName="Name37" presStyleLbl="parChTrans1D3" presStyleIdx="38" presStyleCnt="55"/>
      <dgm:spPr/>
    </dgm:pt>
    <dgm:pt modelId="{D3A5BE39-703F-44F0-A539-CCE34E5C9F96}" type="pres">
      <dgm:prSet presAssocID="{56B1C8A8-027C-42E8-9583-517069F738E8}" presName="hierRoot2" presStyleCnt="0">
        <dgm:presLayoutVars>
          <dgm:hierBranch val="init"/>
        </dgm:presLayoutVars>
      </dgm:prSet>
      <dgm:spPr/>
    </dgm:pt>
    <dgm:pt modelId="{9E2ADF75-B02B-4299-A9CC-92F143D8E884}" type="pres">
      <dgm:prSet presAssocID="{56B1C8A8-027C-42E8-9583-517069F738E8}" presName="rootComposite" presStyleCnt="0"/>
      <dgm:spPr/>
    </dgm:pt>
    <dgm:pt modelId="{1EDD7560-A28B-42A5-8880-205E92DA3302}" type="pres">
      <dgm:prSet presAssocID="{56B1C8A8-027C-42E8-9583-517069F738E8}" presName="rootText" presStyleLbl="node3" presStyleIdx="38" presStyleCnt="55">
        <dgm:presLayoutVars>
          <dgm:chPref val="3"/>
        </dgm:presLayoutVars>
      </dgm:prSet>
      <dgm:spPr/>
    </dgm:pt>
    <dgm:pt modelId="{41777DDF-D667-4033-83F3-C7D0DCCFEEE7}" type="pres">
      <dgm:prSet presAssocID="{56B1C8A8-027C-42E8-9583-517069F738E8}" presName="rootConnector" presStyleLbl="node3" presStyleIdx="38" presStyleCnt="55"/>
      <dgm:spPr/>
    </dgm:pt>
    <dgm:pt modelId="{C5D8D015-5A76-4740-A235-B405F8129ABC}" type="pres">
      <dgm:prSet presAssocID="{56B1C8A8-027C-42E8-9583-517069F738E8}" presName="hierChild4" presStyleCnt="0"/>
      <dgm:spPr/>
    </dgm:pt>
    <dgm:pt modelId="{C885AE6E-94D0-4841-AA22-72AD30BA2A1E}" type="pres">
      <dgm:prSet presAssocID="{56B1C8A8-027C-42E8-9583-517069F738E8}" presName="hierChild5" presStyleCnt="0"/>
      <dgm:spPr/>
    </dgm:pt>
    <dgm:pt modelId="{B97203E5-244D-4951-A2FD-CFFDD037D071}" type="pres">
      <dgm:prSet presAssocID="{508C4FE3-9B3B-4E6C-BFFB-23ED8AA7EFE8}" presName="Name37" presStyleLbl="parChTrans1D3" presStyleIdx="39" presStyleCnt="55"/>
      <dgm:spPr/>
    </dgm:pt>
    <dgm:pt modelId="{706A0B59-25D4-4AEE-8F88-1494627BF0B9}" type="pres">
      <dgm:prSet presAssocID="{E60DAA21-1CCC-4DD2-AFD6-9343B24214A3}" presName="hierRoot2" presStyleCnt="0">
        <dgm:presLayoutVars>
          <dgm:hierBranch val="init"/>
        </dgm:presLayoutVars>
      </dgm:prSet>
      <dgm:spPr/>
    </dgm:pt>
    <dgm:pt modelId="{A8AD3C59-1CAD-4D29-A7D8-4AFC452C49B2}" type="pres">
      <dgm:prSet presAssocID="{E60DAA21-1CCC-4DD2-AFD6-9343B24214A3}" presName="rootComposite" presStyleCnt="0"/>
      <dgm:spPr/>
    </dgm:pt>
    <dgm:pt modelId="{999180AF-58CA-4FCB-A5E6-6A092E9C7629}" type="pres">
      <dgm:prSet presAssocID="{E60DAA21-1CCC-4DD2-AFD6-9343B24214A3}" presName="rootText" presStyleLbl="node3" presStyleIdx="39" presStyleCnt="55">
        <dgm:presLayoutVars>
          <dgm:chPref val="3"/>
        </dgm:presLayoutVars>
      </dgm:prSet>
      <dgm:spPr/>
    </dgm:pt>
    <dgm:pt modelId="{3E7B6F37-9C30-4B04-9F94-0F77219D1DAA}" type="pres">
      <dgm:prSet presAssocID="{E60DAA21-1CCC-4DD2-AFD6-9343B24214A3}" presName="rootConnector" presStyleLbl="node3" presStyleIdx="39" presStyleCnt="55"/>
      <dgm:spPr/>
    </dgm:pt>
    <dgm:pt modelId="{657B8F55-CBCF-47AA-A21A-62131DAD6FE5}" type="pres">
      <dgm:prSet presAssocID="{E60DAA21-1CCC-4DD2-AFD6-9343B24214A3}" presName="hierChild4" presStyleCnt="0"/>
      <dgm:spPr/>
    </dgm:pt>
    <dgm:pt modelId="{B1F46A57-ED92-480F-83CA-01F9354E6DB4}" type="pres">
      <dgm:prSet presAssocID="{E60DAA21-1CCC-4DD2-AFD6-9343B24214A3}" presName="hierChild5" presStyleCnt="0"/>
      <dgm:spPr/>
    </dgm:pt>
    <dgm:pt modelId="{D4B1EF63-7C7D-410B-87C4-84D152AEED8A}" type="pres">
      <dgm:prSet presAssocID="{A8D53563-1EB4-48F6-A0D9-87A822BF824C}" presName="Name37" presStyleLbl="parChTrans1D3" presStyleIdx="40" presStyleCnt="55"/>
      <dgm:spPr/>
    </dgm:pt>
    <dgm:pt modelId="{377ED29E-CEC2-4F8C-BF6A-22BB9526C3A5}" type="pres">
      <dgm:prSet presAssocID="{65861032-1930-458E-81D9-0E8E8E8B2B1A}" presName="hierRoot2" presStyleCnt="0">
        <dgm:presLayoutVars>
          <dgm:hierBranch val="init"/>
        </dgm:presLayoutVars>
      </dgm:prSet>
      <dgm:spPr/>
    </dgm:pt>
    <dgm:pt modelId="{122CFF39-ED33-4B23-BD85-F792446A21DA}" type="pres">
      <dgm:prSet presAssocID="{65861032-1930-458E-81D9-0E8E8E8B2B1A}" presName="rootComposite" presStyleCnt="0"/>
      <dgm:spPr/>
    </dgm:pt>
    <dgm:pt modelId="{FC3811B2-DF6A-4A7C-BB44-956B2CDD705E}" type="pres">
      <dgm:prSet presAssocID="{65861032-1930-458E-81D9-0E8E8E8B2B1A}" presName="rootText" presStyleLbl="node3" presStyleIdx="40" presStyleCnt="55">
        <dgm:presLayoutVars>
          <dgm:chPref val="3"/>
        </dgm:presLayoutVars>
      </dgm:prSet>
      <dgm:spPr/>
    </dgm:pt>
    <dgm:pt modelId="{670EF2D4-E339-476C-8B88-813FD706E2B1}" type="pres">
      <dgm:prSet presAssocID="{65861032-1930-458E-81D9-0E8E8E8B2B1A}" presName="rootConnector" presStyleLbl="node3" presStyleIdx="40" presStyleCnt="55"/>
      <dgm:spPr/>
    </dgm:pt>
    <dgm:pt modelId="{DED53656-BA97-4441-9FA7-34C00AB02CE0}" type="pres">
      <dgm:prSet presAssocID="{65861032-1930-458E-81D9-0E8E8E8B2B1A}" presName="hierChild4" presStyleCnt="0"/>
      <dgm:spPr/>
    </dgm:pt>
    <dgm:pt modelId="{3F188342-07AF-4C82-A62C-D669C555D4ED}" type="pres">
      <dgm:prSet presAssocID="{65861032-1930-458E-81D9-0E8E8E8B2B1A}" presName="hierChild5" presStyleCnt="0"/>
      <dgm:spPr/>
    </dgm:pt>
    <dgm:pt modelId="{CBAC1F36-2825-4F15-B476-D33C779DE8AB}" type="pres">
      <dgm:prSet presAssocID="{41CA95BA-8BDF-4BD0-9D8C-1A7740B8DA90}" presName="Name37" presStyleLbl="parChTrans1D3" presStyleIdx="41" presStyleCnt="55"/>
      <dgm:spPr/>
    </dgm:pt>
    <dgm:pt modelId="{D649B66A-F8A1-4F48-B9E2-DAA647B02B42}" type="pres">
      <dgm:prSet presAssocID="{19D9F368-01CC-4436-9942-625F5BA95CCA}" presName="hierRoot2" presStyleCnt="0">
        <dgm:presLayoutVars>
          <dgm:hierBranch val="init"/>
        </dgm:presLayoutVars>
      </dgm:prSet>
      <dgm:spPr/>
    </dgm:pt>
    <dgm:pt modelId="{BD3C59FA-9BB9-4136-BC69-D47228D82A7E}" type="pres">
      <dgm:prSet presAssocID="{19D9F368-01CC-4436-9942-625F5BA95CCA}" presName="rootComposite" presStyleCnt="0"/>
      <dgm:spPr/>
    </dgm:pt>
    <dgm:pt modelId="{A4900CFF-6DE4-421F-A6AA-378E0703FA17}" type="pres">
      <dgm:prSet presAssocID="{19D9F368-01CC-4436-9942-625F5BA95CCA}" presName="rootText" presStyleLbl="node3" presStyleIdx="41" presStyleCnt="55">
        <dgm:presLayoutVars>
          <dgm:chPref val="3"/>
        </dgm:presLayoutVars>
      </dgm:prSet>
      <dgm:spPr/>
    </dgm:pt>
    <dgm:pt modelId="{AA409FC8-DBE4-454B-A947-4484A7C8604B}" type="pres">
      <dgm:prSet presAssocID="{19D9F368-01CC-4436-9942-625F5BA95CCA}" presName="rootConnector" presStyleLbl="node3" presStyleIdx="41" presStyleCnt="55"/>
      <dgm:spPr/>
    </dgm:pt>
    <dgm:pt modelId="{8616369F-CA13-4E3E-A76D-802E3409713B}" type="pres">
      <dgm:prSet presAssocID="{19D9F368-01CC-4436-9942-625F5BA95CCA}" presName="hierChild4" presStyleCnt="0"/>
      <dgm:spPr/>
    </dgm:pt>
    <dgm:pt modelId="{34E84F1D-EA8D-45B7-A2E9-9D1F8CA3E404}" type="pres">
      <dgm:prSet presAssocID="{19D9F368-01CC-4436-9942-625F5BA95CCA}" presName="hierChild5" presStyleCnt="0"/>
      <dgm:spPr/>
    </dgm:pt>
    <dgm:pt modelId="{658757B3-4E91-4BA1-BCA0-B8FEB7B42D4A}" type="pres">
      <dgm:prSet presAssocID="{719FEE99-48BA-45A9-850F-CFE5BE810BB4}" presName="Name37" presStyleLbl="parChTrans1D3" presStyleIdx="42" presStyleCnt="55"/>
      <dgm:spPr/>
    </dgm:pt>
    <dgm:pt modelId="{77244AF3-DEDC-4524-9D9A-20AED7BF608D}" type="pres">
      <dgm:prSet presAssocID="{F43805F9-447A-4EAE-BA09-08DC5B4120C2}" presName="hierRoot2" presStyleCnt="0">
        <dgm:presLayoutVars>
          <dgm:hierBranch val="init"/>
        </dgm:presLayoutVars>
      </dgm:prSet>
      <dgm:spPr/>
    </dgm:pt>
    <dgm:pt modelId="{6AA9483B-B535-475F-9FB1-1A199730F60D}" type="pres">
      <dgm:prSet presAssocID="{F43805F9-447A-4EAE-BA09-08DC5B4120C2}" presName="rootComposite" presStyleCnt="0"/>
      <dgm:spPr/>
    </dgm:pt>
    <dgm:pt modelId="{8B8AE705-FF67-486D-A925-F4BAFDBE6329}" type="pres">
      <dgm:prSet presAssocID="{F43805F9-447A-4EAE-BA09-08DC5B4120C2}" presName="rootText" presStyleLbl="node3" presStyleIdx="42" presStyleCnt="55">
        <dgm:presLayoutVars>
          <dgm:chPref val="3"/>
        </dgm:presLayoutVars>
      </dgm:prSet>
      <dgm:spPr/>
    </dgm:pt>
    <dgm:pt modelId="{18467918-744D-4FE0-A8D8-15403734933E}" type="pres">
      <dgm:prSet presAssocID="{F43805F9-447A-4EAE-BA09-08DC5B4120C2}" presName="rootConnector" presStyleLbl="node3" presStyleIdx="42" presStyleCnt="55"/>
      <dgm:spPr/>
    </dgm:pt>
    <dgm:pt modelId="{B69C193D-F07F-49F1-8F2B-D8E76F05C725}" type="pres">
      <dgm:prSet presAssocID="{F43805F9-447A-4EAE-BA09-08DC5B4120C2}" presName="hierChild4" presStyleCnt="0"/>
      <dgm:spPr/>
    </dgm:pt>
    <dgm:pt modelId="{B9DD0A0C-65C1-4717-B279-9C2321FE5CBE}" type="pres">
      <dgm:prSet presAssocID="{F43805F9-447A-4EAE-BA09-08DC5B4120C2}" presName="hierChild5" presStyleCnt="0"/>
      <dgm:spPr/>
    </dgm:pt>
    <dgm:pt modelId="{5B6F1230-833F-4C02-897D-DFE1527DC63C}" type="pres">
      <dgm:prSet presAssocID="{A7A072A0-7903-48FE-AC43-51CFF3FFCFEF}" presName="Name37" presStyleLbl="parChTrans1D3" presStyleIdx="43" presStyleCnt="55"/>
      <dgm:spPr/>
    </dgm:pt>
    <dgm:pt modelId="{0E0DA160-4947-4ED9-9617-E4A39EA2DDB2}" type="pres">
      <dgm:prSet presAssocID="{A180CC43-BC4F-438F-8B4C-93733E37CB1B}" presName="hierRoot2" presStyleCnt="0">
        <dgm:presLayoutVars>
          <dgm:hierBranch val="init"/>
        </dgm:presLayoutVars>
      </dgm:prSet>
      <dgm:spPr/>
    </dgm:pt>
    <dgm:pt modelId="{26E81BC8-65A2-4B3A-A5A2-1CEF502B8576}" type="pres">
      <dgm:prSet presAssocID="{A180CC43-BC4F-438F-8B4C-93733E37CB1B}" presName="rootComposite" presStyleCnt="0"/>
      <dgm:spPr/>
    </dgm:pt>
    <dgm:pt modelId="{73FF6207-9944-4761-81D8-E8BA1AAF3A59}" type="pres">
      <dgm:prSet presAssocID="{A180CC43-BC4F-438F-8B4C-93733E37CB1B}" presName="rootText" presStyleLbl="node3" presStyleIdx="43" presStyleCnt="55">
        <dgm:presLayoutVars>
          <dgm:chPref val="3"/>
        </dgm:presLayoutVars>
      </dgm:prSet>
      <dgm:spPr/>
    </dgm:pt>
    <dgm:pt modelId="{0DA3D08F-2518-48A3-8347-EB07F7D9B6A7}" type="pres">
      <dgm:prSet presAssocID="{A180CC43-BC4F-438F-8B4C-93733E37CB1B}" presName="rootConnector" presStyleLbl="node3" presStyleIdx="43" presStyleCnt="55"/>
      <dgm:spPr/>
    </dgm:pt>
    <dgm:pt modelId="{A875EB2F-22BB-4F3F-B472-881747663AC6}" type="pres">
      <dgm:prSet presAssocID="{A180CC43-BC4F-438F-8B4C-93733E37CB1B}" presName="hierChild4" presStyleCnt="0"/>
      <dgm:spPr/>
    </dgm:pt>
    <dgm:pt modelId="{CA2879BC-57F6-4C7E-A8E2-39F9178A1146}" type="pres">
      <dgm:prSet presAssocID="{A180CC43-BC4F-438F-8B4C-93733E37CB1B}" presName="hierChild5" presStyleCnt="0"/>
      <dgm:spPr/>
    </dgm:pt>
    <dgm:pt modelId="{67B32168-FAC0-493A-A23B-54FB75B7A4B3}" type="pres">
      <dgm:prSet presAssocID="{4FF6D57A-14E0-4F76-9112-8BDC2A2493F2}" presName="hierChild5" presStyleCnt="0"/>
      <dgm:spPr/>
    </dgm:pt>
    <dgm:pt modelId="{260959B1-DEFE-42D3-8866-D2B31AA4BBFB}" type="pres">
      <dgm:prSet presAssocID="{454F0955-53B4-4298-A946-968991BB4FB5}" presName="Name37" presStyleLbl="parChTrans1D2" presStyleIdx="6" presStyleCnt="9"/>
      <dgm:spPr/>
    </dgm:pt>
    <dgm:pt modelId="{67624D75-310A-478B-BF38-9269B2FD6D80}" type="pres">
      <dgm:prSet presAssocID="{AD47817F-7B75-471B-967D-2CDE26BC6FA8}" presName="hierRoot2" presStyleCnt="0">
        <dgm:presLayoutVars>
          <dgm:hierBranch val="init"/>
        </dgm:presLayoutVars>
      </dgm:prSet>
      <dgm:spPr/>
    </dgm:pt>
    <dgm:pt modelId="{3CD673AB-A5D1-4EDC-AEFC-7C98FE371D5D}" type="pres">
      <dgm:prSet presAssocID="{AD47817F-7B75-471B-967D-2CDE26BC6FA8}" presName="rootComposite" presStyleCnt="0"/>
      <dgm:spPr/>
    </dgm:pt>
    <dgm:pt modelId="{9220397F-19DE-4250-9FC7-2B9293A99FD2}" type="pres">
      <dgm:prSet presAssocID="{AD47817F-7B75-471B-967D-2CDE26BC6FA8}" presName="rootText" presStyleLbl="node2" presStyleIdx="6" presStyleCnt="9">
        <dgm:presLayoutVars>
          <dgm:chPref val="3"/>
        </dgm:presLayoutVars>
      </dgm:prSet>
      <dgm:spPr/>
    </dgm:pt>
    <dgm:pt modelId="{0FCE3C98-CBB8-4B65-B9BD-77DAC7A9B5E3}" type="pres">
      <dgm:prSet presAssocID="{AD47817F-7B75-471B-967D-2CDE26BC6FA8}" presName="rootConnector" presStyleLbl="node2" presStyleIdx="6" presStyleCnt="9"/>
      <dgm:spPr/>
    </dgm:pt>
    <dgm:pt modelId="{6C4A2823-6D50-4BA4-B906-FED1497AED51}" type="pres">
      <dgm:prSet presAssocID="{AD47817F-7B75-471B-967D-2CDE26BC6FA8}" presName="hierChild4" presStyleCnt="0"/>
      <dgm:spPr/>
    </dgm:pt>
    <dgm:pt modelId="{48FC58C7-E5FA-4311-9A2A-A77986EFA5FA}" type="pres">
      <dgm:prSet presAssocID="{37062783-0471-4CA6-B273-9A968EA3264B}" presName="Name37" presStyleLbl="parChTrans1D3" presStyleIdx="44" presStyleCnt="55"/>
      <dgm:spPr/>
    </dgm:pt>
    <dgm:pt modelId="{E15CA383-9E70-48D3-9B38-68A0D94BA76A}" type="pres">
      <dgm:prSet presAssocID="{348A717A-D281-48B3-96ED-E47E2111C69D}" presName="hierRoot2" presStyleCnt="0">
        <dgm:presLayoutVars>
          <dgm:hierBranch val="init"/>
        </dgm:presLayoutVars>
      </dgm:prSet>
      <dgm:spPr/>
    </dgm:pt>
    <dgm:pt modelId="{35BC6D27-73DC-47E8-87EA-DDD0458238D4}" type="pres">
      <dgm:prSet presAssocID="{348A717A-D281-48B3-96ED-E47E2111C69D}" presName="rootComposite" presStyleCnt="0"/>
      <dgm:spPr/>
    </dgm:pt>
    <dgm:pt modelId="{239F1F46-41BE-4608-B87B-58423F1CF672}" type="pres">
      <dgm:prSet presAssocID="{348A717A-D281-48B3-96ED-E47E2111C69D}" presName="rootText" presStyleLbl="node3" presStyleIdx="44" presStyleCnt="55">
        <dgm:presLayoutVars>
          <dgm:chPref val="3"/>
        </dgm:presLayoutVars>
      </dgm:prSet>
      <dgm:spPr/>
    </dgm:pt>
    <dgm:pt modelId="{3DA0E14C-0CFB-42CB-B82A-27E343B7E4F1}" type="pres">
      <dgm:prSet presAssocID="{348A717A-D281-48B3-96ED-E47E2111C69D}" presName="rootConnector" presStyleLbl="node3" presStyleIdx="44" presStyleCnt="55"/>
      <dgm:spPr/>
    </dgm:pt>
    <dgm:pt modelId="{7B52BE2C-3B8C-41FF-A69F-36F5F173D5FD}" type="pres">
      <dgm:prSet presAssocID="{348A717A-D281-48B3-96ED-E47E2111C69D}" presName="hierChild4" presStyleCnt="0"/>
      <dgm:spPr/>
    </dgm:pt>
    <dgm:pt modelId="{1160BE26-0E0B-4D30-95C1-9713882ACCF0}" type="pres">
      <dgm:prSet presAssocID="{348A717A-D281-48B3-96ED-E47E2111C69D}" presName="hierChild5" presStyleCnt="0"/>
      <dgm:spPr/>
    </dgm:pt>
    <dgm:pt modelId="{302ADA54-F820-4353-9024-20A4B33D0F5D}" type="pres">
      <dgm:prSet presAssocID="{AE33D2A0-1452-4FDF-9D61-9CD07C6A9001}" presName="Name37" presStyleLbl="parChTrans1D3" presStyleIdx="45" presStyleCnt="55"/>
      <dgm:spPr/>
    </dgm:pt>
    <dgm:pt modelId="{CAA87DB8-4174-45FA-BE7F-2F6B0B2FEB1E}" type="pres">
      <dgm:prSet presAssocID="{D2CCB21B-AED3-4FE1-A9F6-AA7B03EA69DB}" presName="hierRoot2" presStyleCnt="0">
        <dgm:presLayoutVars>
          <dgm:hierBranch val="init"/>
        </dgm:presLayoutVars>
      </dgm:prSet>
      <dgm:spPr/>
    </dgm:pt>
    <dgm:pt modelId="{739BB4CB-68DA-4C43-BAD7-BB74F1AD752D}" type="pres">
      <dgm:prSet presAssocID="{D2CCB21B-AED3-4FE1-A9F6-AA7B03EA69DB}" presName="rootComposite" presStyleCnt="0"/>
      <dgm:spPr/>
    </dgm:pt>
    <dgm:pt modelId="{10BF2203-39E1-4AEE-87F9-E17DB7AA4D86}" type="pres">
      <dgm:prSet presAssocID="{D2CCB21B-AED3-4FE1-A9F6-AA7B03EA69DB}" presName="rootText" presStyleLbl="node3" presStyleIdx="45" presStyleCnt="55">
        <dgm:presLayoutVars>
          <dgm:chPref val="3"/>
        </dgm:presLayoutVars>
      </dgm:prSet>
      <dgm:spPr/>
    </dgm:pt>
    <dgm:pt modelId="{0591AA51-C801-49B2-891E-FF4309038893}" type="pres">
      <dgm:prSet presAssocID="{D2CCB21B-AED3-4FE1-A9F6-AA7B03EA69DB}" presName="rootConnector" presStyleLbl="node3" presStyleIdx="45" presStyleCnt="55"/>
      <dgm:spPr/>
    </dgm:pt>
    <dgm:pt modelId="{872C94F2-756C-498F-93A2-5BC8F97733A4}" type="pres">
      <dgm:prSet presAssocID="{D2CCB21B-AED3-4FE1-A9F6-AA7B03EA69DB}" presName="hierChild4" presStyleCnt="0"/>
      <dgm:spPr/>
    </dgm:pt>
    <dgm:pt modelId="{9FBEE84D-DB47-4FB9-A42F-B37060EE6E14}" type="pres">
      <dgm:prSet presAssocID="{D2CCB21B-AED3-4FE1-A9F6-AA7B03EA69DB}" presName="hierChild5" presStyleCnt="0"/>
      <dgm:spPr/>
    </dgm:pt>
    <dgm:pt modelId="{F247ECB7-6ABC-46C7-918E-287291DC6DF6}" type="pres">
      <dgm:prSet presAssocID="{BC1BC779-EA1A-4665-A0E1-C6E1A57B513E}" presName="Name37" presStyleLbl="parChTrans1D3" presStyleIdx="46" presStyleCnt="55"/>
      <dgm:spPr/>
    </dgm:pt>
    <dgm:pt modelId="{CEEE21C3-638C-4B94-9F99-959AEFDA33AB}" type="pres">
      <dgm:prSet presAssocID="{BA3FA1B7-7217-4A19-B212-D157C6FD1AFE}" presName="hierRoot2" presStyleCnt="0">
        <dgm:presLayoutVars>
          <dgm:hierBranch val="init"/>
        </dgm:presLayoutVars>
      </dgm:prSet>
      <dgm:spPr/>
    </dgm:pt>
    <dgm:pt modelId="{2B7B2BF5-88AF-485A-B7A2-361711D2C5FE}" type="pres">
      <dgm:prSet presAssocID="{BA3FA1B7-7217-4A19-B212-D157C6FD1AFE}" presName="rootComposite" presStyleCnt="0"/>
      <dgm:spPr/>
    </dgm:pt>
    <dgm:pt modelId="{030708AE-8D9B-44B9-A122-43022999BD0E}" type="pres">
      <dgm:prSet presAssocID="{BA3FA1B7-7217-4A19-B212-D157C6FD1AFE}" presName="rootText" presStyleLbl="node3" presStyleIdx="46" presStyleCnt="55">
        <dgm:presLayoutVars>
          <dgm:chPref val="3"/>
        </dgm:presLayoutVars>
      </dgm:prSet>
      <dgm:spPr/>
    </dgm:pt>
    <dgm:pt modelId="{290D5210-AD11-4A18-9557-6383F79CE324}" type="pres">
      <dgm:prSet presAssocID="{BA3FA1B7-7217-4A19-B212-D157C6FD1AFE}" presName="rootConnector" presStyleLbl="node3" presStyleIdx="46" presStyleCnt="55"/>
      <dgm:spPr/>
    </dgm:pt>
    <dgm:pt modelId="{CDC450AD-CF80-4C9E-B7C6-DC34724D1B75}" type="pres">
      <dgm:prSet presAssocID="{BA3FA1B7-7217-4A19-B212-D157C6FD1AFE}" presName="hierChild4" presStyleCnt="0"/>
      <dgm:spPr/>
    </dgm:pt>
    <dgm:pt modelId="{E16400FC-D383-4593-9D7D-99A840779BD5}" type="pres">
      <dgm:prSet presAssocID="{BA3FA1B7-7217-4A19-B212-D157C6FD1AFE}" presName="hierChild5" presStyleCnt="0"/>
      <dgm:spPr/>
    </dgm:pt>
    <dgm:pt modelId="{D7D5A821-9721-4715-8A3D-028080BDA24D}" type="pres">
      <dgm:prSet presAssocID="{6A74DF4D-DC58-4A49-A07F-6C3EEEE192E0}" presName="Name37" presStyleLbl="parChTrans1D3" presStyleIdx="47" presStyleCnt="55"/>
      <dgm:spPr/>
    </dgm:pt>
    <dgm:pt modelId="{6E492A8F-7DC1-45EB-BF97-EF1F71F573BB}" type="pres">
      <dgm:prSet presAssocID="{F27DA0A7-CEBD-424C-9B6D-448B0F61C797}" presName="hierRoot2" presStyleCnt="0">
        <dgm:presLayoutVars>
          <dgm:hierBranch val="init"/>
        </dgm:presLayoutVars>
      </dgm:prSet>
      <dgm:spPr/>
    </dgm:pt>
    <dgm:pt modelId="{AA0E47F7-9278-47DD-8443-342756F8637D}" type="pres">
      <dgm:prSet presAssocID="{F27DA0A7-CEBD-424C-9B6D-448B0F61C797}" presName="rootComposite" presStyleCnt="0"/>
      <dgm:spPr/>
    </dgm:pt>
    <dgm:pt modelId="{D7F23A44-0DDC-42C2-BA82-736C5CB2FAAB}" type="pres">
      <dgm:prSet presAssocID="{F27DA0A7-CEBD-424C-9B6D-448B0F61C797}" presName="rootText" presStyleLbl="node3" presStyleIdx="47" presStyleCnt="55">
        <dgm:presLayoutVars>
          <dgm:chPref val="3"/>
        </dgm:presLayoutVars>
      </dgm:prSet>
      <dgm:spPr/>
    </dgm:pt>
    <dgm:pt modelId="{C52E47C7-6DB2-4A30-B3B8-C0592F18A581}" type="pres">
      <dgm:prSet presAssocID="{F27DA0A7-CEBD-424C-9B6D-448B0F61C797}" presName="rootConnector" presStyleLbl="node3" presStyleIdx="47" presStyleCnt="55"/>
      <dgm:spPr/>
    </dgm:pt>
    <dgm:pt modelId="{0EB06421-5091-4D00-BC90-F34690063275}" type="pres">
      <dgm:prSet presAssocID="{F27DA0A7-CEBD-424C-9B6D-448B0F61C797}" presName="hierChild4" presStyleCnt="0"/>
      <dgm:spPr/>
    </dgm:pt>
    <dgm:pt modelId="{46B66339-4852-4085-9611-D63D4CA7FD08}" type="pres">
      <dgm:prSet presAssocID="{F27DA0A7-CEBD-424C-9B6D-448B0F61C797}" presName="hierChild5" presStyleCnt="0"/>
      <dgm:spPr/>
    </dgm:pt>
    <dgm:pt modelId="{A743BF51-8F8D-44FC-B607-84E3D3703222}" type="pres">
      <dgm:prSet presAssocID="{6CF7AD9B-7E96-4F2D-B131-D174960E0488}" presName="Name37" presStyleLbl="parChTrans1D3" presStyleIdx="48" presStyleCnt="55"/>
      <dgm:spPr/>
    </dgm:pt>
    <dgm:pt modelId="{4272823D-BD81-4700-A03D-5170485BE818}" type="pres">
      <dgm:prSet presAssocID="{9697A381-19B9-4D05-9DF5-D7380E18EF52}" presName="hierRoot2" presStyleCnt="0">
        <dgm:presLayoutVars>
          <dgm:hierBranch val="init"/>
        </dgm:presLayoutVars>
      </dgm:prSet>
      <dgm:spPr/>
    </dgm:pt>
    <dgm:pt modelId="{62739C4D-4CD7-4447-9FBD-19DFE7F36204}" type="pres">
      <dgm:prSet presAssocID="{9697A381-19B9-4D05-9DF5-D7380E18EF52}" presName="rootComposite" presStyleCnt="0"/>
      <dgm:spPr/>
    </dgm:pt>
    <dgm:pt modelId="{3AF803B4-D7FA-45F8-9D65-7633D05030BB}" type="pres">
      <dgm:prSet presAssocID="{9697A381-19B9-4D05-9DF5-D7380E18EF52}" presName="rootText" presStyleLbl="node3" presStyleIdx="48" presStyleCnt="55">
        <dgm:presLayoutVars>
          <dgm:chPref val="3"/>
        </dgm:presLayoutVars>
      </dgm:prSet>
      <dgm:spPr/>
    </dgm:pt>
    <dgm:pt modelId="{BDAB4918-FE46-4D5A-A1EB-2A3BC35617EA}" type="pres">
      <dgm:prSet presAssocID="{9697A381-19B9-4D05-9DF5-D7380E18EF52}" presName="rootConnector" presStyleLbl="node3" presStyleIdx="48" presStyleCnt="55"/>
      <dgm:spPr/>
    </dgm:pt>
    <dgm:pt modelId="{82D10402-791E-4289-8A6B-B3935AD3F948}" type="pres">
      <dgm:prSet presAssocID="{9697A381-19B9-4D05-9DF5-D7380E18EF52}" presName="hierChild4" presStyleCnt="0"/>
      <dgm:spPr/>
    </dgm:pt>
    <dgm:pt modelId="{36B30A6F-087B-457B-A16B-DA2D10E1CC1D}" type="pres">
      <dgm:prSet presAssocID="{9697A381-19B9-4D05-9DF5-D7380E18EF52}" presName="hierChild5" presStyleCnt="0"/>
      <dgm:spPr/>
    </dgm:pt>
    <dgm:pt modelId="{871C204E-2598-4A79-B70E-A8ADB87ABD22}" type="pres">
      <dgm:prSet presAssocID="{AD47817F-7B75-471B-967D-2CDE26BC6FA8}" presName="hierChild5" presStyleCnt="0"/>
      <dgm:spPr/>
    </dgm:pt>
    <dgm:pt modelId="{0F965EE1-E5A3-46BB-B4FE-8E86B00A1ADF}" type="pres">
      <dgm:prSet presAssocID="{162C0DF8-DCAA-416F-A57D-AB5E60A3DCCB}" presName="Name37" presStyleLbl="parChTrans1D2" presStyleIdx="7" presStyleCnt="9"/>
      <dgm:spPr/>
    </dgm:pt>
    <dgm:pt modelId="{B0F6986A-CE59-4FB4-9155-AC8F8D55501D}" type="pres">
      <dgm:prSet presAssocID="{90E3C994-91E3-4BB6-8703-609DA1D892EC}" presName="hierRoot2" presStyleCnt="0">
        <dgm:presLayoutVars>
          <dgm:hierBranch val="init"/>
        </dgm:presLayoutVars>
      </dgm:prSet>
      <dgm:spPr/>
    </dgm:pt>
    <dgm:pt modelId="{75BFEADD-64C3-47CD-862D-0A282C8C3EF6}" type="pres">
      <dgm:prSet presAssocID="{90E3C994-91E3-4BB6-8703-609DA1D892EC}" presName="rootComposite" presStyleCnt="0"/>
      <dgm:spPr/>
    </dgm:pt>
    <dgm:pt modelId="{4A39D51A-6491-4965-A951-8AAEFD52F66D}" type="pres">
      <dgm:prSet presAssocID="{90E3C994-91E3-4BB6-8703-609DA1D892EC}" presName="rootText" presStyleLbl="node2" presStyleIdx="7" presStyleCnt="9">
        <dgm:presLayoutVars>
          <dgm:chPref val="3"/>
        </dgm:presLayoutVars>
      </dgm:prSet>
      <dgm:spPr/>
    </dgm:pt>
    <dgm:pt modelId="{3AD42102-15F6-4F09-880E-FC9339CBDA3E}" type="pres">
      <dgm:prSet presAssocID="{90E3C994-91E3-4BB6-8703-609DA1D892EC}" presName="rootConnector" presStyleLbl="node2" presStyleIdx="7" presStyleCnt="9"/>
      <dgm:spPr/>
    </dgm:pt>
    <dgm:pt modelId="{2C2BC686-A255-4F4B-8FA7-C6A13E2C91B2}" type="pres">
      <dgm:prSet presAssocID="{90E3C994-91E3-4BB6-8703-609DA1D892EC}" presName="hierChild4" presStyleCnt="0"/>
      <dgm:spPr/>
    </dgm:pt>
    <dgm:pt modelId="{41C4EC6E-7CA5-427F-A48F-07C696756065}" type="pres">
      <dgm:prSet presAssocID="{716CD1F5-2360-4EF8-8876-7CB54EE63718}" presName="Name37" presStyleLbl="parChTrans1D3" presStyleIdx="49" presStyleCnt="55"/>
      <dgm:spPr/>
    </dgm:pt>
    <dgm:pt modelId="{1D6EB74D-D228-4A18-BB66-01D4A105D4A2}" type="pres">
      <dgm:prSet presAssocID="{56C4496A-75F6-4057-9906-C957B84E89ED}" presName="hierRoot2" presStyleCnt="0">
        <dgm:presLayoutVars>
          <dgm:hierBranch val="init"/>
        </dgm:presLayoutVars>
      </dgm:prSet>
      <dgm:spPr/>
    </dgm:pt>
    <dgm:pt modelId="{66958F31-B487-4590-A7A2-058FAE62BC3A}" type="pres">
      <dgm:prSet presAssocID="{56C4496A-75F6-4057-9906-C957B84E89ED}" presName="rootComposite" presStyleCnt="0"/>
      <dgm:spPr/>
    </dgm:pt>
    <dgm:pt modelId="{E78A9BE6-768C-4A05-B7A9-C300D080A54D}" type="pres">
      <dgm:prSet presAssocID="{56C4496A-75F6-4057-9906-C957B84E89ED}" presName="rootText" presStyleLbl="node3" presStyleIdx="49" presStyleCnt="55">
        <dgm:presLayoutVars>
          <dgm:chPref val="3"/>
        </dgm:presLayoutVars>
      </dgm:prSet>
      <dgm:spPr/>
    </dgm:pt>
    <dgm:pt modelId="{DE722741-0D5B-4ED6-906C-3931402C6028}" type="pres">
      <dgm:prSet presAssocID="{56C4496A-75F6-4057-9906-C957B84E89ED}" presName="rootConnector" presStyleLbl="node3" presStyleIdx="49" presStyleCnt="55"/>
      <dgm:spPr/>
    </dgm:pt>
    <dgm:pt modelId="{34FC625C-B333-4ED0-8D1A-0DD3061D8A88}" type="pres">
      <dgm:prSet presAssocID="{56C4496A-75F6-4057-9906-C957B84E89ED}" presName="hierChild4" presStyleCnt="0"/>
      <dgm:spPr/>
    </dgm:pt>
    <dgm:pt modelId="{48CA50F2-BD17-413E-9505-2BC25CAAE593}" type="pres">
      <dgm:prSet presAssocID="{56C4496A-75F6-4057-9906-C957B84E89ED}" presName="hierChild5" presStyleCnt="0"/>
      <dgm:spPr/>
    </dgm:pt>
    <dgm:pt modelId="{3EFDB40B-FFEB-4DFE-82BF-5AB23F7B4F10}" type="pres">
      <dgm:prSet presAssocID="{BB6F72F9-4F23-4A3A-B532-542691B7EED4}" presName="Name37" presStyleLbl="parChTrans1D3" presStyleIdx="50" presStyleCnt="55"/>
      <dgm:spPr/>
    </dgm:pt>
    <dgm:pt modelId="{165AB297-D6F2-4C01-A128-BCACE34807A9}" type="pres">
      <dgm:prSet presAssocID="{096CFF74-1C7E-4B07-8C68-A9473332552D}" presName="hierRoot2" presStyleCnt="0">
        <dgm:presLayoutVars>
          <dgm:hierBranch val="init"/>
        </dgm:presLayoutVars>
      </dgm:prSet>
      <dgm:spPr/>
    </dgm:pt>
    <dgm:pt modelId="{CCE2DE25-4A7C-4745-9EC4-0B745062ACA4}" type="pres">
      <dgm:prSet presAssocID="{096CFF74-1C7E-4B07-8C68-A9473332552D}" presName="rootComposite" presStyleCnt="0"/>
      <dgm:spPr/>
    </dgm:pt>
    <dgm:pt modelId="{E558FA9C-FFE7-4147-BD46-A8C4B0E384CA}" type="pres">
      <dgm:prSet presAssocID="{096CFF74-1C7E-4B07-8C68-A9473332552D}" presName="rootText" presStyleLbl="node3" presStyleIdx="50" presStyleCnt="55">
        <dgm:presLayoutVars>
          <dgm:chPref val="3"/>
        </dgm:presLayoutVars>
      </dgm:prSet>
      <dgm:spPr/>
    </dgm:pt>
    <dgm:pt modelId="{B9BDB25F-21F2-469E-9FA9-37C5076CDF28}" type="pres">
      <dgm:prSet presAssocID="{096CFF74-1C7E-4B07-8C68-A9473332552D}" presName="rootConnector" presStyleLbl="node3" presStyleIdx="50" presStyleCnt="55"/>
      <dgm:spPr/>
    </dgm:pt>
    <dgm:pt modelId="{0BB2106A-7018-463D-8890-9AFF8E5001E1}" type="pres">
      <dgm:prSet presAssocID="{096CFF74-1C7E-4B07-8C68-A9473332552D}" presName="hierChild4" presStyleCnt="0"/>
      <dgm:spPr/>
    </dgm:pt>
    <dgm:pt modelId="{F590A1F6-2A40-4049-B453-70EA70937D2B}" type="pres">
      <dgm:prSet presAssocID="{096CFF74-1C7E-4B07-8C68-A9473332552D}" presName="hierChild5" presStyleCnt="0"/>
      <dgm:spPr/>
    </dgm:pt>
    <dgm:pt modelId="{81EB2DF7-F555-4728-979F-3937D4A5947B}" type="pres">
      <dgm:prSet presAssocID="{EA32A08D-DD48-4F15-A1D1-D67666F6638D}" presName="Name37" presStyleLbl="parChTrans1D3" presStyleIdx="51" presStyleCnt="55"/>
      <dgm:spPr/>
    </dgm:pt>
    <dgm:pt modelId="{679A28ED-D574-480D-834B-06E6C974BC68}" type="pres">
      <dgm:prSet presAssocID="{68D42ABA-5EB1-4881-B3BE-7FE5322DA180}" presName="hierRoot2" presStyleCnt="0">
        <dgm:presLayoutVars>
          <dgm:hierBranch val="init"/>
        </dgm:presLayoutVars>
      </dgm:prSet>
      <dgm:spPr/>
    </dgm:pt>
    <dgm:pt modelId="{F333B1D9-24C4-4A4F-8DF0-C416C4592983}" type="pres">
      <dgm:prSet presAssocID="{68D42ABA-5EB1-4881-B3BE-7FE5322DA180}" presName="rootComposite" presStyleCnt="0"/>
      <dgm:spPr/>
    </dgm:pt>
    <dgm:pt modelId="{53E99757-BF22-4902-97B9-A9B2DAFD1665}" type="pres">
      <dgm:prSet presAssocID="{68D42ABA-5EB1-4881-B3BE-7FE5322DA180}" presName="rootText" presStyleLbl="node3" presStyleIdx="51" presStyleCnt="55">
        <dgm:presLayoutVars>
          <dgm:chPref val="3"/>
        </dgm:presLayoutVars>
      </dgm:prSet>
      <dgm:spPr/>
    </dgm:pt>
    <dgm:pt modelId="{CF74B927-568E-483C-ADDC-976EB1C79971}" type="pres">
      <dgm:prSet presAssocID="{68D42ABA-5EB1-4881-B3BE-7FE5322DA180}" presName="rootConnector" presStyleLbl="node3" presStyleIdx="51" presStyleCnt="55"/>
      <dgm:spPr/>
    </dgm:pt>
    <dgm:pt modelId="{D29DB811-4BA1-406F-95A7-1A0503F1C847}" type="pres">
      <dgm:prSet presAssocID="{68D42ABA-5EB1-4881-B3BE-7FE5322DA180}" presName="hierChild4" presStyleCnt="0"/>
      <dgm:spPr/>
    </dgm:pt>
    <dgm:pt modelId="{491BFE51-7B90-4547-8613-5951FE0F08B6}" type="pres">
      <dgm:prSet presAssocID="{68D42ABA-5EB1-4881-B3BE-7FE5322DA180}" presName="hierChild5" presStyleCnt="0"/>
      <dgm:spPr/>
    </dgm:pt>
    <dgm:pt modelId="{D030951C-7979-463C-BDAF-DEE9D0D1AC23}" type="pres">
      <dgm:prSet presAssocID="{90E3C994-91E3-4BB6-8703-609DA1D892EC}" presName="hierChild5" presStyleCnt="0"/>
      <dgm:spPr/>
    </dgm:pt>
    <dgm:pt modelId="{EBD99500-EB17-431B-BDE7-A0D89A19F843}" type="pres">
      <dgm:prSet presAssocID="{5C1C6DAD-6134-42CE-9D21-F16ED81F5B83}" presName="Name37" presStyleLbl="parChTrans1D2" presStyleIdx="8" presStyleCnt="9"/>
      <dgm:spPr/>
    </dgm:pt>
    <dgm:pt modelId="{ABB37D67-FBE7-49B3-8973-071CF0BDE8E3}" type="pres">
      <dgm:prSet presAssocID="{6A29FD64-90B4-4E2E-B9F5-CD04CA74BADB}" presName="hierRoot2" presStyleCnt="0">
        <dgm:presLayoutVars>
          <dgm:hierBranch val="init"/>
        </dgm:presLayoutVars>
      </dgm:prSet>
      <dgm:spPr/>
    </dgm:pt>
    <dgm:pt modelId="{8F27D89A-ED0F-4BC9-9DA3-D8A608BCDCA4}" type="pres">
      <dgm:prSet presAssocID="{6A29FD64-90B4-4E2E-B9F5-CD04CA74BADB}" presName="rootComposite" presStyleCnt="0"/>
      <dgm:spPr/>
    </dgm:pt>
    <dgm:pt modelId="{9D8F6317-7A72-422D-8994-6D856A920400}" type="pres">
      <dgm:prSet presAssocID="{6A29FD64-90B4-4E2E-B9F5-CD04CA74BADB}" presName="rootText" presStyleLbl="node2" presStyleIdx="8" presStyleCnt="9">
        <dgm:presLayoutVars>
          <dgm:chPref val="3"/>
        </dgm:presLayoutVars>
      </dgm:prSet>
      <dgm:spPr/>
    </dgm:pt>
    <dgm:pt modelId="{82CE3FBA-7159-43DA-93CD-24C7657CFA83}" type="pres">
      <dgm:prSet presAssocID="{6A29FD64-90B4-4E2E-B9F5-CD04CA74BADB}" presName="rootConnector" presStyleLbl="node2" presStyleIdx="8" presStyleCnt="9"/>
      <dgm:spPr/>
    </dgm:pt>
    <dgm:pt modelId="{2A9161FC-0ABC-4C34-B227-458BA3533FCB}" type="pres">
      <dgm:prSet presAssocID="{6A29FD64-90B4-4E2E-B9F5-CD04CA74BADB}" presName="hierChild4" presStyleCnt="0"/>
      <dgm:spPr/>
    </dgm:pt>
    <dgm:pt modelId="{E84FC1A3-E04B-4649-8F93-7BC87FD0828E}" type="pres">
      <dgm:prSet presAssocID="{C129BD01-82D7-436F-AD5C-03D9F4058A6B}" presName="Name37" presStyleLbl="parChTrans1D3" presStyleIdx="52" presStyleCnt="55"/>
      <dgm:spPr/>
    </dgm:pt>
    <dgm:pt modelId="{90CD4E1A-A72B-46C7-9319-9AA41CDFFC87}" type="pres">
      <dgm:prSet presAssocID="{01632B31-D1ED-4316-B1B7-D9FDC933AA68}" presName="hierRoot2" presStyleCnt="0">
        <dgm:presLayoutVars>
          <dgm:hierBranch val="init"/>
        </dgm:presLayoutVars>
      </dgm:prSet>
      <dgm:spPr/>
    </dgm:pt>
    <dgm:pt modelId="{20A2274B-2FD5-4E3F-B96A-DEF3869F454C}" type="pres">
      <dgm:prSet presAssocID="{01632B31-D1ED-4316-B1B7-D9FDC933AA68}" presName="rootComposite" presStyleCnt="0"/>
      <dgm:spPr/>
    </dgm:pt>
    <dgm:pt modelId="{5A4C05C3-EFF4-4AF3-9309-B68B647A3583}" type="pres">
      <dgm:prSet presAssocID="{01632B31-D1ED-4316-B1B7-D9FDC933AA68}" presName="rootText" presStyleLbl="node3" presStyleIdx="52" presStyleCnt="55">
        <dgm:presLayoutVars>
          <dgm:chPref val="3"/>
        </dgm:presLayoutVars>
      </dgm:prSet>
      <dgm:spPr/>
    </dgm:pt>
    <dgm:pt modelId="{1332F72E-03CD-4CFF-A385-69354FC5557D}" type="pres">
      <dgm:prSet presAssocID="{01632B31-D1ED-4316-B1B7-D9FDC933AA68}" presName="rootConnector" presStyleLbl="node3" presStyleIdx="52" presStyleCnt="55"/>
      <dgm:spPr/>
    </dgm:pt>
    <dgm:pt modelId="{20929A1A-1776-41A1-AB2E-E3800ABFB1F1}" type="pres">
      <dgm:prSet presAssocID="{01632B31-D1ED-4316-B1B7-D9FDC933AA68}" presName="hierChild4" presStyleCnt="0"/>
      <dgm:spPr/>
    </dgm:pt>
    <dgm:pt modelId="{C8A77E61-EFC5-4112-AEAD-2D5C075CEEE4}" type="pres">
      <dgm:prSet presAssocID="{01632B31-D1ED-4316-B1B7-D9FDC933AA68}" presName="hierChild5" presStyleCnt="0"/>
      <dgm:spPr/>
    </dgm:pt>
    <dgm:pt modelId="{58DB4602-C762-4482-968C-E36C10CAAE9C}" type="pres">
      <dgm:prSet presAssocID="{A2D919B5-B0F8-4671-8633-07F57AC4BBF2}" presName="Name37" presStyleLbl="parChTrans1D3" presStyleIdx="53" presStyleCnt="55"/>
      <dgm:spPr/>
    </dgm:pt>
    <dgm:pt modelId="{B8FEB303-AACE-42D6-966C-A1FF177EF863}" type="pres">
      <dgm:prSet presAssocID="{C83E6528-2341-4387-8EAA-700915D0AA9E}" presName="hierRoot2" presStyleCnt="0">
        <dgm:presLayoutVars>
          <dgm:hierBranch val="init"/>
        </dgm:presLayoutVars>
      </dgm:prSet>
      <dgm:spPr/>
    </dgm:pt>
    <dgm:pt modelId="{1EAC4870-9B8F-412A-BE54-87AFE398962A}" type="pres">
      <dgm:prSet presAssocID="{C83E6528-2341-4387-8EAA-700915D0AA9E}" presName="rootComposite" presStyleCnt="0"/>
      <dgm:spPr/>
    </dgm:pt>
    <dgm:pt modelId="{FD8F819E-E116-48D8-87E2-DDD278DAEB68}" type="pres">
      <dgm:prSet presAssocID="{C83E6528-2341-4387-8EAA-700915D0AA9E}" presName="rootText" presStyleLbl="node3" presStyleIdx="53" presStyleCnt="55">
        <dgm:presLayoutVars>
          <dgm:chPref val="3"/>
        </dgm:presLayoutVars>
      </dgm:prSet>
      <dgm:spPr/>
    </dgm:pt>
    <dgm:pt modelId="{7CE85F33-1877-4A5B-B9AE-C37523F1D54D}" type="pres">
      <dgm:prSet presAssocID="{C83E6528-2341-4387-8EAA-700915D0AA9E}" presName="rootConnector" presStyleLbl="node3" presStyleIdx="53" presStyleCnt="55"/>
      <dgm:spPr/>
    </dgm:pt>
    <dgm:pt modelId="{33A0FE7A-DBF7-4901-B2F5-46099A10B194}" type="pres">
      <dgm:prSet presAssocID="{C83E6528-2341-4387-8EAA-700915D0AA9E}" presName="hierChild4" presStyleCnt="0"/>
      <dgm:spPr/>
    </dgm:pt>
    <dgm:pt modelId="{03D1DB68-4714-4791-B9AE-B7DAB2882611}" type="pres">
      <dgm:prSet presAssocID="{C83E6528-2341-4387-8EAA-700915D0AA9E}" presName="hierChild5" presStyleCnt="0"/>
      <dgm:spPr/>
    </dgm:pt>
    <dgm:pt modelId="{B2BF1AAD-43D4-4CAD-83DF-142749562850}" type="pres">
      <dgm:prSet presAssocID="{5E02B7DB-3B12-4232-BA65-9086ED2592A4}" presName="Name37" presStyleLbl="parChTrans1D3" presStyleIdx="54" presStyleCnt="55"/>
      <dgm:spPr/>
    </dgm:pt>
    <dgm:pt modelId="{624D22D6-7BD9-4769-81CF-CB5A2CD660A3}" type="pres">
      <dgm:prSet presAssocID="{E34E6760-C24C-4936-A420-D6283138BD75}" presName="hierRoot2" presStyleCnt="0">
        <dgm:presLayoutVars>
          <dgm:hierBranch val="init"/>
        </dgm:presLayoutVars>
      </dgm:prSet>
      <dgm:spPr/>
    </dgm:pt>
    <dgm:pt modelId="{25012CCB-F7A3-4D1B-ABEE-4CE940AF8DD8}" type="pres">
      <dgm:prSet presAssocID="{E34E6760-C24C-4936-A420-D6283138BD75}" presName="rootComposite" presStyleCnt="0"/>
      <dgm:spPr/>
    </dgm:pt>
    <dgm:pt modelId="{A399CC26-0106-4995-8FF0-A8D98398AD94}" type="pres">
      <dgm:prSet presAssocID="{E34E6760-C24C-4936-A420-D6283138BD75}" presName="rootText" presStyleLbl="node3" presStyleIdx="54" presStyleCnt="55">
        <dgm:presLayoutVars>
          <dgm:chPref val="3"/>
        </dgm:presLayoutVars>
      </dgm:prSet>
      <dgm:spPr/>
    </dgm:pt>
    <dgm:pt modelId="{45A28F7C-D658-4520-8862-675C11EFCD7F}" type="pres">
      <dgm:prSet presAssocID="{E34E6760-C24C-4936-A420-D6283138BD75}" presName="rootConnector" presStyleLbl="node3" presStyleIdx="54" presStyleCnt="55"/>
      <dgm:spPr/>
    </dgm:pt>
    <dgm:pt modelId="{8AF49A36-A742-4736-AE2A-A40D43FC04E2}" type="pres">
      <dgm:prSet presAssocID="{E34E6760-C24C-4936-A420-D6283138BD75}" presName="hierChild4" presStyleCnt="0"/>
      <dgm:spPr/>
    </dgm:pt>
    <dgm:pt modelId="{1A26721A-8F1C-44C1-98BB-FDC691B31A36}" type="pres">
      <dgm:prSet presAssocID="{E34E6760-C24C-4936-A420-D6283138BD75}" presName="hierChild5" presStyleCnt="0"/>
      <dgm:spPr/>
    </dgm:pt>
    <dgm:pt modelId="{5F7803C5-2BAB-48DE-9A04-CE1025EE072C}" type="pres">
      <dgm:prSet presAssocID="{6A29FD64-90B4-4E2E-B9F5-CD04CA74BADB}" presName="hierChild5" presStyleCnt="0"/>
      <dgm:spPr/>
    </dgm:pt>
    <dgm:pt modelId="{EA4E75C2-E482-4FBC-96EB-7E2578F37D5F}" type="pres">
      <dgm:prSet presAssocID="{B12F0BEC-9468-47AD-9825-9B80EB37159E}" presName="hierChild3" presStyleCnt="0"/>
      <dgm:spPr/>
    </dgm:pt>
  </dgm:ptLst>
  <dgm:cxnLst>
    <dgm:cxn modelId="{ED0F0200-1B69-4F16-B2FB-3939908778BB}" type="presOf" srcId="{CC1130BA-5E30-4D1D-B274-E6A9EC39C029}" destId="{2A704B6C-6337-406C-AD7C-5C86E5038EDC}" srcOrd="1" destOrd="0" presId="urn:microsoft.com/office/officeart/2005/8/layout/orgChart1"/>
    <dgm:cxn modelId="{C2CFC802-AAAF-46ED-96CF-4CEFAE1B77FB}" srcId="{4B2248A9-7F4D-41A4-9F25-0446DB4E4AF4}" destId="{FC54E567-0DFC-4847-8D21-F9934A2A8F08}" srcOrd="6" destOrd="0" parTransId="{A42C2344-9081-4F8B-BC8D-9C222CFDDA5B}" sibTransId="{A876252D-614F-420E-A3A7-3D803E5CB361}"/>
    <dgm:cxn modelId="{87A8B104-196A-4534-846B-2B01189BAFA2}" type="presOf" srcId="{3E4B954F-9763-4079-8324-D60EFD9277B9}" destId="{AE63CDB9-C41F-4B84-8A28-C983A6C0F656}" srcOrd="0" destOrd="0" presId="urn:microsoft.com/office/officeart/2005/8/layout/orgChart1"/>
    <dgm:cxn modelId="{611B4005-7CD0-4EC2-AE11-A74D610EF49F}" type="presOf" srcId="{A31C217E-7AA5-44A7-A938-5CDAAE117A0D}" destId="{4A98CA52-3E22-4BEB-A145-C3D9175A7F3C}" srcOrd="0" destOrd="0" presId="urn:microsoft.com/office/officeart/2005/8/layout/orgChart1"/>
    <dgm:cxn modelId="{B1B76505-A139-4A48-A795-F346CCD8B856}" type="presOf" srcId="{CB097CA1-B607-42C6-9162-827609190B77}" destId="{B6DA1CBF-D5B0-4D4F-A624-AA9C135453CF}" srcOrd="1" destOrd="0" presId="urn:microsoft.com/office/officeart/2005/8/layout/orgChart1"/>
    <dgm:cxn modelId="{78451D07-B9E9-4CF2-9350-BC5D18F0E350}" type="presOf" srcId="{2D0B0B94-0CDD-49F8-A7E8-B2B5636D3C75}" destId="{2399B07E-3093-4BC1-A0A2-6A28FEB410AC}" srcOrd="1" destOrd="0" presId="urn:microsoft.com/office/officeart/2005/8/layout/orgChart1"/>
    <dgm:cxn modelId="{68927B08-2768-4B74-9C7D-4E7BBDEA5265}" type="presOf" srcId="{9697A381-19B9-4D05-9DF5-D7380E18EF52}" destId="{3AF803B4-D7FA-45F8-9D65-7633D05030BB}" srcOrd="0" destOrd="0" presId="urn:microsoft.com/office/officeart/2005/8/layout/orgChart1"/>
    <dgm:cxn modelId="{0CBE1809-17AA-42B0-A463-455824F7CFBA}" type="presOf" srcId="{3BEC82A5-5677-4EEB-84A3-476F482F7C98}" destId="{B422F75D-78BE-4A80-8FDE-B476C793C824}" srcOrd="0" destOrd="0" presId="urn:microsoft.com/office/officeart/2005/8/layout/orgChart1"/>
    <dgm:cxn modelId="{D604DF0B-A822-465F-B6D2-3B2324B0517D}" type="presOf" srcId="{E60DAA21-1CCC-4DD2-AFD6-9343B24214A3}" destId="{3E7B6F37-9C30-4B04-9F94-0F77219D1DAA}" srcOrd="1" destOrd="0" presId="urn:microsoft.com/office/officeart/2005/8/layout/orgChart1"/>
    <dgm:cxn modelId="{6F409D0E-BEA2-4FA1-80E3-3E37C12F7529}" srcId="{4B2248A9-7F4D-41A4-9F25-0446DB4E4AF4}" destId="{BAD4C552-9A37-406B-B106-6E65AFEB9E2D}" srcOrd="1" destOrd="0" parTransId="{2B457FD2-3138-47BC-9A2E-9329C19F5A95}" sibTransId="{6FD82414-77D1-4AE3-83A1-69D119846F5F}"/>
    <dgm:cxn modelId="{9475E90E-E431-4E22-81C6-67E55B3CBED6}" srcId="{B12F0BEC-9468-47AD-9825-9B80EB37159E}" destId="{4B2248A9-7F4D-41A4-9F25-0446DB4E4AF4}" srcOrd="0" destOrd="0" parTransId="{9BBDD55A-AB15-4F00-A300-5CA7472678DA}" sibTransId="{86248CF9-3D3F-42FF-868A-C56846D81924}"/>
    <dgm:cxn modelId="{CABB1F10-3E55-4467-B228-BC55699491ED}" srcId="{B01E10F3-676C-4F6D-B1E4-695E6DE7791B}" destId="{3E4B954F-9763-4079-8324-D60EFD9277B9}" srcOrd="4" destOrd="0" parTransId="{5FB7972C-5E2C-47EA-89B1-C7B138152708}" sibTransId="{27B37952-E82B-49C3-84D2-3287C1446CFE}"/>
    <dgm:cxn modelId="{9C553610-6CA1-4282-8EC5-C9E161258A87}" type="presOf" srcId="{3B66743C-C560-4092-8FC3-58E1E459DE7D}" destId="{1E3C984D-F616-43B9-9F6C-CB4EF7FDF685}" srcOrd="0" destOrd="0" presId="urn:microsoft.com/office/officeart/2005/8/layout/orgChart1"/>
    <dgm:cxn modelId="{F2CAF210-961F-498D-B90A-81F1B046FA1A}" srcId="{B9E55E15-BCB6-4EB7-98BD-936F0B928D81}" destId="{2D0B0B94-0CDD-49F8-A7E8-B2B5636D3C75}" srcOrd="7" destOrd="0" parTransId="{AEF1656D-3C60-497E-9E4C-ED602DBA347B}" sibTransId="{E4CCF85F-20E3-4741-8FEE-63B74512D8D1}"/>
    <dgm:cxn modelId="{AC748E11-0E60-49A2-8964-C59B8FBE7BF9}" type="presOf" srcId="{3E462B49-0BEB-4E44-990B-76980C940D78}" destId="{4DA95C80-D7A7-47FD-BDAF-BA24AFBE8410}" srcOrd="0" destOrd="0" presId="urn:microsoft.com/office/officeart/2005/8/layout/orgChart1"/>
    <dgm:cxn modelId="{50866A14-09D4-4099-84EE-6565A24CF52A}" type="presOf" srcId="{CF71C6A7-FCB0-4207-B05E-C8094C0ADA3D}" destId="{EEBB6962-3273-4B8D-B29D-E3FFC1BFADE3}" srcOrd="0" destOrd="0" presId="urn:microsoft.com/office/officeart/2005/8/layout/orgChart1"/>
    <dgm:cxn modelId="{01E3AF15-A1D7-44FB-AE4F-3E2833CC217C}" type="presOf" srcId="{35347007-01D4-4838-8C72-ABFE298A1AC1}" destId="{0E72C591-1480-4F9B-A7F6-D255A9389718}" srcOrd="0" destOrd="0" presId="urn:microsoft.com/office/officeart/2005/8/layout/orgChart1"/>
    <dgm:cxn modelId="{54A45A16-F666-4CC0-9F80-B44EEF1D2A5C}" type="presOf" srcId="{E1DA6F48-92E1-491B-9A15-7E205F3414AC}" destId="{E65351B4-008E-4D97-BD83-4FF4BF085710}" srcOrd="1" destOrd="0" presId="urn:microsoft.com/office/officeart/2005/8/layout/orgChart1"/>
    <dgm:cxn modelId="{3CBBEF16-93DD-4E56-B469-1C0833BC7485}" type="presOf" srcId="{BC1BC779-EA1A-4665-A0E1-C6E1A57B513E}" destId="{F247ECB7-6ABC-46C7-918E-287291DC6DF6}" srcOrd="0" destOrd="0" presId="urn:microsoft.com/office/officeart/2005/8/layout/orgChart1"/>
    <dgm:cxn modelId="{8C075F17-022B-41D1-B06C-CA59A8EA9B44}" srcId="{B01E10F3-676C-4F6D-B1E4-695E6DE7791B}" destId="{7A159035-8ABE-49FE-B11F-7EEF70843449}" srcOrd="5" destOrd="0" parTransId="{69860E79-BDC4-4199-8658-72050F7DAAA8}" sibTransId="{C9E17364-A976-4EFC-8D81-334A29500131}"/>
    <dgm:cxn modelId="{A6567E17-E13E-4CD2-BCA0-8528B731CAFB}" type="presOf" srcId="{5D7CA3CE-6ECE-4ACC-8E1D-A4F923197D84}" destId="{4A8E1DB7-4A57-444F-B33B-715CEAECB30B}" srcOrd="0" destOrd="0" presId="urn:microsoft.com/office/officeart/2005/8/layout/orgChart1"/>
    <dgm:cxn modelId="{DFA99017-050F-468C-8BF3-6D218BFB51A5}" srcId="{AD47817F-7B75-471B-967D-2CDE26BC6FA8}" destId="{BA3FA1B7-7217-4A19-B212-D157C6FD1AFE}" srcOrd="2" destOrd="0" parTransId="{BC1BC779-EA1A-4665-A0E1-C6E1A57B513E}" sibTransId="{22D40CB7-E479-4086-957B-5EA71E004C74}"/>
    <dgm:cxn modelId="{FABF8218-066A-4C0F-85C3-1FABEE306291}" srcId="{4FF6D57A-14E0-4F76-9112-8BDC2A2493F2}" destId="{E60DAA21-1CCC-4DD2-AFD6-9343B24214A3}" srcOrd="1" destOrd="0" parTransId="{508C4FE3-9B3B-4E6C-BFFB-23ED8AA7EFE8}" sibTransId="{FDA82834-7F58-4CBD-938F-577F463208CF}"/>
    <dgm:cxn modelId="{7178FE18-0E8A-484D-BEE0-0447DB9EB90C}" type="presOf" srcId="{6A29FD64-90B4-4E2E-B9F5-CD04CA74BADB}" destId="{82CE3FBA-7159-43DA-93CD-24C7657CFA83}" srcOrd="1" destOrd="0" presId="urn:microsoft.com/office/officeart/2005/8/layout/orgChart1"/>
    <dgm:cxn modelId="{15F58019-5E1F-42E6-80D5-5F805110B835}" type="presOf" srcId="{4B2248A9-7F4D-41A4-9F25-0446DB4E4AF4}" destId="{8BE8FD50-740F-4DCF-BC54-35192D824250}" srcOrd="1" destOrd="0" presId="urn:microsoft.com/office/officeart/2005/8/layout/orgChart1"/>
    <dgm:cxn modelId="{88938F1A-8266-4666-AD78-9EF0637DC744}" type="presOf" srcId="{D2CCB21B-AED3-4FE1-A9F6-AA7B03EA69DB}" destId="{0591AA51-C801-49B2-891E-FF4309038893}" srcOrd="1" destOrd="0" presId="urn:microsoft.com/office/officeart/2005/8/layout/orgChart1"/>
    <dgm:cxn modelId="{FAFA301B-3943-4666-BF08-ACB2235E7841}" type="presOf" srcId="{6CF7AD9B-7E96-4F2D-B131-D174960E0488}" destId="{A743BF51-8F8D-44FC-B607-84E3D3703222}" srcOrd="0" destOrd="0" presId="urn:microsoft.com/office/officeart/2005/8/layout/orgChart1"/>
    <dgm:cxn modelId="{42E5B91E-5B1E-47E9-BAF5-E9E6A4BD8C2A}" srcId="{40218747-18C1-44B7-8374-31C631D116E2}" destId="{E1DA6F48-92E1-491B-9A15-7E205F3414AC}" srcOrd="3" destOrd="0" parTransId="{459DD9BB-1953-4D4B-A2F9-46F56ED1E6AD}" sibTransId="{7AE9FE75-0FC8-4407-9FED-221031B83570}"/>
    <dgm:cxn modelId="{C1AF8E1F-02A1-442A-95AC-0016C7874E73}" type="presOf" srcId="{6A29FD64-90B4-4E2E-B9F5-CD04CA74BADB}" destId="{9D8F6317-7A72-422D-8994-6D856A920400}" srcOrd="0" destOrd="0" presId="urn:microsoft.com/office/officeart/2005/8/layout/orgChart1"/>
    <dgm:cxn modelId="{A1075A21-5AF6-43A6-887B-5805A3BE3BE7}" type="presOf" srcId="{458CB733-8044-474A-9363-D402B38F0562}" destId="{77ED4A03-278D-4632-8AA1-5FA26CA1D1ED}" srcOrd="0" destOrd="0" presId="urn:microsoft.com/office/officeart/2005/8/layout/orgChart1"/>
    <dgm:cxn modelId="{15755924-F37D-4BDD-905D-A3C7B9DFD2B9}" srcId="{4FF6D57A-14E0-4F76-9112-8BDC2A2493F2}" destId="{F43805F9-447A-4EAE-BA09-08DC5B4120C2}" srcOrd="4" destOrd="0" parTransId="{719FEE99-48BA-45A9-850F-CFE5BE810BB4}" sibTransId="{96E72C9E-B470-4223-955D-632B0044E5DE}"/>
    <dgm:cxn modelId="{BA7AAF25-E44D-45FC-A7E3-5FC13299E188}" type="presOf" srcId="{454F0955-53B4-4298-A946-968991BB4FB5}" destId="{260959B1-DEFE-42D3-8866-D2B31AA4BBFB}" srcOrd="0" destOrd="0" presId="urn:microsoft.com/office/officeart/2005/8/layout/orgChart1"/>
    <dgm:cxn modelId="{9B622626-6576-4CD0-9BAD-8716BC0E05B9}" type="presOf" srcId="{36F4852F-A20F-4640-B7B0-0757F0D1C977}" destId="{6DAC7C01-1BB3-44EF-89D5-AA0925EA6209}" srcOrd="0" destOrd="0" presId="urn:microsoft.com/office/officeart/2005/8/layout/orgChart1"/>
    <dgm:cxn modelId="{6BB08326-E7C9-4870-81CB-407CC9BF5FB3}" srcId="{40218747-18C1-44B7-8374-31C631D116E2}" destId="{C5505173-956A-450A-92A2-3C8F9399BB5B}" srcOrd="6" destOrd="0" parTransId="{BC1C7262-E5F0-450A-8859-21EABA7DBE46}" sibTransId="{9B44FB21-90CE-427B-BCC2-537933EFE4E4}"/>
    <dgm:cxn modelId="{FE38A626-F241-411E-AE25-FD707925DEB8}" type="presOf" srcId="{48E0EFED-4BA2-472F-8ECF-1309B813F04F}" destId="{345ED3FF-D5CE-461B-9E3C-A785BCE3F950}" srcOrd="0" destOrd="0" presId="urn:microsoft.com/office/officeart/2005/8/layout/orgChart1"/>
    <dgm:cxn modelId="{304FBE26-7F3B-4874-9B83-5B690DF775D8}" type="presOf" srcId="{AD47817F-7B75-471B-967D-2CDE26BC6FA8}" destId="{0FCE3C98-CBB8-4B65-B9BD-77DAC7A9B5E3}" srcOrd="1" destOrd="0" presId="urn:microsoft.com/office/officeart/2005/8/layout/orgChart1"/>
    <dgm:cxn modelId="{A1938C27-1DEC-4F97-8514-E3AE029C1059}" type="presOf" srcId="{A42C2344-9081-4F8B-BC8D-9C222CFDDA5B}" destId="{653A0FEE-7139-42A9-8D5F-D4E8DFFBF969}" srcOrd="0" destOrd="0" presId="urn:microsoft.com/office/officeart/2005/8/layout/orgChart1"/>
    <dgm:cxn modelId="{FAE27628-3F4D-4D73-AF46-0C6D7A30FBF5}" type="presOf" srcId="{E1DA6F48-92E1-491B-9A15-7E205F3414AC}" destId="{EFF372D6-ABDF-468B-93BE-5E5515056EFC}" srcOrd="0" destOrd="0" presId="urn:microsoft.com/office/officeart/2005/8/layout/orgChart1"/>
    <dgm:cxn modelId="{0A3BC428-F7B4-455A-9C87-F0B4C93D9D58}" type="presOf" srcId="{A180CC43-BC4F-438F-8B4C-93733E37CB1B}" destId="{0DA3D08F-2518-48A3-8347-EB07F7D9B6A7}" srcOrd="1" destOrd="0" presId="urn:microsoft.com/office/officeart/2005/8/layout/orgChart1"/>
    <dgm:cxn modelId="{9BA6A02A-845D-4338-A5E8-69B7FC5DF95B}" type="presOf" srcId="{65861032-1930-458E-81D9-0E8E8E8B2B1A}" destId="{FC3811B2-DF6A-4A7C-BB44-956B2CDD705E}" srcOrd="0" destOrd="0" presId="urn:microsoft.com/office/officeart/2005/8/layout/orgChart1"/>
    <dgm:cxn modelId="{960A752C-4584-4ABA-910C-5EC9A5A233EF}" type="presOf" srcId="{9107C765-3142-445C-9660-E9851B301C27}" destId="{EB1B96C2-F36B-4397-96ED-EE22715AC83C}" srcOrd="0" destOrd="0" presId="urn:microsoft.com/office/officeart/2005/8/layout/orgChart1"/>
    <dgm:cxn modelId="{3B53572C-6FF0-4929-8717-4D746F6F14F8}" srcId="{4B2248A9-7F4D-41A4-9F25-0446DB4E4AF4}" destId="{8F79DAF0-E9C7-47E0-B6DF-49718E134944}" srcOrd="4" destOrd="0" parTransId="{9F184545-B0B8-4C82-83C6-53C60451E89B}" sibTransId="{E2D0CDB1-2C99-4EC6-9E91-9705D55705C6}"/>
    <dgm:cxn modelId="{C44BC82C-25DE-4387-BCB6-E80983B7C04C}" srcId="{CBAE1E7F-4572-4A38-8185-CA3B8AA1707F}" destId="{6CF5D104-E238-4C1F-8C72-E305F34F58AC}" srcOrd="2" destOrd="0" parTransId="{260DDF43-E051-4398-B736-5EC56BCB9B85}" sibTransId="{FC7E9840-C5E2-4B85-B1AF-CBF0C96DAC3B}"/>
    <dgm:cxn modelId="{15613D33-EDFC-4FE6-BEE3-E8C71E2B09D3}" type="presOf" srcId="{F43805F9-447A-4EAE-BA09-08DC5B4120C2}" destId="{18467918-744D-4FE0-A8D8-15403734933E}" srcOrd="1" destOrd="0" presId="urn:microsoft.com/office/officeart/2005/8/layout/orgChart1"/>
    <dgm:cxn modelId="{CA457133-B35D-4744-8EB6-4E988F59693B}" srcId="{B12F0BEC-9468-47AD-9825-9B80EB37159E}" destId="{CBAE1E7F-4572-4A38-8185-CA3B8AA1707F}" srcOrd="1" destOrd="0" parTransId="{007C39C5-B56A-4892-B8B5-38735EA60E41}" sibTransId="{0004A7B9-DE32-45E7-9D01-DB5BE6D617D3}"/>
    <dgm:cxn modelId="{D12EDB33-42EC-4E15-8AEC-BB28E7303417}" type="presOf" srcId="{C9BEDC4B-1EEA-446E-B40B-5391B38380A7}" destId="{CD54121E-D85D-4828-9BD0-C1F47882A1EB}" srcOrd="1" destOrd="0" presId="urn:microsoft.com/office/officeart/2005/8/layout/orgChart1"/>
    <dgm:cxn modelId="{EFD13235-72D5-4FA8-9F23-424BE1868F40}" type="presOf" srcId="{A2D919B5-B0F8-4671-8633-07F57AC4BBF2}" destId="{58DB4602-C762-4482-968C-E36C10CAAE9C}" srcOrd="0" destOrd="0" presId="urn:microsoft.com/office/officeart/2005/8/layout/orgChart1"/>
    <dgm:cxn modelId="{53C3A035-6269-4F11-8E06-B4B21097CBDB}" type="presOf" srcId="{19D9F368-01CC-4436-9942-625F5BA95CCA}" destId="{A4900CFF-6DE4-421F-A6AA-378E0703FA17}" srcOrd="0" destOrd="0" presId="urn:microsoft.com/office/officeart/2005/8/layout/orgChart1"/>
    <dgm:cxn modelId="{BB96E136-C791-4A0D-AFBA-E9F3E54C58AB}" type="presOf" srcId="{207146A4-9961-4C98-B509-6ADFE8E59AF4}" destId="{AB51FE0D-15ED-40CB-9AB0-390EC3EBEE04}" srcOrd="0" destOrd="0" presId="urn:microsoft.com/office/officeart/2005/8/layout/orgChart1"/>
    <dgm:cxn modelId="{0B62DA38-ECFF-49BF-813F-4596F9C03BAD}" type="presOf" srcId="{36F4852F-A20F-4640-B7B0-0757F0D1C977}" destId="{1C4D8716-0D14-4C37-BB66-C9DD64702810}" srcOrd="1" destOrd="0" presId="urn:microsoft.com/office/officeart/2005/8/layout/orgChart1"/>
    <dgm:cxn modelId="{D264593B-4B37-4A73-8F8E-F74F147FED28}" type="presOf" srcId="{4FF6D57A-14E0-4F76-9112-8BDC2A2493F2}" destId="{62F6DD9B-CF98-42ED-A884-6218167D2658}" srcOrd="0" destOrd="0" presId="urn:microsoft.com/office/officeart/2005/8/layout/orgChart1"/>
    <dgm:cxn modelId="{2D32623D-63F9-4833-A08B-ADCEE4885E7D}" type="presOf" srcId="{239EBB63-4943-4908-B2DA-1547E9316DBB}" destId="{A253A769-5DBD-416A-B7B7-2225BFA599F1}" srcOrd="0" destOrd="0" presId="urn:microsoft.com/office/officeart/2005/8/layout/orgChart1"/>
    <dgm:cxn modelId="{794C503F-DF0B-4C0B-A726-748B7F10B58B}" type="presOf" srcId="{6A74DF4D-DC58-4A49-A07F-6C3EEEE192E0}" destId="{D7D5A821-9721-4715-8A3D-028080BDA24D}" srcOrd="0" destOrd="0" presId="urn:microsoft.com/office/officeart/2005/8/layout/orgChart1"/>
    <dgm:cxn modelId="{F821A45C-116D-40E1-9067-6C4B15CD3EE0}" type="presOf" srcId="{56B1C8A8-027C-42E8-9583-517069F738E8}" destId="{41777DDF-D667-4033-83F3-C7D0DCCFEEE7}" srcOrd="1" destOrd="0" presId="urn:microsoft.com/office/officeart/2005/8/layout/orgChart1"/>
    <dgm:cxn modelId="{FBFD0C5D-591A-41B5-AE53-205D7E01AC5A}" type="presOf" srcId="{68EFB76E-F064-490A-BFF9-05CFABB45062}" destId="{50DB42D0-CD98-486D-882B-E4A42BA3187A}" srcOrd="1" destOrd="0" presId="urn:microsoft.com/office/officeart/2005/8/layout/orgChart1"/>
    <dgm:cxn modelId="{D5ADDF5D-6D8D-4CFD-B552-216F22ED9608}" type="presOf" srcId="{A31C217E-7AA5-44A7-A938-5CDAAE117A0D}" destId="{025DA2C3-838D-4106-86F2-730A9A83140C}" srcOrd="1" destOrd="0" presId="urn:microsoft.com/office/officeart/2005/8/layout/orgChart1"/>
    <dgm:cxn modelId="{9DC0C55F-0AFE-4A85-9E4D-BE8BC6F2F053}" type="presOf" srcId="{37062783-0471-4CA6-B273-9A968EA3264B}" destId="{48FC58C7-E5FA-4311-9A2A-A77986EFA5FA}" srcOrd="0" destOrd="0" presId="urn:microsoft.com/office/officeart/2005/8/layout/orgChart1"/>
    <dgm:cxn modelId="{35E66D60-0CDE-407E-BBBF-3DF3789E24F0}" srcId="{AD47817F-7B75-471B-967D-2CDE26BC6FA8}" destId="{9697A381-19B9-4D05-9DF5-D7380E18EF52}" srcOrd="4" destOrd="0" parTransId="{6CF7AD9B-7E96-4F2D-B131-D174960E0488}" sibTransId="{9EAFF844-E0A5-440D-A96F-6296D2141465}"/>
    <dgm:cxn modelId="{78699461-1720-4F89-B23D-F5DE15342528}" type="presOf" srcId="{508C4FE3-9B3B-4E6C-BFFB-23ED8AA7EFE8}" destId="{B97203E5-244D-4951-A2FD-CFFDD037D071}" srcOrd="0" destOrd="0" presId="urn:microsoft.com/office/officeart/2005/8/layout/orgChart1"/>
    <dgm:cxn modelId="{0964B741-BD1B-47BF-95F7-2775D737785D}" srcId="{B9E55E15-BCB6-4EB7-98BD-936F0B928D81}" destId="{FE60EE30-EE9F-437F-8CD3-5C7C8E224738}" srcOrd="8" destOrd="0" parTransId="{9B89211F-70A2-4A62-BB1D-DA20AE757DA0}" sibTransId="{50267E2A-D5E4-44AA-928D-2BC0DEF3EB10}"/>
    <dgm:cxn modelId="{3EAE4442-004C-4BB1-BD7A-AC9949BD55BA}" type="presOf" srcId="{BC1C7262-E5F0-450A-8859-21EABA7DBE46}" destId="{CEAB737E-1452-48AD-9F9F-FC1F3AA10566}" srcOrd="0" destOrd="0" presId="urn:microsoft.com/office/officeart/2005/8/layout/orgChart1"/>
    <dgm:cxn modelId="{F54ECA42-3A7C-49A8-BC91-859E8FD986AC}" type="presOf" srcId="{C83E6528-2341-4387-8EAA-700915D0AA9E}" destId="{7CE85F33-1877-4A5B-B9AE-C37523F1D54D}" srcOrd="1" destOrd="0" presId="urn:microsoft.com/office/officeart/2005/8/layout/orgChart1"/>
    <dgm:cxn modelId="{0A6ACF62-2A7E-491C-B9D9-2CC01284ADA0}" srcId="{40218747-18C1-44B7-8374-31C631D116E2}" destId="{8C737104-2334-40A6-B42B-2DD683CC42FC}" srcOrd="0" destOrd="0" parTransId="{33F7ECC9-9389-4EF3-8DF4-280CBDADD021}" sibTransId="{C0C88D65-BE5A-40F6-BF4F-7BD5B1D136FA}"/>
    <dgm:cxn modelId="{5FFCE343-DE55-4788-B5AC-A19C2031639D}" type="presOf" srcId="{C5505173-956A-450A-92A2-3C8F9399BB5B}" destId="{EA78B557-B9CE-4B5F-82EC-52FE33D883EF}" srcOrd="1" destOrd="0" presId="urn:microsoft.com/office/officeart/2005/8/layout/orgChart1"/>
    <dgm:cxn modelId="{9D303A64-C996-4D71-9C2D-EAAB5A290EF6}" type="presOf" srcId="{F43805F9-447A-4EAE-BA09-08DC5B4120C2}" destId="{8B8AE705-FF67-486D-A925-F4BAFDBE6329}" srcOrd="0" destOrd="0" presId="urn:microsoft.com/office/officeart/2005/8/layout/orgChart1"/>
    <dgm:cxn modelId="{84856364-AC6F-4D44-AA63-952D375B7AB2}" type="presOf" srcId="{56B1C8A8-027C-42E8-9583-517069F738E8}" destId="{1EDD7560-A28B-42A5-8880-205E92DA3302}" srcOrd="0" destOrd="0" presId="urn:microsoft.com/office/officeart/2005/8/layout/orgChart1"/>
    <dgm:cxn modelId="{92B56E44-0768-4D2B-9481-31F13627A46F}" srcId="{AD47817F-7B75-471B-967D-2CDE26BC6FA8}" destId="{348A717A-D281-48B3-96ED-E47E2111C69D}" srcOrd="0" destOrd="0" parTransId="{37062783-0471-4CA6-B273-9A968EA3264B}" sibTransId="{783C3DAA-AA3F-45B2-BBDB-142B0470D2C2}"/>
    <dgm:cxn modelId="{05C20B65-ED66-4885-8E90-2D3B18A5E9A6}" type="presOf" srcId="{A8D53563-1EB4-48F6-A0D9-87A822BF824C}" destId="{D4B1EF63-7C7D-410B-87C4-84D152AEED8A}" srcOrd="0" destOrd="0" presId="urn:microsoft.com/office/officeart/2005/8/layout/orgChart1"/>
    <dgm:cxn modelId="{18692B45-DBDE-478D-82B3-D6B50F83DA0A}" srcId="{4B2248A9-7F4D-41A4-9F25-0446DB4E4AF4}" destId="{5D7CA3CE-6ECE-4ACC-8E1D-A4F923197D84}" srcOrd="7" destOrd="0" parTransId="{0CE73143-9498-45E0-A63D-E094668F4865}" sibTransId="{335345E4-DA45-4757-8140-AA437FB15046}"/>
    <dgm:cxn modelId="{32437145-54FB-4BAA-809C-5C980672EFBD}" srcId="{6A29FD64-90B4-4E2E-B9F5-CD04CA74BADB}" destId="{C83E6528-2341-4387-8EAA-700915D0AA9E}" srcOrd="1" destOrd="0" parTransId="{A2D919B5-B0F8-4671-8633-07F57AC4BBF2}" sibTransId="{D7F4B3EA-17E0-49FC-83B1-3E6B29F0CB6A}"/>
    <dgm:cxn modelId="{6B455565-2A24-4373-B662-0ED17376AD25}" type="presOf" srcId="{69860E79-BDC4-4199-8658-72050F7DAAA8}" destId="{A23541AC-151C-427C-878A-228BA92CC5DE}" srcOrd="0" destOrd="0" presId="urn:microsoft.com/office/officeart/2005/8/layout/orgChart1"/>
    <dgm:cxn modelId="{1DDB9A66-7D97-496A-8356-A46FC59888B7}" type="presOf" srcId="{5C1C6DAD-6134-42CE-9D21-F16ED81F5B83}" destId="{EBD99500-EB17-431B-BDE7-A0D89A19F843}" srcOrd="0" destOrd="0" presId="urn:microsoft.com/office/officeart/2005/8/layout/orgChart1"/>
    <dgm:cxn modelId="{C0FDDF47-F58A-4A33-918D-E598300C6104}" srcId="{6A29FD64-90B4-4E2E-B9F5-CD04CA74BADB}" destId="{01632B31-D1ED-4316-B1B7-D9FDC933AA68}" srcOrd="0" destOrd="0" parTransId="{C129BD01-82D7-436F-AD5C-03D9F4058A6B}" sibTransId="{3756E434-766D-4927-A8C0-D0F53FB56EC3}"/>
    <dgm:cxn modelId="{458D1468-CE2A-4573-B167-91CF2CFC7D38}" type="presOf" srcId="{007C39C5-B56A-4892-B8B5-38735EA60E41}" destId="{5958C6CC-12F3-431F-A38F-046746154361}" srcOrd="0" destOrd="0" presId="urn:microsoft.com/office/officeart/2005/8/layout/orgChart1"/>
    <dgm:cxn modelId="{2AF46548-3CA3-4CA0-BCC2-5010D31517ED}" type="presOf" srcId="{C129BD01-82D7-436F-AD5C-03D9F4058A6B}" destId="{E84FC1A3-E04B-4649-8F93-7BC87FD0828E}" srcOrd="0" destOrd="0" presId="urn:microsoft.com/office/officeart/2005/8/layout/orgChart1"/>
    <dgm:cxn modelId="{B0BF0369-1DD5-4951-8FB6-644EED69B196}" type="presOf" srcId="{C98E2622-0746-4205-A544-4FD1C2B3B243}" destId="{05C68B26-1EA6-48EE-855C-82197E6FDFFA}" srcOrd="1" destOrd="0" presId="urn:microsoft.com/office/officeart/2005/8/layout/orgChart1"/>
    <dgm:cxn modelId="{7D2D0E69-AED5-4E4D-8F53-A450D4C44D7C}" type="presOf" srcId="{549411CB-7284-4E62-A763-897625C11CF4}" destId="{25B28D76-E752-4EF1-9790-A0ED8BBC9219}" srcOrd="0" destOrd="0" presId="urn:microsoft.com/office/officeart/2005/8/layout/orgChart1"/>
    <dgm:cxn modelId="{5C9D696A-31E3-424A-B63D-6E345D2B9D4E}" srcId="{B9E55E15-BCB6-4EB7-98BD-936F0B928D81}" destId="{A31C217E-7AA5-44A7-A938-5CDAAE117A0D}" srcOrd="3" destOrd="0" parTransId="{390799C9-0D6B-4E07-AA85-DAA0A33C8C24}" sibTransId="{B6984E7F-8317-44FB-BDD9-6FDE1FA57D5B}"/>
    <dgm:cxn modelId="{E15A994A-0AE4-4D88-8E27-661F80A95E33}" srcId="{40218747-18C1-44B7-8374-31C631D116E2}" destId="{115D9E98-25F4-47AD-8D76-F2688B280232}" srcOrd="2" destOrd="0" parTransId="{ED84E391-4A9F-431A-A33D-70D0C70C369F}" sibTransId="{B0146C32-27DD-4D28-B50C-301A4110EF6D}"/>
    <dgm:cxn modelId="{97D79C6A-16B7-4B8C-9D2D-6816352E567A}" type="presOf" srcId="{BAD4C552-9A37-406B-B106-6E65AFEB9E2D}" destId="{FFDD56DA-AFA3-4713-9F99-FE9CCF75E036}" srcOrd="0" destOrd="0" presId="urn:microsoft.com/office/officeart/2005/8/layout/orgChart1"/>
    <dgm:cxn modelId="{326C6F6B-8142-4320-9FD7-EE4602EE8BA9}" type="presOf" srcId="{B9E55E15-BCB6-4EB7-98BD-936F0B928D81}" destId="{AC09B61E-8426-41E6-BEE1-1AD226C7E5C7}" srcOrd="1" destOrd="0" presId="urn:microsoft.com/office/officeart/2005/8/layout/orgChart1"/>
    <dgm:cxn modelId="{577A784B-6D9A-41B4-A6BF-57CA083F190B}" type="presOf" srcId="{9B89211F-70A2-4A62-BB1D-DA20AE757DA0}" destId="{F530199C-8CBD-4927-ABD9-5FCB838521DF}" srcOrd="0" destOrd="0" presId="urn:microsoft.com/office/officeart/2005/8/layout/orgChart1"/>
    <dgm:cxn modelId="{ADEDAF6B-7078-4488-93D6-C39B81729027}" srcId="{B01E10F3-676C-4F6D-B1E4-695E6DE7791B}" destId="{C9BEDC4B-1EEA-446E-B40B-5391B38380A7}" srcOrd="0" destOrd="0" parTransId="{17E0FDE0-4242-4D8F-BA02-55B839B4ECAB}" sibTransId="{3B7ACD56-B9A1-4E65-A689-BE51570A7DFA}"/>
    <dgm:cxn modelId="{F6BCC16B-9B61-4A36-AF41-9BBA5E567571}" srcId="{4FF6D57A-14E0-4F76-9112-8BDC2A2493F2}" destId="{56B1C8A8-027C-42E8-9583-517069F738E8}" srcOrd="0" destOrd="0" parTransId="{053DBE99-D0C7-4A01-AD74-E65031D7DE52}" sibTransId="{4F58B242-FB5B-4337-A8F2-C4EE16D9CC2C}"/>
    <dgm:cxn modelId="{EBCBD36B-6FB9-409F-8E85-6F2D8F424B98}" type="presOf" srcId="{9697A381-19B9-4D05-9DF5-D7380E18EF52}" destId="{BDAB4918-FE46-4D5A-A1EB-2A3BC35617EA}" srcOrd="1" destOrd="0" presId="urn:microsoft.com/office/officeart/2005/8/layout/orgChart1"/>
    <dgm:cxn modelId="{3EEADC4B-BFFA-4D13-A699-7F21A5682C92}" srcId="{B01E10F3-676C-4F6D-B1E4-695E6DE7791B}" destId="{C0E9F896-CEC6-4270-A476-5FF1C62E94DC}" srcOrd="6" destOrd="0" parTransId="{207146A4-9961-4C98-B509-6ADFE8E59AF4}" sibTransId="{5B87BA43-4B91-4B3D-AD98-7424C74B8DCE}"/>
    <dgm:cxn modelId="{0E41936C-16F7-4F2E-BC2B-45CA2CA2CA08}" type="presOf" srcId="{BAD4C552-9A37-406B-B106-6E65AFEB9E2D}" destId="{569A950F-0F24-49D5-808F-60A5E828D637}" srcOrd="1" destOrd="0" presId="urn:microsoft.com/office/officeart/2005/8/layout/orgChart1"/>
    <dgm:cxn modelId="{75A5E44C-3A3E-4E52-BDFC-2E037BE73B28}" type="presOf" srcId="{162C0DF8-DCAA-416F-A57D-AB5E60A3DCCB}" destId="{0F965EE1-E5A3-46BB-B4FE-8E86B00A1ADF}" srcOrd="0" destOrd="0" presId="urn:microsoft.com/office/officeart/2005/8/layout/orgChart1"/>
    <dgm:cxn modelId="{1FC66F4D-0254-4036-896C-255BBD3B26C7}" type="presOf" srcId="{FC54E567-0DFC-4847-8D21-F9934A2A8F08}" destId="{DA700CD6-62B4-485C-AB99-B8787B97F8B2}" srcOrd="0" destOrd="0" presId="urn:microsoft.com/office/officeart/2005/8/layout/orgChart1"/>
    <dgm:cxn modelId="{26ACE64D-2D03-4616-B6EF-E9397165B288}" type="presOf" srcId="{8F79DAF0-E9C7-47E0-B6DF-49718E134944}" destId="{D9AA653F-42EE-4DED-B54F-F1A503DEE3C1}" srcOrd="1" destOrd="0" presId="urn:microsoft.com/office/officeart/2005/8/layout/orgChart1"/>
    <dgm:cxn modelId="{0F5FA56E-7AE0-4B75-A338-06B8D3AA7E03}" type="presOf" srcId="{33F7ECC9-9389-4EF3-8DF4-280CBDADD021}" destId="{6EA56F4D-E3FE-4C13-85EE-F1C30D981F55}" srcOrd="0" destOrd="0" presId="urn:microsoft.com/office/officeart/2005/8/layout/orgChart1"/>
    <dgm:cxn modelId="{63DCF46E-135D-432F-8CF1-925EC4E712C3}" type="presOf" srcId="{B12F0BEC-9468-47AD-9825-9B80EB37159E}" destId="{36AAEBBD-58A4-4A15-9A2D-2AB591F51CA3}" srcOrd="0" destOrd="0" presId="urn:microsoft.com/office/officeart/2005/8/layout/orgChart1"/>
    <dgm:cxn modelId="{F5C1104F-0FDE-4858-A839-7F74C8B93B24}" type="presOf" srcId="{91748AAA-CA1F-44FF-9AFB-0C0130BEB9A3}" destId="{F081C417-5550-42E4-A8C4-0BB969E4EC10}" srcOrd="0" destOrd="0" presId="urn:microsoft.com/office/officeart/2005/8/layout/orgChart1"/>
    <dgm:cxn modelId="{5598FB6F-4228-4205-8AC2-F86BFD25AF5E}" srcId="{B01E10F3-676C-4F6D-B1E4-695E6DE7791B}" destId="{C98E2622-0746-4205-A544-4FD1C2B3B243}" srcOrd="8" destOrd="0" parTransId="{930C81FB-797C-4814-BC76-C4F393786F31}" sibTransId="{B843CE46-07D3-42FE-AAC4-06416AE72EF0}"/>
    <dgm:cxn modelId="{8C112050-F131-49E7-BAF0-6CDA796E2718}" srcId="{B9E55E15-BCB6-4EB7-98BD-936F0B928D81}" destId="{3FA16AF5-96E6-4458-AB46-D39B8C3B5172}" srcOrd="2" destOrd="0" parTransId="{3E462B49-0BEB-4E44-990B-76980C940D78}" sibTransId="{34255E37-A394-4337-8AF3-198A171D4D6B}"/>
    <dgm:cxn modelId="{D9E67A70-3C6B-42AC-808C-C27924E8247B}" type="presOf" srcId="{FE60EE30-EE9F-437F-8CD3-5C7C8E224738}" destId="{76205A73-CEE7-42C0-93DF-2E1B6D0BB976}" srcOrd="1" destOrd="0" presId="urn:microsoft.com/office/officeart/2005/8/layout/orgChart1"/>
    <dgm:cxn modelId="{069BB750-A5E4-4EC8-82FF-81561AF81627}" type="presOf" srcId="{AEF1656D-3C60-497E-9E4C-ED602DBA347B}" destId="{7DC4752A-D942-49E7-8E99-639FCE729F37}" srcOrd="0" destOrd="0" presId="urn:microsoft.com/office/officeart/2005/8/layout/orgChart1"/>
    <dgm:cxn modelId="{347D1671-B48E-4BDD-B7DB-DFF4484BD947}" type="presOf" srcId="{D828228F-E265-4F53-BE6C-6A63C66A10CF}" destId="{4180BD44-416C-4155-8E90-759B4555475B}" srcOrd="0" destOrd="0" presId="urn:microsoft.com/office/officeart/2005/8/layout/orgChart1"/>
    <dgm:cxn modelId="{A6695C51-43ED-4BE5-B2F1-A1B6F53321CA}" type="presOf" srcId="{BA3FA1B7-7217-4A19-B212-D157C6FD1AFE}" destId="{290D5210-AD11-4A18-9557-6383F79CE324}" srcOrd="1" destOrd="0" presId="urn:microsoft.com/office/officeart/2005/8/layout/orgChart1"/>
    <dgm:cxn modelId="{DA075D51-E60B-4EEE-80C4-369B2C4F05CD}" type="presOf" srcId="{6EFEF149-7832-4022-843B-2D26B4E4CACC}" destId="{0D95CD77-F6DE-4C9C-B61F-E9720C5D07DD}" srcOrd="1" destOrd="0" presId="urn:microsoft.com/office/officeart/2005/8/layout/orgChart1"/>
    <dgm:cxn modelId="{7E106F51-73EC-44B8-8EEF-D5C3660F0C34}" type="presOf" srcId="{68D42ABA-5EB1-4881-B3BE-7FE5322DA180}" destId="{CF74B927-568E-483C-ADDC-976EB1C79971}" srcOrd="1" destOrd="0" presId="urn:microsoft.com/office/officeart/2005/8/layout/orgChart1"/>
    <dgm:cxn modelId="{70488271-42AC-46A8-9352-81159BC5A99A}" type="presOf" srcId="{E6B0BFEF-1D52-4366-ACA3-6369C5A4DFC0}" destId="{CE6126F6-8474-4A03-9752-2C782B35EDE0}" srcOrd="1" destOrd="0" presId="urn:microsoft.com/office/officeart/2005/8/layout/orgChart1"/>
    <dgm:cxn modelId="{119DBD51-CB4B-4483-BAC5-D2E6E1B29CFE}" srcId="{CBAE1E7F-4572-4A38-8185-CA3B8AA1707F}" destId="{703ABD9D-0BBE-4D1F-B526-9BFD7994AF80}" srcOrd="1" destOrd="0" parTransId="{0A0A6860-A7A7-4874-AF81-51838D6BBC17}" sibTransId="{E277F3E9-E0D3-4284-9290-C559058DF28E}"/>
    <dgm:cxn modelId="{5B13EF51-A7D4-4167-8D1F-3534F7DF332B}" type="presOf" srcId="{859D9ADB-6815-4A29-BF6D-0AA61B90CC87}" destId="{0FF04721-2EEA-44B0-BF87-E9BB4AFE58BF}" srcOrd="1" destOrd="0" presId="urn:microsoft.com/office/officeart/2005/8/layout/orgChart1"/>
    <dgm:cxn modelId="{CE325D52-1146-449E-ACF7-CC0F35A2D4AE}" srcId="{6A29FD64-90B4-4E2E-B9F5-CD04CA74BADB}" destId="{E34E6760-C24C-4936-A420-D6283138BD75}" srcOrd="2" destOrd="0" parTransId="{5E02B7DB-3B12-4232-BA65-9086ED2592A4}" sibTransId="{625E4C67-CA6E-4F4C-A18F-DCCD10BD3B5D}"/>
    <dgm:cxn modelId="{9547C952-F029-4070-9E96-78E29893B723}" type="presOf" srcId="{6CF5D104-E238-4C1F-8C72-E305F34F58AC}" destId="{0D262D91-4BAA-484C-8E25-5204EB508780}" srcOrd="1" destOrd="0" presId="urn:microsoft.com/office/officeart/2005/8/layout/orgChart1"/>
    <dgm:cxn modelId="{9A7FCA72-7FB8-4CE8-90CA-54DAD8F9E058}" srcId="{4B2248A9-7F4D-41A4-9F25-0446DB4E4AF4}" destId="{BA4A7DE0-8DA3-4F24-A56C-164F285CA9A8}" srcOrd="8" destOrd="0" parTransId="{87FE79C9-C5F1-4AC0-BDC2-FE77BC4490FA}" sibTransId="{4E36EB82-770C-4312-B246-E4FEFFB2DC19}"/>
    <dgm:cxn modelId="{F49E1E73-11F2-4B16-82D3-D365A7059515}" srcId="{AD47817F-7B75-471B-967D-2CDE26BC6FA8}" destId="{D2CCB21B-AED3-4FE1-A9F6-AA7B03EA69DB}" srcOrd="1" destOrd="0" parTransId="{AE33D2A0-1452-4FDF-9D61-9CD07C6A9001}" sibTransId="{CB21C711-3EE1-486E-9289-4FD5BBF4F398}"/>
    <dgm:cxn modelId="{D8583C53-E09C-4365-8E55-0D4C67A45E3C}" type="presOf" srcId="{5E02B7DB-3B12-4232-BA65-9086ED2592A4}" destId="{B2BF1AAD-43D4-4CAD-83DF-142749562850}" srcOrd="0" destOrd="0" presId="urn:microsoft.com/office/officeart/2005/8/layout/orgChart1"/>
    <dgm:cxn modelId="{A4FE8373-6BCA-48B5-8E4E-1178EB317091}" type="presOf" srcId="{7A159035-8ABE-49FE-B11F-7EEF70843449}" destId="{EE4D5A2E-67B4-46C5-82EF-2718047A4856}" srcOrd="1" destOrd="0" presId="urn:microsoft.com/office/officeart/2005/8/layout/orgChart1"/>
    <dgm:cxn modelId="{8126FD53-158B-4081-9CDA-66017DF1C92C}" type="presOf" srcId="{CBAE1E7F-4572-4A38-8185-CA3B8AA1707F}" destId="{52FABD2A-9819-41EE-941A-3B085E012267}" srcOrd="0" destOrd="0" presId="urn:microsoft.com/office/officeart/2005/8/layout/orgChart1"/>
    <dgm:cxn modelId="{A8ECE154-26F4-4F72-8D40-A26B7CD3D254}" type="presOf" srcId="{44E3A3F5-55F6-4E17-B294-0637A44F16D4}" destId="{1EB967D4-CD10-4267-B50C-F588CA386415}" srcOrd="0" destOrd="0" presId="urn:microsoft.com/office/officeart/2005/8/layout/orgChart1"/>
    <dgm:cxn modelId="{B3590E75-282A-42CA-A425-23F65D6ADDD2}" srcId="{40218747-18C1-44B7-8374-31C631D116E2}" destId="{99CDF11A-7314-47EC-923B-CACB57CBFD45}" srcOrd="5" destOrd="0" parTransId="{541B9B3E-97FF-4DFA-B899-9F1C202FC1C2}" sibTransId="{7B0124B5-04B6-4B4D-9B02-090654AABC02}"/>
    <dgm:cxn modelId="{CB2E4B75-9EA5-4ABE-9DE4-2AA9C3DB46AA}" type="presOf" srcId="{A7A072A0-7903-48FE-AC43-51CFF3FFCFEF}" destId="{5B6F1230-833F-4C02-897D-DFE1527DC63C}" srcOrd="0" destOrd="0" presId="urn:microsoft.com/office/officeart/2005/8/layout/orgChart1"/>
    <dgm:cxn modelId="{B327BE55-5A23-40EB-A427-7E1E6E28536D}" type="presOf" srcId="{E34E6760-C24C-4936-A420-D6283138BD75}" destId="{A399CC26-0106-4995-8FF0-A8D98398AD94}" srcOrd="0" destOrd="0" presId="urn:microsoft.com/office/officeart/2005/8/layout/orgChart1"/>
    <dgm:cxn modelId="{A715F675-E4B2-4A34-89F3-0C2F4C5E72DD}" srcId="{91748AAA-CA1F-44FF-9AFB-0C0130BEB9A3}" destId="{B12F0BEC-9468-47AD-9825-9B80EB37159E}" srcOrd="0" destOrd="0" parTransId="{09F07184-6C8B-4A04-A598-ADC3A2DDE529}" sibTransId="{CB6DF243-7FB5-40C2-8F63-FD5274569F0E}"/>
    <dgm:cxn modelId="{72663F76-594C-4998-AE3D-7E0069BD71DC}" type="presOf" srcId="{8C737104-2334-40A6-B42B-2DD683CC42FC}" destId="{12D54111-6EF4-4038-8DD1-18E1EDDF43D5}" srcOrd="1" destOrd="0" presId="urn:microsoft.com/office/officeart/2005/8/layout/orgChart1"/>
    <dgm:cxn modelId="{7823B876-0D7D-4B64-B1EE-A89B31F0052A}" type="presOf" srcId="{40FEF79E-95F1-4EB0-BFB0-94AA5FA8FBB2}" destId="{7F9E1329-4BA7-4A8C-9F9D-A37765387127}" srcOrd="0" destOrd="0" presId="urn:microsoft.com/office/officeart/2005/8/layout/orgChart1"/>
    <dgm:cxn modelId="{1F932F77-A6CD-48D0-B1FB-04B2AEC3E44A}" srcId="{B9E55E15-BCB6-4EB7-98BD-936F0B928D81}" destId="{68EFB76E-F064-490A-BFF9-05CFABB45062}" srcOrd="5" destOrd="0" parTransId="{44E3A3F5-55F6-4E17-B294-0637A44F16D4}" sibTransId="{21B25ECB-4784-458F-92F7-C75F081DF6B8}"/>
    <dgm:cxn modelId="{124A9A58-7634-4808-BFF4-475EF563A1A7}" type="presOf" srcId="{F27DA0A7-CEBD-424C-9B6D-448B0F61C797}" destId="{D7F23A44-0DDC-42C2-BA82-736C5CB2FAAB}" srcOrd="0" destOrd="0" presId="urn:microsoft.com/office/officeart/2005/8/layout/orgChart1"/>
    <dgm:cxn modelId="{82283079-928D-4145-AF59-FF5FDD504EE3}" type="presOf" srcId="{0CE73143-9498-45E0-A63D-E094668F4865}" destId="{A81E03E8-874C-463D-93D1-62B5B0EBD884}" srcOrd="0" destOrd="0" presId="urn:microsoft.com/office/officeart/2005/8/layout/orgChart1"/>
    <dgm:cxn modelId="{0818F979-93BA-4125-9FF4-B49775045FF8}" srcId="{4FF6D57A-14E0-4F76-9112-8BDC2A2493F2}" destId="{A180CC43-BC4F-438F-8B4C-93733E37CB1B}" srcOrd="5" destOrd="0" parTransId="{A7A072A0-7903-48FE-AC43-51CFF3FFCFEF}" sibTransId="{38426F17-1E66-4285-AB1B-7F3CFEB3F72E}"/>
    <dgm:cxn modelId="{AC48FE59-015D-4553-ABD1-3AA15E8E083B}" type="presOf" srcId="{7A159035-8ABE-49FE-B11F-7EEF70843449}" destId="{8FAD363D-8C62-4E9B-8ED8-64D58AAE6DD8}" srcOrd="0" destOrd="0" presId="urn:microsoft.com/office/officeart/2005/8/layout/orgChart1"/>
    <dgm:cxn modelId="{B36E915A-C907-42AF-A0CB-2D04C784C18A}" srcId="{B01E10F3-676C-4F6D-B1E4-695E6DE7791B}" destId="{C25F0B27-4172-4065-9DA4-6DDE48FEFB4F}" srcOrd="3" destOrd="0" parTransId="{3BEC82A5-5677-4EEB-84A3-476F482F7C98}" sibTransId="{345E5960-D643-4D78-8E55-E56BFAAF7596}"/>
    <dgm:cxn modelId="{646E327D-FE1E-48B7-BF92-7795242BEF4F}" srcId="{B12F0BEC-9468-47AD-9825-9B80EB37159E}" destId="{4FF6D57A-14E0-4F76-9112-8BDC2A2493F2}" srcOrd="5" destOrd="0" parTransId="{3B66743C-C560-4092-8FC3-58E1E459DE7D}" sibTransId="{23BFCDAF-DD67-4ECB-941B-C715F3C6D778}"/>
    <dgm:cxn modelId="{35F5A17D-42E5-44B0-9704-07E27A55A841}" type="presOf" srcId="{C0E9F896-CEC6-4270-A476-5FF1C62E94DC}" destId="{32E42839-5791-4E82-9537-689C2E45C1C8}" srcOrd="1" destOrd="0" presId="urn:microsoft.com/office/officeart/2005/8/layout/orgChart1"/>
    <dgm:cxn modelId="{4571EF7D-0249-4D01-938C-14AB1799A594}" srcId="{40218747-18C1-44B7-8374-31C631D116E2}" destId="{42134FA6-B41B-4C78-8313-1AD5A1802ECF}" srcOrd="1" destOrd="0" parTransId="{F9F638FE-226F-49DC-89CC-D95FE2CAC00D}" sibTransId="{76D4566F-73FD-4366-853E-2CC893A53213}"/>
    <dgm:cxn modelId="{3B5B127F-A94B-42D9-9A10-2D26CD322303}" type="presOf" srcId="{B96E1DC8-A9D4-4F99-B8F3-38257B7DB92A}" destId="{4BAA0570-8F01-44E9-A373-F6DCDBCEEA2C}" srcOrd="0" destOrd="0" presId="urn:microsoft.com/office/officeart/2005/8/layout/orgChart1"/>
    <dgm:cxn modelId="{E23DF27F-16BF-4157-8F3D-6C84F1A60441}" type="presOf" srcId="{260DDF43-E051-4398-B736-5EC56BCB9B85}" destId="{708C53F8-429B-428A-8F2B-FD38961D2350}" srcOrd="0" destOrd="0" presId="urn:microsoft.com/office/officeart/2005/8/layout/orgChart1"/>
    <dgm:cxn modelId="{9B2DA880-8DA3-44B2-BC56-59719E3887F0}" srcId="{B9E55E15-BCB6-4EB7-98BD-936F0B928D81}" destId="{CB097CA1-B607-42C6-9162-827609190B77}" srcOrd="6" destOrd="0" parTransId="{49B682DC-3E3F-417B-BB5F-B374AE656631}" sibTransId="{DC6F2962-5F2B-4729-AC47-8A1DDA1A6965}"/>
    <dgm:cxn modelId="{713D8381-CD1D-425B-963C-4178497B6EB5}" type="presOf" srcId="{3FA16AF5-96E6-4458-AB46-D39B8C3B5172}" destId="{5C614032-9FFA-4BFB-898F-5E6AF700343C}" srcOrd="0" destOrd="0" presId="urn:microsoft.com/office/officeart/2005/8/layout/orgChart1"/>
    <dgm:cxn modelId="{A12CB282-FA88-4924-B915-1B5461C950D7}" type="presOf" srcId="{99CDF11A-7314-47EC-923B-CACB57CBFD45}" destId="{EF01753C-2123-4A63-A553-85C808D8FE3D}" srcOrd="1" destOrd="0" presId="urn:microsoft.com/office/officeart/2005/8/layout/orgChart1"/>
    <dgm:cxn modelId="{CCB8B882-7A64-4E73-ACB9-FAA8CC2A562A}" type="presOf" srcId="{5D7CA3CE-6ECE-4ACC-8E1D-A4F923197D84}" destId="{49FA5752-21D0-4737-B63A-8C977FDEF18F}" srcOrd="1" destOrd="0" presId="urn:microsoft.com/office/officeart/2005/8/layout/orgChart1"/>
    <dgm:cxn modelId="{F0273283-171F-48C3-A3D2-31AB4F32CAEB}" type="presOf" srcId="{D78E9903-0F91-49C9-905D-C918972DDB8F}" destId="{DE107F2B-5B02-45A3-B54E-B8B2DCB4A357}" srcOrd="0" destOrd="0" presId="urn:microsoft.com/office/officeart/2005/8/layout/orgChart1"/>
    <dgm:cxn modelId="{8927B883-22EC-4B63-9DA6-B0D2AAD9D9B5}" type="presOf" srcId="{99CDF11A-7314-47EC-923B-CACB57CBFD45}" destId="{C54132B3-E853-42C9-BF94-8BFA8AF31016}" srcOrd="0" destOrd="0" presId="urn:microsoft.com/office/officeart/2005/8/layout/orgChart1"/>
    <dgm:cxn modelId="{5094C283-0778-406A-9846-2D4C9E84B789}" type="presOf" srcId="{C25F0B27-4172-4065-9DA4-6DDE48FEFB4F}" destId="{A810184A-C51C-4842-A091-C788824B3FED}" srcOrd="1" destOrd="0" presId="urn:microsoft.com/office/officeart/2005/8/layout/orgChart1"/>
    <dgm:cxn modelId="{E8C16884-5275-4370-A3CE-9B327E1900D9}" type="presOf" srcId="{C9BEDC4B-1EEA-446E-B40B-5391B38380A7}" destId="{FDE1A312-89AE-4E05-9212-C9604E05C7C4}" srcOrd="0" destOrd="0" presId="urn:microsoft.com/office/officeart/2005/8/layout/orgChart1"/>
    <dgm:cxn modelId="{16CF2E85-2B78-420E-8256-1A742A68ACBD}" type="presOf" srcId="{C0E9F896-CEC6-4270-A476-5FF1C62E94DC}" destId="{3806CAE7-FBC0-422A-902F-D1E29FF709B6}" srcOrd="0" destOrd="0" presId="urn:microsoft.com/office/officeart/2005/8/layout/orgChart1"/>
    <dgm:cxn modelId="{E8132F86-44AF-4F04-AE62-0145324F9DC5}" type="presOf" srcId="{6CF5D104-E238-4C1F-8C72-E305F34F58AC}" destId="{7731236D-F416-4F61-BEAE-B0258C2D3E2C}" srcOrd="0" destOrd="0" presId="urn:microsoft.com/office/officeart/2005/8/layout/orgChart1"/>
    <dgm:cxn modelId="{97375886-887A-4748-A712-E57F01E81F79}" type="presOf" srcId="{BB6F72F9-4F23-4A3A-B532-542691B7EED4}" destId="{3EFDB40B-FFEB-4DFE-82BF-5AB23F7B4F10}" srcOrd="0" destOrd="0" presId="urn:microsoft.com/office/officeart/2005/8/layout/orgChart1"/>
    <dgm:cxn modelId="{5CB06587-0C25-43DA-9DB1-F6BD29F47587}" type="presOf" srcId="{37C385D9-979A-4D59-BE1A-F60431131FB0}" destId="{C9189A65-AE88-48A5-8828-DFB481C9C416}" srcOrd="1" destOrd="0" presId="urn:microsoft.com/office/officeart/2005/8/layout/orgChart1"/>
    <dgm:cxn modelId="{63BE4989-4F5C-44E6-9DBA-8F1A1632AC79}" type="presOf" srcId="{42134FA6-B41B-4C78-8313-1AD5A1802ECF}" destId="{5F218D54-CAD2-4615-944A-7B27E95F98D1}" srcOrd="1" destOrd="0" presId="urn:microsoft.com/office/officeart/2005/8/layout/orgChart1"/>
    <dgm:cxn modelId="{6E58798B-4774-4B30-BD78-6362BB0E68EA}" type="presOf" srcId="{B01E10F3-676C-4F6D-B1E4-695E6DE7791B}" destId="{27F4275B-7411-4B79-ADDB-EE82E83790B8}" srcOrd="1" destOrd="0" presId="urn:microsoft.com/office/officeart/2005/8/layout/orgChart1"/>
    <dgm:cxn modelId="{0EE74E8C-5592-4E0D-A668-8318DC4EEBF9}" type="presOf" srcId="{5FB7972C-5E2C-47EA-89B1-C7B138152708}" destId="{44B1B2E5-E4E9-4DC2-A068-B0F4A8BD022E}" srcOrd="0" destOrd="0" presId="urn:microsoft.com/office/officeart/2005/8/layout/orgChart1"/>
    <dgm:cxn modelId="{D1B28B8D-19D6-4544-B9C3-72FC9E17D0E7}" type="presOf" srcId="{65861032-1930-458E-81D9-0E8E8E8B2B1A}" destId="{670EF2D4-E339-476C-8B88-813FD706E2B1}" srcOrd="1" destOrd="0" presId="urn:microsoft.com/office/officeart/2005/8/layout/orgChart1"/>
    <dgm:cxn modelId="{1A83418E-805C-4147-AAAD-BB495CF1FB6C}" type="presOf" srcId="{CBAE1E7F-4572-4A38-8185-CA3B8AA1707F}" destId="{C5BA8211-56B5-4856-853E-6061EEC81703}" srcOrd="1" destOrd="0" presId="urn:microsoft.com/office/officeart/2005/8/layout/orgChart1"/>
    <dgm:cxn modelId="{8A1BF98F-FE0E-45EE-B0B4-64A94C27E837}" type="presOf" srcId="{E6B0BFEF-1D52-4366-ACA3-6369C5A4DFC0}" destId="{61AD63D6-BF8B-4148-85A8-7F86B42283A2}" srcOrd="0" destOrd="0" presId="urn:microsoft.com/office/officeart/2005/8/layout/orgChart1"/>
    <dgm:cxn modelId="{F325BE91-536A-412C-B58D-874311397C03}" type="presOf" srcId="{115D9E98-25F4-47AD-8D76-F2688B280232}" destId="{B5AD7658-FEF0-4754-B1B4-697BCA674DFF}" srcOrd="0" destOrd="0" presId="urn:microsoft.com/office/officeart/2005/8/layout/orgChart1"/>
    <dgm:cxn modelId="{129CA392-FEB5-439C-9E62-A3EFD49B99B2}" type="presOf" srcId="{C25F0B27-4172-4065-9DA4-6DDE48FEFB4F}" destId="{B2075807-573A-4175-8AF5-64D844507828}" srcOrd="0" destOrd="0" presId="urn:microsoft.com/office/officeart/2005/8/layout/orgChart1"/>
    <dgm:cxn modelId="{76013395-245A-4DBC-AD56-B4E23B19A3EB}" srcId="{90E3C994-91E3-4BB6-8703-609DA1D892EC}" destId="{68D42ABA-5EB1-4881-B3BE-7FE5322DA180}" srcOrd="2" destOrd="0" parTransId="{EA32A08D-DD48-4F15-A1D1-D67666F6638D}" sibTransId="{1FC140BC-791A-4580-9771-8A58B99663FC}"/>
    <dgm:cxn modelId="{E0793396-6364-439F-92ED-7333B803F408}" srcId="{40218747-18C1-44B7-8374-31C631D116E2}" destId="{D828228F-E265-4F53-BE6C-6A63C66A10CF}" srcOrd="4" destOrd="0" parTransId="{7352C20D-92A3-438F-87F8-BF9B52C64E68}" sibTransId="{91F8651A-CE17-41FC-93C9-CFD1A409E8D0}"/>
    <dgm:cxn modelId="{7F50A296-FE5A-406C-A90B-0DD6DED57D58}" type="presOf" srcId="{459DD9BB-1953-4D4B-A2F9-46F56ED1E6AD}" destId="{0EBEDD6F-9AA7-44AD-973F-033724BF6479}" srcOrd="0" destOrd="0" presId="urn:microsoft.com/office/officeart/2005/8/layout/orgChart1"/>
    <dgm:cxn modelId="{2A8C1098-537C-46C7-A796-C3399E3BC333}" type="presOf" srcId="{AD838D7D-26D0-455C-B765-AEBCBF969650}" destId="{F04C6F46-B2E4-4528-BDC6-66AE9CA2C75A}" srcOrd="0" destOrd="0" presId="urn:microsoft.com/office/officeart/2005/8/layout/orgChart1"/>
    <dgm:cxn modelId="{5EF8D998-03D5-4FDB-85B5-3D5227FDA6E3}" type="presOf" srcId="{D828228F-E265-4F53-BE6C-6A63C66A10CF}" destId="{7A9761FD-AFA0-42B9-8BA6-32C1E49CB4DB}" srcOrd="1" destOrd="0" presId="urn:microsoft.com/office/officeart/2005/8/layout/orgChart1"/>
    <dgm:cxn modelId="{63F0FD98-82C7-4969-AFAE-CF895A94C0A9}" type="presOf" srcId="{0A0A6860-A7A7-4874-AF81-51838D6BBC17}" destId="{CEA96E82-E127-4489-971F-BC2248BE74B2}" srcOrd="0" destOrd="0" presId="urn:microsoft.com/office/officeart/2005/8/layout/orgChart1"/>
    <dgm:cxn modelId="{1805469A-B5D3-439C-96B2-8F3F836C2F03}" type="presOf" srcId="{9F184545-B0B8-4C82-83C6-53C60451E89B}" destId="{1B8524B3-1F4E-4541-A6AA-5A3DF5B34532}" srcOrd="0" destOrd="0" presId="urn:microsoft.com/office/officeart/2005/8/layout/orgChart1"/>
    <dgm:cxn modelId="{18038D9A-EAAE-4DD8-8549-463F5000FA2C}" type="presOf" srcId="{84446281-546C-459F-A1C6-7F9C3668723E}" destId="{E39B3531-9FA7-4260-BFE9-958C93E7A1EA}" srcOrd="0" destOrd="0" presId="urn:microsoft.com/office/officeart/2005/8/layout/orgChart1"/>
    <dgm:cxn modelId="{C8D3C59B-EF62-4729-86CC-A9BB93398547}" type="presOf" srcId="{35347007-01D4-4838-8C72-ABFE298A1AC1}" destId="{7E24147C-0E18-4341-AB20-B2D974C87126}" srcOrd="1" destOrd="0" presId="urn:microsoft.com/office/officeart/2005/8/layout/orgChart1"/>
    <dgm:cxn modelId="{BCEB349C-7AC9-4091-9859-54D75BC473A3}" type="presOf" srcId="{90E3C994-91E3-4BB6-8703-609DA1D892EC}" destId="{4A39D51A-6491-4965-A951-8AAEFD52F66D}" srcOrd="0" destOrd="0" presId="urn:microsoft.com/office/officeart/2005/8/layout/orgChart1"/>
    <dgm:cxn modelId="{8715BA9C-511D-49E5-8228-68A698CA6732}" type="presOf" srcId="{56C4496A-75F6-4057-9906-C957B84E89ED}" destId="{E78A9BE6-768C-4A05-B7A9-C300D080A54D}" srcOrd="0" destOrd="0" presId="urn:microsoft.com/office/officeart/2005/8/layout/orgChart1"/>
    <dgm:cxn modelId="{50265A9E-E639-459F-9782-C82823684F7B}" type="presOf" srcId="{49B682DC-3E3F-417B-BB5F-B374AE656631}" destId="{B0F307D7-480F-4195-95C8-0406F9E8F686}" srcOrd="0" destOrd="0" presId="urn:microsoft.com/office/officeart/2005/8/layout/orgChart1"/>
    <dgm:cxn modelId="{DEB1709F-BE13-4873-9C3F-FADF0E11CCBC}" type="presOf" srcId="{56C4496A-75F6-4057-9906-C957B84E89ED}" destId="{DE722741-0D5B-4ED6-906C-3931402C6028}" srcOrd="1" destOrd="0" presId="urn:microsoft.com/office/officeart/2005/8/layout/orgChart1"/>
    <dgm:cxn modelId="{BAE2919F-21AB-43DE-BC96-7ABD7B8E8F1D}" type="presOf" srcId="{A53194AF-94D2-4D0F-AF68-9628F2CDFDA5}" destId="{092F8503-B759-4F9B-9D8D-A196D806E8C7}" srcOrd="1" destOrd="0" presId="urn:microsoft.com/office/officeart/2005/8/layout/orgChart1"/>
    <dgm:cxn modelId="{B013D0A2-3798-411B-B73A-45BE3468A69C}" srcId="{B12F0BEC-9468-47AD-9825-9B80EB37159E}" destId="{40218747-18C1-44B7-8374-31C631D116E2}" srcOrd="3" destOrd="0" parTransId="{D78E9903-0F91-49C9-905D-C918972DDB8F}" sibTransId="{55468202-51CA-4E9B-B76A-CEA1B254AFEC}"/>
    <dgm:cxn modelId="{74CEEFA2-7283-4116-8980-44083F9BFA7F}" type="presOf" srcId="{859D9ADB-6815-4A29-BF6D-0AA61B90CC87}" destId="{74A86B21-C988-4054-9BEA-8260D542EBA3}" srcOrd="0" destOrd="0" presId="urn:microsoft.com/office/officeart/2005/8/layout/orgChart1"/>
    <dgm:cxn modelId="{615D99A3-EC9E-42A3-9471-0920E574CEB1}" type="presOf" srcId="{703ABD9D-0BBE-4D1F-B526-9BFD7994AF80}" destId="{572ABDCB-4CC6-4086-92D9-625030B7300F}" srcOrd="1" destOrd="0" presId="urn:microsoft.com/office/officeart/2005/8/layout/orgChart1"/>
    <dgm:cxn modelId="{A789D2A3-EC8F-4BBF-81C9-2147F161E468}" type="presOf" srcId="{FA3D55A2-5500-4C3D-B358-52CCDEF77694}" destId="{2C7DA289-9C79-492F-B17F-38C69BFCC254}" srcOrd="1" destOrd="0" presId="urn:microsoft.com/office/officeart/2005/8/layout/orgChart1"/>
    <dgm:cxn modelId="{3CAEC2A4-F833-4EBB-9013-D8B283596FF5}" type="presOf" srcId="{2B457FD2-3138-47BC-9A2E-9329C19F5A95}" destId="{942A735F-5D7E-48D9-AD9A-F04957245D03}" srcOrd="0" destOrd="0" presId="urn:microsoft.com/office/officeart/2005/8/layout/orgChart1"/>
    <dgm:cxn modelId="{F00AC4A4-7DFF-4C14-B9E6-E0B6934DBC9F}" type="presOf" srcId="{68D42ABA-5EB1-4881-B3BE-7FE5322DA180}" destId="{53E99757-BF22-4902-97B9-A9B2DAFD1665}" srcOrd="0" destOrd="0" presId="urn:microsoft.com/office/officeart/2005/8/layout/orgChart1"/>
    <dgm:cxn modelId="{D56215A5-FEE6-4605-836A-D1BA2A6743C5}" type="presOf" srcId="{A180CC43-BC4F-438F-8B4C-93733E37CB1B}" destId="{73FF6207-9944-4761-81D8-E8BA1AAF3A59}" srcOrd="0" destOrd="0" presId="urn:microsoft.com/office/officeart/2005/8/layout/orgChart1"/>
    <dgm:cxn modelId="{B21C5DA6-61AF-457C-A392-5C31A7C85FF4}" type="presOf" srcId="{BA4A7DE0-8DA3-4F24-A56C-164F285CA9A8}" destId="{C03C9DFC-7B3D-4084-9065-F4179BC15724}" srcOrd="1" destOrd="0" presId="urn:microsoft.com/office/officeart/2005/8/layout/orgChart1"/>
    <dgm:cxn modelId="{A98952A6-18EB-45CB-87F8-11E3751F0293}" srcId="{B12F0BEC-9468-47AD-9825-9B80EB37159E}" destId="{90E3C994-91E3-4BB6-8703-609DA1D892EC}" srcOrd="7" destOrd="0" parTransId="{162C0DF8-DCAA-416F-A57D-AB5E60A3DCCB}" sibTransId="{93B9536F-58DE-4B7B-80AC-5287CC40347B}"/>
    <dgm:cxn modelId="{8DC85EA8-4D79-4E73-86DC-224CC5065560}" type="presOf" srcId="{115D9E98-25F4-47AD-8D76-F2688B280232}" destId="{BD88BA3F-7EDF-44B0-9FC8-FB2B0D9C2C82}" srcOrd="1" destOrd="0" presId="urn:microsoft.com/office/officeart/2005/8/layout/orgChart1"/>
    <dgm:cxn modelId="{53F592AA-FC42-4D80-ACA3-85B99D87850A}" type="presOf" srcId="{37C385D9-979A-4D59-BE1A-F60431131FB0}" destId="{F9E08794-B834-4B5F-B1EE-6D8A25C1054F}" srcOrd="0" destOrd="0" presId="urn:microsoft.com/office/officeart/2005/8/layout/orgChart1"/>
    <dgm:cxn modelId="{345312AB-7CBB-4675-9B6E-8D5131D202FC}" srcId="{B01E10F3-676C-4F6D-B1E4-695E6DE7791B}" destId="{36F4852F-A20F-4640-B7B0-0757F0D1C977}" srcOrd="7" destOrd="0" parTransId="{84446281-546C-459F-A1C6-7F9C3668723E}" sibTransId="{1F1D575E-B1D7-4388-99D7-51DB92C7511A}"/>
    <dgm:cxn modelId="{EB6D69AC-5891-47BE-B4A5-195BF803650B}" type="presOf" srcId="{716CD1F5-2360-4EF8-8876-7CB54EE63718}" destId="{41C4EC6E-7CA5-427F-A48F-07C696756065}" srcOrd="0" destOrd="0" presId="urn:microsoft.com/office/officeart/2005/8/layout/orgChart1"/>
    <dgm:cxn modelId="{296D90AC-8962-4EA0-8F45-564154146C14}" srcId="{B9E55E15-BCB6-4EB7-98BD-936F0B928D81}" destId="{239EBB63-4943-4908-B2DA-1547E9316DBB}" srcOrd="4" destOrd="0" parTransId="{CF71C6A7-FCB0-4207-B05E-C8094C0ADA3D}" sibTransId="{DA751520-A03D-4B4B-8E66-68BE8AC66873}"/>
    <dgm:cxn modelId="{B1F2CCAC-F537-4821-A69D-47B4C2BE4EC7}" type="presOf" srcId="{239EBB63-4943-4908-B2DA-1547E9316DBB}" destId="{86BB8B03-164D-4CC4-A07B-EAC72B8CE6A1}" srcOrd="1" destOrd="0" presId="urn:microsoft.com/office/officeart/2005/8/layout/orgChart1"/>
    <dgm:cxn modelId="{18E8D3AC-7A6D-42E6-80E9-4B4D4D70B282}" type="presOf" srcId="{390799C9-0D6B-4E07-AA85-DAA0A33C8C24}" destId="{C5088C22-94EF-4457-AAA2-C0F8D6D89167}" srcOrd="0" destOrd="0" presId="urn:microsoft.com/office/officeart/2005/8/layout/orgChart1"/>
    <dgm:cxn modelId="{A363AFAF-3D8D-44DC-A58E-790B4CC36ADD}" type="presOf" srcId="{B396B358-F781-4D6C-8925-EC7A03CB3556}" destId="{33F1C734-14FA-474E-97AE-0E1320C197C2}" srcOrd="1" destOrd="0" presId="urn:microsoft.com/office/officeart/2005/8/layout/orgChart1"/>
    <dgm:cxn modelId="{A7E3F6AF-3E70-4600-8342-3AB57BDE6454}" type="presOf" srcId="{40218747-18C1-44B7-8374-31C631D116E2}" destId="{4373BA2F-429B-4637-996F-8C7E451137F6}" srcOrd="1" destOrd="0" presId="urn:microsoft.com/office/officeart/2005/8/layout/orgChart1"/>
    <dgm:cxn modelId="{E42AA8B0-DD16-4FDB-B66A-0EB8CF72242C}" srcId="{B9E55E15-BCB6-4EB7-98BD-936F0B928D81}" destId="{E6B0BFEF-1D52-4366-ACA3-6369C5A4DFC0}" srcOrd="0" destOrd="0" parTransId="{C07877FE-9F40-46EE-ABD0-D2C514921541}" sibTransId="{BF1F6D35-1439-4ED5-B29B-F34371308770}"/>
    <dgm:cxn modelId="{936567B5-9D8D-4EE7-8589-EC4E237DC6A5}" type="presOf" srcId="{B9E55E15-BCB6-4EB7-98BD-936F0B928D81}" destId="{5741ECB2-E929-478B-9C8B-C8AEC32A758C}" srcOrd="0" destOrd="0" presId="urn:microsoft.com/office/officeart/2005/8/layout/orgChart1"/>
    <dgm:cxn modelId="{B83E55B5-466D-4F76-80CA-C483D7D3CC95}" type="presOf" srcId="{B12F0BEC-9468-47AD-9825-9B80EB37159E}" destId="{17E9DAFF-3270-4BC4-B4E6-C0A461D805AB}" srcOrd="1" destOrd="0" presId="urn:microsoft.com/office/officeart/2005/8/layout/orgChart1"/>
    <dgm:cxn modelId="{09AB83B5-CC75-4A8B-ADB0-B621C52AA45C}" srcId="{B12F0BEC-9468-47AD-9825-9B80EB37159E}" destId="{B01E10F3-676C-4F6D-B1E4-695E6DE7791B}" srcOrd="2" destOrd="0" parTransId="{AD838D7D-26D0-455C-B765-AEBCBF969650}" sibTransId="{DA7B2136-F71F-4C41-BDC5-81A94993BFD2}"/>
    <dgm:cxn modelId="{D71CB0B5-DB11-4F4B-871C-01BA6A1667C4}" srcId="{B01E10F3-676C-4F6D-B1E4-695E6DE7791B}" destId="{A53194AF-94D2-4D0F-AF68-9628F2CDFDA5}" srcOrd="2" destOrd="0" parTransId="{40FEF79E-95F1-4EB0-BFB0-94AA5FA8FBB2}" sibTransId="{ACED3A1D-81B7-43D2-B24A-B454D6C89D16}"/>
    <dgm:cxn modelId="{0A0587B6-3056-4BD2-B6D3-F5FE464C1B8C}" type="presOf" srcId="{8C737104-2334-40A6-B42B-2DD683CC42FC}" destId="{B94E1454-FEE3-474F-9710-94FC766A92D2}" srcOrd="0" destOrd="0" presId="urn:microsoft.com/office/officeart/2005/8/layout/orgChart1"/>
    <dgm:cxn modelId="{BD881FB7-AE5F-45F2-8284-29A00BD087E7}" type="presOf" srcId="{01632B31-D1ED-4316-B1B7-D9FDC933AA68}" destId="{1332F72E-03CD-4CFF-A385-69354FC5557D}" srcOrd="1" destOrd="0" presId="urn:microsoft.com/office/officeart/2005/8/layout/orgChart1"/>
    <dgm:cxn modelId="{9CD3C6B7-DBBD-4AA7-BFBC-40A943C500FD}" type="presOf" srcId="{CC1130BA-5E30-4D1D-B274-E6A9EC39C029}" destId="{A0BEAB84-3B26-45ED-9E4C-A6BF5D47E5A1}" srcOrd="0" destOrd="0" presId="urn:microsoft.com/office/officeart/2005/8/layout/orgChart1"/>
    <dgm:cxn modelId="{09FB3CBB-045D-449C-BAB3-F13C983546C9}" type="presOf" srcId="{053DBE99-D0C7-4A01-AD74-E65031D7DE52}" destId="{C45B23A3-3C6F-4E76-87D9-7C9D0C73F408}" srcOrd="0" destOrd="0" presId="urn:microsoft.com/office/officeart/2005/8/layout/orgChart1"/>
    <dgm:cxn modelId="{BCE192BD-ED89-4A76-B624-3797DD707B1F}" type="presOf" srcId="{F9F638FE-226F-49DC-89CC-D95FE2CAC00D}" destId="{5DAAA415-D6F1-49EE-BFF1-C0FD82E834CC}" srcOrd="0" destOrd="0" presId="urn:microsoft.com/office/officeart/2005/8/layout/orgChart1"/>
    <dgm:cxn modelId="{9360B8BD-B424-4F4E-B25F-439D2C16E2D0}" type="presOf" srcId="{A53194AF-94D2-4D0F-AF68-9628F2CDFDA5}" destId="{93CC314B-A9E0-4F55-8FE0-B5C5ED3A0B30}" srcOrd="0" destOrd="0" presId="urn:microsoft.com/office/officeart/2005/8/layout/orgChart1"/>
    <dgm:cxn modelId="{913C32BF-9033-49D4-A37F-CD95CE0BABAA}" type="presOf" srcId="{2D0B0B94-0CDD-49F8-A7E8-B2B5636D3C75}" destId="{6197498D-B660-4E81-B296-52C8E4C06FCC}" srcOrd="0" destOrd="0" presId="urn:microsoft.com/office/officeart/2005/8/layout/orgChart1"/>
    <dgm:cxn modelId="{657441BF-A3E0-4984-99EC-3C4CF42AC745}" srcId="{90E3C994-91E3-4BB6-8703-609DA1D892EC}" destId="{096CFF74-1C7E-4B07-8C68-A9473332552D}" srcOrd="1" destOrd="0" parTransId="{BB6F72F9-4F23-4A3A-B532-542691B7EED4}" sibTransId="{79B6E8FE-2371-4981-9719-E5532C5515AB}"/>
    <dgm:cxn modelId="{57F091C0-4C6D-402E-86C4-D69F9784F18C}" type="presOf" srcId="{8F79DAF0-E9C7-47E0-B6DF-49718E134944}" destId="{BD3310D3-8662-498E-AD9C-6CC3EEC753E7}" srcOrd="0" destOrd="0" presId="urn:microsoft.com/office/officeart/2005/8/layout/orgChart1"/>
    <dgm:cxn modelId="{4F9499C0-C0DC-42D5-8632-7CFF382AB7E5}" type="presOf" srcId="{7927DF87-9185-45DF-87C4-4E3AEAC3B0B9}" destId="{0A95FCE5-5CA0-415D-BA9D-D597ADCD702F}" srcOrd="0" destOrd="0" presId="urn:microsoft.com/office/officeart/2005/8/layout/orgChart1"/>
    <dgm:cxn modelId="{BC0C76C2-1519-4F2C-87FB-5EDD9EAFA690}" type="presOf" srcId="{41CA95BA-8BDF-4BD0-9D8C-1A7740B8DA90}" destId="{CBAC1F36-2825-4F15-B476-D33C779DE8AB}" srcOrd="0" destOrd="0" presId="urn:microsoft.com/office/officeart/2005/8/layout/orgChart1"/>
    <dgm:cxn modelId="{1AAF5AC2-DC3F-412B-B8DB-AB3B3B32EB5F}" type="presOf" srcId="{BA4A7DE0-8DA3-4F24-A56C-164F285CA9A8}" destId="{E32DC36E-55A4-4A1E-A8FF-8414A1BF38D8}" srcOrd="0" destOrd="0" presId="urn:microsoft.com/office/officeart/2005/8/layout/orgChart1"/>
    <dgm:cxn modelId="{8889CCC2-6FAD-4FC4-98F0-5088A4C25E46}" type="presOf" srcId="{AD47817F-7B75-471B-967D-2CDE26BC6FA8}" destId="{9220397F-19DE-4250-9FC7-2B9293A99FD2}" srcOrd="0" destOrd="0" presId="urn:microsoft.com/office/officeart/2005/8/layout/orgChart1"/>
    <dgm:cxn modelId="{B3886DC3-7ED2-4875-AC94-4523D31134DD}" type="presOf" srcId="{E60DAA21-1CCC-4DD2-AFD6-9343B24214A3}" destId="{999180AF-58CA-4FCB-A5E6-6A092E9C7629}" srcOrd="0" destOrd="0" presId="urn:microsoft.com/office/officeart/2005/8/layout/orgChart1"/>
    <dgm:cxn modelId="{F33F28C4-FB19-4100-8694-2B1B28A96C16}" srcId="{4B2248A9-7F4D-41A4-9F25-0446DB4E4AF4}" destId="{CC1130BA-5E30-4D1D-B274-E6A9EC39C029}" srcOrd="0" destOrd="0" parTransId="{9107C765-3142-445C-9660-E9851B301C27}" sibTransId="{C80B0D79-9B70-4C3A-8586-604B39445B57}"/>
    <dgm:cxn modelId="{67B0E1C4-8111-45B6-9539-B33EAD92B02D}" type="presOf" srcId="{FE60EE30-EE9F-437F-8CD3-5C7C8E224738}" destId="{174AE003-5986-4D1A-BE8D-B80F5AFF5A4E}" srcOrd="0" destOrd="0" presId="urn:microsoft.com/office/officeart/2005/8/layout/orgChart1"/>
    <dgm:cxn modelId="{34422FC6-9196-4669-8139-BEB8CFCC21E9}" type="presOf" srcId="{AE33D2A0-1452-4FDF-9D61-9CD07C6A9001}" destId="{302ADA54-F820-4353-9024-20A4B33D0F5D}" srcOrd="0" destOrd="0" presId="urn:microsoft.com/office/officeart/2005/8/layout/orgChart1"/>
    <dgm:cxn modelId="{BBDE9FC8-8EC8-45A6-9FA4-2C6DB0091101}" type="presOf" srcId="{D2CCB21B-AED3-4FE1-A9F6-AA7B03EA69DB}" destId="{10BF2203-39E1-4AEE-87F9-E17DB7AA4D86}" srcOrd="0" destOrd="0" presId="urn:microsoft.com/office/officeart/2005/8/layout/orgChart1"/>
    <dgm:cxn modelId="{07ADEAC8-EFE0-401D-8797-5B084AE96472}" srcId="{4B2248A9-7F4D-41A4-9F25-0446DB4E4AF4}" destId="{B396B358-F781-4D6C-8925-EC7A03CB3556}" srcOrd="2" destOrd="0" parTransId="{6BF84540-9B4E-4542-B2CB-7790242218B0}" sibTransId="{532C71DC-F680-447D-A843-7692AF93B8E0}"/>
    <dgm:cxn modelId="{691907C9-658E-476F-94FC-F178D46046F6}" type="presOf" srcId="{01632B31-D1ED-4316-B1B7-D9FDC933AA68}" destId="{5A4C05C3-EFF4-4AF3-9309-B68B647A3583}" srcOrd="0" destOrd="0" presId="urn:microsoft.com/office/officeart/2005/8/layout/orgChart1"/>
    <dgm:cxn modelId="{987757C9-B408-44BA-BC9E-5F6C20C23D71}" type="presOf" srcId="{096CFF74-1C7E-4B07-8C68-A9473332552D}" destId="{E558FA9C-FFE7-4147-BD46-A8C4B0E384CA}" srcOrd="0" destOrd="0" presId="urn:microsoft.com/office/officeart/2005/8/layout/orgChart1"/>
    <dgm:cxn modelId="{FEAB87C9-6F84-4462-B787-913958F7E1C4}" srcId="{4FF6D57A-14E0-4F76-9112-8BDC2A2493F2}" destId="{65861032-1930-458E-81D9-0E8E8E8B2B1A}" srcOrd="2" destOrd="0" parTransId="{A8D53563-1EB4-48F6-A0D9-87A822BF824C}" sibTransId="{A5B989DB-F096-4B38-A290-77731AD111E1}"/>
    <dgm:cxn modelId="{E48F0CCA-B313-4DC5-84F2-B052603C73E7}" type="presOf" srcId="{703ABD9D-0BBE-4D1F-B526-9BFD7994AF80}" destId="{95A6D64B-9DDA-4374-B360-9B52BD5E2A2E}" srcOrd="0" destOrd="0" presId="urn:microsoft.com/office/officeart/2005/8/layout/orgChart1"/>
    <dgm:cxn modelId="{32080DCA-FB78-4474-834D-F55A56F50E31}" type="presOf" srcId="{C5505173-956A-450A-92A2-3C8F9399BB5B}" destId="{FFA7E8CD-C96C-47E5-ADAF-84D311EF2022}" srcOrd="0" destOrd="0" presId="urn:microsoft.com/office/officeart/2005/8/layout/orgChart1"/>
    <dgm:cxn modelId="{282919CA-8032-438A-8E69-95333FDD827A}" srcId="{B12F0BEC-9468-47AD-9825-9B80EB37159E}" destId="{B9E55E15-BCB6-4EB7-98BD-936F0B928D81}" srcOrd="4" destOrd="0" parTransId="{549411CB-7284-4E62-A763-897625C11CF4}" sibTransId="{01953F38-EFB9-47E7-AD94-083D6FBD5664}"/>
    <dgm:cxn modelId="{1A6180CA-E358-4787-8498-B49FBF1C8DEF}" type="presOf" srcId="{C83E6528-2341-4387-8EAA-700915D0AA9E}" destId="{FD8F819E-E116-48D8-87E2-DDD278DAEB68}" srcOrd="0" destOrd="0" presId="urn:microsoft.com/office/officeart/2005/8/layout/orgChart1"/>
    <dgm:cxn modelId="{936B84CA-9116-476C-8F02-8E6192587D44}" type="presOf" srcId="{42134FA6-B41B-4C78-8313-1AD5A1802ECF}" destId="{EDED701E-CE9B-487C-81E0-D2E47D6D64F2}" srcOrd="0" destOrd="0" presId="urn:microsoft.com/office/officeart/2005/8/layout/orgChart1"/>
    <dgm:cxn modelId="{A10FC5CA-8D8D-49F6-8F38-E587B7946166}" type="presOf" srcId="{096CFF74-1C7E-4B07-8C68-A9473332552D}" destId="{B9BDB25F-21F2-469E-9FA9-37C5076CDF28}" srcOrd="1" destOrd="0" presId="urn:microsoft.com/office/officeart/2005/8/layout/orgChart1"/>
    <dgm:cxn modelId="{D7EB0ACB-61C9-4F47-AB06-AC22254EA46F}" type="presOf" srcId="{4FF6D57A-14E0-4F76-9112-8BDC2A2493F2}" destId="{5CA7DD01-E46B-45F5-9BB1-41162FDF19FF}" srcOrd="1" destOrd="0" presId="urn:microsoft.com/office/officeart/2005/8/layout/orgChart1"/>
    <dgm:cxn modelId="{804447CC-C7A9-45A6-B659-CACD9DE8BBBF}" type="presOf" srcId="{348A717A-D281-48B3-96ED-E47E2111C69D}" destId="{239F1F46-41BE-4608-B87B-58423F1CF672}" srcOrd="0" destOrd="0" presId="urn:microsoft.com/office/officeart/2005/8/layout/orgChart1"/>
    <dgm:cxn modelId="{A1A6BACC-476A-4C64-ACE3-B2507B4EB3E9}" type="presOf" srcId="{B396B358-F781-4D6C-8925-EC7A03CB3556}" destId="{523C6618-ED1E-472D-BBA6-A4E92C5AD153}" srcOrd="0" destOrd="0" presId="urn:microsoft.com/office/officeart/2005/8/layout/orgChart1"/>
    <dgm:cxn modelId="{61267ECE-A956-42C2-B6DB-A1F59D15EA76}" type="presOf" srcId="{3E4B954F-9763-4079-8324-D60EFD9277B9}" destId="{1112A54C-B977-4430-BB13-6F617EDE4966}" srcOrd="1" destOrd="0" presId="urn:microsoft.com/office/officeart/2005/8/layout/orgChart1"/>
    <dgm:cxn modelId="{4D3AE5D0-EDE2-4B6B-A34E-019112A66616}" type="presOf" srcId="{6EFEF149-7832-4022-843B-2D26B4E4CACC}" destId="{A588A110-2859-4AAA-99B8-2066D2BDCA54}" srcOrd="0" destOrd="0" presId="urn:microsoft.com/office/officeart/2005/8/layout/orgChart1"/>
    <dgm:cxn modelId="{611585D2-A442-4EB7-A75C-AD2AB464864C}" type="presOf" srcId="{E34E6760-C24C-4936-A420-D6283138BD75}" destId="{45A28F7C-D658-4520-8862-675C11EFCD7F}" srcOrd="1" destOrd="0" presId="urn:microsoft.com/office/officeart/2005/8/layout/orgChart1"/>
    <dgm:cxn modelId="{917775D3-7AB0-4A0F-899D-A02E07C5EF79}" type="presOf" srcId="{19D9F368-01CC-4436-9942-625F5BA95CCA}" destId="{AA409FC8-DBE4-454B-A947-4484A7C8604B}" srcOrd="1" destOrd="0" presId="urn:microsoft.com/office/officeart/2005/8/layout/orgChart1"/>
    <dgm:cxn modelId="{6A8D8CD4-224E-497A-8726-D602C224CA7C}" type="presOf" srcId="{BA3FA1B7-7217-4A19-B212-D157C6FD1AFE}" destId="{030708AE-8D9B-44B9-A122-43022999BD0E}" srcOrd="0" destOrd="0" presId="urn:microsoft.com/office/officeart/2005/8/layout/orgChart1"/>
    <dgm:cxn modelId="{43928CD4-860A-4144-89FA-381F86415A37}" srcId="{4FF6D57A-14E0-4F76-9112-8BDC2A2493F2}" destId="{19D9F368-01CC-4436-9942-625F5BA95CCA}" srcOrd="3" destOrd="0" parTransId="{41CA95BA-8BDF-4BD0-9D8C-1A7740B8DA90}" sibTransId="{F7534252-A3FC-4C38-B1B9-B40AD63A070C}"/>
    <dgm:cxn modelId="{F629AED4-0CCB-48B0-898C-B43AD7BD573B}" srcId="{4B2248A9-7F4D-41A4-9F25-0446DB4E4AF4}" destId="{FA3D55A2-5500-4C3D-B358-52CCDEF77694}" srcOrd="5" destOrd="0" parTransId="{B96E1DC8-A9D4-4F99-B8F3-38257B7DB92A}" sibTransId="{39D19FD1-A7CE-48C4-8CE6-87F5EB561E33}"/>
    <dgm:cxn modelId="{8D7F76D7-B470-42CB-9361-333585944AF5}" type="presOf" srcId="{348A717A-D281-48B3-96ED-E47E2111C69D}" destId="{3DA0E14C-0CFB-42CB-B82A-27E343B7E4F1}" srcOrd="1" destOrd="0" presId="urn:microsoft.com/office/officeart/2005/8/layout/orgChart1"/>
    <dgm:cxn modelId="{265CB0DC-ABE6-43F3-AEF7-67E67C9201F3}" type="presOf" srcId="{FC54E567-0DFC-4847-8D21-F9934A2A8F08}" destId="{F0709660-DC38-4912-895E-01779D2E374B}" srcOrd="1" destOrd="0" presId="urn:microsoft.com/office/officeart/2005/8/layout/orgChart1"/>
    <dgm:cxn modelId="{D238D0DF-E890-45B6-B9AF-A336FEF156FC}" srcId="{B9E55E15-BCB6-4EB7-98BD-936F0B928D81}" destId="{859D9ADB-6815-4A29-BF6D-0AA61B90CC87}" srcOrd="1" destOrd="0" parTransId="{5AAE720E-3937-46E2-AB6E-0DBA94E5CA8E}" sibTransId="{5351B04B-ACE6-40FC-8956-52EB8A116344}"/>
    <dgm:cxn modelId="{79EFDEDF-C9C6-46F7-8297-CCE79C371691}" type="presOf" srcId="{F27DA0A7-CEBD-424C-9B6D-448B0F61C797}" destId="{C52E47C7-6DB2-4A30-B3B8-C0592F18A581}" srcOrd="1" destOrd="0" presId="urn:microsoft.com/office/officeart/2005/8/layout/orgChart1"/>
    <dgm:cxn modelId="{404388E0-3CDB-4DC5-8F5B-EDADDA73D4C3}" srcId="{4B2248A9-7F4D-41A4-9F25-0446DB4E4AF4}" destId="{37C385D9-979A-4D59-BE1A-F60431131FB0}" srcOrd="3" destOrd="0" parTransId="{F904056A-EF5B-4D97-B663-93E250D11D30}" sibTransId="{1C5CEF99-B7E7-4B90-AF56-AEA430EFDEF3}"/>
    <dgm:cxn modelId="{619571E1-69DD-45A7-8B43-3A2F608C7B5D}" srcId="{CBAE1E7F-4572-4A38-8185-CA3B8AA1707F}" destId="{6EFEF149-7832-4022-843B-2D26B4E4CACC}" srcOrd="3" destOrd="0" parTransId="{7927DF87-9185-45DF-87C4-4E3AEAC3B0B9}" sibTransId="{C4A3CD26-0B1E-42A2-8501-23F3C4D1DCBE}"/>
    <dgm:cxn modelId="{BB758BE4-FD48-41EC-BB22-15343D87B83D}" srcId="{CBAE1E7F-4572-4A38-8185-CA3B8AA1707F}" destId="{BC51D344-423D-402A-9249-DBE6DB6EA752}" srcOrd="0" destOrd="0" parTransId="{458CB733-8044-474A-9363-D402B38F0562}" sibTransId="{B2EC2C5B-B461-4A15-BCFA-827E2F0E3A3E}"/>
    <dgm:cxn modelId="{67A89FE4-A0E9-40C9-8831-936C773F15F7}" srcId="{AD47817F-7B75-471B-967D-2CDE26BC6FA8}" destId="{F27DA0A7-CEBD-424C-9B6D-448B0F61C797}" srcOrd="3" destOrd="0" parTransId="{6A74DF4D-DC58-4A49-A07F-6C3EEEE192E0}" sibTransId="{AF78D1EE-2964-4594-A3ED-4E1A268607F5}"/>
    <dgm:cxn modelId="{52A6CCE5-B225-4B72-B54B-870EFA2D82A1}" type="presOf" srcId="{3FA16AF5-96E6-4458-AB46-D39B8C3B5172}" destId="{D43C0A27-F710-4D8E-A719-8A4A1A3D1AF5}" srcOrd="1" destOrd="0" presId="urn:microsoft.com/office/officeart/2005/8/layout/orgChart1"/>
    <dgm:cxn modelId="{5AAB73E7-DDFE-4728-9130-ED10DEC1FBE2}" type="presOf" srcId="{17E0FDE0-4242-4D8F-BA02-55B839B4ECAB}" destId="{0F57EB0F-9AF1-4C41-AE00-2F8BA76C7A3E}" srcOrd="0" destOrd="0" presId="urn:microsoft.com/office/officeart/2005/8/layout/orgChart1"/>
    <dgm:cxn modelId="{41F2A2E8-0831-4F9A-9149-23D3AE7C8785}" type="presOf" srcId="{ED84E391-4A9F-431A-A33D-70D0C70C369F}" destId="{87F5C75A-D201-4FFE-BE28-46D7364A5943}" srcOrd="0" destOrd="0" presId="urn:microsoft.com/office/officeart/2005/8/layout/orgChart1"/>
    <dgm:cxn modelId="{532C75E9-A4CD-4D91-A198-AC8B62F59B9C}" type="presOf" srcId="{CB097CA1-B607-42C6-9162-827609190B77}" destId="{E2521DEF-D0A7-4696-BB71-416FF986E0AA}" srcOrd="0" destOrd="0" presId="urn:microsoft.com/office/officeart/2005/8/layout/orgChart1"/>
    <dgm:cxn modelId="{BB6917EA-8B94-49E6-B4F8-C5A1A38BFA44}" type="presOf" srcId="{6BF84540-9B4E-4542-B2CB-7790242218B0}" destId="{F1FE5534-55C2-44A6-A354-D14D5BA26C4B}" srcOrd="0" destOrd="0" presId="urn:microsoft.com/office/officeart/2005/8/layout/orgChart1"/>
    <dgm:cxn modelId="{DECB1EEB-19D8-41E9-A9FD-AEEC3D7DB196}" type="presOf" srcId="{BC51D344-423D-402A-9249-DBE6DB6EA752}" destId="{9A0019A7-26FC-4F07-8B55-A8CC05F16D5A}" srcOrd="1" destOrd="0" presId="urn:microsoft.com/office/officeart/2005/8/layout/orgChart1"/>
    <dgm:cxn modelId="{155406ED-6C10-4E26-8990-CA8F529A4C14}" type="presOf" srcId="{90E3C994-91E3-4BB6-8703-609DA1D892EC}" destId="{3AD42102-15F6-4F09-880E-FC9339CBDA3E}" srcOrd="1" destOrd="0" presId="urn:microsoft.com/office/officeart/2005/8/layout/orgChart1"/>
    <dgm:cxn modelId="{143E2AED-9C46-49D3-94FD-57C4E4ABC7AB}" type="presOf" srcId="{EA32A08D-DD48-4F15-A1D1-D67666F6638D}" destId="{81EB2DF7-F555-4728-979F-3937D4A5947B}" srcOrd="0" destOrd="0" presId="urn:microsoft.com/office/officeart/2005/8/layout/orgChart1"/>
    <dgm:cxn modelId="{046938ED-E19B-4070-B2C6-06898A22E180}" type="presOf" srcId="{541B9B3E-97FF-4DFA-B899-9F1C202FC1C2}" destId="{EDB64183-295E-47D7-BAE6-C12B28D74B22}" srcOrd="0" destOrd="0" presId="urn:microsoft.com/office/officeart/2005/8/layout/orgChart1"/>
    <dgm:cxn modelId="{B2A938F0-B218-49FD-861E-8E3F1FCEC269}" type="presOf" srcId="{BC51D344-423D-402A-9249-DBE6DB6EA752}" destId="{844C8925-C5D2-4EFF-983D-73C301BDC900}" srcOrd="0" destOrd="0" presId="urn:microsoft.com/office/officeart/2005/8/layout/orgChart1"/>
    <dgm:cxn modelId="{267562F3-A4AE-43EB-8041-C8A7FA679F6C}" srcId="{B01E10F3-676C-4F6D-B1E4-695E6DE7791B}" destId="{35347007-01D4-4838-8C72-ABFE298A1AC1}" srcOrd="1" destOrd="0" parTransId="{48E0EFED-4BA2-472F-8ECF-1309B813F04F}" sibTransId="{1DDEBEB9-F492-4821-9700-2A3B0C60B543}"/>
    <dgm:cxn modelId="{8F50CEF3-8EFF-45E9-9F8A-DCF0778C1AEE}" type="presOf" srcId="{5AAE720E-3937-46E2-AB6E-0DBA94E5CA8E}" destId="{D43DAD67-CBEA-4B15-A730-0BAB914FF2C2}" srcOrd="0" destOrd="0" presId="urn:microsoft.com/office/officeart/2005/8/layout/orgChart1"/>
    <dgm:cxn modelId="{71CE16F4-EE6B-4FE8-AB6A-867B897BA525}" type="presOf" srcId="{B01E10F3-676C-4F6D-B1E4-695E6DE7791B}" destId="{FDB475CF-E61A-4A8F-AE83-694DF844D5E0}" srcOrd="0" destOrd="0" presId="urn:microsoft.com/office/officeart/2005/8/layout/orgChart1"/>
    <dgm:cxn modelId="{DB472DF4-6E1C-408A-BB0F-4AA065041DD8}" type="presOf" srcId="{68EFB76E-F064-490A-BFF9-05CFABB45062}" destId="{4757E615-FA59-4C29-BFD9-6E784B4E69A1}" srcOrd="0" destOrd="0" presId="urn:microsoft.com/office/officeart/2005/8/layout/orgChart1"/>
    <dgm:cxn modelId="{542353F5-F638-46FA-B795-8A291081D100}" type="presOf" srcId="{C98E2622-0746-4205-A544-4FD1C2B3B243}" destId="{71386019-2FED-419B-8C44-8E09FF205D01}" srcOrd="0" destOrd="0" presId="urn:microsoft.com/office/officeart/2005/8/layout/orgChart1"/>
    <dgm:cxn modelId="{D68EEAF5-674C-45F3-A576-1DE13A9144DA}" type="presOf" srcId="{9BBDD55A-AB15-4F00-A300-5CA7472678DA}" destId="{282E1F79-28F9-4F19-9298-29BF6F6DCA99}" srcOrd="0" destOrd="0" presId="urn:microsoft.com/office/officeart/2005/8/layout/orgChart1"/>
    <dgm:cxn modelId="{46714AF6-FD4F-4652-85C4-B12BC245C62B}" srcId="{B12F0BEC-9468-47AD-9825-9B80EB37159E}" destId="{6A29FD64-90B4-4E2E-B9F5-CD04CA74BADB}" srcOrd="8" destOrd="0" parTransId="{5C1C6DAD-6134-42CE-9D21-F16ED81F5B83}" sibTransId="{F2AA95BB-A4DC-486F-AC1B-78BEBB3CE1AC}"/>
    <dgm:cxn modelId="{22F6C4F6-C8BB-4C00-8F04-626C8A334179}" type="presOf" srcId="{4B2248A9-7F4D-41A4-9F25-0446DB4E4AF4}" destId="{D0275BFA-9D92-431A-A068-B3B63AB3AB1C}" srcOrd="0" destOrd="0" presId="urn:microsoft.com/office/officeart/2005/8/layout/orgChart1"/>
    <dgm:cxn modelId="{C728D9F7-6C33-41A0-9603-9C76A3A2C174}" type="presOf" srcId="{FA3D55A2-5500-4C3D-B358-52CCDEF77694}" destId="{0CEE47B9-63D6-414F-9B1A-BFFDC19EFA80}" srcOrd="0" destOrd="0" presId="urn:microsoft.com/office/officeart/2005/8/layout/orgChart1"/>
    <dgm:cxn modelId="{DF891BF8-0A99-483C-AD7C-22FC8242F91A}" type="presOf" srcId="{930C81FB-797C-4814-BC76-C4F393786F31}" destId="{A6CBBFD8-151E-4834-8901-D53DCB8ABA8F}" srcOrd="0" destOrd="0" presId="urn:microsoft.com/office/officeart/2005/8/layout/orgChart1"/>
    <dgm:cxn modelId="{E07BC3F8-976B-417C-B6CF-F5B2A931E2AA}" type="presOf" srcId="{F904056A-EF5B-4D97-B663-93E250D11D30}" destId="{8B1365C5-2195-4F82-82CD-3E209292DAAC}" srcOrd="0" destOrd="0" presId="urn:microsoft.com/office/officeart/2005/8/layout/orgChart1"/>
    <dgm:cxn modelId="{20B0A9FA-EB0C-4C83-ABA1-510281A52E03}" type="presOf" srcId="{7352C20D-92A3-438F-87F8-BF9B52C64E68}" destId="{A6CD1EFF-3DEF-465B-A322-3AC82C7502BB}" srcOrd="0" destOrd="0" presId="urn:microsoft.com/office/officeart/2005/8/layout/orgChart1"/>
    <dgm:cxn modelId="{BA14AEFC-5BA1-47C0-B9CE-93CC9C01A7C4}" srcId="{B12F0BEC-9468-47AD-9825-9B80EB37159E}" destId="{AD47817F-7B75-471B-967D-2CDE26BC6FA8}" srcOrd="6" destOrd="0" parTransId="{454F0955-53B4-4298-A946-968991BB4FB5}" sibTransId="{F329F265-6321-4ADC-85AF-343EB7A4C1B6}"/>
    <dgm:cxn modelId="{E281E2FC-BC77-4A83-AAB3-6293E7EE0BD5}" type="presOf" srcId="{87FE79C9-C5F1-4AC0-BDC2-FE77BC4490FA}" destId="{53BFE270-874C-4524-8201-5181F93C0265}" srcOrd="0" destOrd="0" presId="urn:microsoft.com/office/officeart/2005/8/layout/orgChart1"/>
    <dgm:cxn modelId="{29A6FDFC-AC5E-4E32-BD16-A874FADEECA4}" type="presOf" srcId="{C07877FE-9F40-46EE-ABD0-D2C514921541}" destId="{CC9E8E35-B4E1-457B-B25C-198F0621F5F2}" srcOrd="0" destOrd="0" presId="urn:microsoft.com/office/officeart/2005/8/layout/orgChart1"/>
    <dgm:cxn modelId="{8B0E1AFD-D238-4BC3-9901-BAD22D210448}" type="presOf" srcId="{719FEE99-48BA-45A9-850F-CFE5BE810BB4}" destId="{658757B3-4E91-4BA1-BCA0-B8FEB7B42D4A}" srcOrd="0" destOrd="0" presId="urn:microsoft.com/office/officeart/2005/8/layout/orgChart1"/>
    <dgm:cxn modelId="{036F45FD-F905-4E7E-90FB-7389D61FA3C0}" srcId="{90E3C994-91E3-4BB6-8703-609DA1D892EC}" destId="{56C4496A-75F6-4057-9906-C957B84E89ED}" srcOrd="0" destOrd="0" parTransId="{716CD1F5-2360-4EF8-8876-7CB54EE63718}" sibTransId="{A91E97B6-992A-4AEE-9B35-F86A2A0BB882}"/>
    <dgm:cxn modelId="{97DD28FF-3392-4BD7-A0F5-D103A65095FA}" type="presOf" srcId="{40218747-18C1-44B7-8374-31C631D116E2}" destId="{60E062CA-C076-452F-8024-E5254EFEB7BF}" srcOrd="0" destOrd="0" presId="urn:microsoft.com/office/officeart/2005/8/layout/orgChart1"/>
    <dgm:cxn modelId="{6573C754-6F30-4F98-84FA-E587F6075549}" type="presParOf" srcId="{F081C417-5550-42E4-A8C4-0BB969E4EC10}" destId="{7751A208-9718-46FD-A083-BDBCD4E4EC28}" srcOrd="0" destOrd="0" presId="urn:microsoft.com/office/officeart/2005/8/layout/orgChart1"/>
    <dgm:cxn modelId="{35D2815B-FD91-432E-8ACD-14F11C5BD72A}" type="presParOf" srcId="{7751A208-9718-46FD-A083-BDBCD4E4EC28}" destId="{80D3447D-844F-4C95-B5EA-50DFD857261D}" srcOrd="0" destOrd="0" presId="urn:microsoft.com/office/officeart/2005/8/layout/orgChart1"/>
    <dgm:cxn modelId="{93B55BD0-1E82-4CC6-A559-070AC154BA93}" type="presParOf" srcId="{80D3447D-844F-4C95-B5EA-50DFD857261D}" destId="{36AAEBBD-58A4-4A15-9A2D-2AB591F51CA3}" srcOrd="0" destOrd="0" presId="urn:microsoft.com/office/officeart/2005/8/layout/orgChart1"/>
    <dgm:cxn modelId="{69851531-2306-40B6-9625-7D04A03D7401}" type="presParOf" srcId="{80D3447D-844F-4C95-B5EA-50DFD857261D}" destId="{17E9DAFF-3270-4BC4-B4E6-C0A461D805AB}" srcOrd="1" destOrd="0" presId="urn:microsoft.com/office/officeart/2005/8/layout/orgChart1"/>
    <dgm:cxn modelId="{38376D53-7FB8-464C-A095-39CF0B0659C8}" type="presParOf" srcId="{7751A208-9718-46FD-A083-BDBCD4E4EC28}" destId="{2F66490E-0D02-4D42-A2BB-046D2EFA7887}" srcOrd="1" destOrd="0" presId="urn:microsoft.com/office/officeart/2005/8/layout/orgChart1"/>
    <dgm:cxn modelId="{4A53C3A9-276F-4B46-AA99-9DC9B0D8E4D4}" type="presParOf" srcId="{2F66490E-0D02-4D42-A2BB-046D2EFA7887}" destId="{282E1F79-28F9-4F19-9298-29BF6F6DCA99}" srcOrd="0" destOrd="0" presId="urn:microsoft.com/office/officeart/2005/8/layout/orgChart1"/>
    <dgm:cxn modelId="{58E35702-8729-4A55-9D88-5B7FACE4FE92}" type="presParOf" srcId="{2F66490E-0D02-4D42-A2BB-046D2EFA7887}" destId="{19616BC1-68FE-4E52-8FB6-07B64E555DA5}" srcOrd="1" destOrd="0" presId="urn:microsoft.com/office/officeart/2005/8/layout/orgChart1"/>
    <dgm:cxn modelId="{1F898CC0-D647-4EEE-B7B8-98A3909E878E}" type="presParOf" srcId="{19616BC1-68FE-4E52-8FB6-07B64E555DA5}" destId="{0BDE463F-3B86-475C-95E9-54447B5C7647}" srcOrd="0" destOrd="0" presId="urn:microsoft.com/office/officeart/2005/8/layout/orgChart1"/>
    <dgm:cxn modelId="{018DDBFF-91EB-4897-AB1A-D249D174B710}" type="presParOf" srcId="{0BDE463F-3B86-475C-95E9-54447B5C7647}" destId="{D0275BFA-9D92-431A-A068-B3B63AB3AB1C}" srcOrd="0" destOrd="0" presId="urn:microsoft.com/office/officeart/2005/8/layout/orgChart1"/>
    <dgm:cxn modelId="{DF15C657-4E51-4AB6-B91F-3DB921378B98}" type="presParOf" srcId="{0BDE463F-3B86-475C-95E9-54447B5C7647}" destId="{8BE8FD50-740F-4DCF-BC54-35192D824250}" srcOrd="1" destOrd="0" presId="urn:microsoft.com/office/officeart/2005/8/layout/orgChart1"/>
    <dgm:cxn modelId="{2FFC2195-F6F7-417E-9898-9C2F6F1FE889}" type="presParOf" srcId="{19616BC1-68FE-4E52-8FB6-07B64E555DA5}" destId="{76AE0E57-BA42-43DF-B70E-CE7777B53F32}" srcOrd="1" destOrd="0" presId="urn:microsoft.com/office/officeart/2005/8/layout/orgChart1"/>
    <dgm:cxn modelId="{F47FCA31-A844-42D7-B36D-BDD29809C732}" type="presParOf" srcId="{76AE0E57-BA42-43DF-B70E-CE7777B53F32}" destId="{EB1B96C2-F36B-4397-96ED-EE22715AC83C}" srcOrd="0" destOrd="0" presId="urn:microsoft.com/office/officeart/2005/8/layout/orgChart1"/>
    <dgm:cxn modelId="{2CA1312F-3D5A-4386-AA42-6A8D7EA21CB5}" type="presParOf" srcId="{76AE0E57-BA42-43DF-B70E-CE7777B53F32}" destId="{7F2F7B53-C3B4-4D15-B26B-2DA0E1272DDE}" srcOrd="1" destOrd="0" presId="urn:microsoft.com/office/officeart/2005/8/layout/orgChart1"/>
    <dgm:cxn modelId="{C3371BEE-F6E7-4C36-8310-6F84DA318EF0}" type="presParOf" srcId="{7F2F7B53-C3B4-4D15-B26B-2DA0E1272DDE}" destId="{EA745F79-40F9-4AB1-8CBB-C6835BA9FC8A}" srcOrd="0" destOrd="0" presId="urn:microsoft.com/office/officeart/2005/8/layout/orgChart1"/>
    <dgm:cxn modelId="{DE46976A-E181-496C-92FE-FE25FE2AB930}" type="presParOf" srcId="{EA745F79-40F9-4AB1-8CBB-C6835BA9FC8A}" destId="{A0BEAB84-3B26-45ED-9E4C-A6BF5D47E5A1}" srcOrd="0" destOrd="0" presId="urn:microsoft.com/office/officeart/2005/8/layout/orgChart1"/>
    <dgm:cxn modelId="{E4934F04-5F3B-4DF2-9B88-B1C5DEE00973}" type="presParOf" srcId="{EA745F79-40F9-4AB1-8CBB-C6835BA9FC8A}" destId="{2A704B6C-6337-406C-AD7C-5C86E5038EDC}" srcOrd="1" destOrd="0" presId="urn:microsoft.com/office/officeart/2005/8/layout/orgChart1"/>
    <dgm:cxn modelId="{1D889C2C-EAAA-443E-BBA5-3751DEB9791C}" type="presParOf" srcId="{7F2F7B53-C3B4-4D15-B26B-2DA0E1272DDE}" destId="{26C4E1A1-0BDD-4026-93BC-B66A7C29692C}" srcOrd="1" destOrd="0" presId="urn:microsoft.com/office/officeart/2005/8/layout/orgChart1"/>
    <dgm:cxn modelId="{EF197E65-99F2-492C-BDA6-E23B174A648C}" type="presParOf" srcId="{7F2F7B53-C3B4-4D15-B26B-2DA0E1272DDE}" destId="{1FB0289C-4C6A-4A7E-83DD-E6742055FFC2}" srcOrd="2" destOrd="0" presId="urn:microsoft.com/office/officeart/2005/8/layout/orgChart1"/>
    <dgm:cxn modelId="{FB1DEF30-62DD-47DC-91EA-59530525D394}" type="presParOf" srcId="{76AE0E57-BA42-43DF-B70E-CE7777B53F32}" destId="{942A735F-5D7E-48D9-AD9A-F04957245D03}" srcOrd="2" destOrd="0" presId="urn:microsoft.com/office/officeart/2005/8/layout/orgChart1"/>
    <dgm:cxn modelId="{59EF87C4-5FEF-46F7-9422-88C43B27C99C}" type="presParOf" srcId="{76AE0E57-BA42-43DF-B70E-CE7777B53F32}" destId="{4282B5A9-7D2F-4724-B2FB-3E5D4C810002}" srcOrd="3" destOrd="0" presId="urn:microsoft.com/office/officeart/2005/8/layout/orgChart1"/>
    <dgm:cxn modelId="{AEDAF4AA-795C-4DB1-94C9-7B0467A9AFF0}" type="presParOf" srcId="{4282B5A9-7D2F-4724-B2FB-3E5D4C810002}" destId="{162F050B-5CDD-4861-9AFB-3C62D21D1644}" srcOrd="0" destOrd="0" presId="urn:microsoft.com/office/officeart/2005/8/layout/orgChart1"/>
    <dgm:cxn modelId="{98723309-3DD6-4FB2-984B-3DD7C3C5DD19}" type="presParOf" srcId="{162F050B-5CDD-4861-9AFB-3C62D21D1644}" destId="{FFDD56DA-AFA3-4713-9F99-FE9CCF75E036}" srcOrd="0" destOrd="0" presId="urn:microsoft.com/office/officeart/2005/8/layout/orgChart1"/>
    <dgm:cxn modelId="{5A20A936-54D7-4802-84F9-89CE78A36D71}" type="presParOf" srcId="{162F050B-5CDD-4861-9AFB-3C62D21D1644}" destId="{569A950F-0F24-49D5-808F-60A5E828D637}" srcOrd="1" destOrd="0" presId="urn:microsoft.com/office/officeart/2005/8/layout/orgChart1"/>
    <dgm:cxn modelId="{ECF90A69-D201-47FB-9141-A2C6FE63C666}" type="presParOf" srcId="{4282B5A9-7D2F-4724-B2FB-3E5D4C810002}" destId="{69C996BA-602D-4F02-BF3A-4C2666BCE42F}" srcOrd="1" destOrd="0" presId="urn:microsoft.com/office/officeart/2005/8/layout/orgChart1"/>
    <dgm:cxn modelId="{C5AE0C50-CF82-4FCC-B213-80F87B867146}" type="presParOf" srcId="{4282B5A9-7D2F-4724-B2FB-3E5D4C810002}" destId="{7FA943C1-52A3-4C34-A940-8BE4965D28F8}" srcOrd="2" destOrd="0" presId="urn:microsoft.com/office/officeart/2005/8/layout/orgChart1"/>
    <dgm:cxn modelId="{5F6BD2A9-DC23-4951-8B2A-B7120A4A03AB}" type="presParOf" srcId="{76AE0E57-BA42-43DF-B70E-CE7777B53F32}" destId="{F1FE5534-55C2-44A6-A354-D14D5BA26C4B}" srcOrd="4" destOrd="0" presId="urn:microsoft.com/office/officeart/2005/8/layout/orgChart1"/>
    <dgm:cxn modelId="{AF0247FA-6E7C-4166-87FE-7DC4AFD18F60}" type="presParOf" srcId="{76AE0E57-BA42-43DF-B70E-CE7777B53F32}" destId="{3014DD10-5D40-4E04-B3A8-47CF38242B44}" srcOrd="5" destOrd="0" presId="urn:microsoft.com/office/officeart/2005/8/layout/orgChart1"/>
    <dgm:cxn modelId="{84A802A1-4616-4F15-9A8C-19B4A5F3FF56}" type="presParOf" srcId="{3014DD10-5D40-4E04-B3A8-47CF38242B44}" destId="{40B25FAA-7985-4ABB-994E-B68D3B6CC631}" srcOrd="0" destOrd="0" presId="urn:microsoft.com/office/officeart/2005/8/layout/orgChart1"/>
    <dgm:cxn modelId="{8243FEEC-63E4-4127-8196-FD57A240D9D2}" type="presParOf" srcId="{40B25FAA-7985-4ABB-994E-B68D3B6CC631}" destId="{523C6618-ED1E-472D-BBA6-A4E92C5AD153}" srcOrd="0" destOrd="0" presId="urn:microsoft.com/office/officeart/2005/8/layout/orgChart1"/>
    <dgm:cxn modelId="{24CB0F72-EB6C-47A7-A8D9-8020F30E01D4}" type="presParOf" srcId="{40B25FAA-7985-4ABB-994E-B68D3B6CC631}" destId="{33F1C734-14FA-474E-97AE-0E1320C197C2}" srcOrd="1" destOrd="0" presId="urn:microsoft.com/office/officeart/2005/8/layout/orgChart1"/>
    <dgm:cxn modelId="{94D37B17-2361-4474-BBE0-D6A63D4F21D8}" type="presParOf" srcId="{3014DD10-5D40-4E04-B3A8-47CF38242B44}" destId="{02D76466-A42C-4D54-89A4-F1E01ECC6355}" srcOrd="1" destOrd="0" presId="urn:microsoft.com/office/officeart/2005/8/layout/orgChart1"/>
    <dgm:cxn modelId="{487D4B83-AE69-4740-96FF-BBC277EB6CC0}" type="presParOf" srcId="{3014DD10-5D40-4E04-B3A8-47CF38242B44}" destId="{7EDD71A5-5714-4205-B19A-05886B157A5C}" srcOrd="2" destOrd="0" presId="urn:microsoft.com/office/officeart/2005/8/layout/orgChart1"/>
    <dgm:cxn modelId="{ACCFCB92-B532-4EE7-B421-0B19AA26F081}" type="presParOf" srcId="{76AE0E57-BA42-43DF-B70E-CE7777B53F32}" destId="{8B1365C5-2195-4F82-82CD-3E209292DAAC}" srcOrd="6" destOrd="0" presId="urn:microsoft.com/office/officeart/2005/8/layout/orgChart1"/>
    <dgm:cxn modelId="{EF6C24B0-8556-4B4C-BB78-1E48A59BEDE2}" type="presParOf" srcId="{76AE0E57-BA42-43DF-B70E-CE7777B53F32}" destId="{69628632-B604-4ED5-B4ED-AC817331C492}" srcOrd="7" destOrd="0" presId="urn:microsoft.com/office/officeart/2005/8/layout/orgChart1"/>
    <dgm:cxn modelId="{7D664775-91D3-439B-B8DD-E98845B9E762}" type="presParOf" srcId="{69628632-B604-4ED5-B4ED-AC817331C492}" destId="{CDEE9747-719E-485B-8BE8-0288961C10F9}" srcOrd="0" destOrd="0" presId="urn:microsoft.com/office/officeart/2005/8/layout/orgChart1"/>
    <dgm:cxn modelId="{06062405-3167-46CF-8CD4-B1927817D319}" type="presParOf" srcId="{CDEE9747-719E-485B-8BE8-0288961C10F9}" destId="{F9E08794-B834-4B5F-B1EE-6D8A25C1054F}" srcOrd="0" destOrd="0" presId="urn:microsoft.com/office/officeart/2005/8/layout/orgChart1"/>
    <dgm:cxn modelId="{45DB15BB-F13C-407A-83A3-84B3E02E0810}" type="presParOf" srcId="{CDEE9747-719E-485B-8BE8-0288961C10F9}" destId="{C9189A65-AE88-48A5-8828-DFB481C9C416}" srcOrd="1" destOrd="0" presId="urn:microsoft.com/office/officeart/2005/8/layout/orgChart1"/>
    <dgm:cxn modelId="{63AA015D-3D53-4876-9ADA-1F6A5B1D67BB}" type="presParOf" srcId="{69628632-B604-4ED5-B4ED-AC817331C492}" destId="{6242F058-64F6-4C1E-AEA2-F4AEFDC17D2D}" srcOrd="1" destOrd="0" presId="urn:microsoft.com/office/officeart/2005/8/layout/orgChart1"/>
    <dgm:cxn modelId="{C4C96E2A-F6AF-4A20-A060-A45185386930}" type="presParOf" srcId="{69628632-B604-4ED5-B4ED-AC817331C492}" destId="{A423C09D-6FC6-403F-8D4D-536FC664D3DE}" srcOrd="2" destOrd="0" presId="urn:microsoft.com/office/officeart/2005/8/layout/orgChart1"/>
    <dgm:cxn modelId="{C02DC184-C2A6-43F4-9015-363485683692}" type="presParOf" srcId="{76AE0E57-BA42-43DF-B70E-CE7777B53F32}" destId="{1B8524B3-1F4E-4541-A6AA-5A3DF5B34532}" srcOrd="8" destOrd="0" presId="urn:microsoft.com/office/officeart/2005/8/layout/orgChart1"/>
    <dgm:cxn modelId="{0FB49E72-9139-42F1-809C-82C8A38D28F1}" type="presParOf" srcId="{76AE0E57-BA42-43DF-B70E-CE7777B53F32}" destId="{FB3295EA-8BF0-4103-AE0E-637EE11B95CF}" srcOrd="9" destOrd="0" presId="urn:microsoft.com/office/officeart/2005/8/layout/orgChart1"/>
    <dgm:cxn modelId="{0A047E8C-0639-4BB3-8BE0-1F2D080AF3F5}" type="presParOf" srcId="{FB3295EA-8BF0-4103-AE0E-637EE11B95CF}" destId="{BCB02392-4A8C-4FC1-A96B-3CA9EA5F9B32}" srcOrd="0" destOrd="0" presId="urn:microsoft.com/office/officeart/2005/8/layout/orgChart1"/>
    <dgm:cxn modelId="{BC5655D2-433A-4A1E-8F2F-1893568BFA9E}" type="presParOf" srcId="{BCB02392-4A8C-4FC1-A96B-3CA9EA5F9B32}" destId="{BD3310D3-8662-498E-AD9C-6CC3EEC753E7}" srcOrd="0" destOrd="0" presId="urn:microsoft.com/office/officeart/2005/8/layout/orgChart1"/>
    <dgm:cxn modelId="{EF5E8C51-5980-49C5-9218-67D311A7685A}" type="presParOf" srcId="{BCB02392-4A8C-4FC1-A96B-3CA9EA5F9B32}" destId="{D9AA653F-42EE-4DED-B54F-F1A503DEE3C1}" srcOrd="1" destOrd="0" presId="urn:microsoft.com/office/officeart/2005/8/layout/orgChart1"/>
    <dgm:cxn modelId="{1FF19605-AC7F-403A-B030-A5EA5E3BCEC2}" type="presParOf" srcId="{FB3295EA-8BF0-4103-AE0E-637EE11B95CF}" destId="{CCFCEB0E-15C2-4437-A653-178051827AB3}" srcOrd="1" destOrd="0" presId="urn:microsoft.com/office/officeart/2005/8/layout/orgChart1"/>
    <dgm:cxn modelId="{071A2454-5D44-490C-B911-6B5DEBC4AEAD}" type="presParOf" srcId="{FB3295EA-8BF0-4103-AE0E-637EE11B95CF}" destId="{567E3474-C43A-45A5-B486-C43D5AF6DEAE}" srcOrd="2" destOrd="0" presId="urn:microsoft.com/office/officeart/2005/8/layout/orgChart1"/>
    <dgm:cxn modelId="{A0C66D97-7FD6-43E5-8A65-77B9794A08DB}" type="presParOf" srcId="{76AE0E57-BA42-43DF-B70E-CE7777B53F32}" destId="{4BAA0570-8F01-44E9-A373-F6DCDBCEEA2C}" srcOrd="10" destOrd="0" presId="urn:microsoft.com/office/officeart/2005/8/layout/orgChart1"/>
    <dgm:cxn modelId="{1BC90405-783A-4791-8250-D4E3A4AE421B}" type="presParOf" srcId="{76AE0E57-BA42-43DF-B70E-CE7777B53F32}" destId="{EF57CD6F-BBF6-4453-A041-2795AF7B009B}" srcOrd="11" destOrd="0" presId="urn:microsoft.com/office/officeart/2005/8/layout/orgChart1"/>
    <dgm:cxn modelId="{8492E8BB-1338-4A9E-A556-141DC50B8F41}" type="presParOf" srcId="{EF57CD6F-BBF6-4453-A041-2795AF7B009B}" destId="{02BC4673-4422-4AFF-B8BB-4A4D864C973E}" srcOrd="0" destOrd="0" presId="urn:microsoft.com/office/officeart/2005/8/layout/orgChart1"/>
    <dgm:cxn modelId="{3CDC1FB0-78CC-475C-A2C0-548B52E942CD}" type="presParOf" srcId="{02BC4673-4422-4AFF-B8BB-4A4D864C973E}" destId="{0CEE47B9-63D6-414F-9B1A-BFFDC19EFA80}" srcOrd="0" destOrd="0" presId="urn:microsoft.com/office/officeart/2005/8/layout/orgChart1"/>
    <dgm:cxn modelId="{A1201CED-E29B-4550-A211-4A1FCE34F503}" type="presParOf" srcId="{02BC4673-4422-4AFF-B8BB-4A4D864C973E}" destId="{2C7DA289-9C79-492F-B17F-38C69BFCC254}" srcOrd="1" destOrd="0" presId="urn:microsoft.com/office/officeart/2005/8/layout/orgChart1"/>
    <dgm:cxn modelId="{09CDE102-9670-4A77-8D98-D9B5F6EE16B2}" type="presParOf" srcId="{EF57CD6F-BBF6-4453-A041-2795AF7B009B}" destId="{473691FD-F791-4954-A528-4434BD2950A0}" srcOrd="1" destOrd="0" presId="urn:microsoft.com/office/officeart/2005/8/layout/orgChart1"/>
    <dgm:cxn modelId="{72C2AB9C-7565-4671-B2AE-EB760D76C12E}" type="presParOf" srcId="{EF57CD6F-BBF6-4453-A041-2795AF7B009B}" destId="{A1886676-BD7E-419E-8DAB-3A94B905BFC3}" srcOrd="2" destOrd="0" presId="urn:microsoft.com/office/officeart/2005/8/layout/orgChart1"/>
    <dgm:cxn modelId="{951ED715-AE47-490D-B046-F6024C0C8E17}" type="presParOf" srcId="{76AE0E57-BA42-43DF-B70E-CE7777B53F32}" destId="{653A0FEE-7139-42A9-8D5F-D4E8DFFBF969}" srcOrd="12" destOrd="0" presId="urn:microsoft.com/office/officeart/2005/8/layout/orgChart1"/>
    <dgm:cxn modelId="{D2335E8E-A956-46B9-945A-5D9987C03E10}" type="presParOf" srcId="{76AE0E57-BA42-43DF-B70E-CE7777B53F32}" destId="{2A0B75A5-ABAB-4F15-B195-8F6BDA567AF9}" srcOrd="13" destOrd="0" presId="urn:microsoft.com/office/officeart/2005/8/layout/orgChart1"/>
    <dgm:cxn modelId="{12C415CC-0ED6-486B-94B5-146517F2797B}" type="presParOf" srcId="{2A0B75A5-ABAB-4F15-B195-8F6BDA567AF9}" destId="{00378415-BBB8-49ED-84AE-A5F9466ABB73}" srcOrd="0" destOrd="0" presId="urn:microsoft.com/office/officeart/2005/8/layout/orgChart1"/>
    <dgm:cxn modelId="{0DCB4FC2-AB0C-4AA8-8F41-7B1F9958DBEB}" type="presParOf" srcId="{00378415-BBB8-49ED-84AE-A5F9466ABB73}" destId="{DA700CD6-62B4-485C-AB99-B8787B97F8B2}" srcOrd="0" destOrd="0" presId="urn:microsoft.com/office/officeart/2005/8/layout/orgChart1"/>
    <dgm:cxn modelId="{44AD2F18-846C-46CB-8881-F65B20092B3A}" type="presParOf" srcId="{00378415-BBB8-49ED-84AE-A5F9466ABB73}" destId="{F0709660-DC38-4912-895E-01779D2E374B}" srcOrd="1" destOrd="0" presId="urn:microsoft.com/office/officeart/2005/8/layout/orgChart1"/>
    <dgm:cxn modelId="{AD062551-69E0-45F2-A8BC-5CBFACB9CCDE}" type="presParOf" srcId="{2A0B75A5-ABAB-4F15-B195-8F6BDA567AF9}" destId="{EAFB1D72-927F-4106-A036-0177D0082D03}" srcOrd="1" destOrd="0" presId="urn:microsoft.com/office/officeart/2005/8/layout/orgChart1"/>
    <dgm:cxn modelId="{EC630F3E-9037-43C0-AFE8-61CB5E504A45}" type="presParOf" srcId="{2A0B75A5-ABAB-4F15-B195-8F6BDA567AF9}" destId="{8945D130-1F09-4474-BB98-F2BB4231F154}" srcOrd="2" destOrd="0" presId="urn:microsoft.com/office/officeart/2005/8/layout/orgChart1"/>
    <dgm:cxn modelId="{49DBD3CC-3006-4113-9F76-78EAAC7B5F5A}" type="presParOf" srcId="{76AE0E57-BA42-43DF-B70E-CE7777B53F32}" destId="{A81E03E8-874C-463D-93D1-62B5B0EBD884}" srcOrd="14" destOrd="0" presId="urn:microsoft.com/office/officeart/2005/8/layout/orgChart1"/>
    <dgm:cxn modelId="{258E4493-5FEF-4317-9772-2CA96339C4EB}" type="presParOf" srcId="{76AE0E57-BA42-43DF-B70E-CE7777B53F32}" destId="{6F5B8FB1-D9BA-48DF-8606-FA4C7DB6E1F7}" srcOrd="15" destOrd="0" presId="urn:microsoft.com/office/officeart/2005/8/layout/orgChart1"/>
    <dgm:cxn modelId="{9F43D415-E4AF-4E3E-9CEB-38D34E1AE6FB}" type="presParOf" srcId="{6F5B8FB1-D9BA-48DF-8606-FA4C7DB6E1F7}" destId="{0CA42340-D0BC-41C4-B113-2522E3EA4D5F}" srcOrd="0" destOrd="0" presId="urn:microsoft.com/office/officeart/2005/8/layout/orgChart1"/>
    <dgm:cxn modelId="{A0E9BF77-A5D7-4A1A-9F5E-0AF75EEEA7FB}" type="presParOf" srcId="{0CA42340-D0BC-41C4-B113-2522E3EA4D5F}" destId="{4A8E1DB7-4A57-444F-B33B-715CEAECB30B}" srcOrd="0" destOrd="0" presId="urn:microsoft.com/office/officeart/2005/8/layout/orgChart1"/>
    <dgm:cxn modelId="{6877AF80-1BF8-4A65-9E45-03584D3938A7}" type="presParOf" srcId="{0CA42340-D0BC-41C4-B113-2522E3EA4D5F}" destId="{49FA5752-21D0-4737-B63A-8C977FDEF18F}" srcOrd="1" destOrd="0" presId="urn:microsoft.com/office/officeart/2005/8/layout/orgChart1"/>
    <dgm:cxn modelId="{7404E0DC-1739-4640-AA4C-39120DDDBE94}" type="presParOf" srcId="{6F5B8FB1-D9BA-48DF-8606-FA4C7DB6E1F7}" destId="{0D154B98-9BDC-4DAA-B1E9-C35F7F9F610D}" srcOrd="1" destOrd="0" presId="urn:microsoft.com/office/officeart/2005/8/layout/orgChart1"/>
    <dgm:cxn modelId="{EED8D4F5-8A2E-479A-99CD-5B59B767D243}" type="presParOf" srcId="{6F5B8FB1-D9BA-48DF-8606-FA4C7DB6E1F7}" destId="{EBC481D3-7B4A-42F1-9F5D-3D24B67AD778}" srcOrd="2" destOrd="0" presId="urn:microsoft.com/office/officeart/2005/8/layout/orgChart1"/>
    <dgm:cxn modelId="{F1FB2225-D8AF-4888-8139-399E4FE89800}" type="presParOf" srcId="{76AE0E57-BA42-43DF-B70E-CE7777B53F32}" destId="{53BFE270-874C-4524-8201-5181F93C0265}" srcOrd="16" destOrd="0" presId="urn:microsoft.com/office/officeart/2005/8/layout/orgChart1"/>
    <dgm:cxn modelId="{5FB868AB-7B70-4A7D-B7BC-4063C638B0AF}" type="presParOf" srcId="{76AE0E57-BA42-43DF-B70E-CE7777B53F32}" destId="{F0EC0565-7B3F-4CC1-8CAD-09BDA55791EE}" srcOrd="17" destOrd="0" presId="urn:microsoft.com/office/officeart/2005/8/layout/orgChart1"/>
    <dgm:cxn modelId="{8409B9C0-1F75-4127-A778-C967CD9E3325}" type="presParOf" srcId="{F0EC0565-7B3F-4CC1-8CAD-09BDA55791EE}" destId="{D5840B77-D9B8-4D79-A680-CFE04B234E5A}" srcOrd="0" destOrd="0" presId="urn:microsoft.com/office/officeart/2005/8/layout/orgChart1"/>
    <dgm:cxn modelId="{F8A69A07-56AF-459C-95E4-82BEF509097C}" type="presParOf" srcId="{D5840B77-D9B8-4D79-A680-CFE04B234E5A}" destId="{E32DC36E-55A4-4A1E-A8FF-8414A1BF38D8}" srcOrd="0" destOrd="0" presId="urn:microsoft.com/office/officeart/2005/8/layout/orgChart1"/>
    <dgm:cxn modelId="{B577B308-94FD-475C-A963-0A293FB1BF9B}" type="presParOf" srcId="{D5840B77-D9B8-4D79-A680-CFE04B234E5A}" destId="{C03C9DFC-7B3D-4084-9065-F4179BC15724}" srcOrd="1" destOrd="0" presId="urn:microsoft.com/office/officeart/2005/8/layout/orgChart1"/>
    <dgm:cxn modelId="{F6FA4BD5-A154-4C7B-B58B-795F070EA455}" type="presParOf" srcId="{F0EC0565-7B3F-4CC1-8CAD-09BDA55791EE}" destId="{3D20A59C-B389-4669-8302-C1D86A530BE9}" srcOrd="1" destOrd="0" presId="urn:microsoft.com/office/officeart/2005/8/layout/orgChart1"/>
    <dgm:cxn modelId="{9D33F806-F2F1-45D9-A4E2-3AEE495D7AE8}" type="presParOf" srcId="{F0EC0565-7B3F-4CC1-8CAD-09BDA55791EE}" destId="{AE29B609-2C52-41EE-B992-F38F3AF62617}" srcOrd="2" destOrd="0" presId="urn:microsoft.com/office/officeart/2005/8/layout/orgChart1"/>
    <dgm:cxn modelId="{AD54FFF1-33FB-4156-88F3-BC3066285019}" type="presParOf" srcId="{19616BC1-68FE-4E52-8FB6-07B64E555DA5}" destId="{FAF0EF7E-950C-4F3D-9B7C-8D531B4F14FE}" srcOrd="2" destOrd="0" presId="urn:microsoft.com/office/officeart/2005/8/layout/orgChart1"/>
    <dgm:cxn modelId="{7A9CCE96-FA7E-4799-90C3-93F310AEF39B}" type="presParOf" srcId="{2F66490E-0D02-4D42-A2BB-046D2EFA7887}" destId="{5958C6CC-12F3-431F-A38F-046746154361}" srcOrd="2" destOrd="0" presId="urn:microsoft.com/office/officeart/2005/8/layout/orgChart1"/>
    <dgm:cxn modelId="{4EF6C622-8CB7-44A1-AF0B-F84AC0EB83C0}" type="presParOf" srcId="{2F66490E-0D02-4D42-A2BB-046D2EFA7887}" destId="{E5D88AF1-BA2B-43DD-B8B4-CA56D7254933}" srcOrd="3" destOrd="0" presId="urn:microsoft.com/office/officeart/2005/8/layout/orgChart1"/>
    <dgm:cxn modelId="{0B74ADDE-B6EB-4E12-9690-F5AF28E4D337}" type="presParOf" srcId="{E5D88AF1-BA2B-43DD-B8B4-CA56D7254933}" destId="{8F4360D3-B7D9-4A7F-8592-E027DFA0B69F}" srcOrd="0" destOrd="0" presId="urn:microsoft.com/office/officeart/2005/8/layout/orgChart1"/>
    <dgm:cxn modelId="{9A18EE98-4183-4E46-AFF5-14CDC642B564}" type="presParOf" srcId="{8F4360D3-B7D9-4A7F-8592-E027DFA0B69F}" destId="{52FABD2A-9819-41EE-941A-3B085E012267}" srcOrd="0" destOrd="0" presId="urn:microsoft.com/office/officeart/2005/8/layout/orgChart1"/>
    <dgm:cxn modelId="{432240B1-924A-40FE-9D5D-9EB0D0956B93}" type="presParOf" srcId="{8F4360D3-B7D9-4A7F-8592-E027DFA0B69F}" destId="{C5BA8211-56B5-4856-853E-6061EEC81703}" srcOrd="1" destOrd="0" presId="urn:microsoft.com/office/officeart/2005/8/layout/orgChart1"/>
    <dgm:cxn modelId="{8D3AEF8E-BA27-4949-A8E0-8F3DED682DDD}" type="presParOf" srcId="{E5D88AF1-BA2B-43DD-B8B4-CA56D7254933}" destId="{77631AB4-E144-40B8-A5A6-DD15AD4F38DD}" srcOrd="1" destOrd="0" presId="urn:microsoft.com/office/officeart/2005/8/layout/orgChart1"/>
    <dgm:cxn modelId="{9766CC3A-FDFF-47AC-AFE8-279C53346670}" type="presParOf" srcId="{77631AB4-E144-40B8-A5A6-DD15AD4F38DD}" destId="{77ED4A03-278D-4632-8AA1-5FA26CA1D1ED}" srcOrd="0" destOrd="0" presId="urn:microsoft.com/office/officeart/2005/8/layout/orgChart1"/>
    <dgm:cxn modelId="{75A45297-4FFE-4B12-9819-A1C1047AFC69}" type="presParOf" srcId="{77631AB4-E144-40B8-A5A6-DD15AD4F38DD}" destId="{76CF26DF-5A51-448D-83AC-BAB75BEE2542}" srcOrd="1" destOrd="0" presId="urn:microsoft.com/office/officeart/2005/8/layout/orgChart1"/>
    <dgm:cxn modelId="{73E86C6F-80B2-4127-B5C4-18292AA7A6B7}" type="presParOf" srcId="{76CF26DF-5A51-448D-83AC-BAB75BEE2542}" destId="{2D0F3F61-A337-4C8B-B37B-8394F0C66BB1}" srcOrd="0" destOrd="0" presId="urn:microsoft.com/office/officeart/2005/8/layout/orgChart1"/>
    <dgm:cxn modelId="{49BD78B9-EB9A-4CF7-A1EE-16759989C9D9}" type="presParOf" srcId="{2D0F3F61-A337-4C8B-B37B-8394F0C66BB1}" destId="{844C8925-C5D2-4EFF-983D-73C301BDC900}" srcOrd="0" destOrd="0" presId="urn:microsoft.com/office/officeart/2005/8/layout/orgChart1"/>
    <dgm:cxn modelId="{DF2F7BAB-DD29-4F66-A424-F850CA59839D}" type="presParOf" srcId="{2D0F3F61-A337-4C8B-B37B-8394F0C66BB1}" destId="{9A0019A7-26FC-4F07-8B55-A8CC05F16D5A}" srcOrd="1" destOrd="0" presId="urn:microsoft.com/office/officeart/2005/8/layout/orgChart1"/>
    <dgm:cxn modelId="{EEE54B54-F7D0-4664-AA1D-4812C3B054B7}" type="presParOf" srcId="{76CF26DF-5A51-448D-83AC-BAB75BEE2542}" destId="{17403E70-F6EE-4CD4-A22F-C0EA5692FB43}" srcOrd="1" destOrd="0" presId="urn:microsoft.com/office/officeart/2005/8/layout/orgChart1"/>
    <dgm:cxn modelId="{DC13B5E6-87FF-4031-803D-2AEF2DC797B0}" type="presParOf" srcId="{76CF26DF-5A51-448D-83AC-BAB75BEE2542}" destId="{9CE8127E-5553-421C-90F7-DBAF7CDFD513}" srcOrd="2" destOrd="0" presId="urn:microsoft.com/office/officeart/2005/8/layout/orgChart1"/>
    <dgm:cxn modelId="{C69045BD-FB1E-4C46-9CD1-FCE2C20EE390}" type="presParOf" srcId="{77631AB4-E144-40B8-A5A6-DD15AD4F38DD}" destId="{CEA96E82-E127-4489-971F-BC2248BE74B2}" srcOrd="2" destOrd="0" presId="urn:microsoft.com/office/officeart/2005/8/layout/orgChart1"/>
    <dgm:cxn modelId="{2A3928EF-8AEF-42F6-807E-335BBEB268D2}" type="presParOf" srcId="{77631AB4-E144-40B8-A5A6-DD15AD4F38DD}" destId="{5BB7C81B-1BF6-4571-958F-58D6529F3D69}" srcOrd="3" destOrd="0" presId="urn:microsoft.com/office/officeart/2005/8/layout/orgChart1"/>
    <dgm:cxn modelId="{C4CD3EEA-EA5E-4B1C-9538-E259B1FB82C9}" type="presParOf" srcId="{5BB7C81B-1BF6-4571-958F-58D6529F3D69}" destId="{65E0005B-19B9-4AE6-92A3-4CFDFEE21A8E}" srcOrd="0" destOrd="0" presId="urn:microsoft.com/office/officeart/2005/8/layout/orgChart1"/>
    <dgm:cxn modelId="{EBD61BAA-7112-418D-AE58-661B66035C2A}" type="presParOf" srcId="{65E0005B-19B9-4AE6-92A3-4CFDFEE21A8E}" destId="{95A6D64B-9DDA-4374-B360-9B52BD5E2A2E}" srcOrd="0" destOrd="0" presId="urn:microsoft.com/office/officeart/2005/8/layout/orgChart1"/>
    <dgm:cxn modelId="{84357D96-9EA9-4B2C-AA5C-65C1668E2172}" type="presParOf" srcId="{65E0005B-19B9-4AE6-92A3-4CFDFEE21A8E}" destId="{572ABDCB-4CC6-4086-92D9-625030B7300F}" srcOrd="1" destOrd="0" presId="urn:microsoft.com/office/officeart/2005/8/layout/orgChart1"/>
    <dgm:cxn modelId="{457DD78C-4517-4358-B74C-8E3CD8AE59D5}" type="presParOf" srcId="{5BB7C81B-1BF6-4571-958F-58D6529F3D69}" destId="{E12BD2D2-E831-40F6-9C52-7E9249BE5D28}" srcOrd="1" destOrd="0" presId="urn:microsoft.com/office/officeart/2005/8/layout/orgChart1"/>
    <dgm:cxn modelId="{30A48061-220F-490A-B0C2-53385C7F76F9}" type="presParOf" srcId="{5BB7C81B-1BF6-4571-958F-58D6529F3D69}" destId="{575C8354-B96B-4C0D-8BC6-CDD5FF5ACC3C}" srcOrd="2" destOrd="0" presId="urn:microsoft.com/office/officeart/2005/8/layout/orgChart1"/>
    <dgm:cxn modelId="{6DABED65-D410-4E75-B3C2-4D66CCEACA16}" type="presParOf" srcId="{77631AB4-E144-40B8-A5A6-DD15AD4F38DD}" destId="{708C53F8-429B-428A-8F2B-FD38961D2350}" srcOrd="4" destOrd="0" presId="urn:microsoft.com/office/officeart/2005/8/layout/orgChart1"/>
    <dgm:cxn modelId="{2A812ECB-B01D-46CE-A8B6-B81DB574FCC4}" type="presParOf" srcId="{77631AB4-E144-40B8-A5A6-DD15AD4F38DD}" destId="{DEE68CD2-9C5A-4C37-BD7D-E3D940CAD2C9}" srcOrd="5" destOrd="0" presId="urn:microsoft.com/office/officeart/2005/8/layout/orgChart1"/>
    <dgm:cxn modelId="{54319B5B-3F30-4494-ABF0-598E7B513661}" type="presParOf" srcId="{DEE68CD2-9C5A-4C37-BD7D-E3D940CAD2C9}" destId="{DEAAFBE7-0DAB-4C8C-8BDF-D43F5F6E40D0}" srcOrd="0" destOrd="0" presId="urn:microsoft.com/office/officeart/2005/8/layout/orgChart1"/>
    <dgm:cxn modelId="{B064FC13-9498-4775-8B69-D025C36F59E8}" type="presParOf" srcId="{DEAAFBE7-0DAB-4C8C-8BDF-D43F5F6E40D0}" destId="{7731236D-F416-4F61-BEAE-B0258C2D3E2C}" srcOrd="0" destOrd="0" presId="urn:microsoft.com/office/officeart/2005/8/layout/orgChart1"/>
    <dgm:cxn modelId="{1B834FB3-ADC7-47F6-9238-207E09D57DE0}" type="presParOf" srcId="{DEAAFBE7-0DAB-4C8C-8BDF-D43F5F6E40D0}" destId="{0D262D91-4BAA-484C-8E25-5204EB508780}" srcOrd="1" destOrd="0" presId="urn:microsoft.com/office/officeart/2005/8/layout/orgChart1"/>
    <dgm:cxn modelId="{C6E178DC-0CDD-4353-8EC3-74D6C3899C27}" type="presParOf" srcId="{DEE68CD2-9C5A-4C37-BD7D-E3D940CAD2C9}" destId="{D03FD91B-0A7A-4D2B-A502-EDC18E77CC67}" srcOrd="1" destOrd="0" presId="urn:microsoft.com/office/officeart/2005/8/layout/orgChart1"/>
    <dgm:cxn modelId="{6D7AD2A5-E101-4C1A-AE91-CE451447F673}" type="presParOf" srcId="{DEE68CD2-9C5A-4C37-BD7D-E3D940CAD2C9}" destId="{C6AA049D-7CFE-4F84-BA06-E18E26B8B541}" srcOrd="2" destOrd="0" presId="urn:microsoft.com/office/officeart/2005/8/layout/orgChart1"/>
    <dgm:cxn modelId="{EF119B32-A057-4877-B695-5C1EC749352B}" type="presParOf" srcId="{77631AB4-E144-40B8-A5A6-DD15AD4F38DD}" destId="{0A95FCE5-5CA0-415D-BA9D-D597ADCD702F}" srcOrd="6" destOrd="0" presId="urn:microsoft.com/office/officeart/2005/8/layout/orgChart1"/>
    <dgm:cxn modelId="{7443360A-EA38-4BEE-910D-59799B859D6F}" type="presParOf" srcId="{77631AB4-E144-40B8-A5A6-DD15AD4F38DD}" destId="{F5EE3815-33CC-4EFA-B0F8-B068A88AA5A2}" srcOrd="7" destOrd="0" presId="urn:microsoft.com/office/officeart/2005/8/layout/orgChart1"/>
    <dgm:cxn modelId="{3DD43E77-FE12-4E70-9735-517F1A52E203}" type="presParOf" srcId="{F5EE3815-33CC-4EFA-B0F8-B068A88AA5A2}" destId="{385DE7AC-A260-43A1-9481-DB64F99D880C}" srcOrd="0" destOrd="0" presId="urn:microsoft.com/office/officeart/2005/8/layout/orgChart1"/>
    <dgm:cxn modelId="{6C9DB81A-D7EF-477F-99AC-9E93261D851F}" type="presParOf" srcId="{385DE7AC-A260-43A1-9481-DB64F99D880C}" destId="{A588A110-2859-4AAA-99B8-2066D2BDCA54}" srcOrd="0" destOrd="0" presId="urn:microsoft.com/office/officeart/2005/8/layout/orgChart1"/>
    <dgm:cxn modelId="{5B523E6E-8894-48C9-91DC-C09CFDC4FD4B}" type="presParOf" srcId="{385DE7AC-A260-43A1-9481-DB64F99D880C}" destId="{0D95CD77-F6DE-4C9C-B61F-E9720C5D07DD}" srcOrd="1" destOrd="0" presId="urn:microsoft.com/office/officeart/2005/8/layout/orgChart1"/>
    <dgm:cxn modelId="{E51D5805-0DD7-4435-A903-C60CB997AEBE}" type="presParOf" srcId="{F5EE3815-33CC-4EFA-B0F8-B068A88AA5A2}" destId="{06BE4EB2-0961-43CE-83B9-710E180A3FD5}" srcOrd="1" destOrd="0" presId="urn:microsoft.com/office/officeart/2005/8/layout/orgChart1"/>
    <dgm:cxn modelId="{2BC87AAA-74AD-4CD9-8160-BFA919B98D6C}" type="presParOf" srcId="{F5EE3815-33CC-4EFA-B0F8-B068A88AA5A2}" destId="{1D423A72-89D9-45F7-A9CF-F47AA04B688B}" srcOrd="2" destOrd="0" presId="urn:microsoft.com/office/officeart/2005/8/layout/orgChart1"/>
    <dgm:cxn modelId="{652B8FA1-5ECC-47E0-8381-0B8C6AED1DAA}" type="presParOf" srcId="{E5D88AF1-BA2B-43DD-B8B4-CA56D7254933}" destId="{F3FE90F3-AB1F-46D9-A4D7-70C6077E326D}" srcOrd="2" destOrd="0" presId="urn:microsoft.com/office/officeart/2005/8/layout/orgChart1"/>
    <dgm:cxn modelId="{888D4BAF-C3FA-47E4-A795-122076F2DD50}" type="presParOf" srcId="{2F66490E-0D02-4D42-A2BB-046D2EFA7887}" destId="{F04C6F46-B2E4-4528-BDC6-66AE9CA2C75A}" srcOrd="4" destOrd="0" presId="urn:microsoft.com/office/officeart/2005/8/layout/orgChart1"/>
    <dgm:cxn modelId="{3EEFEC35-A763-434E-9353-F400F5986BF6}" type="presParOf" srcId="{2F66490E-0D02-4D42-A2BB-046D2EFA7887}" destId="{48F39C6F-EA64-4405-8CD2-7C227EC44AF7}" srcOrd="5" destOrd="0" presId="urn:microsoft.com/office/officeart/2005/8/layout/orgChart1"/>
    <dgm:cxn modelId="{641C9364-221B-40E9-BB78-7E8EE09AE908}" type="presParOf" srcId="{48F39C6F-EA64-4405-8CD2-7C227EC44AF7}" destId="{946A9C24-7726-450A-A940-94FB07DD7ABD}" srcOrd="0" destOrd="0" presId="urn:microsoft.com/office/officeart/2005/8/layout/orgChart1"/>
    <dgm:cxn modelId="{F7A1E8B3-8D91-4078-A7A5-94656626D2A9}" type="presParOf" srcId="{946A9C24-7726-450A-A940-94FB07DD7ABD}" destId="{FDB475CF-E61A-4A8F-AE83-694DF844D5E0}" srcOrd="0" destOrd="0" presId="urn:microsoft.com/office/officeart/2005/8/layout/orgChart1"/>
    <dgm:cxn modelId="{30425C5C-0019-47A7-B879-AC1E4D99C1E5}" type="presParOf" srcId="{946A9C24-7726-450A-A940-94FB07DD7ABD}" destId="{27F4275B-7411-4B79-ADDB-EE82E83790B8}" srcOrd="1" destOrd="0" presId="urn:microsoft.com/office/officeart/2005/8/layout/orgChart1"/>
    <dgm:cxn modelId="{420211BB-9B72-462C-846C-D9B2A91EB059}" type="presParOf" srcId="{48F39C6F-EA64-4405-8CD2-7C227EC44AF7}" destId="{5542FC4E-1100-4D25-8C4B-F38FCA285D2F}" srcOrd="1" destOrd="0" presId="urn:microsoft.com/office/officeart/2005/8/layout/orgChart1"/>
    <dgm:cxn modelId="{5400AEB1-5887-4421-BD03-8BE7B252837D}" type="presParOf" srcId="{5542FC4E-1100-4D25-8C4B-F38FCA285D2F}" destId="{0F57EB0F-9AF1-4C41-AE00-2F8BA76C7A3E}" srcOrd="0" destOrd="0" presId="urn:microsoft.com/office/officeart/2005/8/layout/orgChart1"/>
    <dgm:cxn modelId="{50C0717B-9EB7-428B-AB12-28D7AA6EFFCE}" type="presParOf" srcId="{5542FC4E-1100-4D25-8C4B-F38FCA285D2F}" destId="{BD91FDBB-4ED5-4A75-99BA-CB3F71A60B12}" srcOrd="1" destOrd="0" presId="urn:microsoft.com/office/officeart/2005/8/layout/orgChart1"/>
    <dgm:cxn modelId="{2892987D-D0C4-4260-AFC6-8ED02CBFE8C7}" type="presParOf" srcId="{BD91FDBB-4ED5-4A75-99BA-CB3F71A60B12}" destId="{8BA145B2-0965-4422-AA16-740D9C95EB9D}" srcOrd="0" destOrd="0" presId="urn:microsoft.com/office/officeart/2005/8/layout/orgChart1"/>
    <dgm:cxn modelId="{1AC6C83B-1A6C-4EAB-BFB9-A4872B4DCD83}" type="presParOf" srcId="{8BA145B2-0965-4422-AA16-740D9C95EB9D}" destId="{FDE1A312-89AE-4E05-9212-C9604E05C7C4}" srcOrd="0" destOrd="0" presId="urn:microsoft.com/office/officeart/2005/8/layout/orgChart1"/>
    <dgm:cxn modelId="{6A78A401-EC50-4B10-952E-337ED44A6BEE}" type="presParOf" srcId="{8BA145B2-0965-4422-AA16-740D9C95EB9D}" destId="{CD54121E-D85D-4828-9BD0-C1F47882A1EB}" srcOrd="1" destOrd="0" presId="urn:microsoft.com/office/officeart/2005/8/layout/orgChart1"/>
    <dgm:cxn modelId="{A8911529-EF0E-45B1-9110-FC761613BF2E}" type="presParOf" srcId="{BD91FDBB-4ED5-4A75-99BA-CB3F71A60B12}" destId="{E6FED01B-AABA-44ED-AE13-5A9338BF4153}" srcOrd="1" destOrd="0" presId="urn:microsoft.com/office/officeart/2005/8/layout/orgChart1"/>
    <dgm:cxn modelId="{C90D4073-85F6-4389-9A30-BE74AFA6CFCC}" type="presParOf" srcId="{BD91FDBB-4ED5-4A75-99BA-CB3F71A60B12}" destId="{90635F5D-F7D5-4608-B94D-6631ABCF306A}" srcOrd="2" destOrd="0" presId="urn:microsoft.com/office/officeart/2005/8/layout/orgChart1"/>
    <dgm:cxn modelId="{188EAB01-CB8C-4768-9F6E-8A3A0615F081}" type="presParOf" srcId="{5542FC4E-1100-4D25-8C4B-F38FCA285D2F}" destId="{345ED3FF-D5CE-461B-9E3C-A785BCE3F950}" srcOrd="2" destOrd="0" presId="urn:microsoft.com/office/officeart/2005/8/layout/orgChart1"/>
    <dgm:cxn modelId="{32B4BE1B-1D4E-4B03-87DD-991B570B6057}" type="presParOf" srcId="{5542FC4E-1100-4D25-8C4B-F38FCA285D2F}" destId="{DFB700B4-1165-48C0-ADC1-9547C26ABB0A}" srcOrd="3" destOrd="0" presId="urn:microsoft.com/office/officeart/2005/8/layout/orgChart1"/>
    <dgm:cxn modelId="{1F86A3DC-A96E-4E2E-A1AA-6E9B750502C5}" type="presParOf" srcId="{DFB700B4-1165-48C0-ADC1-9547C26ABB0A}" destId="{94C3732D-95F7-4D0E-8B69-E6A6C2155DC8}" srcOrd="0" destOrd="0" presId="urn:microsoft.com/office/officeart/2005/8/layout/orgChart1"/>
    <dgm:cxn modelId="{118DB35B-4F51-4CA0-9707-AD6035D0B898}" type="presParOf" srcId="{94C3732D-95F7-4D0E-8B69-E6A6C2155DC8}" destId="{0E72C591-1480-4F9B-A7F6-D255A9389718}" srcOrd="0" destOrd="0" presId="urn:microsoft.com/office/officeart/2005/8/layout/orgChart1"/>
    <dgm:cxn modelId="{BF78E279-1786-4034-9523-D045FC1A1A84}" type="presParOf" srcId="{94C3732D-95F7-4D0E-8B69-E6A6C2155DC8}" destId="{7E24147C-0E18-4341-AB20-B2D974C87126}" srcOrd="1" destOrd="0" presId="urn:microsoft.com/office/officeart/2005/8/layout/orgChart1"/>
    <dgm:cxn modelId="{D3C0A653-3AC2-4D83-A1D4-EF16C0A9BDFD}" type="presParOf" srcId="{DFB700B4-1165-48C0-ADC1-9547C26ABB0A}" destId="{DBCBBC7F-4AD4-40AD-8B04-F2BA6A39F3DE}" srcOrd="1" destOrd="0" presId="urn:microsoft.com/office/officeart/2005/8/layout/orgChart1"/>
    <dgm:cxn modelId="{524D737F-D236-48EF-B155-E98604467958}" type="presParOf" srcId="{DFB700B4-1165-48C0-ADC1-9547C26ABB0A}" destId="{1AF9564F-B09D-4B55-AF8B-3ACA69A27A6E}" srcOrd="2" destOrd="0" presId="urn:microsoft.com/office/officeart/2005/8/layout/orgChart1"/>
    <dgm:cxn modelId="{4D43CC0A-5A20-49B2-A324-BD3B6B4DB01C}" type="presParOf" srcId="{5542FC4E-1100-4D25-8C4B-F38FCA285D2F}" destId="{7F9E1329-4BA7-4A8C-9F9D-A37765387127}" srcOrd="4" destOrd="0" presId="urn:microsoft.com/office/officeart/2005/8/layout/orgChart1"/>
    <dgm:cxn modelId="{8DE31D2C-2052-40DC-8E39-E2A12C562F29}" type="presParOf" srcId="{5542FC4E-1100-4D25-8C4B-F38FCA285D2F}" destId="{545E16FB-3123-4FC5-99F7-F04FFB0E16FF}" srcOrd="5" destOrd="0" presId="urn:microsoft.com/office/officeart/2005/8/layout/orgChart1"/>
    <dgm:cxn modelId="{8698524E-8B3B-48BE-B4D1-D194203CFAE9}" type="presParOf" srcId="{545E16FB-3123-4FC5-99F7-F04FFB0E16FF}" destId="{506CA5F9-14A0-40FF-A4E2-C468DDB20B82}" srcOrd="0" destOrd="0" presId="urn:microsoft.com/office/officeart/2005/8/layout/orgChart1"/>
    <dgm:cxn modelId="{15406C15-F94E-4F8F-9C78-F53395AD0672}" type="presParOf" srcId="{506CA5F9-14A0-40FF-A4E2-C468DDB20B82}" destId="{93CC314B-A9E0-4F55-8FE0-B5C5ED3A0B30}" srcOrd="0" destOrd="0" presId="urn:microsoft.com/office/officeart/2005/8/layout/orgChart1"/>
    <dgm:cxn modelId="{E9C19936-38DB-44CF-8B7F-1B4E924119B8}" type="presParOf" srcId="{506CA5F9-14A0-40FF-A4E2-C468DDB20B82}" destId="{092F8503-B759-4F9B-9D8D-A196D806E8C7}" srcOrd="1" destOrd="0" presId="urn:microsoft.com/office/officeart/2005/8/layout/orgChart1"/>
    <dgm:cxn modelId="{630932BB-5C5B-49E2-B61E-5661FAA91AD4}" type="presParOf" srcId="{545E16FB-3123-4FC5-99F7-F04FFB0E16FF}" destId="{5278720B-ED37-40CF-8EFA-E7EA54BA56CB}" srcOrd="1" destOrd="0" presId="urn:microsoft.com/office/officeart/2005/8/layout/orgChart1"/>
    <dgm:cxn modelId="{71B99739-5282-43F1-9C58-CBAF17E5BB43}" type="presParOf" srcId="{545E16FB-3123-4FC5-99F7-F04FFB0E16FF}" destId="{13891E7B-447E-4FB3-B167-7F81DFDB12BF}" srcOrd="2" destOrd="0" presId="urn:microsoft.com/office/officeart/2005/8/layout/orgChart1"/>
    <dgm:cxn modelId="{413A8461-19BD-4DB5-839F-EF08941BD46E}" type="presParOf" srcId="{5542FC4E-1100-4D25-8C4B-F38FCA285D2F}" destId="{B422F75D-78BE-4A80-8FDE-B476C793C824}" srcOrd="6" destOrd="0" presId="urn:microsoft.com/office/officeart/2005/8/layout/orgChart1"/>
    <dgm:cxn modelId="{7C64B1F8-B55B-40CF-86EC-220937B2C376}" type="presParOf" srcId="{5542FC4E-1100-4D25-8C4B-F38FCA285D2F}" destId="{7C0BA0A3-571B-4E62-8CEF-E0426517A145}" srcOrd="7" destOrd="0" presId="urn:microsoft.com/office/officeart/2005/8/layout/orgChart1"/>
    <dgm:cxn modelId="{2996CC84-35DE-4CA2-A5B2-7A9C195849F8}" type="presParOf" srcId="{7C0BA0A3-571B-4E62-8CEF-E0426517A145}" destId="{0D4FBADF-52A3-4A27-B13D-FB81E996DCDA}" srcOrd="0" destOrd="0" presId="urn:microsoft.com/office/officeart/2005/8/layout/orgChart1"/>
    <dgm:cxn modelId="{C94A0824-1DAC-4D00-A333-8B5324969326}" type="presParOf" srcId="{0D4FBADF-52A3-4A27-B13D-FB81E996DCDA}" destId="{B2075807-573A-4175-8AF5-64D844507828}" srcOrd="0" destOrd="0" presId="urn:microsoft.com/office/officeart/2005/8/layout/orgChart1"/>
    <dgm:cxn modelId="{263674F5-C2FA-4763-9B88-353757465350}" type="presParOf" srcId="{0D4FBADF-52A3-4A27-B13D-FB81E996DCDA}" destId="{A810184A-C51C-4842-A091-C788824B3FED}" srcOrd="1" destOrd="0" presId="urn:microsoft.com/office/officeart/2005/8/layout/orgChart1"/>
    <dgm:cxn modelId="{E6CB4E54-8DF3-464C-A26D-73E8CDBC3DE5}" type="presParOf" srcId="{7C0BA0A3-571B-4E62-8CEF-E0426517A145}" destId="{1CD65809-1967-4C63-AA54-F7A0B76DBFD6}" srcOrd="1" destOrd="0" presId="urn:microsoft.com/office/officeart/2005/8/layout/orgChart1"/>
    <dgm:cxn modelId="{97183BCA-4FA7-41E1-88CB-C2F745ACC951}" type="presParOf" srcId="{7C0BA0A3-571B-4E62-8CEF-E0426517A145}" destId="{17EE0075-39FE-4103-B4B2-6C3EEF7463E9}" srcOrd="2" destOrd="0" presId="urn:microsoft.com/office/officeart/2005/8/layout/orgChart1"/>
    <dgm:cxn modelId="{9A71ADC1-AB14-42F3-9B2D-B73B9AE55D37}" type="presParOf" srcId="{5542FC4E-1100-4D25-8C4B-F38FCA285D2F}" destId="{44B1B2E5-E4E9-4DC2-A068-B0F4A8BD022E}" srcOrd="8" destOrd="0" presId="urn:microsoft.com/office/officeart/2005/8/layout/orgChart1"/>
    <dgm:cxn modelId="{99F83F28-FD3C-49EC-A686-0087F358A931}" type="presParOf" srcId="{5542FC4E-1100-4D25-8C4B-F38FCA285D2F}" destId="{5822E889-FF9E-4F19-B189-28342817E813}" srcOrd="9" destOrd="0" presId="urn:microsoft.com/office/officeart/2005/8/layout/orgChart1"/>
    <dgm:cxn modelId="{6100A397-924E-497A-A7FD-6104CA8CC90B}" type="presParOf" srcId="{5822E889-FF9E-4F19-B189-28342817E813}" destId="{8E8A8EF2-8344-431D-B6C1-9B4FF46E1119}" srcOrd="0" destOrd="0" presId="urn:microsoft.com/office/officeart/2005/8/layout/orgChart1"/>
    <dgm:cxn modelId="{EA7B7CD2-FD56-4F05-A055-C36C4E9FBAB1}" type="presParOf" srcId="{8E8A8EF2-8344-431D-B6C1-9B4FF46E1119}" destId="{AE63CDB9-C41F-4B84-8A28-C983A6C0F656}" srcOrd="0" destOrd="0" presId="urn:microsoft.com/office/officeart/2005/8/layout/orgChart1"/>
    <dgm:cxn modelId="{5FF2CA0A-02C7-4ECD-A2B8-151AE907923F}" type="presParOf" srcId="{8E8A8EF2-8344-431D-B6C1-9B4FF46E1119}" destId="{1112A54C-B977-4430-BB13-6F617EDE4966}" srcOrd="1" destOrd="0" presId="urn:microsoft.com/office/officeart/2005/8/layout/orgChart1"/>
    <dgm:cxn modelId="{FCF35B80-5B8C-4B6B-91F2-C5F37E379815}" type="presParOf" srcId="{5822E889-FF9E-4F19-B189-28342817E813}" destId="{E2F09481-250F-43A0-B1FA-B08CB59DB2F4}" srcOrd="1" destOrd="0" presId="urn:microsoft.com/office/officeart/2005/8/layout/orgChart1"/>
    <dgm:cxn modelId="{5044251C-3C54-42EC-B200-17341BA313C5}" type="presParOf" srcId="{5822E889-FF9E-4F19-B189-28342817E813}" destId="{3BEE0A41-8EFE-409E-9A3C-88BD6C8E413E}" srcOrd="2" destOrd="0" presId="urn:microsoft.com/office/officeart/2005/8/layout/orgChart1"/>
    <dgm:cxn modelId="{EF313221-6B69-4272-8E12-DA62D91E6E7C}" type="presParOf" srcId="{5542FC4E-1100-4D25-8C4B-F38FCA285D2F}" destId="{A23541AC-151C-427C-878A-228BA92CC5DE}" srcOrd="10" destOrd="0" presId="urn:microsoft.com/office/officeart/2005/8/layout/orgChart1"/>
    <dgm:cxn modelId="{DE3BF042-4FEB-45E5-BAF4-0252F074C959}" type="presParOf" srcId="{5542FC4E-1100-4D25-8C4B-F38FCA285D2F}" destId="{A7C5F2AD-4802-4E20-AFD6-15457A6B9D46}" srcOrd="11" destOrd="0" presId="urn:microsoft.com/office/officeart/2005/8/layout/orgChart1"/>
    <dgm:cxn modelId="{2083A374-A76B-4E46-BBAF-20C4398A7BE1}" type="presParOf" srcId="{A7C5F2AD-4802-4E20-AFD6-15457A6B9D46}" destId="{EBF49A36-126E-4BB7-B0E3-8EA6FAF295AE}" srcOrd="0" destOrd="0" presId="urn:microsoft.com/office/officeart/2005/8/layout/orgChart1"/>
    <dgm:cxn modelId="{D2CDF7D2-2E0D-40B7-B32C-F2E6479E1B8C}" type="presParOf" srcId="{EBF49A36-126E-4BB7-B0E3-8EA6FAF295AE}" destId="{8FAD363D-8C62-4E9B-8ED8-64D58AAE6DD8}" srcOrd="0" destOrd="0" presId="urn:microsoft.com/office/officeart/2005/8/layout/orgChart1"/>
    <dgm:cxn modelId="{AF07DD21-A199-4422-9EF3-4298732D28A3}" type="presParOf" srcId="{EBF49A36-126E-4BB7-B0E3-8EA6FAF295AE}" destId="{EE4D5A2E-67B4-46C5-82EF-2718047A4856}" srcOrd="1" destOrd="0" presId="urn:microsoft.com/office/officeart/2005/8/layout/orgChart1"/>
    <dgm:cxn modelId="{CB4166DB-7392-492E-AECE-046E1E0E0442}" type="presParOf" srcId="{A7C5F2AD-4802-4E20-AFD6-15457A6B9D46}" destId="{12EC9C4F-5884-4930-8FF0-EA0639464385}" srcOrd="1" destOrd="0" presId="urn:microsoft.com/office/officeart/2005/8/layout/orgChart1"/>
    <dgm:cxn modelId="{52688C20-7299-4F7C-9551-B7598FA4FE71}" type="presParOf" srcId="{A7C5F2AD-4802-4E20-AFD6-15457A6B9D46}" destId="{BD5DDE28-42CC-43A9-9B77-B6F159322532}" srcOrd="2" destOrd="0" presId="urn:microsoft.com/office/officeart/2005/8/layout/orgChart1"/>
    <dgm:cxn modelId="{5AEDF833-2843-46C8-A82C-A982A135700B}" type="presParOf" srcId="{5542FC4E-1100-4D25-8C4B-F38FCA285D2F}" destId="{AB51FE0D-15ED-40CB-9AB0-390EC3EBEE04}" srcOrd="12" destOrd="0" presId="urn:microsoft.com/office/officeart/2005/8/layout/orgChart1"/>
    <dgm:cxn modelId="{0A675AC2-18BE-44DE-81A1-774A0CC39F00}" type="presParOf" srcId="{5542FC4E-1100-4D25-8C4B-F38FCA285D2F}" destId="{A1434715-30AB-4EE3-8945-C63F37BA730D}" srcOrd="13" destOrd="0" presId="urn:microsoft.com/office/officeart/2005/8/layout/orgChart1"/>
    <dgm:cxn modelId="{C9F715FB-11EB-49FB-9C35-54FC12322050}" type="presParOf" srcId="{A1434715-30AB-4EE3-8945-C63F37BA730D}" destId="{D273B14D-5A85-471F-8234-F115CA6A8699}" srcOrd="0" destOrd="0" presId="urn:microsoft.com/office/officeart/2005/8/layout/orgChart1"/>
    <dgm:cxn modelId="{E34186CF-E909-4AFF-84AC-C415F120F871}" type="presParOf" srcId="{D273B14D-5A85-471F-8234-F115CA6A8699}" destId="{3806CAE7-FBC0-422A-902F-D1E29FF709B6}" srcOrd="0" destOrd="0" presId="urn:microsoft.com/office/officeart/2005/8/layout/orgChart1"/>
    <dgm:cxn modelId="{95D14747-07CB-4874-BC4B-41B1336B0B8B}" type="presParOf" srcId="{D273B14D-5A85-471F-8234-F115CA6A8699}" destId="{32E42839-5791-4E82-9537-689C2E45C1C8}" srcOrd="1" destOrd="0" presId="urn:microsoft.com/office/officeart/2005/8/layout/orgChart1"/>
    <dgm:cxn modelId="{577EDFA3-550E-4323-9F86-9147A9AF628E}" type="presParOf" srcId="{A1434715-30AB-4EE3-8945-C63F37BA730D}" destId="{AE95D1AB-CCAA-4EB5-A11E-5200B2BEC84C}" srcOrd="1" destOrd="0" presId="urn:microsoft.com/office/officeart/2005/8/layout/orgChart1"/>
    <dgm:cxn modelId="{4304C692-9140-467B-9C22-FDD7E3759CB3}" type="presParOf" srcId="{A1434715-30AB-4EE3-8945-C63F37BA730D}" destId="{F6EE0A44-4789-474E-BADD-7F628E2C998A}" srcOrd="2" destOrd="0" presId="urn:microsoft.com/office/officeart/2005/8/layout/orgChart1"/>
    <dgm:cxn modelId="{B9A93C1C-55E3-41B7-BEA9-094F95AF2362}" type="presParOf" srcId="{5542FC4E-1100-4D25-8C4B-F38FCA285D2F}" destId="{E39B3531-9FA7-4260-BFE9-958C93E7A1EA}" srcOrd="14" destOrd="0" presId="urn:microsoft.com/office/officeart/2005/8/layout/orgChart1"/>
    <dgm:cxn modelId="{78FF5562-0A8B-46E1-AB65-12E92BCD5501}" type="presParOf" srcId="{5542FC4E-1100-4D25-8C4B-F38FCA285D2F}" destId="{913694EE-618F-4E01-9E5E-BB40B5498245}" srcOrd="15" destOrd="0" presId="urn:microsoft.com/office/officeart/2005/8/layout/orgChart1"/>
    <dgm:cxn modelId="{1DD62AF9-9BDE-4F31-AB0A-89FC53410716}" type="presParOf" srcId="{913694EE-618F-4E01-9E5E-BB40B5498245}" destId="{3384761B-5F64-4B6D-B68D-B18CC4E7A996}" srcOrd="0" destOrd="0" presId="urn:microsoft.com/office/officeart/2005/8/layout/orgChart1"/>
    <dgm:cxn modelId="{6192BC3C-7954-41C2-BB57-228C001EC44C}" type="presParOf" srcId="{3384761B-5F64-4B6D-B68D-B18CC4E7A996}" destId="{6DAC7C01-1BB3-44EF-89D5-AA0925EA6209}" srcOrd="0" destOrd="0" presId="urn:microsoft.com/office/officeart/2005/8/layout/orgChart1"/>
    <dgm:cxn modelId="{B77DBCC6-7444-4459-B430-126E80D0AC4B}" type="presParOf" srcId="{3384761B-5F64-4B6D-B68D-B18CC4E7A996}" destId="{1C4D8716-0D14-4C37-BB66-C9DD64702810}" srcOrd="1" destOrd="0" presId="urn:microsoft.com/office/officeart/2005/8/layout/orgChart1"/>
    <dgm:cxn modelId="{19CB6A2A-55C7-45D9-9B7C-35EDF7099FFD}" type="presParOf" srcId="{913694EE-618F-4E01-9E5E-BB40B5498245}" destId="{DE8E4E9A-72B9-4400-B39A-434D72E878E5}" srcOrd="1" destOrd="0" presId="urn:microsoft.com/office/officeart/2005/8/layout/orgChart1"/>
    <dgm:cxn modelId="{7191A580-3836-4C8D-98D9-E5626A1A0760}" type="presParOf" srcId="{913694EE-618F-4E01-9E5E-BB40B5498245}" destId="{9C8A2699-5BED-43A2-B336-16D6C413B25C}" srcOrd="2" destOrd="0" presId="urn:microsoft.com/office/officeart/2005/8/layout/orgChart1"/>
    <dgm:cxn modelId="{B00CD794-F131-44E6-97BF-E6E619D8BDDF}" type="presParOf" srcId="{5542FC4E-1100-4D25-8C4B-F38FCA285D2F}" destId="{A6CBBFD8-151E-4834-8901-D53DCB8ABA8F}" srcOrd="16" destOrd="0" presId="urn:microsoft.com/office/officeart/2005/8/layout/orgChart1"/>
    <dgm:cxn modelId="{E01C6ACA-DA2C-4CA7-95EF-16B48AF9D961}" type="presParOf" srcId="{5542FC4E-1100-4D25-8C4B-F38FCA285D2F}" destId="{FFFB5F0D-FE28-45BC-96CF-51EBDDB0EE4C}" srcOrd="17" destOrd="0" presId="urn:microsoft.com/office/officeart/2005/8/layout/orgChart1"/>
    <dgm:cxn modelId="{5C319027-5914-4A1B-B1FB-2AB341937266}" type="presParOf" srcId="{FFFB5F0D-FE28-45BC-96CF-51EBDDB0EE4C}" destId="{35D925AB-CB25-4DEC-9516-3B8E284E7AFA}" srcOrd="0" destOrd="0" presId="urn:microsoft.com/office/officeart/2005/8/layout/orgChart1"/>
    <dgm:cxn modelId="{A42289CE-5F2A-4A76-AAA2-BFBB5057C508}" type="presParOf" srcId="{35D925AB-CB25-4DEC-9516-3B8E284E7AFA}" destId="{71386019-2FED-419B-8C44-8E09FF205D01}" srcOrd="0" destOrd="0" presId="urn:microsoft.com/office/officeart/2005/8/layout/orgChart1"/>
    <dgm:cxn modelId="{F34C7FD7-C64C-44A9-B016-53105594AF2C}" type="presParOf" srcId="{35D925AB-CB25-4DEC-9516-3B8E284E7AFA}" destId="{05C68B26-1EA6-48EE-855C-82197E6FDFFA}" srcOrd="1" destOrd="0" presId="urn:microsoft.com/office/officeart/2005/8/layout/orgChart1"/>
    <dgm:cxn modelId="{998CACF9-3E7B-496E-BE60-D0EA750A2DA6}" type="presParOf" srcId="{FFFB5F0D-FE28-45BC-96CF-51EBDDB0EE4C}" destId="{102D901F-FCBA-4AA0-9D6F-A5B2472796BB}" srcOrd="1" destOrd="0" presId="urn:microsoft.com/office/officeart/2005/8/layout/orgChart1"/>
    <dgm:cxn modelId="{8000877A-988E-4B61-B5A0-F55FE315FB6C}" type="presParOf" srcId="{FFFB5F0D-FE28-45BC-96CF-51EBDDB0EE4C}" destId="{DA45BFA8-27FF-4A1D-A751-7575E331B533}" srcOrd="2" destOrd="0" presId="urn:microsoft.com/office/officeart/2005/8/layout/orgChart1"/>
    <dgm:cxn modelId="{E1D9CBC5-B831-429C-AD50-8567945A7571}" type="presParOf" srcId="{48F39C6F-EA64-4405-8CD2-7C227EC44AF7}" destId="{24E0B2E9-E9E8-4F0D-BEA2-1199472B4662}" srcOrd="2" destOrd="0" presId="urn:microsoft.com/office/officeart/2005/8/layout/orgChart1"/>
    <dgm:cxn modelId="{36D93B1C-210E-49C3-8984-76250369C133}" type="presParOf" srcId="{2F66490E-0D02-4D42-A2BB-046D2EFA7887}" destId="{DE107F2B-5B02-45A3-B54E-B8B2DCB4A357}" srcOrd="6" destOrd="0" presId="urn:microsoft.com/office/officeart/2005/8/layout/orgChart1"/>
    <dgm:cxn modelId="{1EAD8AA3-76BC-4393-A1E0-B2EF82473C39}" type="presParOf" srcId="{2F66490E-0D02-4D42-A2BB-046D2EFA7887}" destId="{17B7C1AA-D2CD-4B10-BE0C-82CA358E04BA}" srcOrd="7" destOrd="0" presId="urn:microsoft.com/office/officeart/2005/8/layout/orgChart1"/>
    <dgm:cxn modelId="{182EC122-1967-4755-AAE7-C848CFF982D1}" type="presParOf" srcId="{17B7C1AA-D2CD-4B10-BE0C-82CA358E04BA}" destId="{96118E6F-81F1-4F92-86DE-943A7188027A}" srcOrd="0" destOrd="0" presId="urn:microsoft.com/office/officeart/2005/8/layout/orgChart1"/>
    <dgm:cxn modelId="{D32D739C-3EBA-4356-ADB7-DEA6B9D8B97B}" type="presParOf" srcId="{96118E6F-81F1-4F92-86DE-943A7188027A}" destId="{60E062CA-C076-452F-8024-E5254EFEB7BF}" srcOrd="0" destOrd="0" presId="urn:microsoft.com/office/officeart/2005/8/layout/orgChart1"/>
    <dgm:cxn modelId="{31FA5F00-8DCC-4497-88E3-9276BE5FD420}" type="presParOf" srcId="{96118E6F-81F1-4F92-86DE-943A7188027A}" destId="{4373BA2F-429B-4637-996F-8C7E451137F6}" srcOrd="1" destOrd="0" presId="urn:microsoft.com/office/officeart/2005/8/layout/orgChart1"/>
    <dgm:cxn modelId="{3AEA3A78-D434-43F0-B83D-DC82B594C655}" type="presParOf" srcId="{17B7C1AA-D2CD-4B10-BE0C-82CA358E04BA}" destId="{D189208B-39B2-4972-861E-85FD54D9953B}" srcOrd="1" destOrd="0" presId="urn:microsoft.com/office/officeart/2005/8/layout/orgChart1"/>
    <dgm:cxn modelId="{7C17A93C-252B-4D68-9EAE-CEC0FC142386}" type="presParOf" srcId="{D189208B-39B2-4972-861E-85FD54D9953B}" destId="{6EA56F4D-E3FE-4C13-85EE-F1C30D981F55}" srcOrd="0" destOrd="0" presId="urn:microsoft.com/office/officeart/2005/8/layout/orgChart1"/>
    <dgm:cxn modelId="{9A49BF1B-8BB5-4608-AD4E-E460B4F9CB46}" type="presParOf" srcId="{D189208B-39B2-4972-861E-85FD54D9953B}" destId="{CCD1D716-AF8C-46E2-BD59-4C4BBD84A714}" srcOrd="1" destOrd="0" presId="urn:microsoft.com/office/officeart/2005/8/layout/orgChart1"/>
    <dgm:cxn modelId="{7EED4B59-91AE-4545-BCD9-ABF535B302DB}" type="presParOf" srcId="{CCD1D716-AF8C-46E2-BD59-4C4BBD84A714}" destId="{EBAB1349-C75A-4400-BD6A-83FCA3E205F3}" srcOrd="0" destOrd="0" presId="urn:microsoft.com/office/officeart/2005/8/layout/orgChart1"/>
    <dgm:cxn modelId="{34350F3F-6391-4C8C-AAF5-A3E923D803C3}" type="presParOf" srcId="{EBAB1349-C75A-4400-BD6A-83FCA3E205F3}" destId="{B94E1454-FEE3-474F-9710-94FC766A92D2}" srcOrd="0" destOrd="0" presId="urn:microsoft.com/office/officeart/2005/8/layout/orgChart1"/>
    <dgm:cxn modelId="{51905D43-A0D9-4950-B13A-67D16ED996CB}" type="presParOf" srcId="{EBAB1349-C75A-4400-BD6A-83FCA3E205F3}" destId="{12D54111-6EF4-4038-8DD1-18E1EDDF43D5}" srcOrd="1" destOrd="0" presId="urn:microsoft.com/office/officeart/2005/8/layout/orgChart1"/>
    <dgm:cxn modelId="{FE850199-13B4-4267-91E6-50C0748222DF}" type="presParOf" srcId="{CCD1D716-AF8C-46E2-BD59-4C4BBD84A714}" destId="{53387380-0AE6-4031-BE37-9969FFBF8EB9}" srcOrd="1" destOrd="0" presId="urn:microsoft.com/office/officeart/2005/8/layout/orgChart1"/>
    <dgm:cxn modelId="{DF6036BB-59C2-492A-82A0-7DC4A856C8B2}" type="presParOf" srcId="{CCD1D716-AF8C-46E2-BD59-4C4BBD84A714}" destId="{18865140-DCBE-4640-A082-486339F29569}" srcOrd="2" destOrd="0" presId="urn:microsoft.com/office/officeart/2005/8/layout/orgChart1"/>
    <dgm:cxn modelId="{2D6200EA-BBEB-4DB8-A312-4ABF61F873C6}" type="presParOf" srcId="{D189208B-39B2-4972-861E-85FD54D9953B}" destId="{5DAAA415-D6F1-49EE-BFF1-C0FD82E834CC}" srcOrd="2" destOrd="0" presId="urn:microsoft.com/office/officeart/2005/8/layout/orgChart1"/>
    <dgm:cxn modelId="{22594E4D-DD51-4A64-B006-B817CD44F6EB}" type="presParOf" srcId="{D189208B-39B2-4972-861E-85FD54D9953B}" destId="{C0A7A5E3-5DB3-4AD5-95BD-EDE224453A88}" srcOrd="3" destOrd="0" presId="urn:microsoft.com/office/officeart/2005/8/layout/orgChart1"/>
    <dgm:cxn modelId="{A7B56792-3E3E-4844-AB5F-3AB3FA8BE425}" type="presParOf" srcId="{C0A7A5E3-5DB3-4AD5-95BD-EDE224453A88}" destId="{BE102CCA-DF33-42A6-9652-E9A0C270046A}" srcOrd="0" destOrd="0" presId="urn:microsoft.com/office/officeart/2005/8/layout/orgChart1"/>
    <dgm:cxn modelId="{CAE8648C-577D-4D7A-99E8-051FC062F245}" type="presParOf" srcId="{BE102CCA-DF33-42A6-9652-E9A0C270046A}" destId="{EDED701E-CE9B-487C-81E0-D2E47D6D64F2}" srcOrd="0" destOrd="0" presId="urn:microsoft.com/office/officeart/2005/8/layout/orgChart1"/>
    <dgm:cxn modelId="{83A7C71A-1DDD-490E-AAC2-8F3288D0EC3A}" type="presParOf" srcId="{BE102CCA-DF33-42A6-9652-E9A0C270046A}" destId="{5F218D54-CAD2-4615-944A-7B27E95F98D1}" srcOrd="1" destOrd="0" presId="urn:microsoft.com/office/officeart/2005/8/layout/orgChart1"/>
    <dgm:cxn modelId="{888E3637-A7B3-4A2C-9940-1B969BDA85F6}" type="presParOf" srcId="{C0A7A5E3-5DB3-4AD5-95BD-EDE224453A88}" destId="{FB01FDDE-B9D9-491B-AFD7-28C9B124FC89}" srcOrd="1" destOrd="0" presId="urn:microsoft.com/office/officeart/2005/8/layout/orgChart1"/>
    <dgm:cxn modelId="{1F9FB32A-AE96-4003-8563-BB96ABE48808}" type="presParOf" srcId="{C0A7A5E3-5DB3-4AD5-95BD-EDE224453A88}" destId="{F4B66AF8-6738-4DBE-B53B-CFB67287D15F}" srcOrd="2" destOrd="0" presId="urn:microsoft.com/office/officeart/2005/8/layout/orgChart1"/>
    <dgm:cxn modelId="{CCE0E57F-8E5B-4006-8CDE-DE291B676019}" type="presParOf" srcId="{D189208B-39B2-4972-861E-85FD54D9953B}" destId="{87F5C75A-D201-4FFE-BE28-46D7364A5943}" srcOrd="4" destOrd="0" presId="urn:microsoft.com/office/officeart/2005/8/layout/orgChart1"/>
    <dgm:cxn modelId="{2E76D72B-6F06-4B1E-A5A0-BB77206176B9}" type="presParOf" srcId="{D189208B-39B2-4972-861E-85FD54D9953B}" destId="{4EFE4259-09DD-49BE-A280-682644A1E848}" srcOrd="5" destOrd="0" presId="urn:microsoft.com/office/officeart/2005/8/layout/orgChart1"/>
    <dgm:cxn modelId="{3E9674DC-CD59-4D34-9A0A-50366C328AD9}" type="presParOf" srcId="{4EFE4259-09DD-49BE-A280-682644A1E848}" destId="{4168CDC5-DF67-48E9-8729-7D8FA13195C2}" srcOrd="0" destOrd="0" presId="urn:microsoft.com/office/officeart/2005/8/layout/orgChart1"/>
    <dgm:cxn modelId="{314CEF9D-5E4D-4BF7-850C-3B87EB31B5A3}" type="presParOf" srcId="{4168CDC5-DF67-48E9-8729-7D8FA13195C2}" destId="{B5AD7658-FEF0-4754-B1B4-697BCA674DFF}" srcOrd="0" destOrd="0" presId="urn:microsoft.com/office/officeart/2005/8/layout/orgChart1"/>
    <dgm:cxn modelId="{DCB08F00-97A9-4B83-AB4D-A6DA36A92579}" type="presParOf" srcId="{4168CDC5-DF67-48E9-8729-7D8FA13195C2}" destId="{BD88BA3F-7EDF-44B0-9FC8-FB2B0D9C2C82}" srcOrd="1" destOrd="0" presId="urn:microsoft.com/office/officeart/2005/8/layout/orgChart1"/>
    <dgm:cxn modelId="{81F34C6C-ECAA-4F29-B7FE-F513DDFB0222}" type="presParOf" srcId="{4EFE4259-09DD-49BE-A280-682644A1E848}" destId="{0A67FDC4-0713-475D-B6AC-2E8E6A97213E}" srcOrd="1" destOrd="0" presId="urn:microsoft.com/office/officeart/2005/8/layout/orgChart1"/>
    <dgm:cxn modelId="{4654FDAC-DB4E-4270-BB54-9137796D4439}" type="presParOf" srcId="{4EFE4259-09DD-49BE-A280-682644A1E848}" destId="{F1683BA7-4226-4F65-9F5F-4F57E57DF808}" srcOrd="2" destOrd="0" presId="urn:microsoft.com/office/officeart/2005/8/layout/orgChart1"/>
    <dgm:cxn modelId="{B35A114C-8BAE-4543-8BE1-B53DB3C7EC9D}" type="presParOf" srcId="{D189208B-39B2-4972-861E-85FD54D9953B}" destId="{0EBEDD6F-9AA7-44AD-973F-033724BF6479}" srcOrd="6" destOrd="0" presId="urn:microsoft.com/office/officeart/2005/8/layout/orgChart1"/>
    <dgm:cxn modelId="{D96F5FE3-EA1A-4249-A15C-FE778A9ADD2C}" type="presParOf" srcId="{D189208B-39B2-4972-861E-85FD54D9953B}" destId="{13F5DF91-EC09-4BED-964F-961B752B5126}" srcOrd="7" destOrd="0" presId="urn:microsoft.com/office/officeart/2005/8/layout/orgChart1"/>
    <dgm:cxn modelId="{F445E4C4-60B2-40A2-80D3-160FC18EE0C9}" type="presParOf" srcId="{13F5DF91-EC09-4BED-964F-961B752B5126}" destId="{DE04A1B2-F219-427D-9CBE-E87802369CAB}" srcOrd="0" destOrd="0" presId="urn:microsoft.com/office/officeart/2005/8/layout/orgChart1"/>
    <dgm:cxn modelId="{4FB5DECD-0DDE-4D0A-B4FA-AB326CA31FCF}" type="presParOf" srcId="{DE04A1B2-F219-427D-9CBE-E87802369CAB}" destId="{EFF372D6-ABDF-468B-93BE-5E5515056EFC}" srcOrd="0" destOrd="0" presId="urn:microsoft.com/office/officeart/2005/8/layout/orgChart1"/>
    <dgm:cxn modelId="{46875BCA-AF2A-48FF-9EBA-2AC439D77A28}" type="presParOf" srcId="{DE04A1B2-F219-427D-9CBE-E87802369CAB}" destId="{E65351B4-008E-4D97-BD83-4FF4BF085710}" srcOrd="1" destOrd="0" presId="urn:microsoft.com/office/officeart/2005/8/layout/orgChart1"/>
    <dgm:cxn modelId="{E50CC0D8-5C43-42A8-8BC5-1AEA068213E3}" type="presParOf" srcId="{13F5DF91-EC09-4BED-964F-961B752B5126}" destId="{25E7C4AD-AAEF-4F3B-A64D-215EB71BD861}" srcOrd="1" destOrd="0" presId="urn:microsoft.com/office/officeart/2005/8/layout/orgChart1"/>
    <dgm:cxn modelId="{B45297A9-807D-436B-A3DB-D45EE6E56865}" type="presParOf" srcId="{13F5DF91-EC09-4BED-964F-961B752B5126}" destId="{FB065BCC-74C1-4153-B2C2-22587E0763B6}" srcOrd="2" destOrd="0" presId="urn:microsoft.com/office/officeart/2005/8/layout/orgChart1"/>
    <dgm:cxn modelId="{27A655EC-61CA-4383-84C3-F9260D39D222}" type="presParOf" srcId="{D189208B-39B2-4972-861E-85FD54D9953B}" destId="{A6CD1EFF-3DEF-465B-A322-3AC82C7502BB}" srcOrd="8" destOrd="0" presId="urn:microsoft.com/office/officeart/2005/8/layout/orgChart1"/>
    <dgm:cxn modelId="{FD56367D-FC4D-4ECA-BF0B-5227BB37437D}" type="presParOf" srcId="{D189208B-39B2-4972-861E-85FD54D9953B}" destId="{33BCAAC6-6488-4D7F-A581-18A0537C9A9F}" srcOrd="9" destOrd="0" presId="urn:microsoft.com/office/officeart/2005/8/layout/orgChart1"/>
    <dgm:cxn modelId="{F2CDB6CC-055A-40E3-999A-F58C1ADC7E01}" type="presParOf" srcId="{33BCAAC6-6488-4D7F-A581-18A0537C9A9F}" destId="{D275FA97-B0C4-4AB9-8C1D-373A413BD1BA}" srcOrd="0" destOrd="0" presId="urn:microsoft.com/office/officeart/2005/8/layout/orgChart1"/>
    <dgm:cxn modelId="{4DE55187-4475-468A-9890-86F85F379693}" type="presParOf" srcId="{D275FA97-B0C4-4AB9-8C1D-373A413BD1BA}" destId="{4180BD44-416C-4155-8E90-759B4555475B}" srcOrd="0" destOrd="0" presId="urn:microsoft.com/office/officeart/2005/8/layout/orgChart1"/>
    <dgm:cxn modelId="{5A301634-95B4-4925-9F54-0ECB5E57380D}" type="presParOf" srcId="{D275FA97-B0C4-4AB9-8C1D-373A413BD1BA}" destId="{7A9761FD-AFA0-42B9-8BA6-32C1E49CB4DB}" srcOrd="1" destOrd="0" presId="urn:microsoft.com/office/officeart/2005/8/layout/orgChart1"/>
    <dgm:cxn modelId="{FCA7344F-EBCF-4FEA-9DDD-B576E0AC12EF}" type="presParOf" srcId="{33BCAAC6-6488-4D7F-A581-18A0537C9A9F}" destId="{5C833077-5259-44CB-A198-7DB60FD7CD35}" srcOrd="1" destOrd="0" presId="urn:microsoft.com/office/officeart/2005/8/layout/orgChart1"/>
    <dgm:cxn modelId="{46A16AB7-66E1-417C-9FA1-33EA8513CAE4}" type="presParOf" srcId="{33BCAAC6-6488-4D7F-A581-18A0537C9A9F}" destId="{473C23E2-112E-4BC5-8462-23EA7486EF47}" srcOrd="2" destOrd="0" presId="urn:microsoft.com/office/officeart/2005/8/layout/orgChart1"/>
    <dgm:cxn modelId="{C0289ED8-0BAB-4251-BD03-C6C7E964F646}" type="presParOf" srcId="{D189208B-39B2-4972-861E-85FD54D9953B}" destId="{EDB64183-295E-47D7-BAE6-C12B28D74B22}" srcOrd="10" destOrd="0" presId="urn:microsoft.com/office/officeart/2005/8/layout/orgChart1"/>
    <dgm:cxn modelId="{3B9508B2-9DC3-465D-8072-FBBFA7F46CE3}" type="presParOf" srcId="{D189208B-39B2-4972-861E-85FD54D9953B}" destId="{F5DEA6A6-C143-4941-A3F5-A589ACB951AB}" srcOrd="11" destOrd="0" presId="urn:microsoft.com/office/officeart/2005/8/layout/orgChart1"/>
    <dgm:cxn modelId="{DE9270BF-D21E-4783-AE34-B11CC1523CA3}" type="presParOf" srcId="{F5DEA6A6-C143-4941-A3F5-A589ACB951AB}" destId="{FEB7B2AC-F81F-4816-AA76-991CC2C2751A}" srcOrd="0" destOrd="0" presId="urn:microsoft.com/office/officeart/2005/8/layout/orgChart1"/>
    <dgm:cxn modelId="{92904B28-CB70-475B-98CA-5EACB94E9D07}" type="presParOf" srcId="{FEB7B2AC-F81F-4816-AA76-991CC2C2751A}" destId="{C54132B3-E853-42C9-BF94-8BFA8AF31016}" srcOrd="0" destOrd="0" presId="urn:microsoft.com/office/officeart/2005/8/layout/orgChart1"/>
    <dgm:cxn modelId="{79629392-DDBB-466F-BD4B-4D1C6A2DDBFE}" type="presParOf" srcId="{FEB7B2AC-F81F-4816-AA76-991CC2C2751A}" destId="{EF01753C-2123-4A63-A553-85C808D8FE3D}" srcOrd="1" destOrd="0" presId="urn:microsoft.com/office/officeart/2005/8/layout/orgChart1"/>
    <dgm:cxn modelId="{EB8B624C-2DE4-418F-8744-D23BA10B91CE}" type="presParOf" srcId="{F5DEA6A6-C143-4941-A3F5-A589ACB951AB}" destId="{143FCC7C-DDE0-4942-A2FB-C72FA81B4692}" srcOrd="1" destOrd="0" presId="urn:microsoft.com/office/officeart/2005/8/layout/orgChart1"/>
    <dgm:cxn modelId="{D19066DB-EE8C-4FE4-8769-29C0F349EE39}" type="presParOf" srcId="{F5DEA6A6-C143-4941-A3F5-A589ACB951AB}" destId="{E0800188-0AA3-416A-BAAC-EFCAFC4BC72F}" srcOrd="2" destOrd="0" presId="urn:microsoft.com/office/officeart/2005/8/layout/orgChart1"/>
    <dgm:cxn modelId="{D722043B-12AB-4855-97FB-F695D3BE81C4}" type="presParOf" srcId="{D189208B-39B2-4972-861E-85FD54D9953B}" destId="{CEAB737E-1452-48AD-9F9F-FC1F3AA10566}" srcOrd="12" destOrd="0" presId="urn:microsoft.com/office/officeart/2005/8/layout/orgChart1"/>
    <dgm:cxn modelId="{BAA97D7E-8461-45F1-BC7C-645047ACE1D6}" type="presParOf" srcId="{D189208B-39B2-4972-861E-85FD54D9953B}" destId="{DF3ACB09-0A10-4F41-88C9-8B576489497A}" srcOrd="13" destOrd="0" presId="urn:microsoft.com/office/officeart/2005/8/layout/orgChart1"/>
    <dgm:cxn modelId="{0DADBEF9-BBAC-41E8-885E-9A63D0314916}" type="presParOf" srcId="{DF3ACB09-0A10-4F41-88C9-8B576489497A}" destId="{8B80CC6B-C0CF-4620-AF67-F8DA06B2A2BE}" srcOrd="0" destOrd="0" presId="urn:microsoft.com/office/officeart/2005/8/layout/orgChart1"/>
    <dgm:cxn modelId="{C0CBAEE6-AE3C-4152-AACA-2411B619150F}" type="presParOf" srcId="{8B80CC6B-C0CF-4620-AF67-F8DA06B2A2BE}" destId="{FFA7E8CD-C96C-47E5-ADAF-84D311EF2022}" srcOrd="0" destOrd="0" presId="urn:microsoft.com/office/officeart/2005/8/layout/orgChart1"/>
    <dgm:cxn modelId="{88625271-890A-4E0A-A1A9-1E816FC6A90A}" type="presParOf" srcId="{8B80CC6B-C0CF-4620-AF67-F8DA06B2A2BE}" destId="{EA78B557-B9CE-4B5F-82EC-52FE33D883EF}" srcOrd="1" destOrd="0" presId="urn:microsoft.com/office/officeart/2005/8/layout/orgChart1"/>
    <dgm:cxn modelId="{70F61477-205F-4963-95E4-471250BB77CF}" type="presParOf" srcId="{DF3ACB09-0A10-4F41-88C9-8B576489497A}" destId="{8025E384-351F-457E-A358-6FF1B9777D51}" srcOrd="1" destOrd="0" presId="urn:microsoft.com/office/officeart/2005/8/layout/orgChart1"/>
    <dgm:cxn modelId="{5B63C77C-26AD-497E-919A-42E4E94B288C}" type="presParOf" srcId="{DF3ACB09-0A10-4F41-88C9-8B576489497A}" destId="{BCC57806-6942-494B-85AF-1BFCF3F82D5A}" srcOrd="2" destOrd="0" presId="urn:microsoft.com/office/officeart/2005/8/layout/orgChart1"/>
    <dgm:cxn modelId="{9E685BFC-F0DF-4B3A-9D06-826E0424EC8C}" type="presParOf" srcId="{17B7C1AA-D2CD-4B10-BE0C-82CA358E04BA}" destId="{25DE9FB0-B3CA-4CCD-9950-74D421B4BBFB}" srcOrd="2" destOrd="0" presId="urn:microsoft.com/office/officeart/2005/8/layout/orgChart1"/>
    <dgm:cxn modelId="{0702926F-16B6-401A-ABD2-1A7B13E0AADB}" type="presParOf" srcId="{2F66490E-0D02-4D42-A2BB-046D2EFA7887}" destId="{25B28D76-E752-4EF1-9790-A0ED8BBC9219}" srcOrd="8" destOrd="0" presId="urn:microsoft.com/office/officeart/2005/8/layout/orgChart1"/>
    <dgm:cxn modelId="{9E722311-37CB-4072-B677-0A65A0A8B2C3}" type="presParOf" srcId="{2F66490E-0D02-4D42-A2BB-046D2EFA7887}" destId="{75F55797-99ED-49BB-A9C6-87C2DDAEE7FE}" srcOrd="9" destOrd="0" presId="urn:microsoft.com/office/officeart/2005/8/layout/orgChart1"/>
    <dgm:cxn modelId="{58BB4FFB-9527-40F6-BC80-1267436406EE}" type="presParOf" srcId="{75F55797-99ED-49BB-A9C6-87C2DDAEE7FE}" destId="{EBD39863-9179-40B2-BE19-11966B2F9D95}" srcOrd="0" destOrd="0" presId="urn:microsoft.com/office/officeart/2005/8/layout/orgChart1"/>
    <dgm:cxn modelId="{4E3B9704-47A7-41F4-B769-D7752ACBADC6}" type="presParOf" srcId="{EBD39863-9179-40B2-BE19-11966B2F9D95}" destId="{5741ECB2-E929-478B-9C8B-C8AEC32A758C}" srcOrd="0" destOrd="0" presId="urn:microsoft.com/office/officeart/2005/8/layout/orgChart1"/>
    <dgm:cxn modelId="{E1AC308D-28BC-4420-9BB8-13ACEC310C59}" type="presParOf" srcId="{EBD39863-9179-40B2-BE19-11966B2F9D95}" destId="{AC09B61E-8426-41E6-BEE1-1AD226C7E5C7}" srcOrd="1" destOrd="0" presId="urn:microsoft.com/office/officeart/2005/8/layout/orgChart1"/>
    <dgm:cxn modelId="{2BEF62A3-AF5F-4963-A785-D5F1D511416A}" type="presParOf" srcId="{75F55797-99ED-49BB-A9C6-87C2DDAEE7FE}" destId="{C9405550-FD5A-40E3-80BD-04B23CC972A0}" srcOrd="1" destOrd="0" presId="urn:microsoft.com/office/officeart/2005/8/layout/orgChart1"/>
    <dgm:cxn modelId="{E005F67B-5882-4965-990C-37F427BB52F2}" type="presParOf" srcId="{C9405550-FD5A-40E3-80BD-04B23CC972A0}" destId="{CC9E8E35-B4E1-457B-B25C-198F0621F5F2}" srcOrd="0" destOrd="0" presId="urn:microsoft.com/office/officeart/2005/8/layout/orgChart1"/>
    <dgm:cxn modelId="{39F571CB-0C27-45DC-ACF0-E9CF06188E28}" type="presParOf" srcId="{C9405550-FD5A-40E3-80BD-04B23CC972A0}" destId="{5D6988DD-B106-49E9-ADE2-6FFD0A8F7067}" srcOrd="1" destOrd="0" presId="urn:microsoft.com/office/officeart/2005/8/layout/orgChart1"/>
    <dgm:cxn modelId="{D606C213-FED2-4134-A3C1-F6665D9B9EBF}" type="presParOf" srcId="{5D6988DD-B106-49E9-ADE2-6FFD0A8F7067}" destId="{F030C4D0-F58B-463D-9AEF-CDE925FCCFA1}" srcOrd="0" destOrd="0" presId="urn:microsoft.com/office/officeart/2005/8/layout/orgChart1"/>
    <dgm:cxn modelId="{7C517B1D-8C75-4F62-A7BD-AFEE1B39B85F}" type="presParOf" srcId="{F030C4D0-F58B-463D-9AEF-CDE925FCCFA1}" destId="{61AD63D6-BF8B-4148-85A8-7F86B42283A2}" srcOrd="0" destOrd="0" presId="urn:microsoft.com/office/officeart/2005/8/layout/orgChart1"/>
    <dgm:cxn modelId="{C2B9D3E6-03EF-44B9-A4A8-B03CEDB30683}" type="presParOf" srcId="{F030C4D0-F58B-463D-9AEF-CDE925FCCFA1}" destId="{CE6126F6-8474-4A03-9752-2C782B35EDE0}" srcOrd="1" destOrd="0" presId="urn:microsoft.com/office/officeart/2005/8/layout/orgChart1"/>
    <dgm:cxn modelId="{2F66FE9F-B167-4AC7-BFCF-983517AB2FF6}" type="presParOf" srcId="{5D6988DD-B106-49E9-ADE2-6FFD0A8F7067}" destId="{B3FC8764-61C1-4888-9414-676AE9AC5055}" srcOrd="1" destOrd="0" presId="urn:microsoft.com/office/officeart/2005/8/layout/orgChart1"/>
    <dgm:cxn modelId="{13A33ACC-CC22-42AB-B823-C3316682C2FC}" type="presParOf" srcId="{5D6988DD-B106-49E9-ADE2-6FFD0A8F7067}" destId="{F79E2D57-B979-45A9-82DC-BB33CDC5F959}" srcOrd="2" destOrd="0" presId="urn:microsoft.com/office/officeart/2005/8/layout/orgChart1"/>
    <dgm:cxn modelId="{D1E18600-FCE6-4E37-9E06-D10F0C601AEB}" type="presParOf" srcId="{C9405550-FD5A-40E3-80BD-04B23CC972A0}" destId="{D43DAD67-CBEA-4B15-A730-0BAB914FF2C2}" srcOrd="2" destOrd="0" presId="urn:microsoft.com/office/officeart/2005/8/layout/orgChart1"/>
    <dgm:cxn modelId="{F9030D48-4377-4550-B5D6-EB872344B9A1}" type="presParOf" srcId="{C9405550-FD5A-40E3-80BD-04B23CC972A0}" destId="{2CD025E3-B2A1-408C-B29A-9082C33D1CDE}" srcOrd="3" destOrd="0" presId="urn:microsoft.com/office/officeart/2005/8/layout/orgChart1"/>
    <dgm:cxn modelId="{B5E5B708-730A-4F91-9345-089F527DE59F}" type="presParOf" srcId="{2CD025E3-B2A1-408C-B29A-9082C33D1CDE}" destId="{11D405B9-DA07-4532-A4E2-A7A07560D94E}" srcOrd="0" destOrd="0" presId="urn:microsoft.com/office/officeart/2005/8/layout/orgChart1"/>
    <dgm:cxn modelId="{054CC30B-0692-4EE3-8F7C-FC49677C269A}" type="presParOf" srcId="{11D405B9-DA07-4532-A4E2-A7A07560D94E}" destId="{74A86B21-C988-4054-9BEA-8260D542EBA3}" srcOrd="0" destOrd="0" presId="urn:microsoft.com/office/officeart/2005/8/layout/orgChart1"/>
    <dgm:cxn modelId="{6E56F957-D107-44C7-9E21-597CBF8EB2B7}" type="presParOf" srcId="{11D405B9-DA07-4532-A4E2-A7A07560D94E}" destId="{0FF04721-2EEA-44B0-BF87-E9BB4AFE58BF}" srcOrd="1" destOrd="0" presId="urn:microsoft.com/office/officeart/2005/8/layout/orgChart1"/>
    <dgm:cxn modelId="{27875154-83C2-445B-8A30-580F08B65023}" type="presParOf" srcId="{2CD025E3-B2A1-408C-B29A-9082C33D1CDE}" destId="{BBC09609-188A-4392-A28D-9D6F3655D01B}" srcOrd="1" destOrd="0" presId="urn:microsoft.com/office/officeart/2005/8/layout/orgChart1"/>
    <dgm:cxn modelId="{99E49611-C2D8-4793-8A2A-03E164B104AE}" type="presParOf" srcId="{2CD025E3-B2A1-408C-B29A-9082C33D1CDE}" destId="{73BADEEE-76BD-4C8E-9E14-9ED7851485DC}" srcOrd="2" destOrd="0" presId="urn:microsoft.com/office/officeart/2005/8/layout/orgChart1"/>
    <dgm:cxn modelId="{542C709D-4BC6-4C3C-B5DB-E2E34E85BF6D}" type="presParOf" srcId="{C9405550-FD5A-40E3-80BD-04B23CC972A0}" destId="{4DA95C80-D7A7-47FD-BDAF-BA24AFBE8410}" srcOrd="4" destOrd="0" presId="urn:microsoft.com/office/officeart/2005/8/layout/orgChart1"/>
    <dgm:cxn modelId="{8A28CAAC-AA33-46B4-9AEA-42BA26FD9EFB}" type="presParOf" srcId="{C9405550-FD5A-40E3-80BD-04B23CC972A0}" destId="{52291B89-41A3-4E99-8085-74CBDAA668EF}" srcOrd="5" destOrd="0" presId="urn:microsoft.com/office/officeart/2005/8/layout/orgChart1"/>
    <dgm:cxn modelId="{72E5A8CF-969C-4A7D-91BC-3A8DF9B2B25C}" type="presParOf" srcId="{52291B89-41A3-4E99-8085-74CBDAA668EF}" destId="{49CAEBA1-29B9-4E76-A25D-4484E392B61F}" srcOrd="0" destOrd="0" presId="urn:microsoft.com/office/officeart/2005/8/layout/orgChart1"/>
    <dgm:cxn modelId="{59786621-56A6-4D7C-AB2C-FE8BE11D4964}" type="presParOf" srcId="{49CAEBA1-29B9-4E76-A25D-4484E392B61F}" destId="{5C614032-9FFA-4BFB-898F-5E6AF700343C}" srcOrd="0" destOrd="0" presId="urn:microsoft.com/office/officeart/2005/8/layout/orgChart1"/>
    <dgm:cxn modelId="{FA6C7A35-CCFC-4C93-9F32-E4765852D677}" type="presParOf" srcId="{49CAEBA1-29B9-4E76-A25D-4484E392B61F}" destId="{D43C0A27-F710-4D8E-A719-8A4A1A3D1AF5}" srcOrd="1" destOrd="0" presId="urn:microsoft.com/office/officeart/2005/8/layout/orgChart1"/>
    <dgm:cxn modelId="{3EE949C0-2977-4CBA-B366-E46381D08C39}" type="presParOf" srcId="{52291B89-41A3-4E99-8085-74CBDAA668EF}" destId="{74D05BA7-B3FD-440E-BF4D-80B3FBFDAFCD}" srcOrd="1" destOrd="0" presId="urn:microsoft.com/office/officeart/2005/8/layout/orgChart1"/>
    <dgm:cxn modelId="{80921BBB-1087-4C5A-A6F7-434920FBFBCC}" type="presParOf" srcId="{52291B89-41A3-4E99-8085-74CBDAA668EF}" destId="{4A12D4DB-C428-40B2-8D5D-A5DD4C32FB1D}" srcOrd="2" destOrd="0" presId="urn:microsoft.com/office/officeart/2005/8/layout/orgChart1"/>
    <dgm:cxn modelId="{D74B0960-5414-4E95-B96C-CE752A1B0676}" type="presParOf" srcId="{C9405550-FD5A-40E3-80BD-04B23CC972A0}" destId="{C5088C22-94EF-4457-AAA2-C0F8D6D89167}" srcOrd="6" destOrd="0" presId="urn:microsoft.com/office/officeart/2005/8/layout/orgChart1"/>
    <dgm:cxn modelId="{F7D0C33F-912D-475E-93C6-7C80615AD0FA}" type="presParOf" srcId="{C9405550-FD5A-40E3-80BD-04B23CC972A0}" destId="{1247F79D-2CA7-4551-BCCE-EB54D44C328C}" srcOrd="7" destOrd="0" presId="urn:microsoft.com/office/officeart/2005/8/layout/orgChart1"/>
    <dgm:cxn modelId="{DC190BD6-3600-4AC1-81C9-CEAA560A61D7}" type="presParOf" srcId="{1247F79D-2CA7-4551-BCCE-EB54D44C328C}" destId="{EA8C67B1-EC53-4531-B994-CB0CF5B71CA8}" srcOrd="0" destOrd="0" presId="urn:microsoft.com/office/officeart/2005/8/layout/orgChart1"/>
    <dgm:cxn modelId="{AF20FE7A-3A16-4CA1-A17F-C0B147BEB029}" type="presParOf" srcId="{EA8C67B1-EC53-4531-B994-CB0CF5B71CA8}" destId="{4A98CA52-3E22-4BEB-A145-C3D9175A7F3C}" srcOrd="0" destOrd="0" presId="urn:microsoft.com/office/officeart/2005/8/layout/orgChart1"/>
    <dgm:cxn modelId="{57075364-B192-4688-801F-D10BCB1FBB93}" type="presParOf" srcId="{EA8C67B1-EC53-4531-B994-CB0CF5B71CA8}" destId="{025DA2C3-838D-4106-86F2-730A9A83140C}" srcOrd="1" destOrd="0" presId="urn:microsoft.com/office/officeart/2005/8/layout/orgChart1"/>
    <dgm:cxn modelId="{9B2735F7-B841-4F7A-B95F-1ED92842C97B}" type="presParOf" srcId="{1247F79D-2CA7-4551-BCCE-EB54D44C328C}" destId="{0297D9FD-E786-4DB1-9BEB-0F828B785766}" srcOrd="1" destOrd="0" presId="urn:microsoft.com/office/officeart/2005/8/layout/orgChart1"/>
    <dgm:cxn modelId="{F1360782-50DB-47FE-968F-52274F8644F2}" type="presParOf" srcId="{1247F79D-2CA7-4551-BCCE-EB54D44C328C}" destId="{66AD7651-C342-4AC8-8EB0-69B0FF716D02}" srcOrd="2" destOrd="0" presId="urn:microsoft.com/office/officeart/2005/8/layout/orgChart1"/>
    <dgm:cxn modelId="{FEAE3149-8F98-4AA2-9DA8-E211E15EDCA7}" type="presParOf" srcId="{C9405550-FD5A-40E3-80BD-04B23CC972A0}" destId="{EEBB6962-3273-4B8D-B29D-E3FFC1BFADE3}" srcOrd="8" destOrd="0" presId="urn:microsoft.com/office/officeart/2005/8/layout/orgChart1"/>
    <dgm:cxn modelId="{C961E22A-AD42-4BB8-A836-D1442AD3E403}" type="presParOf" srcId="{C9405550-FD5A-40E3-80BD-04B23CC972A0}" destId="{162F5F2A-676F-41C1-95F1-A52A1EC2B12A}" srcOrd="9" destOrd="0" presId="urn:microsoft.com/office/officeart/2005/8/layout/orgChart1"/>
    <dgm:cxn modelId="{4312AF53-9E52-40E0-B964-9EB4E7F82404}" type="presParOf" srcId="{162F5F2A-676F-41C1-95F1-A52A1EC2B12A}" destId="{A5F17853-1DB0-4D42-B934-D700BFA37404}" srcOrd="0" destOrd="0" presId="urn:microsoft.com/office/officeart/2005/8/layout/orgChart1"/>
    <dgm:cxn modelId="{DC113BFA-0DC0-4D04-87E8-095615B9DC0C}" type="presParOf" srcId="{A5F17853-1DB0-4D42-B934-D700BFA37404}" destId="{A253A769-5DBD-416A-B7B7-2225BFA599F1}" srcOrd="0" destOrd="0" presId="urn:microsoft.com/office/officeart/2005/8/layout/orgChart1"/>
    <dgm:cxn modelId="{5558636E-FA80-49BF-9D09-A957240FE426}" type="presParOf" srcId="{A5F17853-1DB0-4D42-B934-D700BFA37404}" destId="{86BB8B03-164D-4CC4-A07B-EAC72B8CE6A1}" srcOrd="1" destOrd="0" presId="urn:microsoft.com/office/officeart/2005/8/layout/orgChart1"/>
    <dgm:cxn modelId="{21F6E8CC-F5CA-4DD5-908A-2AC9B0F9667E}" type="presParOf" srcId="{162F5F2A-676F-41C1-95F1-A52A1EC2B12A}" destId="{7EBCB1F7-7780-4748-A5E8-B67E0D548A62}" srcOrd="1" destOrd="0" presId="urn:microsoft.com/office/officeart/2005/8/layout/orgChart1"/>
    <dgm:cxn modelId="{894E1AEF-2068-40F3-8A46-8CC473DDAE25}" type="presParOf" srcId="{162F5F2A-676F-41C1-95F1-A52A1EC2B12A}" destId="{ADCBE5A1-A997-4FE5-9393-96CD12E87A43}" srcOrd="2" destOrd="0" presId="urn:microsoft.com/office/officeart/2005/8/layout/orgChart1"/>
    <dgm:cxn modelId="{EFB737F9-1757-4722-BF04-D64D4C4F8E06}" type="presParOf" srcId="{C9405550-FD5A-40E3-80BD-04B23CC972A0}" destId="{1EB967D4-CD10-4267-B50C-F588CA386415}" srcOrd="10" destOrd="0" presId="urn:microsoft.com/office/officeart/2005/8/layout/orgChart1"/>
    <dgm:cxn modelId="{991D7A0F-A515-40A4-8898-ED5CABB8C349}" type="presParOf" srcId="{C9405550-FD5A-40E3-80BD-04B23CC972A0}" destId="{BF458B3F-5706-4EE5-83FC-61E23D051A30}" srcOrd="11" destOrd="0" presId="urn:microsoft.com/office/officeart/2005/8/layout/orgChart1"/>
    <dgm:cxn modelId="{8D343AEF-ABCD-49C1-BD07-A533766BFD31}" type="presParOf" srcId="{BF458B3F-5706-4EE5-83FC-61E23D051A30}" destId="{07A46C6A-3360-4ADE-A1A6-ADAD039A4C22}" srcOrd="0" destOrd="0" presId="urn:microsoft.com/office/officeart/2005/8/layout/orgChart1"/>
    <dgm:cxn modelId="{CB4BD98B-6DC8-48C7-A42C-6F4896CF72F6}" type="presParOf" srcId="{07A46C6A-3360-4ADE-A1A6-ADAD039A4C22}" destId="{4757E615-FA59-4C29-BFD9-6E784B4E69A1}" srcOrd="0" destOrd="0" presId="urn:microsoft.com/office/officeart/2005/8/layout/orgChart1"/>
    <dgm:cxn modelId="{AADCF862-58D7-4905-98B6-C76626D41C0B}" type="presParOf" srcId="{07A46C6A-3360-4ADE-A1A6-ADAD039A4C22}" destId="{50DB42D0-CD98-486D-882B-E4A42BA3187A}" srcOrd="1" destOrd="0" presId="urn:microsoft.com/office/officeart/2005/8/layout/orgChart1"/>
    <dgm:cxn modelId="{FB2CAD41-C1D1-4303-ADAD-A90210109B3B}" type="presParOf" srcId="{BF458B3F-5706-4EE5-83FC-61E23D051A30}" destId="{A0A4BA9B-FD7A-4F5C-A27A-49C78F37DCD7}" srcOrd="1" destOrd="0" presId="urn:microsoft.com/office/officeart/2005/8/layout/orgChart1"/>
    <dgm:cxn modelId="{E04ABF64-7697-4FE0-BEA3-E74E495DB097}" type="presParOf" srcId="{BF458B3F-5706-4EE5-83FC-61E23D051A30}" destId="{71B639D9-DC53-4594-A3D7-78DA5F328E1A}" srcOrd="2" destOrd="0" presId="urn:microsoft.com/office/officeart/2005/8/layout/orgChart1"/>
    <dgm:cxn modelId="{3B190D3D-55DA-4AF0-9BF9-44100E97B179}" type="presParOf" srcId="{C9405550-FD5A-40E3-80BD-04B23CC972A0}" destId="{B0F307D7-480F-4195-95C8-0406F9E8F686}" srcOrd="12" destOrd="0" presId="urn:microsoft.com/office/officeart/2005/8/layout/orgChart1"/>
    <dgm:cxn modelId="{1C2667A9-E637-451B-BA8A-878548BA116C}" type="presParOf" srcId="{C9405550-FD5A-40E3-80BD-04B23CC972A0}" destId="{B8957C44-5E27-42F9-84AF-DDDBD47AECB7}" srcOrd="13" destOrd="0" presId="urn:microsoft.com/office/officeart/2005/8/layout/orgChart1"/>
    <dgm:cxn modelId="{BCF75CFA-9465-4FCE-9A40-DE150F5A2727}" type="presParOf" srcId="{B8957C44-5E27-42F9-84AF-DDDBD47AECB7}" destId="{D913C93D-66B1-4F14-9CF7-75CC8B3E9400}" srcOrd="0" destOrd="0" presId="urn:microsoft.com/office/officeart/2005/8/layout/orgChart1"/>
    <dgm:cxn modelId="{5AD22725-2BFC-4811-A1D3-870FF3DCA136}" type="presParOf" srcId="{D913C93D-66B1-4F14-9CF7-75CC8B3E9400}" destId="{E2521DEF-D0A7-4696-BB71-416FF986E0AA}" srcOrd="0" destOrd="0" presId="urn:microsoft.com/office/officeart/2005/8/layout/orgChart1"/>
    <dgm:cxn modelId="{2D51FED0-81D5-4115-83B2-F3072EF4612C}" type="presParOf" srcId="{D913C93D-66B1-4F14-9CF7-75CC8B3E9400}" destId="{B6DA1CBF-D5B0-4D4F-A624-AA9C135453CF}" srcOrd="1" destOrd="0" presId="urn:microsoft.com/office/officeart/2005/8/layout/orgChart1"/>
    <dgm:cxn modelId="{A78C854F-0310-4595-BED1-3874F5FCC6CE}" type="presParOf" srcId="{B8957C44-5E27-42F9-84AF-DDDBD47AECB7}" destId="{B1F20C3D-4D4E-4E27-9D4B-C9CC0B73A7AE}" srcOrd="1" destOrd="0" presId="urn:microsoft.com/office/officeart/2005/8/layout/orgChart1"/>
    <dgm:cxn modelId="{90B0D0F1-4F94-4AC6-B01C-70E1E28B4F83}" type="presParOf" srcId="{B8957C44-5E27-42F9-84AF-DDDBD47AECB7}" destId="{CEE499E1-85A6-4CF1-8CCC-B15A84BCFE2E}" srcOrd="2" destOrd="0" presId="urn:microsoft.com/office/officeart/2005/8/layout/orgChart1"/>
    <dgm:cxn modelId="{3157A5D9-247A-4EAC-81C0-274637D07D8C}" type="presParOf" srcId="{C9405550-FD5A-40E3-80BD-04B23CC972A0}" destId="{7DC4752A-D942-49E7-8E99-639FCE729F37}" srcOrd="14" destOrd="0" presId="urn:microsoft.com/office/officeart/2005/8/layout/orgChart1"/>
    <dgm:cxn modelId="{AD2E23C7-AE50-4BF5-81F7-4C8D8F2558EE}" type="presParOf" srcId="{C9405550-FD5A-40E3-80BD-04B23CC972A0}" destId="{896A23D8-05EE-4885-B6DB-7F7C46994C9B}" srcOrd="15" destOrd="0" presId="urn:microsoft.com/office/officeart/2005/8/layout/orgChart1"/>
    <dgm:cxn modelId="{A634D9CD-6823-4BBC-B7B9-B1A20722863E}" type="presParOf" srcId="{896A23D8-05EE-4885-B6DB-7F7C46994C9B}" destId="{618276EE-5405-4963-989C-493C15EC4C00}" srcOrd="0" destOrd="0" presId="urn:microsoft.com/office/officeart/2005/8/layout/orgChart1"/>
    <dgm:cxn modelId="{46E00A94-443B-4E44-9AC7-288416CF9F80}" type="presParOf" srcId="{618276EE-5405-4963-989C-493C15EC4C00}" destId="{6197498D-B660-4E81-B296-52C8E4C06FCC}" srcOrd="0" destOrd="0" presId="urn:microsoft.com/office/officeart/2005/8/layout/orgChart1"/>
    <dgm:cxn modelId="{60E99837-A2B9-4561-A998-312F7DACF7D6}" type="presParOf" srcId="{618276EE-5405-4963-989C-493C15EC4C00}" destId="{2399B07E-3093-4BC1-A0A2-6A28FEB410AC}" srcOrd="1" destOrd="0" presId="urn:microsoft.com/office/officeart/2005/8/layout/orgChart1"/>
    <dgm:cxn modelId="{8316A3E9-2D2B-4BEC-9995-D11075974250}" type="presParOf" srcId="{896A23D8-05EE-4885-B6DB-7F7C46994C9B}" destId="{B79E26D0-331B-4E59-85BC-2B93269076AF}" srcOrd="1" destOrd="0" presId="urn:microsoft.com/office/officeart/2005/8/layout/orgChart1"/>
    <dgm:cxn modelId="{939F6937-D722-4510-BFC7-BD83B5E16D92}" type="presParOf" srcId="{896A23D8-05EE-4885-B6DB-7F7C46994C9B}" destId="{5640BBF5-B911-45AA-996A-F07F99D47F82}" srcOrd="2" destOrd="0" presId="urn:microsoft.com/office/officeart/2005/8/layout/orgChart1"/>
    <dgm:cxn modelId="{934B71A6-1F58-45AC-B8C2-4226E661FF46}" type="presParOf" srcId="{C9405550-FD5A-40E3-80BD-04B23CC972A0}" destId="{F530199C-8CBD-4927-ABD9-5FCB838521DF}" srcOrd="16" destOrd="0" presId="urn:microsoft.com/office/officeart/2005/8/layout/orgChart1"/>
    <dgm:cxn modelId="{F42DB75E-19F6-49A9-B906-1A446034D70E}" type="presParOf" srcId="{C9405550-FD5A-40E3-80BD-04B23CC972A0}" destId="{9080CDEE-85BF-41BB-9632-438828DF6AE3}" srcOrd="17" destOrd="0" presId="urn:microsoft.com/office/officeart/2005/8/layout/orgChart1"/>
    <dgm:cxn modelId="{3534735C-3456-446B-92AF-2C101DFB8CA1}" type="presParOf" srcId="{9080CDEE-85BF-41BB-9632-438828DF6AE3}" destId="{EED34E55-1D4B-4311-858C-4C93401DC912}" srcOrd="0" destOrd="0" presId="urn:microsoft.com/office/officeart/2005/8/layout/orgChart1"/>
    <dgm:cxn modelId="{3AD7E710-1600-4AFD-973F-C19373E0CEFD}" type="presParOf" srcId="{EED34E55-1D4B-4311-858C-4C93401DC912}" destId="{174AE003-5986-4D1A-BE8D-B80F5AFF5A4E}" srcOrd="0" destOrd="0" presId="urn:microsoft.com/office/officeart/2005/8/layout/orgChart1"/>
    <dgm:cxn modelId="{2F190A1B-A06E-418B-8524-252B9381C2AD}" type="presParOf" srcId="{EED34E55-1D4B-4311-858C-4C93401DC912}" destId="{76205A73-CEE7-42C0-93DF-2E1B6D0BB976}" srcOrd="1" destOrd="0" presId="urn:microsoft.com/office/officeart/2005/8/layout/orgChart1"/>
    <dgm:cxn modelId="{C01AB81E-C68A-40AF-B69B-E5336A5B8B1A}" type="presParOf" srcId="{9080CDEE-85BF-41BB-9632-438828DF6AE3}" destId="{3F05341E-4D53-40A6-82B7-D7668C5A32A4}" srcOrd="1" destOrd="0" presId="urn:microsoft.com/office/officeart/2005/8/layout/orgChart1"/>
    <dgm:cxn modelId="{8D6DB335-D450-4F37-8985-AB6BFB499DE1}" type="presParOf" srcId="{9080CDEE-85BF-41BB-9632-438828DF6AE3}" destId="{875D8E0D-E06F-4BFD-A552-91943C3B2799}" srcOrd="2" destOrd="0" presId="urn:microsoft.com/office/officeart/2005/8/layout/orgChart1"/>
    <dgm:cxn modelId="{A10ED0BD-6DDF-4C76-A042-66652F9003D7}" type="presParOf" srcId="{75F55797-99ED-49BB-A9C6-87C2DDAEE7FE}" destId="{A1A59A03-B750-4723-B2CE-6CBE78C5207A}" srcOrd="2" destOrd="0" presId="urn:microsoft.com/office/officeart/2005/8/layout/orgChart1"/>
    <dgm:cxn modelId="{B3650ACE-7599-4ECE-A3BD-D3FE6CFFA4EA}" type="presParOf" srcId="{2F66490E-0D02-4D42-A2BB-046D2EFA7887}" destId="{1E3C984D-F616-43B9-9F6C-CB4EF7FDF685}" srcOrd="10" destOrd="0" presId="urn:microsoft.com/office/officeart/2005/8/layout/orgChart1"/>
    <dgm:cxn modelId="{59B2DF9C-4516-4BFA-B89F-CB6AF942223D}" type="presParOf" srcId="{2F66490E-0D02-4D42-A2BB-046D2EFA7887}" destId="{5CB87CAB-0348-41A0-9E16-BC72013880E7}" srcOrd="11" destOrd="0" presId="urn:microsoft.com/office/officeart/2005/8/layout/orgChart1"/>
    <dgm:cxn modelId="{FAA53884-491B-492A-A70A-FA079B774AF1}" type="presParOf" srcId="{5CB87CAB-0348-41A0-9E16-BC72013880E7}" destId="{1B390FA9-8B38-4133-B66E-4ADC524D47C1}" srcOrd="0" destOrd="0" presId="urn:microsoft.com/office/officeart/2005/8/layout/orgChart1"/>
    <dgm:cxn modelId="{A0E58E1E-B2CC-41E9-B7C2-1818CA6188DB}" type="presParOf" srcId="{1B390FA9-8B38-4133-B66E-4ADC524D47C1}" destId="{62F6DD9B-CF98-42ED-A884-6218167D2658}" srcOrd="0" destOrd="0" presId="urn:microsoft.com/office/officeart/2005/8/layout/orgChart1"/>
    <dgm:cxn modelId="{EABC3D06-4460-450A-A832-61963F91B221}" type="presParOf" srcId="{1B390FA9-8B38-4133-B66E-4ADC524D47C1}" destId="{5CA7DD01-E46B-45F5-9BB1-41162FDF19FF}" srcOrd="1" destOrd="0" presId="urn:microsoft.com/office/officeart/2005/8/layout/orgChart1"/>
    <dgm:cxn modelId="{26BA1542-522F-485A-A368-4D187181EA34}" type="presParOf" srcId="{5CB87CAB-0348-41A0-9E16-BC72013880E7}" destId="{EEDCC185-F47C-4D23-A8A4-3B5B1E2C877F}" srcOrd="1" destOrd="0" presId="urn:microsoft.com/office/officeart/2005/8/layout/orgChart1"/>
    <dgm:cxn modelId="{A6E74EDD-7BEC-4ADA-9788-A16E405E278A}" type="presParOf" srcId="{EEDCC185-F47C-4D23-A8A4-3B5B1E2C877F}" destId="{C45B23A3-3C6F-4E76-87D9-7C9D0C73F408}" srcOrd="0" destOrd="0" presId="urn:microsoft.com/office/officeart/2005/8/layout/orgChart1"/>
    <dgm:cxn modelId="{7D984CF3-8CF9-4F45-BB79-36A19BE8528A}" type="presParOf" srcId="{EEDCC185-F47C-4D23-A8A4-3B5B1E2C877F}" destId="{D3A5BE39-703F-44F0-A539-CCE34E5C9F96}" srcOrd="1" destOrd="0" presId="urn:microsoft.com/office/officeart/2005/8/layout/orgChart1"/>
    <dgm:cxn modelId="{192EA947-0DF7-4C5F-B1F8-625CB5F06BEE}" type="presParOf" srcId="{D3A5BE39-703F-44F0-A539-CCE34E5C9F96}" destId="{9E2ADF75-B02B-4299-A9CC-92F143D8E884}" srcOrd="0" destOrd="0" presId="urn:microsoft.com/office/officeart/2005/8/layout/orgChart1"/>
    <dgm:cxn modelId="{3041D537-1FDA-4B8B-A5ED-13D98C7D2EAB}" type="presParOf" srcId="{9E2ADF75-B02B-4299-A9CC-92F143D8E884}" destId="{1EDD7560-A28B-42A5-8880-205E92DA3302}" srcOrd="0" destOrd="0" presId="urn:microsoft.com/office/officeart/2005/8/layout/orgChart1"/>
    <dgm:cxn modelId="{6F4EA320-6404-4148-86FF-AA6FD60BF103}" type="presParOf" srcId="{9E2ADF75-B02B-4299-A9CC-92F143D8E884}" destId="{41777DDF-D667-4033-83F3-C7D0DCCFEEE7}" srcOrd="1" destOrd="0" presId="urn:microsoft.com/office/officeart/2005/8/layout/orgChart1"/>
    <dgm:cxn modelId="{0C0B4970-AA07-4D0A-87DA-EA42D954A981}" type="presParOf" srcId="{D3A5BE39-703F-44F0-A539-CCE34E5C9F96}" destId="{C5D8D015-5A76-4740-A235-B405F8129ABC}" srcOrd="1" destOrd="0" presId="urn:microsoft.com/office/officeart/2005/8/layout/orgChart1"/>
    <dgm:cxn modelId="{7ABB88FD-66AB-40E8-ACCC-46A39544D0EF}" type="presParOf" srcId="{D3A5BE39-703F-44F0-A539-CCE34E5C9F96}" destId="{C885AE6E-94D0-4841-AA22-72AD30BA2A1E}" srcOrd="2" destOrd="0" presId="urn:microsoft.com/office/officeart/2005/8/layout/orgChart1"/>
    <dgm:cxn modelId="{49E0FEAF-25EB-4B8D-81E1-EC21DD576B1C}" type="presParOf" srcId="{EEDCC185-F47C-4D23-A8A4-3B5B1E2C877F}" destId="{B97203E5-244D-4951-A2FD-CFFDD037D071}" srcOrd="2" destOrd="0" presId="urn:microsoft.com/office/officeart/2005/8/layout/orgChart1"/>
    <dgm:cxn modelId="{89F4F2C4-6578-46D0-B08E-43BDA2E4C129}" type="presParOf" srcId="{EEDCC185-F47C-4D23-A8A4-3B5B1E2C877F}" destId="{706A0B59-25D4-4AEE-8F88-1494627BF0B9}" srcOrd="3" destOrd="0" presId="urn:microsoft.com/office/officeart/2005/8/layout/orgChart1"/>
    <dgm:cxn modelId="{0476BD51-1566-4482-A033-4D4E8B0FA660}" type="presParOf" srcId="{706A0B59-25D4-4AEE-8F88-1494627BF0B9}" destId="{A8AD3C59-1CAD-4D29-A7D8-4AFC452C49B2}" srcOrd="0" destOrd="0" presId="urn:microsoft.com/office/officeart/2005/8/layout/orgChart1"/>
    <dgm:cxn modelId="{E40FF4BC-659F-4B9A-9A9B-7FBB5CCA75C4}" type="presParOf" srcId="{A8AD3C59-1CAD-4D29-A7D8-4AFC452C49B2}" destId="{999180AF-58CA-4FCB-A5E6-6A092E9C7629}" srcOrd="0" destOrd="0" presId="urn:microsoft.com/office/officeart/2005/8/layout/orgChart1"/>
    <dgm:cxn modelId="{B6F772F5-5138-42B1-810D-B11FE25BB947}" type="presParOf" srcId="{A8AD3C59-1CAD-4D29-A7D8-4AFC452C49B2}" destId="{3E7B6F37-9C30-4B04-9F94-0F77219D1DAA}" srcOrd="1" destOrd="0" presId="urn:microsoft.com/office/officeart/2005/8/layout/orgChart1"/>
    <dgm:cxn modelId="{1E0AEDE4-6D09-473B-A0BF-6B5CB8835FD7}" type="presParOf" srcId="{706A0B59-25D4-4AEE-8F88-1494627BF0B9}" destId="{657B8F55-CBCF-47AA-A21A-62131DAD6FE5}" srcOrd="1" destOrd="0" presId="urn:microsoft.com/office/officeart/2005/8/layout/orgChart1"/>
    <dgm:cxn modelId="{B9DAD220-4A6E-4B0A-8A3B-7826BCC78B80}" type="presParOf" srcId="{706A0B59-25D4-4AEE-8F88-1494627BF0B9}" destId="{B1F46A57-ED92-480F-83CA-01F9354E6DB4}" srcOrd="2" destOrd="0" presId="urn:microsoft.com/office/officeart/2005/8/layout/orgChart1"/>
    <dgm:cxn modelId="{70432B12-3293-485B-AC55-5F632118E1A9}" type="presParOf" srcId="{EEDCC185-F47C-4D23-A8A4-3B5B1E2C877F}" destId="{D4B1EF63-7C7D-410B-87C4-84D152AEED8A}" srcOrd="4" destOrd="0" presId="urn:microsoft.com/office/officeart/2005/8/layout/orgChart1"/>
    <dgm:cxn modelId="{D3FF8DA0-EDE6-483C-8801-6C7BC41DD5FD}" type="presParOf" srcId="{EEDCC185-F47C-4D23-A8A4-3B5B1E2C877F}" destId="{377ED29E-CEC2-4F8C-BF6A-22BB9526C3A5}" srcOrd="5" destOrd="0" presId="urn:microsoft.com/office/officeart/2005/8/layout/orgChart1"/>
    <dgm:cxn modelId="{A6265584-06C0-483B-9952-5A8F0A8EB6FB}" type="presParOf" srcId="{377ED29E-CEC2-4F8C-BF6A-22BB9526C3A5}" destId="{122CFF39-ED33-4B23-BD85-F792446A21DA}" srcOrd="0" destOrd="0" presId="urn:microsoft.com/office/officeart/2005/8/layout/orgChart1"/>
    <dgm:cxn modelId="{03D13CB3-D761-44DC-ABAF-AE19F9169B0D}" type="presParOf" srcId="{122CFF39-ED33-4B23-BD85-F792446A21DA}" destId="{FC3811B2-DF6A-4A7C-BB44-956B2CDD705E}" srcOrd="0" destOrd="0" presId="urn:microsoft.com/office/officeart/2005/8/layout/orgChart1"/>
    <dgm:cxn modelId="{CDD19FD4-D229-40C6-A016-C39CF9ED6B01}" type="presParOf" srcId="{122CFF39-ED33-4B23-BD85-F792446A21DA}" destId="{670EF2D4-E339-476C-8B88-813FD706E2B1}" srcOrd="1" destOrd="0" presId="urn:microsoft.com/office/officeart/2005/8/layout/orgChart1"/>
    <dgm:cxn modelId="{01E451B3-C0B0-4D1B-895B-B8932E70582D}" type="presParOf" srcId="{377ED29E-CEC2-4F8C-BF6A-22BB9526C3A5}" destId="{DED53656-BA97-4441-9FA7-34C00AB02CE0}" srcOrd="1" destOrd="0" presId="urn:microsoft.com/office/officeart/2005/8/layout/orgChart1"/>
    <dgm:cxn modelId="{F644A25A-F388-4975-9B10-60B51787A21A}" type="presParOf" srcId="{377ED29E-CEC2-4F8C-BF6A-22BB9526C3A5}" destId="{3F188342-07AF-4C82-A62C-D669C555D4ED}" srcOrd="2" destOrd="0" presId="urn:microsoft.com/office/officeart/2005/8/layout/orgChart1"/>
    <dgm:cxn modelId="{1FA2D6C7-01D6-4B24-9832-99CE9D0E42B6}" type="presParOf" srcId="{EEDCC185-F47C-4D23-A8A4-3B5B1E2C877F}" destId="{CBAC1F36-2825-4F15-B476-D33C779DE8AB}" srcOrd="6" destOrd="0" presId="urn:microsoft.com/office/officeart/2005/8/layout/orgChart1"/>
    <dgm:cxn modelId="{10F86728-4874-4AE6-A8AB-F7F9310B4E1D}" type="presParOf" srcId="{EEDCC185-F47C-4D23-A8A4-3B5B1E2C877F}" destId="{D649B66A-F8A1-4F48-B9E2-DAA647B02B42}" srcOrd="7" destOrd="0" presId="urn:microsoft.com/office/officeart/2005/8/layout/orgChart1"/>
    <dgm:cxn modelId="{36783A8F-86BB-4953-AEB3-D735FFFF150B}" type="presParOf" srcId="{D649B66A-F8A1-4F48-B9E2-DAA647B02B42}" destId="{BD3C59FA-9BB9-4136-BC69-D47228D82A7E}" srcOrd="0" destOrd="0" presId="urn:microsoft.com/office/officeart/2005/8/layout/orgChart1"/>
    <dgm:cxn modelId="{88201957-FFC7-4F24-8A02-066628B4425E}" type="presParOf" srcId="{BD3C59FA-9BB9-4136-BC69-D47228D82A7E}" destId="{A4900CFF-6DE4-421F-A6AA-378E0703FA17}" srcOrd="0" destOrd="0" presId="urn:microsoft.com/office/officeart/2005/8/layout/orgChart1"/>
    <dgm:cxn modelId="{3D13C239-03B1-4A65-925C-044798C203F9}" type="presParOf" srcId="{BD3C59FA-9BB9-4136-BC69-D47228D82A7E}" destId="{AA409FC8-DBE4-454B-A947-4484A7C8604B}" srcOrd="1" destOrd="0" presId="urn:microsoft.com/office/officeart/2005/8/layout/orgChart1"/>
    <dgm:cxn modelId="{6DB3A35C-8987-4E9D-88EB-F5FA218879E4}" type="presParOf" srcId="{D649B66A-F8A1-4F48-B9E2-DAA647B02B42}" destId="{8616369F-CA13-4E3E-A76D-802E3409713B}" srcOrd="1" destOrd="0" presId="urn:microsoft.com/office/officeart/2005/8/layout/orgChart1"/>
    <dgm:cxn modelId="{13FB76B2-0F60-4C7B-B749-5D99CB4EB23C}" type="presParOf" srcId="{D649B66A-F8A1-4F48-B9E2-DAA647B02B42}" destId="{34E84F1D-EA8D-45B7-A2E9-9D1F8CA3E404}" srcOrd="2" destOrd="0" presId="urn:microsoft.com/office/officeart/2005/8/layout/orgChart1"/>
    <dgm:cxn modelId="{E949BBD5-9F8D-4A9E-9198-D1760B1CD1EC}" type="presParOf" srcId="{EEDCC185-F47C-4D23-A8A4-3B5B1E2C877F}" destId="{658757B3-4E91-4BA1-BCA0-B8FEB7B42D4A}" srcOrd="8" destOrd="0" presId="urn:microsoft.com/office/officeart/2005/8/layout/orgChart1"/>
    <dgm:cxn modelId="{9B3764E3-255C-4B41-AE2F-4C0C847C75E1}" type="presParOf" srcId="{EEDCC185-F47C-4D23-A8A4-3B5B1E2C877F}" destId="{77244AF3-DEDC-4524-9D9A-20AED7BF608D}" srcOrd="9" destOrd="0" presId="urn:microsoft.com/office/officeart/2005/8/layout/orgChart1"/>
    <dgm:cxn modelId="{1D1F4FCC-9D0B-4933-8B05-45C3E90039D9}" type="presParOf" srcId="{77244AF3-DEDC-4524-9D9A-20AED7BF608D}" destId="{6AA9483B-B535-475F-9FB1-1A199730F60D}" srcOrd="0" destOrd="0" presId="urn:microsoft.com/office/officeart/2005/8/layout/orgChart1"/>
    <dgm:cxn modelId="{90F10621-A3BB-408C-9D72-F3C7401ABBE2}" type="presParOf" srcId="{6AA9483B-B535-475F-9FB1-1A199730F60D}" destId="{8B8AE705-FF67-486D-A925-F4BAFDBE6329}" srcOrd="0" destOrd="0" presId="urn:microsoft.com/office/officeart/2005/8/layout/orgChart1"/>
    <dgm:cxn modelId="{5579F868-34E7-4861-8635-C6B14DB783E4}" type="presParOf" srcId="{6AA9483B-B535-475F-9FB1-1A199730F60D}" destId="{18467918-744D-4FE0-A8D8-15403734933E}" srcOrd="1" destOrd="0" presId="urn:microsoft.com/office/officeart/2005/8/layout/orgChart1"/>
    <dgm:cxn modelId="{DC2019F8-5D7D-428F-9D08-F6A8BDE854D5}" type="presParOf" srcId="{77244AF3-DEDC-4524-9D9A-20AED7BF608D}" destId="{B69C193D-F07F-49F1-8F2B-D8E76F05C725}" srcOrd="1" destOrd="0" presId="urn:microsoft.com/office/officeart/2005/8/layout/orgChart1"/>
    <dgm:cxn modelId="{27A5C785-0EDF-4412-94AA-468EC62444AC}" type="presParOf" srcId="{77244AF3-DEDC-4524-9D9A-20AED7BF608D}" destId="{B9DD0A0C-65C1-4717-B279-9C2321FE5CBE}" srcOrd="2" destOrd="0" presId="urn:microsoft.com/office/officeart/2005/8/layout/orgChart1"/>
    <dgm:cxn modelId="{8FE605EF-5326-427C-B13A-873451657C81}" type="presParOf" srcId="{EEDCC185-F47C-4D23-A8A4-3B5B1E2C877F}" destId="{5B6F1230-833F-4C02-897D-DFE1527DC63C}" srcOrd="10" destOrd="0" presId="urn:microsoft.com/office/officeart/2005/8/layout/orgChart1"/>
    <dgm:cxn modelId="{2246FF31-6996-424F-BFB5-EB0EDEA4665B}" type="presParOf" srcId="{EEDCC185-F47C-4D23-A8A4-3B5B1E2C877F}" destId="{0E0DA160-4947-4ED9-9617-E4A39EA2DDB2}" srcOrd="11" destOrd="0" presId="urn:microsoft.com/office/officeart/2005/8/layout/orgChart1"/>
    <dgm:cxn modelId="{F6124F67-8E2E-478F-9151-C924DC23C750}" type="presParOf" srcId="{0E0DA160-4947-4ED9-9617-E4A39EA2DDB2}" destId="{26E81BC8-65A2-4B3A-A5A2-1CEF502B8576}" srcOrd="0" destOrd="0" presId="urn:microsoft.com/office/officeart/2005/8/layout/orgChart1"/>
    <dgm:cxn modelId="{5E187F96-FBBA-4579-AC47-BDF2509C31D5}" type="presParOf" srcId="{26E81BC8-65A2-4B3A-A5A2-1CEF502B8576}" destId="{73FF6207-9944-4761-81D8-E8BA1AAF3A59}" srcOrd="0" destOrd="0" presId="urn:microsoft.com/office/officeart/2005/8/layout/orgChart1"/>
    <dgm:cxn modelId="{8E97E463-91B8-4B67-9222-B9C928E34A7E}" type="presParOf" srcId="{26E81BC8-65A2-4B3A-A5A2-1CEF502B8576}" destId="{0DA3D08F-2518-48A3-8347-EB07F7D9B6A7}" srcOrd="1" destOrd="0" presId="urn:microsoft.com/office/officeart/2005/8/layout/orgChart1"/>
    <dgm:cxn modelId="{7EEE0C31-9BFF-4D16-BCC1-6189DEFD3B13}" type="presParOf" srcId="{0E0DA160-4947-4ED9-9617-E4A39EA2DDB2}" destId="{A875EB2F-22BB-4F3F-B472-881747663AC6}" srcOrd="1" destOrd="0" presId="urn:microsoft.com/office/officeart/2005/8/layout/orgChart1"/>
    <dgm:cxn modelId="{978B8306-D049-4F62-8E69-35850E354887}" type="presParOf" srcId="{0E0DA160-4947-4ED9-9617-E4A39EA2DDB2}" destId="{CA2879BC-57F6-4C7E-A8E2-39F9178A1146}" srcOrd="2" destOrd="0" presId="urn:microsoft.com/office/officeart/2005/8/layout/orgChart1"/>
    <dgm:cxn modelId="{1AB62103-A7A2-496B-8344-AAAC2B0B1A62}" type="presParOf" srcId="{5CB87CAB-0348-41A0-9E16-BC72013880E7}" destId="{67B32168-FAC0-493A-A23B-54FB75B7A4B3}" srcOrd="2" destOrd="0" presId="urn:microsoft.com/office/officeart/2005/8/layout/orgChart1"/>
    <dgm:cxn modelId="{909BDB08-A9A6-4BE7-99B2-14AC4F0A76C5}" type="presParOf" srcId="{2F66490E-0D02-4D42-A2BB-046D2EFA7887}" destId="{260959B1-DEFE-42D3-8866-D2B31AA4BBFB}" srcOrd="12" destOrd="0" presId="urn:microsoft.com/office/officeart/2005/8/layout/orgChart1"/>
    <dgm:cxn modelId="{E7DE81A1-C61F-4234-BE99-07C4D29257B2}" type="presParOf" srcId="{2F66490E-0D02-4D42-A2BB-046D2EFA7887}" destId="{67624D75-310A-478B-BF38-9269B2FD6D80}" srcOrd="13" destOrd="0" presId="urn:microsoft.com/office/officeart/2005/8/layout/orgChart1"/>
    <dgm:cxn modelId="{25611D9B-6B69-4107-BCBC-7EEC3D8D832A}" type="presParOf" srcId="{67624D75-310A-478B-BF38-9269B2FD6D80}" destId="{3CD673AB-A5D1-4EDC-AEFC-7C98FE371D5D}" srcOrd="0" destOrd="0" presId="urn:microsoft.com/office/officeart/2005/8/layout/orgChart1"/>
    <dgm:cxn modelId="{1ABD96C9-A437-4F52-975D-72884A9D1F48}" type="presParOf" srcId="{3CD673AB-A5D1-4EDC-AEFC-7C98FE371D5D}" destId="{9220397F-19DE-4250-9FC7-2B9293A99FD2}" srcOrd="0" destOrd="0" presId="urn:microsoft.com/office/officeart/2005/8/layout/orgChart1"/>
    <dgm:cxn modelId="{9607F610-8A58-4CB9-9005-E31880EC2725}" type="presParOf" srcId="{3CD673AB-A5D1-4EDC-AEFC-7C98FE371D5D}" destId="{0FCE3C98-CBB8-4B65-B9BD-77DAC7A9B5E3}" srcOrd="1" destOrd="0" presId="urn:microsoft.com/office/officeart/2005/8/layout/orgChart1"/>
    <dgm:cxn modelId="{A6B0DDBB-C57E-4149-A40F-0AFFFD9CDE2E}" type="presParOf" srcId="{67624D75-310A-478B-BF38-9269B2FD6D80}" destId="{6C4A2823-6D50-4BA4-B906-FED1497AED51}" srcOrd="1" destOrd="0" presId="urn:microsoft.com/office/officeart/2005/8/layout/orgChart1"/>
    <dgm:cxn modelId="{26BAA730-8AD4-4C5D-B358-9BABA3DBFDAB}" type="presParOf" srcId="{6C4A2823-6D50-4BA4-B906-FED1497AED51}" destId="{48FC58C7-E5FA-4311-9A2A-A77986EFA5FA}" srcOrd="0" destOrd="0" presId="urn:microsoft.com/office/officeart/2005/8/layout/orgChart1"/>
    <dgm:cxn modelId="{FC64DF76-F03E-455C-82C2-C54978B7BCF6}" type="presParOf" srcId="{6C4A2823-6D50-4BA4-B906-FED1497AED51}" destId="{E15CA383-9E70-48D3-9B38-68A0D94BA76A}" srcOrd="1" destOrd="0" presId="urn:microsoft.com/office/officeart/2005/8/layout/orgChart1"/>
    <dgm:cxn modelId="{69E8F033-5190-4CA0-865E-E9895BD537A0}" type="presParOf" srcId="{E15CA383-9E70-48D3-9B38-68A0D94BA76A}" destId="{35BC6D27-73DC-47E8-87EA-DDD0458238D4}" srcOrd="0" destOrd="0" presId="urn:microsoft.com/office/officeart/2005/8/layout/orgChart1"/>
    <dgm:cxn modelId="{516EB948-AC82-4822-B5C8-95BAA2F73BFF}" type="presParOf" srcId="{35BC6D27-73DC-47E8-87EA-DDD0458238D4}" destId="{239F1F46-41BE-4608-B87B-58423F1CF672}" srcOrd="0" destOrd="0" presId="urn:microsoft.com/office/officeart/2005/8/layout/orgChart1"/>
    <dgm:cxn modelId="{EA4FC1C5-B723-4DAF-AB55-7618EF0B23DE}" type="presParOf" srcId="{35BC6D27-73DC-47E8-87EA-DDD0458238D4}" destId="{3DA0E14C-0CFB-42CB-B82A-27E343B7E4F1}" srcOrd="1" destOrd="0" presId="urn:microsoft.com/office/officeart/2005/8/layout/orgChart1"/>
    <dgm:cxn modelId="{DF926EB0-6E23-4EC0-B4A2-8573CB553E3D}" type="presParOf" srcId="{E15CA383-9E70-48D3-9B38-68A0D94BA76A}" destId="{7B52BE2C-3B8C-41FF-A69F-36F5F173D5FD}" srcOrd="1" destOrd="0" presId="urn:microsoft.com/office/officeart/2005/8/layout/orgChart1"/>
    <dgm:cxn modelId="{D9EE8490-2B17-4CFD-B1B8-C62F53C7B5ED}" type="presParOf" srcId="{E15CA383-9E70-48D3-9B38-68A0D94BA76A}" destId="{1160BE26-0E0B-4D30-95C1-9713882ACCF0}" srcOrd="2" destOrd="0" presId="urn:microsoft.com/office/officeart/2005/8/layout/orgChart1"/>
    <dgm:cxn modelId="{E0D26208-CB4C-4E40-9193-8E2E16ACCD1D}" type="presParOf" srcId="{6C4A2823-6D50-4BA4-B906-FED1497AED51}" destId="{302ADA54-F820-4353-9024-20A4B33D0F5D}" srcOrd="2" destOrd="0" presId="urn:microsoft.com/office/officeart/2005/8/layout/orgChart1"/>
    <dgm:cxn modelId="{878C15E6-C959-4DE3-A8BC-1B631BA6DA0C}" type="presParOf" srcId="{6C4A2823-6D50-4BA4-B906-FED1497AED51}" destId="{CAA87DB8-4174-45FA-BE7F-2F6B0B2FEB1E}" srcOrd="3" destOrd="0" presId="urn:microsoft.com/office/officeart/2005/8/layout/orgChart1"/>
    <dgm:cxn modelId="{B5301DAD-FC69-4D81-BB22-9189A518560F}" type="presParOf" srcId="{CAA87DB8-4174-45FA-BE7F-2F6B0B2FEB1E}" destId="{739BB4CB-68DA-4C43-BAD7-BB74F1AD752D}" srcOrd="0" destOrd="0" presId="urn:microsoft.com/office/officeart/2005/8/layout/orgChart1"/>
    <dgm:cxn modelId="{AE433F89-33F0-4088-B42B-BBE867195694}" type="presParOf" srcId="{739BB4CB-68DA-4C43-BAD7-BB74F1AD752D}" destId="{10BF2203-39E1-4AEE-87F9-E17DB7AA4D86}" srcOrd="0" destOrd="0" presId="urn:microsoft.com/office/officeart/2005/8/layout/orgChart1"/>
    <dgm:cxn modelId="{5EDB9FC9-F1FF-4655-8774-B03C8D84139A}" type="presParOf" srcId="{739BB4CB-68DA-4C43-BAD7-BB74F1AD752D}" destId="{0591AA51-C801-49B2-891E-FF4309038893}" srcOrd="1" destOrd="0" presId="urn:microsoft.com/office/officeart/2005/8/layout/orgChart1"/>
    <dgm:cxn modelId="{A488CA5C-2FE2-44F4-819E-63C836A6D693}" type="presParOf" srcId="{CAA87DB8-4174-45FA-BE7F-2F6B0B2FEB1E}" destId="{872C94F2-756C-498F-93A2-5BC8F97733A4}" srcOrd="1" destOrd="0" presId="urn:microsoft.com/office/officeart/2005/8/layout/orgChart1"/>
    <dgm:cxn modelId="{57771D5B-050B-4BF9-9463-5A49181C0D5A}" type="presParOf" srcId="{CAA87DB8-4174-45FA-BE7F-2F6B0B2FEB1E}" destId="{9FBEE84D-DB47-4FB9-A42F-B37060EE6E14}" srcOrd="2" destOrd="0" presId="urn:microsoft.com/office/officeart/2005/8/layout/orgChart1"/>
    <dgm:cxn modelId="{394CBADD-C7C6-4FCB-91A7-1D7FB43050F2}" type="presParOf" srcId="{6C4A2823-6D50-4BA4-B906-FED1497AED51}" destId="{F247ECB7-6ABC-46C7-918E-287291DC6DF6}" srcOrd="4" destOrd="0" presId="urn:microsoft.com/office/officeart/2005/8/layout/orgChart1"/>
    <dgm:cxn modelId="{4A97112E-DFD0-4096-8E80-341FA548A001}" type="presParOf" srcId="{6C4A2823-6D50-4BA4-B906-FED1497AED51}" destId="{CEEE21C3-638C-4B94-9F99-959AEFDA33AB}" srcOrd="5" destOrd="0" presId="urn:microsoft.com/office/officeart/2005/8/layout/orgChart1"/>
    <dgm:cxn modelId="{5E7CF4D1-E7BD-467D-8F25-FCB415B59E42}" type="presParOf" srcId="{CEEE21C3-638C-4B94-9F99-959AEFDA33AB}" destId="{2B7B2BF5-88AF-485A-B7A2-361711D2C5FE}" srcOrd="0" destOrd="0" presId="urn:microsoft.com/office/officeart/2005/8/layout/orgChart1"/>
    <dgm:cxn modelId="{55A9FE61-33CD-4244-9C18-3B474BA3F78A}" type="presParOf" srcId="{2B7B2BF5-88AF-485A-B7A2-361711D2C5FE}" destId="{030708AE-8D9B-44B9-A122-43022999BD0E}" srcOrd="0" destOrd="0" presId="urn:microsoft.com/office/officeart/2005/8/layout/orgChart1"/>
    <dgm:cxn modelId="{3CD698C2-9063-496A-BCB8-6F3343FB5FD8}" type="presParOf" srcId="{2B7B2BF5-88AF-485A-B7A2-361711D2C5FE}" destId="{290D5210-AD11-4A18-9557-6383F79CE324}" srcOrd="1" destOrd="0" presId="urn:microsoft.com/office/officeart/2005/8/layout/orgChart1"/>
    <dgm:cxn modelId="{FB7C2CE7-7AB8-4EEA-88E2-9A54F9136A19}" type="presParOf" srcId="{CEEE21C3-638C-4B94-9F99-959AEFDA33AB}" destId="{CDC450AD-CF80-4C9E-B7C6-DC34724D1B75}" srcOrd="1" destOrd="0" presId="urn:microsoft.com/office/officeart/2005/8/layout/orgChart1"/>
    <dgm:cxn modelId="{F6C8B07F-2053-4FF7-A513-AD3123A2FBC5}" type="presParOf" srcId="{CEEE21C3-638C-4B94-9F99-959AEFDA33AB}" destId="{E16400FC-D383-4593-9D7D-99A840779BD5}" srcOrd="2" destOrd="0" presId="urn:microsoft.com/office/officeart/2005/8/layout/orgChart1"/>
    <dgm:cxn modelId="{7B4C9A24-CF51-4A64-9029-DFADA9BC1C10}" type="presParOf" srcId="{6C4A2823-6D50-4BA4-B906-FED1497AED51}" destId="{D7D5A821-9721-4715-8A3D-028080BDA24D}" srcOrd="6" destOrd="0" presId="urn:microsoft.com/office/officeart/2005/8/layout/orgChart1"/>
    <dgm:cxn modelId="{13B6DCB6-DC81-43F2-861C-CEB5B49B68F7}" type="presParOf" srcId="{6C4A2823-6D50-4BA4-B906-FED1497AED51}" destId="{6E492A8F-7DC1-45EB-BF97-EF1F71F573BB}" srcOrd="7" destOrd="0" presId="urn:microsoft.com/office/officeart/2005/8/layout/orgChart1"/>
    <dgm:cxn modelId="{1919FB89-345A-4640-9E13-1520469633D3}" type="presParOf" srcId="{6E492A8F-7DC1-45EB-BF97-EF1F71F573BB}" destId="{AA0E47F7-9278-47DD-8443-342756F8637D}" srcOrd="0" destOrd="0" presId="urn:microsoft.com/office/officeart/2005/8/layout/orgChart1"/>
    <dgm:cxn modelId="{56172829-596D-475C-A320-250CB14E52AD}" type="presParOf" srcId="{AA0E47F7-9278-47DD-8443-342756F8637D}" destId="{D7F23A44-0DDC-42C2-BA82-736C5CB2FAAB}" srcOrd="0" destOrd="0" presId="urn:microsoft.com/office/officeart/2005/8/layout/orgChart1"/>
    <dgm:cxn modelId="{4D541F6C-5D7E-4BFA-9F64-E804A2945B30}" type="presParOf" srcId="{AA0E47F7-9278-47DD-8443-342756F8637D}" destId="{C52E47C7-6DB2-4A30-B3B8-C0592F18A581}" srcOrd="1" destOrd="0" presId="urn:microsoft.com/office/officeart/2005/8/layout/orgChart1"/>
    <dgm:cxn modelId="{3304F9C7-1E97-451B-9C4E-ACA69EC52196}" type="presParOf" srcId="{6E492A8F-7DC1-45EB-BF97-EF1F71F573BB}" destId="{0EB06421-5091-4D00-BC90-F34690063275}" srcOrd="1" destOrd="0" presId="urn:microsoft.com/office/officeart/2005/8/layout/orgChart1"/>
    <dgm:cxn modelId="{61C8DD38-272C-484B-ADC8-CDD778E2F752}" type="presParOf" srcId="{6E492A8F-7DC1-45EB-BF97-EF1F71F573BB}" destId="{46B66339-4852-4085-9611-D63D4CA7FD08}" srcOrd="2" destOrd="0" presId="urn:microsoft.com/office/officeart/2005/8/layout/orgChart1"/>
    <dgm:cxn modelId="{5CC052A4-4A05-4F6D-91BB-6DB96DCED29D}" type="presParOf" srcId="{6C4A2823-6D50-4BA4-B906-FED1497AED51}" destId="{A743BF51-8F8D-44FC-B607-84E3D3703222}" srcOrd="8" destOrd="0" presId="urn:microsoft.com/office/officeart/2005/8/layout/orgChart1"/>
    <dgm:cxn modelId="{C0AB95CD-5A33-47A6-A127-86530C37C47E}" type="presParOf" srcId="{6C4A2823-6D50-4BA4-B906-FED1497AED51}" destId="{4272823D-BD81-4700-A03D-5170485BE818}" srcOrd="9" destOrd="0" presId="urn:microsoft.com/office/officeart/2005/8/layout/orgChart1"/>
    <dgm:cxn modelId="{6A0CCAD5-44DB-4F20-AE9E-8A716B0B0554}" type="presParOf" srcId="{4272823D-BD81-4700-A03D-5170485BE818}" destId="{62739C4D-4CD7-4447-9FBD-19DFE7F36204}" srcOrd="0" destOrd="0" presId="urn:microsoft.com/office/officeart/2005/8/layout/orgChart1"/>
    <dgm:cxn modelId="{722E9BD1-C499-4387-B7A6-FF9E293C448D}" type="presParOf" srcId="{62739C4D-4CD7-4447-9FBD-19DFE7F36204}" destId="{3AF803B4-D7FA-45F8-9D65-7633D05030BB}" srcOrd="0" destOrd="0" presId="urn:microsoft.com/office/officeart/2005/8/layout/orgChart1"/>
    <dgm:cxn modelId="{26427D9F-EAD0-4E78-8103-09675E838D75}" type="presParOf" srcId="{62739C4D-4CD7-4447-9FBD-19DFE7F36204}" destId="{BDAB4918-FE46-4D5A-A1EB-2A3BC35617EA}" srcOrd="1" destOrd="0" presId="urn:microsoft.com/office/officeart/2005/8/layout/orgChart1"/>
    <dgm:cxn modelId="{84A7E7D1-AE66-4E86-AA2A-764411127628}" type="presParOf" srcId="{4272823D-BD81-4700-A03D-5170485BE818}" destId="{82D10402-791E-4289-8A6B-B3935AD3F948}" srcOrd="1" destOrd="0" presId="urn:microsoft.com/office/officeart/2005/8/layout/orgChart1"/>
    <dgm:cxn modelId="{62CACAC3-A07C-4CD6-BDF3-3ED792AACBBA}" type="presParOf" srcId="{4272823D-BD81-4700-A03D-5170485BE818}" destId="{36B30A6F-087B-457B-A16B-DA2D10E1CC1D}" srcOrd="2" destOrd="0" presId="urn:microsoft.com/office/officeart/2005/8/layout/orgChart1"/>
    <dgm:cxn modelId="{8D29E3BA-A181-44C7-B3AD-CE41B0011AF7}" type="presParOf" srcId="{67624D75-310A-478B-BF38-9269B2FD6D80}" destId="{871C204E-2598-4A79-B70E-A8ADB87ABD22}" srcOrd="2" destOrd="0" presId="urn:microsoft.com/office/officeart/2005/8/layout/orgChart1"/>
    <dgm:cxn modelId="{3FE39647-0CA0-45DE-9D44-C6DB19E37B18}" type="presParOf" srcId="{2F66490E-0D02-4D42-A2BB-046D2EFA7887}" destId="{0F965EE1-E5A3-46BB-B4FE-8E86B00A1ADF}" srcOrd="14" destOrd="0" presId="urn:microsoft.com/office/officeart/2005/8/layout/orgChart1"/>
    <dgm:cxn modelId="{37408558-6387-4CCC-B5BF-954E7CC6A156}" type="presParOf" srcId="{2F66490E-0D02-4D42-A2BB-046D2EFA7887}" destId="{B0F6986A-CE59-4FB4-9155-AC8F8D55501D}" srcOrd="15" destOrd="0" presId="urn:microsoft.com/office/officeart/2005/8/layout/orgChart1"/>
    <dgm:cxn modelId="{6389BB79-A078-4120-9C24-A7568650D9B6}" type="presParOf" srcId="{B0F6986A-CE59-4FB4-9155-AC8F8D55501D}" destId="{75BFEADD-64C3-47CD-862D-0A282C8C3EF6}" srcOrd="0" destOrd="0" presId="urn:microsoft.com/office/officeart/2005/8/layout/orgChart1"/>
    <dgm:cxn modelId="{8399BD89-2152-4C2D-8740-67D4D2B7A327}" type="presParOf" srcId="{75BFEADD-64C3-47CD-862D-0A282C8C3EF6}" destId="{4A39D51A-6491-4965-A951-8AAEFD52F66D}" srcOrd="0" destOrd="0" presId="urn:microsoft.com/office/officeart/2005/8/layout/orgChart1"/>
    <dgm:cxn modelId="{B56B42E5-7082-4342-BDA8-97EDC4F4E63C}" type="presParOf" srcId="{75BFEADD-64C3-47CD-862D-0A282C8C3EF6}" destId="{3AD42102-15F6-4F09-880E-FC9339CBDA3E}" srcOrd="1" destOrd="0" presId="urn:microsoft.com/office/officeart/2005/8/layout/orgChart1"/>
    <dgm:cxn modelId="{D65F08E2-40CF-431D-AA2F-2E1CA99D419F}" type="presParOf" srcId="{B0F6986A-CE59-4FB4-9155-AC8F8D55501D}" destId="{2C2BC686-A255-4F4B-8FA7-C6A13E2C91B2}" srcOrd="1" destOrd="0" presId="urn:microsoft.com/office/officeart/2005/8/layout/orgChart1"/>
    <dgm:cxn modelId="{5E56355B-8372-4087-A509-87CC4FF45D43}" type="presParOf" srcId="{2C2BC686-A255-4F4B-8FA7-C6A13E2C91B2}" destId="{41C4EC6E-7CA5-427F-A48F-07C696756065}" srcOrd="0" destOrd="0" presId="urn:microsoft.com/office/officeart/2005/8/layout/orgChart1"/>
    <dgm:cxn modelId="{EEAC810F-A8A9-4EB1-A836-A5895AFF64B8}" type="presParOf" srcId="{2C2BC686-A255-4F4B-8FA7-C6A13E2C91B2}" destId="{1D6EB74D-D228-4A18-BB66-01D4A105D4A2}" srcOrd="1" destOrd="0" presId="urn:microsoft.com/office/officeart/2005/8/layout/orgChart1"/>
    <dgm:cxn modelId="{567AD848-0BCE-41E4-8FCC-4966EB3D93EC}" type="presParOf" srcId="{1D6EB74D-D228-4A18-BB66-01D4A105D4A2}" destId="{66958F31-B487-4590-A7A2-058FAE62BC3A}" srcOrd="0" destOrd="0" presId="urn:microsoft.com/office/officeart/2005/8/layout/orgChart1"/>
    <dgm:cxn modelId="{789D001D-1960-42A0-8E10-2F385EF17006}" type="presParOf" srcId="{66958F31-B487-4590-A7A2-058FAE62BC3A}" destId="{E78A9BE6-768C-4A05-B7A9-C300D080A54D}" srcOrd="0" destOrd="0" presId="urn:microsoft.com/office/officeart/2005/8/layout/orgChart1"/>
    <dgm:cxn modelId="{5CD9591B-33B7-4FD1-BE0C-DBD498532EBB}" type="presParOf" srcId="{66958F31-B487-4590-A7A2-058FAE62BC3A}" destId="{DE722741-0D5B-4ED6-906C-3931402C6028}" srcOrd="1" destOrd="0" presId="urn:microsoft.com/office/officeart/2005/8/layout/orgChart1"/>
    <dgm:cxn modelId="{004810E9-1C14-4A11-8913-8BD83AA9531B}" type="presParOf" srcId="{1D6EB74D-D228-4A18-BB66-01D4A105D4A2}" destId="{34FC625C-B333-4ED0-8D1A-0DD3061D8A88}" srcOrd="1" destOrd="0" presId="urn:microsoft.com/office/officeart/2005/8/layout/orgChart1"/>
    <dgm:cxn modelId="{F39C97D7-DC0F-4E9F-92F1-11DC469FDD94}" type="presParOf" srcId="{1D6EB74D-D228-4A18-BB66-01D4A105D4A2}" destId="{48CA50F2-BD17-413E-9505-2BC25CAAE593}" srcOrd="2" destOrd="0" presId="urn:microsoft.com/office/officeart/2005/8/layout/orgChart1"/>
    <dgm:cxn modelId="{F98F433B-5405-42C3-B9B9-17D73501655C}" type="presParOf" srcId="{2C2BC686-A255-4F4B-8FA7-C6A13E2C91B2}" destId="{3EFDB40B-FFEB-4DFE-82BF-5AB23F7B4F10}" srcOrd="2" destOrd="0" presId="urn:microsoft.com/office/officeart/2005/8/layout/orgChart1"/>
    <dgm:cxn modelId="{3A794D2D-C26C-4458-9E4B-3D8F28DC6A48}" type="presParOf" srcId="{2C2BC686-A255-4F4B-8FA7-C6A13E2C91B2}" destId="{165AB297-D6F2-4C01-A128-BCACE34807A9}" srcOrd="3" destOrd="0" presId="urn:microsoft.com/office/officeart/2005/8/layout/orgChart1"/>
    <dgm:cxn modelId="{6DEBEF87-67A4-49E8-9734-44E11C279FF9}" type="presParOf" srcId="{165AB297-D6F2-4C01-A128-BCACE34807A9}" destId="{CCE2DE25-4A7C-4745-9EC4-0B745062ACA4}" srcOrd="0" destOrd="0" presId="urn:microsoft.com/office/officeart/2005/8/layout/orgChart1"/>
    <dgm:cxn modelId="{85403B75-0687-412D-AE02-8B782134F509}" type="presParOf" srcId="{CCE2DE25-4A7C-4745-9EC4-0B745062ACA4}" destId="{E558FA9C-FFE7-4147-BD46-A8C4B0E384CA}" srcOrd="0" destOrd="0" presId="urn:microsoft.com/office/officeart/2005/8/layout/orgChart1"/>
    <dgm:cxn modelId="{2F242342-B137-47BE-9489-03E76F60AB1F}" type="presParOf" srcId="{CCE2DE25-4A7C-4745-9EC4-0B745062ACA4}" destId="{B9BDB25F-21F2-469E-9FA9-37C5076CDF28}" srcOrd="1" destOrd="0" presId="urn:microsoft.com/office/officeart/2005/8/layout/orgChart1"/>
    <dgm:cxn modelId="{554E8CA5-4B97-41F6-B24C-D67F18ECBDD7}" type="presParOf" srcId="{165AB297-D6F2-4C01-A128-BCACE34807A9}" destId="{0BB2106A-7018-463D-8890-9AFF8E5001E1}" srcOrd="1" destOrd="0" presId="urn:microsoft.com/office/officeart/2005/8/layout/orgChart1"/>
    <dgm:cxn modelId="{B0488A58-F42A-4663-B691-76BDE4C3F0B9}" type="presParOf" srcId="{165AB297-D6F2-4C01-A128-BCACE34807A9}" destId="{F590A1F6-2A40-4049-B453-70EA70937D2B}" srcOrd="2" destOrd="0" presId="urn:microsoft.com/office/officeart/2005/8/layout/orgChart1"/>
    <dgm:cxn modelId="{06ECE913-C399-475D-8F47-90A94DC1C81A}" type="presParOf" srcId="{2C2BC686-A255-4F4B-8FA7-C6A13E2C91B2}" destId="{81EB2DF7-F555-4728-979F-3937D4A5947B}" srcOrd="4" destOrd="0" presId="urn:microsoft.com/office/officeart/2005/8/layout/orgChart1"/>
    <dgm:cxn modelId="{99CDC5C8-384E-4124-A209-9CCB46ED6855}" type="presParOf" srcId="{2C2BC686-A255-4F4B-8FA7-C6A13E2C91B2}" destId="{679A28ED-D574-480D-834B-06E6C974BC68}" srcOrd="5" destOrd="0" presId="urn:microsoft.com/office/officeart/2005/8/layout/orgChart1"/>
    <dgm:cxn modelId="{7294EEFD-7631-4311-97F4-03B59C9F0981}" type="presParOf" srcId="{679A28ED-D574-480D-834B-06E6C974BC68}" destId="{F333B1D9-24C4-4A4F-8DF0-C416C4592983}" srcOrd="0" destOrd="0" presId="urn:microsoft.com/office/officeart/2005/8/layout/orgChart1"/>
    <dgm:cxn modelId="{2AE26329-A5A6-4A10-B56E-AB584563F06A}" type="presParOf" srcId="{F333B1D9-24C4-4A4F-8DF0-C416C4592983}" destId="{53E99757-BF22-4902-97B9-A9B2DAFD1665}" srcOrd="0" destOrd="0" presId="urn:microsoft.com/office/officeart/2005/8/layout/orgChart1"/>
    <dgm:cxn modelId="{292A5F8F-6B92-4E50-861D-AA12B8A0B120}" type="presParOf" srcId="{F333B1D9-24C4-4A4F-8DF0-C416C4592983}" destId="{CF74B927-568E-483C-ADDC-976EB1C79971}" srcOrd="1" destOrd="0" presId="urn:microsoft.com/office/officeart/2005/8/layout/orgChart1"/>
    <dgm:cxn modelId="{AC17D51D-05D6-4DBC-8072-735697E300B3}" type="presParOf" srcId="{679A28ED-D574-480D-834B-06E6C974BC68}" destId="{D29DB811-4BA1-406F-95A7-1A0503F1C847}" srcOrd="1" destOrd="0" presId="urn:microsoft.com/office/officeart/2005/8/layout/orgChart1"/>
    <dgm:cxn modelId="{4384DFC2-B71C-4351-A95D-D79B7F214BE7}" type="presParOf" srcId="{679A28ED-D574-480D-834B-06E6C974BC68}" destId="{491BFE51-7B90-4547-8613-5951FE0F08B6}" srcOrd="2" destOrd="0" presId="urn:microsoft.com/office/officeart/2005/8/layout/orgChart1"/>
    <dgm:cxn modelId="{95DF5395-BB67-4563-902F-8372CDB668E1}" type="presParOf" srcId="{B0F6986A-CE59-4FB4-9155-AC8F8D55501D}" destId="{D030951C-7979-463C-BDAF-DEE9D0D1AC23}" srcOrd="2" destOrd="0" presId="urn:microsoft.com/office/officeart/2005/8/layout/orgChart1"/>
    <dgm:cxn modelId="{8ECA7995-4018-4CD2-BFCD-9380DB39E546}" type="presParOf" srcId="{2F66490E-0D02-4D42-A2BB-046D2EFA7887}" destId="{EBD99500-EB17-431B-BDE7-A0D89A19F843}" srcOrd="16" destOrd="0" presId="urn:microsoft.com/office/officeart/2005/8/layout/orgChart1"/>
    <dgm:cxn modelId="{5A0E389B-9088-4D30-A244-AD39573A11F0}" type="presParOf" srcId="{2F66490E-0D02-4D42-A2BB-046D2EFA7887}" destId="{ABB37D67-FBE7-49B3-8973-071CF0BDE8E3}" srcOrd="17" destOrd="0" presId="urn:microsoft.com/office/officeart/2005/8/layout/orgChart1"/>
    <dgm:cxn modelId="{003208CF-4B70-4FE3-8A39-F6D7CB300AA8}" type="presParOf" srcId="{ABB37D67-FBE7-49B3-8973-071CF0BDE8E3}" destId="{8F27D89A-ED0F-4BC9-9DA3-D8A608BCDCA4}" srcOrd="0" destOrd="0" presId="urn:microsoft.com/office/officeart/2005/8/layout/orgChart1"/>
    <dgm:cxn modelId="{CAD7758D-6597-4004-8D60-C750D4D2191F}" type="presParOf" srcId="{8F27D89A-ED0F-4BC9-9DA3-D8A608BCDCA4}" destId="{9D8F6317-7A72-422D-8994-6D856A920400}" srcOrd="0" destOrd="0" presId="urn:microsoft.com/office/officeart/2005/8/layout/orgChart1"/>
    <dgm:cxn modelId="{0AA7A6C8-AA32-4349-9234-AD94DC59D90A}" type="presParOf" srcId="{8F27D89A-ED0F-4BC9-9DA3-D8A608BCDCA4}" destId="{82CE3FBA-7159-43DA-93CD-24C7657CFA83}" srcOrd="1" destOrd="0" presId="urn:microsoft.com/office/officeart/2005/8/layout/orgChart1"/>
    <dgm:cxn modelId="{A0D5B23E-F2B5-4F0F-9576-3EA9FF8297DE}" type="presParOf" srcId="{ABB37D67-FBE7-49B3-8973-071CF0BDE8E3}" destId="{2A9161FC-0ABC-4C34-B227-458BA3533FCB}" srcOrd="1" destOrd="0" presId="urn:microsoft.com/office/officeart/2005/8/layout/orgChart1"/>
    <dgm:cxn modelId="{B5897485-54AB-4290-AFA0-85B18A99208E}" type="presParOf" srcId="{2A9161FC-0ABC-4C34-B227-458BA3533FCB}" destId="{E84FC1A3-E04B-4649-8F93-7BC87FD0828E}" srcOrd="0" destOrd="0" presId="urn:microsoft.com/office/officeart/2005/8/layout/orgChart1"/>
    <dgm:cxn modelId="{6F4DEC33-7DE4-4236-8323-B4558E7FD94C}" type="presParOf" srcId="{2A9161FC-0ABC-4C34-B227-458BA3533FCB}" destId="{90CD4E1A-A72B-46C7-9319-9AA41CDFFC87}" srcOrd="1" destOrd="0" presId="urn:microsoft.com/office/officeart/2005/8/layout/orgChart1"/>
    <dgm:cxn modelId="{C1016910-BE79-4441-A971-6A349FE82616}" type="presParOf" srcId="{90CD4E1A-A72B-46C7-9319-9AA41CDFFC87}" destId="{20A2274B-2FD5-4E3F-B96A-DEF3869F454C}" srcOrd="0" destOrd="0" presId="urn:microsoft.com/office/officeart/2005/8/layout/orgChart1"/>
    <dgm:cxn modelId="{4F01E6F8-C450-4758-8540-957432AA40C8}" type="presParOf" srcId="{20A2274B-2FD5-4E3F-B96A-DEF3869F454C}" destId="{5A4C05C3-EFF4-4AF3-9309-B68B647A3583}" srcOrd="0" destOrd="0" presId="urn:microsoft.com/office/officeart/2005/8/layout/orgChart1"/>
    <dgm:cxn modelId="{CE4BDBC3-DFF8-4699-94E2-850DFA681358}" type="presParOf" srcId="{20A2274B-2FD5-4E3F-B96A-DEF3869F454C}" destId="{1332F72E-03CD-4CFF-A385-69354FC5557D}" srcOrd="1" destOrd="0" presId="urn:microsoft.com/office/officeart/2005/8/layout/orgChart1"/>
    <dgm:cxn modelId="{B9F4F591-AB44-4538-B5BD-C126E7E1E3DE}" type="presParOf" srcId="{90CD4E1A-A72B-46C7-9319-9AA41CDFFC87}" destId="{20929A1A-1776-41A1-AB2E-E3800ABFB1F1}" srcOrd="1" destOrd="0" presId="urn:microsoft.com/office/officeart/2005/8/layout/orgChart1"/>
    <dgm:cxn modelId="{965C196A-6A2C-447C-A87D-322684EF64AA}" type="presParOf" srcId="{90CD4E1A-A72B-46C7-9319-9AA41CDFFC87}" destId="{C8A77E61-EFC5-4112-AEAD-2D5C075CEEE4}" srcOrd="2" destOrd="0" presId="urn:microsoft.com/office/officeart/2005/8/layout/orgChart1"/>
    <dgm:cxn modelId="{0872C0AF-CBE1-4F4A-9B30-FC12FC256B9E}" type="presParOf" srcId="{2A9161FC-0ABC-4C34-B227-458BA3533FCB}" destId="{58DB4602-C762-4482-968C-E36C10CAAE9C}" srcOrd="2" destOrd="0" presId="urn:microsoft.com/office/officeart/2005/8/layout/orgChart1"/>
    <dgm:cxn modelId="{A303D750-2035-4CF3-ACAA-C289C46A4DEF}" type="presParOf" srcId="{2A9161FC-0ABC-4C34-B227-458BA3533FCB}" destId="{B8FEB303-AACE-42D6-966C-A1FF177EF863}" srcOrd="3" destOrd="0" presId="urn:microsoft.com/office/officeart/2005/8/layout/orgChart1"/>
    <dgm:cxn modelId="{A2BC37F0-438D-44E1-AAEE-98FF6B7DD1DD}" type="presParOf" srcId="{B8FEB303-AACE-42D6-966C-A1FF177EF863}" destId="{1EAC4870-9B8F-412A-BE54-87AFE398962A}" srcOrd="0" destOrd="0" presId="urn:microsoft.com/office/officeart/2005/8/layout/orgChart1"/>
    <dgm:cxn modelId="{458E27F9-D136-46DC-9F99-34F4B2D470A2}" type="presParOf" srcId="{1EAC4870-9B8F-412A-BE54-87AFE398962A}" destId="{FD8F819E-E116-48D8-87E2-DDD278DAEB68}" srcOrd="0" destOrd="0" presId="urn:microsoft.com/office/officeart/2005/8/layout/orgChart1"/>
    <dgm:cxn modelId="{234D9879-01BC-4F6F-A62D-A6EF28FD0F18}" type="presParOf" srcId="{1EAC4870-9B8F-412A-BE54-87AFE398962A}" destId="{7CE85F33-1877-4A5B-B9AE-C37523F1D54D}" srcOrd="1" destOrd="0" presId="urn:microsoft.com/office/officeart/2005/8/layout/orgChart1"/>
    <dgm:cxn modelId="{9CC1156D-B087-49AA-9F05-8044545DF7D3}" type="presParOf" srcId="{B8FEB303-AACE-42D6-966C-A1FF177EF863}" destId="{33A0FE7A-DBF7-4901-B2F5-46099A10B194}" srcOrd="1" destOrd="0" presId="urn:microsoft.com/office/officeart/2005/8/layout/orgChart1"/>
    <dgm:cxn modelId="{91F8A14E-1758-4571-B462-B527E88AC99A}" type="presParOf" srcId="{B8FEB303-AACE-42D6-966C-A1FF177EF863}" destId="{03D1DB68-4714-4791-B9AE-B7DAB2882611}" srcOrd="2" destOrd="0" presId="urn:microsoft.com/office/officeart/2005/8/layout/orgChart1"/>
    <dgm:cxn modelId="{D8217D0A-5300-40AF-81A1-5E32639150FA}" type="presParOf" srcId="{2A9161FC-0ABC-4C34-B227-458BA3533FCB}" destId="{B2BF1AAD-43D4-4CAD-83DF-142749562850}" srcOrd="4" destOrd="0" presId="urn:microsoft.com/office/officeart/2005/8/layout/orgChart1"/>
    <dgm:cxn modelId="{1629977B-D909-4BCF-8B71-CD8AE8424DA1}" type="presParOf" srcId="{2A9161FC-0ABC-4C34-B227-458BA3533FCB}" destId="{624D22D6-7BD9-4769-81CF-CB5A2CD660A3}" srcOrd="5" destOrd="0" presId="urn:microsoft.com/office/officeart/2005/8/layout/orgChart1"/>
    <dgm:cxn modelId="{15DF58DC-588D-43C0-B63B-45200C5E7947}" type="presParOf" srcId="{624D22D6-7BD9-4769-81CF-CB5A2CD660A3}" destId="{25012CCB-F7A3-4D1B-ABEE-4CE940AF8DD8}" srcOrd="0" destOrd="0" presId="urn:microsoft.com/office/officeart/2005/8/layout/orgChart1"/>
    <dgm:cxn modelId="{9FF7B06F-F0F7-485B-977D-92CFA75035BD}" type="presParOf" srcId="{25012CCB-F7A3-4D1B-ABEE-4CE940AF8DD8}" destId="{A399CC26-0106-4995-8FF0-A8D98398AD94}" srcOrd="0" destOrd="0" presId="urn:microsoft.com/office/officeart/2005/8/layout/orgChart1"/>
    <dgm:cxn modelId="{F1A033ED-7115-4D85-9615-686987A1A5DD}" type="presParOf" srcId="{25012CCB-F7A3-4D1B-ABEE-4CE940AF8DD8}" destId="{45A28F7C-D658-4520-8862-675C11EFCD7F}" srcOrd="1" destOrd="0" presId="urn:microsoft.com/office/officeart/2005/8/layout/orgChart1"/>
    <dgm:cxn modelId="{442C3A07-1514-4CA5-ACC6-25F18BBCFBF2}" type="presParOf" srcId="{624D22D6-7BD9-4769-81CF-CB5A2CD660A3}" destId="{8AF49A36-A742-4736-AE2A-A40D43FC04E2}" srcOrd="1" destOrd="0" presId="urn:microsoft.com/office/officeart/2005/8/layout/orgChart1"/>
    <dgm:cxn modelId="{4394D1F1-82A4-4D06-A287-9D5C9127C347}" type="presParOf" srcId="{624D22D6-7BD9-4769-81CF-CB5A2CD660A3}" destId="{1A26721A-8F1C-44C1-98BB-FDC691B31A36}" srcOrd="2" destOrd="0" presId="urn:microsoft.com/office/officeart/2005/8/layout/orgChart1"/>
    <dgm:cxn modelId="{AC795F54-4E08-445C-BA42-AF009973B6EF}" type="presParOf" srcId="{ABB37D67-FBE7-49B3-8973-071CF0BDE8E3}" destId="{5F7803C5-2BAB-48DE-9A04-CE1025EE072C}" srcOrd="2" destOrd="0" presId="urn:microsoft.com/office/officeart/2005/8/layout/orgChart1"/>
    <dgm:cxn modelId="{D3FF1A56-34FB-4687-9E7C-E35303DF8B64}" type="presParOf" srcId="{7751A208-9718-46FD-A083-BDBCD4E4EC28}" destId="{EA4E75C2-E482-4FBC-96EB-7E2578F37D5F}"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1748AAA-CA1F-44FF-9AFB-0C0130BEB9A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12F0BEC-9468-47AD-9825-9B80EB37159E}">
      <dgm:prSet phldrT="[Text]"/>
      <dgm:spPr/>
      <dgm:t>
        <a:bodyPr/>
        <a:lstStyle/>
        <a:p>
          <a:r>
            <a:rPr lang="en-US">
              <a:latin typeface="Times New Roman" panose="02020603050405020304" pitchFamily="18" charset="0"/>
              <a:cs typeface="Times New Roman" panose="02020603050405020304" pitchFamily="18" charset="0"/>
            </a:rPr>
            <a:t>BÁO CÁO</a:t>
          </a:r>
        </a:p>
      </dgm:t>
    </dgm:pt>
    <dgm:pt modelId="{09F07184-6C8B-4A04-A598-ADC3A2DDE529}" type="parTrans" cxnId="{A715F675-E4B2-4A34-89F3-0C2F4C5E72DD}">
      <dgm:prSet/>
      <dgm:spPr/>
      <dgm:t>
        <a:bodyPr/>
        <a:lstStyle/>
        <a:p>
          <a:endParaRPr lang="en-US">
            <a:latin typeface="Times New Roman" panose="02020603050405020304" pitchFamily="18" charset="0"/>
            <a:cs typeface="Times New Roman" panose="02020603050405020304" pitchFamily="18" charset="0"/>
          </a:endParaRPr>
        </a:p>
      </dgm:t>
    </dgm:pt>
    <dgm:pt modelId="{CB6DF243-7FB5-40C2-8F63-FD5274569F0E}" type="sibTrans" cxnId="{A715F675-E4B2-4A34-89F3-0C2F4C5E72DD}">
      <dgm:prSet/>
      <dgm:spPr/>
      <dgm:t>
        <a:bodyPr/>
        <a:lstStyle/>
        <a:p>
          <a:endParaRPr lang="en-US">
            <a:latin typeface="Times New Roman" panose="02020603050405020304" pitchFamily="18" charset="0"/>
            <a:cs typeface="Times New Roman" panose="02020603050405020304" pitchFamily="18" charset="0"/>
          </a:endParaRPr>
        </a:p>
      </dgm:t>
    </dgm:pt>
    <dgm:pt modelId="{4B2248A9-7F4D-41A4-9F25-0446DB4E4AF4}">
      <dgm:prSet phldrT="[Text]"/>
      <dgm:spPr/>
      <dgm:t>
        <a:bodyPr/>
        <a:lstStyle/>
        <a:p>
          <a:r>
            <a:rPr lang="en-US">
              <a:latin typeface="Times New Roman" panose="02020603050405020304" pitchFamily="18" charset="0"/>
              <a:cs typeface="Times New Roman" panose="02020603050405020304" pitchFamily="18" charset="0"/>
            </a:rPr>
            <a:t>Bảng kê HĐ từ chứng từ bán hàng</a:t>
          </a:r>
        </a:p>
      </dgm:t>
    </dgm:pt>
    <dgm:pt modelId="{9BBDD55A-AB15-4F00-A300-5CA7472678DA}" type="parTrans" cxnId="{9475E90E-E431-4E22-81C6-67E55B3CBED6}">
      <dgm:prSet/>
      <dgm:spPr/>
      <dgm:t>
        <a:bodyPr/>
        <a:lstStyle/>
        <a:p>
          <a:endParaRPr lang="en-US">
            <a:latin typeface="Times New Roman" panose="02020603050405020304" pitchFamily="18" charset="0"/>
            <a:cs typeface="Times New Roman" panose="02020603050405020304" pitchFamily="18" charset="0"/>
          </a:endParaRPr>
        </a:p>
      </dgm:t>
    </dgm:pt>
    <dgm:pt modelId="{86248CF9-3D3F-42FF-868A-C56846D81924}" type="sibTrans" cxnId="{9475E90E-E431-4E22-81C6-67E55B3CBED6}">
      <dgm:prSet/>
      <dgm:spPr/>
      <dgm:t>
        <a:bodyPr/>
        <a:lstStyle/>
        <a:p>
          <a:endParaRPr lang="en-US">
            <a:latin typeface="Times New Roman" panose="02020603050405020304" pitchFamily="18" charset="0"/>
            <a:cs typeface="Times New Roman" panose="02020603050405020304" pitchFamily="18" charset="0"/>
          </a:endParaRPr>
        </a:p>
      </dgm:t>
    </dgm:pt>
    <dgm:pt modelId="{CC1130BA-5E30-4D1D-B274-E6A9EC39C029}">
      <dgm:prSet phldrT="[Text]"/>
      <dgm:spPr/>
      <dgm:t>
        <a:bodyPr/>
        <a:lstStyle/>
        <a:p>
          <a:r>
            <a:rPr lang="en-US">
              <a:latin typeface="Times New Roman" panose="02020603050405020304" pitchFamily="18" charset="0"/>
              <a:cs typeface="Times New Roman" panose="02020603050405020304" pitchFamily="18" charset="0"/>
            </a:rPr>
            <a:t>Xem số liệu</a:t>
          </a:r>
        </a:p>
      </dgm:t>
    </dgm:pt>
    <dgm:pt modelId="{9107C765-3142-445C-9660-E9851B301C27}" type="parTrans" cxnId="{F33F28C4-FB19-4100-8694-2B1B28A96C16}">
      <dgm:prSet/>
      <dgm:spPr/>
      <dgm:t>
        <a:bodyPr/>
        <a:lstStyle/>
        <a:p>
          <a:endParaRPr lang="en-US">
            <a:latin typeface="Times New Roman" panose="02020603050405020304" pitchFamily="18" charset="0"/>
            <a:cs typeface="Times New Roman" panose="02020603050405020304" pitchFamily="18" charset="0"/>
          </a:endParaRPr>
        </a:p>
      </dgm:t>
    </dgm:pt>
    <dgm:pt modelId="{C80B0D79-9B70-4C3A-8586-604B39445B57}" type="sibTrans" cxnId="{F33F28C4-FB19-4100-8694-2B1B28A96C16}">
      <dgm:prSet/>
      <dgm:spPr/>
      <dgm:t>
        <a:bodyPr/>
        <a:lstStyle/>
        <a:p>
          <a:endParaRPr lang="en-US">
            <a:latin typeface="Times New Roman" panose="02020603050405020304" pitchFamily="18" charset="0"/>
            <a:cs typeface="Times New Roman" panose="02020603050405020304" pitchFamily="18" charset="0"/>
          </a:endParaRPr>
        </a:p>
      </dgm:t>
    </dgm:pt>
    <dgm:pt modelId="{BAD4C552-9A37-406B-B106-6E65AFEB9E2D}">
      <dgm:prSet phldrT="[Text]"/>
      <dgm:spPr/>
      <dgm:t>
        <a:bodyPr/>
        <a:lstStyle/>
        <a:p>
          <a:r>
            <a:rPr lang="en-US">
              <a:latin typeface="Times New Roman" panose="02020603050405020304" pitchFamily="18" charset="0"/>
              <a:cs typeface="Times New Roman" panose="02020603050405020304" pitchFamily="18" charset="0"/>
            </a:rPr>
            <a:t>Xem báo cáo</a:t>
          </a:r>
        </a:p>
      </dgm:t>
    </dgm:pt>
    <dgm:pt modelId="{2B457FD2-3138-47BC-9A2E-9329C19F5A95}" type="parTrans" cxnId="{6F409D0E-BEA2-4FA1-80E3-3E37C12F7529}">
      <dgm:prSet/>
      <dgm:spPr/>
      <dgm:t>
        <a:bodyPr/>
        <a:lstStyle/>
        <a:p>
          <a:endParaRPr lang="en-US">
            <a:latin typeface="Times New Roman" panose="02020603050405020304" pitchFamily="18" charset="0"/>
            <a:cs typeface="Times New Roman" panose="02020603050405020304" pitchFamily="18" charset="0"/>
          </a:endParaRPr>
        </a:p>
      </dgm:t>
    </dgm:pt>
    <dgm:pt modelId="{6FD82414-77D1-4AE3-83A1-69D119846F5F}" type="sibTrans" cxnId="{6F409D0E-BEA2-4FA1-80E3-3E37C12F7529}">
      <dgm:prSet/>
      <dgm:spPr/>
      <dgm:t>
        <a:bodyPr/>
        <a:lstStyle/>
        <a:p>
          <a:endParaRPr lang="en-US">
            <a:latin typeface="Times New Roman" panose="02020603050405020304" pitchFamily="18" charset="0"/>
            <a:cs typeface="Times New Roman" panose="02020603050405020304" pitchFamily="18" charset="0"/>
          </a:endParaRPr>
        </a:p>
      </dgm:t>
    </dgm:pt>
    <dgm:pt modelId="{CBAE1E7F-4572-4A38-8185-CA3B8AA1707F}">
      <dgm:prSet phldrT="[Text]"/>
      <dgm:spPr/>
      <dgm:t>
        <a:bodyPr/>
        <a:lstStyle/>
        <a:p>
          <a:r>
            <a:rPr lang="en-US">
              <a:latin typeface="Times New Roman" panose="02020603050405020304" pitchFamily="18" charset="0"/>
              <a:cs typeface="Times New Roman" panose="02020603050405020304" pitchFamily="18" charset="0"/>
            </a:rPr>
            <a:t>Thống kê chi tiết hàng hóa trong HĐ</a:t>
          </a:r>
        </a:p>
      </dgm:t>
    </dgm:pt>
    <dgm:pt modelId="{007C39C5-B56A-4892-B8B5-38735EA60E41}" type="parTrans" cxnId="{CA457133-B35D-4744-8EB6-4E988F59693B}">
      <dgm:prSet/>
      <dgm:spPr/>
      <dgm:t>
        <a:bodyPr/>
        <a:lstStyle/>
        <a:p>
          <a:endParaRPr lang="en-US">
            <a:latin typeface="Times New Roman" panose="02020603050405020304" pitchFamily="18" charset="0"/>
            <a:cs typeface="Times New Roman" panose="02020603050405020304" pitchFamily="18" charset="0"/>
          </a:endParaRPr>
        </a:p>
      </dgm:t>
    </dgm:pt>
    <dgm:pt modelId="{0004A7B9-DE32-45E7-9D01-DB5BE6D617D3}" type="sibTrans" cxnId="{CA457133-B35D-4744-8EB6-4E988F59693B}">
      <dgm:prSet/>
      <dgm:spPr/>
      <dgm:t>
        <a:bodyPr/>
        <a:lstStyle/>
        <a:p>
          <a:endParaRPr lang="en-US">
            <a:latin typeface="Times New Roman" panose="02020603050405020304" pitchFamily="18" charset="0"/>
            <a:cs typeface="Times New Roman" panose="02020603050405020304" pitchFamily="18" charset="0"/>
          </a:endParaRPr>
        </a:p>
      </dgm:t>
    </dgm:pt>
    <dgm:pt modelId="{BC51D344-423D-402A-9249-DBE6DB6EA752}">
      <dgm:prSet phldrT="[Text]"/>
      <dgm:spPr/>
      <dgm:t>
        <a:bodyPr/>
        <a:lstStyle/>
        <a:p>
          <a:r>
            <a:rPr lang="en-US">
              <a:latin typeface="Times New Roman" panose="02020603050405020304" pitchFamily="18" charset="0"/>
              <a:cs typeface="Times New Roman" panose="02020603050405020304" pitchFamily="18" charset="0"/>
            </a:rPr>
            <a:t>Xem số liệu</a:t>
          </a:r>
        </a:p>
      </dgm:t>
    </dgm:pt>
    <dgm:pt modelId="{458CB733-8044-474A-9363-D402B38F0562}" type="parTrans" cxnId="{BB758BE4-FD48-41EC-BB22-15343D87B83D}">
      <dgm:prSet/>
      <dgm:spPr/>
      <dgm:t>
        <a:bodyPr/>
        <a:lstStyle/>
        <a:p>
          <a:endParaRPr lang="en-US">
            <a:latin typeface="Times New Roman" panose="02020603050405020304" pitchFamily="18" charset="0"/>
            <a:cs typeface="Times New Roman" panose="02020603050405020304" pitchFamily="18" charset="0"/>
          </a:endParaRPr>
        </a:p>
      </dgm:t>
    </dgm:pt>
    <dgm:pt modelId="{B2EC2C5B-B461-4A15-BCFA-827E2F0E3A3E}" type="sibTrans" cxnId="{BB758BE4-FD48-41EC-BB22-15343D87B83D}">
      <dgm:prSet/>
      <dgm:spPr/>
      <dgm:t>
        <a:bodyPr/>
        <a:lstStyle/>
        <a:p>
          <a:endParaRPr lang="en-US">
            <a:latin typeface="Times New Roman" panose="02020603050405020304" pitchFamily="18" charset="0"/>
            <a:cs typeface="Times New Roman" panose="02020603050405020304" pitchFamily="18" charset="0"/>
          </a:endParaRPr>
        </a:p>
      </dgm:t>
    </dgm:pt>
    <dgm:pt modelId="{B01E10F3-676C-4F6D-B1E4-695E6DE7791B}">
      <dgm:prSet phldrT="[Text]"/>
      <dgm:spPr/>
      <dgm:t>
        <a:bodyPr/>
        <a:lstStyle/>
        <a:p>
          <a:r>
            <a:rPr lang="en-US">
              <a:latin typeface="Times New Roman" panose="02020603050405020304" pitchFamily="18" charset="0"/>
              <a:cs typeface="Times New Roman" panose="02020603050405020304" pitchFamily="18" charset="0"/>
            </a:rPr>
            <a:t>Báo cáo doanh thu sản phẩm dịch vụ</a:t>
          </a:r>
        </a:p>
      </dgm:t>
    </dgm:pt>
    <dgm:pt modelId="{AD838D7D-26D0-455C-B765-AEBCBF969650}" type="parTrans" cxnId="{09AB83B5-CC75-4A8B-ADB0-B621C52AA45C}">
      <dgm:prSet/>
      <dgm:spPr/>
      <dgm:t>
        <a:bodyPr/>
        <a:lstStyle/>
        <a:p>
          <a:endParaRPr lang="en-US">
            <a:latin typeface="Times New Roman" panose="02020603050405020304" pitchFamily="18" charset="0"/>
            <a:cs typeface="Times New Roman" panose="02020603050405020304" pitchFamily="18" charset="0"/>
          </a:endParaRPr>
        </a:p>
      </dgm:t>
    </dgm:pt>
    <dgm:pt modelId="{DA7B2136-F71F-4C41-BDC5-81A94993BFD2}" type="sibTrans" cxnId="{09AB83B5-CC75-4A8B-ADB0-B621C52AA45C}">
      <dgm:prSet/>
      <dgm:spPr/>
      <dgm:t>
        <a:bodyPr/>
        <a:lstStyle/>
        <a:p>
          <a:endParaRPr lang="en-US">
            <a:latin typeface="Times New Roman" panose="02020603050405020304" pitchFamily="18" charset="0"/>
            <a:cs typeface="Times New Roman" panose="02020603050405020304" pitchFamily="18" charset="0"/>
          </a:endParaRPr>
        </a:p>
      </dgm:t>
    </dgm:pt>
    <dgm:pt modelId="{C9BEDC4B-1EEA-446E-B40B-5391B38380A7}">
      <dgm:prSet phldrT="[Text]"/>
      <dgm:spPr/>
      <dgm:t>
        <a:bodyPr/>
        <a:lstStyle/>
        <a:p>
          <a:r>
            <a:rPr lang="en-US">
              <a:latin typeface="Times New Roman" panose="02020603050405020304" pitchFamily="18" charset="0"/>
              <a:cs typeface="Times New Roman" panose="02020603050405020304" pitchFamily="18" charset="0"/>
            </a:rPr>
            <a:t>Xem số liệu</a:t>
          </a:r>
        </a:p>
      </dgm:t>
    </dgm:pt>
    <dgm:pt modelId="{17E0FDE0-4242-4D8F-BA02-55B839B4ECAB}" type="parTrans" cxnId="{ADEDAF6B-7078-4488-93D6-C39B81729027}">
      <dgm:prSet/>
      <dgm:spPr/>
      <dgm:t>
        <a:bodyPr/>
        <a:lstStyle/>
        <a:p>
          <a:endParaRPr lang="en-US">
            <a:latin typeface="Times New Roman" panose="02020603050405020304" pitchFamily="18" charset="0"/>
            <a:cs typeface="Times New Roman" panose="02020603050405020304" pitchFamily="18" charset="0"/>
          </a:endParaRPr>
        </a:p>
      </dgm:t>
    </dgm:pt>
    <dgm:pt modelId="{3B7ACD56-B9A1-4E65-A689-BE51570A7DFA}" type="sibTrans" cxnId="{ADEDAF6B-7078-4488-93D6-C39B81729027}">
      <dgm:prSet/>
      <dgm:spPr/>
      <dgm:t>
        <a:bodyPr/>
        <a:lstStyle/>
        <a:p>
          <a:endParaRPr lang="en-US">
            <a:latin typeface="Times New Roman" panose="02020603050405020304" pitchFamily="18" charset="0"/>
            <a:cs typeface="Times New Roman" panose="02020603050405020304" pitchFamily="18" charset="0"/>
          </a:endParaRPr>
        </a:p>
      </dgm:t>
    </dgm:pt>
    <dgm:pt modelId="{35347007-01D4-4838-8C72-ABFE298A1AC1}">
      <dgm:prSet phldrT="[Text]"/>
      <dgm:spPr/>
      <dgm:t>
        <a:bodyPr/>
        <a:lstStyle/>
        <a:p>
          <a:r>
            <a:rPr lang="en-US">
              <a:latin typeface="Times New Roman" panose="02020603050405020304" pitchFamily="18" charset="0"/>
              <a:cs typeface="Times New Roman" panose="02020603050405020304" pitchFamily="18" charset="0"/>
            </a:rPr>
            <a:t>Xem báo cáo</a:t>
          </a:r>
        </a:p>
      </dgm:t>
    </dgm:pt>
    <dgm:pt modelId="{48E0EFED-4BA2-472F-8ECF-1309B813F04F}" type="parTrans" cxnId="{267562F3-A4AE-43EB-8041-C8A7FA679F6C}">
      <dgm:prSet/>
      <dgm:spPr/>
      <dgm:t>
        <a:bodyPr/>
        <a:lstStyle/>
        <a:p>
          <a:endParaRPr lang="en-US">
            <a:latin typeface="Times New Roman" panose="02020603050405020304" pitchFamily="18" charset="0"/>
            <a:cs typeface="Times New Roman" panose="02020603050405020304" pitchFamily="18" charset="0"/>
          </a:endParaRPr>
        </a:p>
      </dgm:t>
    </dgm:pt>
    <dgm:pt modelId="{1DDEBEB9-F492-4821-9700-2A3B0C60B543}" type="sibTrans" cxnId="{267562F3-A4AE-43EB-8041-C8A7FA679F6C}">
      <dgm:prSet/>
      <dgm:spPr/>
      <dgm:t>
        <a:bodyPr/>
        <a:lstStyle/>
        <a:p>
          <a:endParaRPr lang="en-US">
            <a:latin typeface="Times New Roman" panose="02020603050405020304" pitchFamily="18" charset="0"/>
            <a:cs typeface="Times New Roman" panose="02020603050405020304" pitchFamily="18" charset="0"/>
          </a:endParaRPr>
        </a:p>
      </dgm:t>
    </dgm:pt>
    <dgm:pt modelId="{40218747-18C1-44B7-8374-31C631D116E2}">
      <dgm:prSet phldrT="[Text]"/>
      <dgm:spPr/>
      <dgm:t>
        <a:bodyPr/>
        <a:lstStyle/>
        <a:p>
          <a:r>
            <a:rPr lang="en-US">
              <a:latin typeface="Times New Roman" panose="02020603050405020304" pitchFamily="18" charset="0"/>
              <a:cs typeface="Times New Roman" panose="02020603050405020304" pitchFamily="18" charset="0"/>
            </a:rPr>
            <a:t>Báo cáo giảm thuế GTGT</a:t>
          </a:r>
        </a:p>
      </dgm:t>
    </dgm:pt>
    <dgm:pt modelId="{D78E9903-0F91-49C9-905D-C918972DDB8F}" type="parTrans" cxnId="{B013D0A2-3798-411B-B73A-45BE3468A69C}">
      <dgm:prSet/>
      <dgm:spPr/>
      <dgm:t>
        <a:bodyPr/>
        <a:lstStyle/>
        <a:p>
          <a:endParaRPr lang="en-US">
            <a:latin typeface="Times New Roman" panose="02020603050405020304" pitchFamily="18" charset="0"/>
            <a:cs typeface="Times New Roman" panose="02020603050405020304" pitchFamily="18" charset="0"/>
          </a:endParaRPr>
        </a:p>
      </dgm:t>
    </dgm:pt>
    <dgm:pt modelId="{55468202-51CA-4E9B-B76A-CEA1B254AFEC}" type="sibTrans" cxnId="{B013D0A2-3798-411B-B73A-45BE3468A69C}">
      <dgm:prSet/>
      <dgm:spPr/>
      <dgm:t>
        <a:bodyPr/>
        <a:lstStyle/>
        <a:p>
          <a:endParaRPr lang="en-US">
            <a:latin typeface="Times New Roman" panose="02020603050405020304" pitchFamily="18" charset="0"/>
            <a:cs typeface="Times New Roman" panose="02020603050405020304" pitchFamily="18" charset="0"/>
          </a:endParaRPr>
        </a:p>
      </dgm:t>
    </dgm:pt>
    <dgm:pt modelId="{8C737104-2334-40A6-B42B-2DD683CC42FC}">
      <dgm:prSet phldrT="[Text]"/>
      <dgm:spPr/>
      <dgm:t>
        <a:bodyPr/>
        <a:lstStyle/>
        <a:p>
          <a:r>
            <a:rPr lang="en-US">
              <a:latin typeface="Times New Roman" panose="02020603050405020304" pitchFamily="18" charset="0"/>
              <a:cs typeface="Times New Roman" panose="02020603050405020304" pitchFamily="18" charset="0"/>
            </a:rPr>
            <a:t>Xem số liệu</a:t>
          </a:r>
        </a:p>
      </dgm:t>
    </dgm:pt>
    <dgm:pt modelId="{33F7ECC9-9389-4EF3-8DF4-280CBDADD021}" type="parTrans" cxnId="{0A6ACF62-2A7E-491C-B9D9-2CC01284ADA0}">
      <dgm:prSet/>
      <dgm:spPr/>
      <dgm:t>
        <a:bodyPr/>
        <a:lstStyle/>
        <a:p>
          <a:endParaRPr lang="en-US">
            <a:latin typeface="Times New Roman" panose="02020603050405020304" pitchFamily="18" charset="0"/>
            <a:cs typeface="Times New Roman" panose="02020603050405020304" pitchFamily="18" charset="0"/>
          </a:endParaRPr>
        </a:p>
      </dgm:t>
    </dgm:pt>
    <dgm:pt modelId="{C0C88D65-BE5A-40F6-BF4F-7BD5B1D136FA}" type="sibTrans" cxnId="{0A6ACF62-2A7E-491C-B9D9-2CC01284ADA0}">
      <dgm:prSet/>
      <dgm:spPr/>
      <dgm:t>
        <a:bodyPr/>
        <a:lstStyle/>
        <a:p>
          <a:endParaRPr lang="en-US">
            <a:latin typeface="Times New Roman" panose="02020603050405020304" pitchFamily="18" charset="0"/>
            <a:cs typeface="Times New Roman" panose="02020603050405020304" pitchFamily="18" charset="0"/>
          </a:endParaRPr>
        </a:p>
      </dgm:t>
    </dgm:pt>
    <dgm:pt modelId="{42134FA6-B41B-4C78-8313-1AD5A1802ECF}">
      <dgm:prSet phldrT="[Text]"/>
      <dgm:spPr/>
      <dgm:t>
        <a:bodyPr/>
        <a:lstStyle/>
        <a:p>
          <a:r>
            <a:rPr lang="en-US">
              <a:latin typeface="Times New Roman" panose="02020603050405020304" pitchFamily="18" charset="0"/>
              <a:cs typeface="Times New Roman" panose="02020603050405020304" pitchFamily="18" charset="0"/>
            </a:rPr>
            <a:t>Xem báo cáo</a:t>
          </a:r>
        </a:p>
      </dgm:t>
    </dgm:pt>
    <dgm:pt modelId="{F9F638FE-226F-49DC-89CC-D95FE2CAC00D}" type="parTrans" cxnId="{4571EF7D-0249-4D01-938C-14AB1799A594}">
      <dgm:prSet/>
      <dgm:spPr/>
      <dgm:t>
        <a:bodyPr/>
        <a:lstStyle/>
        <a:p>
          <a:endParaRPr lang="en-US">
            <a:latin typeface="Times New Roman" panose="02020603050405020304" pitchFamily="18" charset="0"/>
            <a:cs typeface="Times New Roman" panose="02020603050405020304" pitchFamily="18" charset="0"/>
          </a:endParaRPr>
        </a:p>
      </dgm:t>
    </dgm:pt>
    <dgm:pt modelId="{76D4566F-73FD-4366-853E-2CC893A53213}" type="sibTrans" cxnId="{4571EF7D-0249-4D01-938C-14AB1799A594}">
      <dgm:prSet/>
      <dgm:spPr/>
      <dgm:t>
        <a:bodyPr/>
        <a:lstStyle/>
        <a:p>
          <a:endParaRPr lang="en-US">
            <a:latin typeface="Times New Roman" panose="02020603050405020304" pitchFamily="18" charset="0"/>
            <a:cs typeface="Times New Roman" panose="02020603050405020304" pitchFamily="18" charset="0"/>
          </a:endParaRPr>
        </a:p>
      </dgm:t>
    </dgm:pt>
    <dgm:pt modelId="{3827495E-CE35-4737-A173-E882E56783FD}">
      <dgm:prSet phldrT="[Text]"/>
      <dgm:spPr/>
      <dgm:t>
        <a:bodyPr/>
        <a:lstStyle/>
        <a:p>
          <a:r>
            <a:rPr lang="en-US">
              <a:latin typeface="Times New Roman" panose="02020603050405020304" pitchFamily="18" charset="0"/>
              <a:cs typeface="Times New Roman" panose="02020603050405020304" pitchFamily="18" charset="0"/>
            </a:rPr>
            <a:t>Xem báo cáo</a:t>
          </a:r>
        </a:p>
      </dgm:t>
    </dgm:pt>
    <dgm:pt modelId="{5FA78E3B-F742-4024-8A60-BC53F7728A0C}" type="parTrans" cxnId="{B9432145-5304-4B9C-A2FF-F316B134EE0D}">
      <dgm:prSet/>
      <dgm:spPr/>
      <dgm:t>
        <a:bodyPr/>
        <a:lstStyle/>
        <a:p>
          <a:endParaRPr lang="en-US"/>
        </a:p>
      </dgm:t>
    </dgm:pt>
    <dgm:pt modelId="{FB0E0C79-5DFB-47B1-9995-87C3E25D4B04}" type="sibTrans" cxnId="{B9432145-5304-4B9C-A2FF-F316B134EE0D}">
      <dgm:prSet/>
      <dgm:spPr/>
      <dgm:t>
        <a:bodyPr/>
        <a:lstStyle/>
        <a:p>
          <a:endParaRPr lang="en-US"/>
        </a:p>
      </dgm:t>
    </dgm:pt>
    <dgm:pt modelId="{703ABD9D-0BBE-4D1F-B526-9BFD7994AF80}">
      <dgm:prSet/>
      <dgm:spPr/>
      <dgm:t>
        <a:bodyPr/>
        <a:lstStyle/>
        <a:p>
          <a:r>
            <a:rPr lang="en-US"/>
            <a:t>Xuất file excel</a:t>
          </a:r>
        </a:p>
      </dgm:t>
    </dgm:pt>
    <dgm:pt modelId="{0A0A6860-A7A7-4874-AF81-51838D6BBC17}" type="parTrans" cxnId="{119DBD51-CB4B-4483-BAC5-D2E6E1B29CFE}">
      <dgm:prSet/>
      <dgm:spPr/>
      <dgm:t>
        <a:bodyPr/>
        <a:lstStyle/>
        <a:p>
          <a:endParaRPr lang="en-US"/>
        </a:p>
      </dgm:t>
    </dgm:pt>
    <dgm:pt modelId="{E277F3E9-E0D3-4284-9290-C559058DF28E}" type="sibTrans" cxnId="{119DBD51-CB4B-4483-BAC5-D2E6E1B29CFE}">
      <dgm:prSet/>
      <dgm:spPr/>
      <dgm:t>
        <a:bodyPr/>
        <a:lstStyle/>
        <a:p>
          <a:endParaRPr lang="en-US"/>
        </a:p>
      </dgm:t>
    </dgm:pt>
    <dgm:pt modelId="{A53194AF-94D2-4D0F-AF68-9628F2CDFDA5}">
      <dgm:prSet/>
      <dgm:spPr/>
      <dgm:t>
        <a:bodyPr/>
        <a:lstStyle/>
        <a:p>
          <a:r>
            <a:rPr lang="en-US"/>
            <a:t>Xuất file excel</a:t>
          </a:r>
        </a:p>
      </dgm:t>
    </dgm:pt>
    <dgm:pt modelId="{40FEF79E-95F1-4EB0-BFB0-94AA5FA8FBB2}" type="parTrans" cxnId="{D71CB0B5-DB11-4F4B-871C-01BA6A1667C4}">
      <dgm:prSet/>
      <dgm:spPr/>
      <dgm:t>
        <a:bodyPr/>
        <a:lstStyle/>
        <a:p>
          <a:endParaRPr lang="en-US"/>
        </a:p>
      </dgm:t>
    </dgm:pt>
    <dgm:pt modelId="{ACED3A1D-81B7-43D2-B24A-B454D6C89D16}" type="sibTrans" cxnId="{D71CB0B5-DB11-4F4B-871C-01BA6A1667C4}">
      <dgm:prSet/>
      <dgm:spPr/>
      <dgm:t>
        <a:bodyPr/>
        <a:lstStyle/>
        <a:p>
          <a:endParaRPr lang="en-US"/>
        </a:p>
      </dgm:t>
    </dgm:pt>
    <dgm:pt modelId="{115D9E98-25F4-47AD-8D76-F2688B280232}">
      <dgm:prSet/>
      <dgm:spPr/>
      <dgm:t>
        <a:bodyPr/>
        <a:lstStyle/>
        <a:p>
          <a:r>
            <a:rPr lang="en-US"/>
            <a:t>Xuất file excel</a:t>
          </a:r>
        </a:p>
      </dgm:t>
    </dgm:pt>
    <dgm:pt modelId="{ED84E391-4A9F-431A-A33D-70D0C70C369F}" type="parTrans" cxnId="{E15A994A-0AE4-4D88-8E27-661F80A95E33}">
      <dgm:prSet/>
      <dgm:spPr/>
      <dgm:t>
        <a:bodyPr/>
        <a:lstStyle/>
        <a:p>
          <a:endParaRPr lang="en-US"/>
        </a:p>
      </dgm:t>
    </dgm:pt>
    <dgm:pt modelId="{B0146C32-27DD-4D28-B50C-301A4110EF6D}" type="sibTrans" cxnId="{E15A994A-0AE4-4D88-8E27-661F80A95E33}">
      <dgm:prSet/>
      <dgm:spPr/>
      <dgm:t>
        <a:bodyPr/>
        <a:lstStyle/>
        <a:p>
          <a:endParaRPr lang="en-US"/>
        </a:p>
      </dgm:t>
    </dgm:pt>
    <dgm:pt modelId="{090CC7CD-5258-484C-96AC-E16BE084B6B9}">
      <dgm:prSet/>
      <dgm:spPr/>
      <dgm:t>
        <a:bodyPr/>
        <a:lstStyle/>
        <a:p>
          <a:r>
            <a:rPr lang="en-US"/>
            <a:t>Xuất file excel</a:t>
          </a:r>
        </a:p>
      </dgm:t>
    </dgm:pt>
    <dgm:pt modelId="{913CB6D8-DD43-4AF6-9054-F7112119ABF7}" type="parTrans" cxnId="{BFCA4174-1144-4B57-86C3-F1E652E8DA38}">
      <dgm:prSet/>
      <dgm:spPr/>
      <dgm:t>
        <a:bodyPr/>
        <a:lstStyle/>
        <a:p>
          <a:endParaRPr lang="en-US"/>
        </a:p>
      </dgm:t>
    </dgm:pt>
    <dgm:pt modelId="{BD193F34-25D6-41E7-9300-30FC34D0FB3A}" type="sibTrans" cxnId="{BFCA4174-1144-4B57-86C3-F1E652E8DA38}">
      <dgm:prSet/>
      <dgm:spPr/>
      <dgm:t>
        <a:bodyPr/>
        <a:lstStyle/>
        <a:p>
          <a:endParaRPr lang="en-US"/>
        </a:p>
      </dgm:t>
    </dgm:pt>
    <dgm:pt modelId="{F081C417-5550-42E4-A8C4-0BB969E4EC10}" type="pres">
      <dgm:prSet presAssocID="{91748AAA-CA1F-44FF-9AFB-0C0130BEB9A3}" presName="hierChild1" presStyleCnt="0">
        <dgm:presLayoutVars>
          <dgm:orgChart val="1"/>
          <dgm:chPref val="1"/>
          <dgm:dir/>
          <dgm:animOne val="branch"/>
          <dgm:animLvl val="lvl"/>
          <dgm:resizeHandles/>
        </dgm:presLayoutVars>
      </dgm:prSet>
      <dgm:spPr/>
    </dgm:pt>
    <dgm:pt modelId="{7751A208-9718-46FD-A083-BDBCD4E4EC28}" type="pres">
      <dgm:prSet presAssocID="{B12F0BEC-9468-47AD-9825-9B80EB37159E}" presName="hierRoot1" presStyleCnt="0">
        <dgm:presLayoutVars>
          <dgm:hierBranch val="init"/>
        </dgm:presLayoutVars>
      </dgm:prSet>
      <dgm:spPr/>
    </dgm:pt>
    <dgm:pt modelId="{80D3447D-844F-4C95-B5EA-50DFD857261D}" type="pres">
      <dgm:prSet presAssocID="{B12F0BEC-9468-47AD-9825-9B80EB37159E}" presName="rootComposite1" presStyleCnt="0"/>
      <dgm:spPr/>
    </dgm:pt>
    <dgm:pt modelId="{36AAEBBD-58A4-4A15-9A2D-2AB591F51CA3}" type="pres">
      <dgm:prSet presAssocID="{B12F0BEC-9468-47AD-9825-9B80EB37159E}" presName="rootText1" presStyleLbl="node0" presStyleIdx="0" presStyleCnt="1" custScaleX="150979" custScaleY="108420">
        <dgm:presLayoutVars>
          <dgm:chPref val="3"/>
        </dgm:presLayoutVars>
      </dgm:prSet>
      <dgm:spPr/>
    </dgm:pt>
    <dgm:pt modelId="{17E9DAFF-3270-4BC4-B4E6-C0A461D805AB}" type="pres">
      <dgm:prSet presAssocID="{B12F0BEC-9468-47AD-9825-9B80EB37159E}" presName="rootConnector1" presStyleLbl="node1" presStyleIdx="0" presStyleCnt="0"/>
      <dgm:spPr/>
    </dgm:pt>
    <dgm:pt modelId="{2F66490E-0D02-4D42-A2BB-046D2EFA7887}" type="pres">
      <dgm:prSet presAssocID="{B12F0BEC-9468-47AD-9825-9B80EB37159E}" presName="hierChild2" presStyleCnt="0"/>
      <dgm:spPr/>
    </dgm:pt>
    <dgm:pt modelId="{282E1F79-28F9-4F19-9298-29BF6F6DCA99}" type="pres">
      <dgm:prSet presAssocID="{9BBDD55A-AB15-4F00-A300-5CA7472678DA}" presName="Name37" presStyleLbl="parChTrans1D2" presStyleIdx="0" presStyleCnt="4"/>
      <dgm:spPr/>
    </dgm:pt>
    <dgm:pt modelId="{19616BC1-68FE-4E52-8FB6-07B64E555DA5}" type="pres">
      <dgm:prSet presAssocID="{4B2248A9-7F4D-41A4-9F25-0446DB4E4AF4}" presName="hierRoot2" presStyleCnt="0">
        <dgm:presLayoutVars>
          <dgm:hierBranch val="init"/>
        </dgm:presLayoutVars>
      </dgm:prSet>
      <dgm:spPr/>
    </dgm:pt>
    <dgm:pt modelId="{0BDE463F-3B86-475C-95E9-54447B5C7647}" type="pres">
      <dgm:prSet presAssocID="{4B2248A9-7F4D-41A4-9F25-0446DB4E4AF4}" presName="rootComposite" presStyleCnt="0"/>
      <dgm:spPr/>
    </dgm:pt>
    <dgm:pt modelId="{D0275BFA-9D92-431A-A068-B3B63AB3AB1C}" type="pres">
      <dgm:prSet presAssocID="{4B2248A9-7F4D-41A4-9F25-0446DB4E4AF4}" presName="rootText" presStyleLbl="node2" presStyleIdx="0" presStyleCnt="4">
        <dgm:presLayoutVars>
          <dgm:chPref val="3"/>
        </dgm:presLayoutVars>
      </dgm:prSet>
      <dgm:spPr/>
    </dgm:pt>
    <dgm:pt modelId="{8BE8FD50-740F-4DCF-BC54-35192D824250}" type="pres">
      <dgm:prSet presAssocID="{4B2248A9-7F4D-41A4-9F25-0446DB4E4AF4}" presName="rootConnector" presStyleLbl="node2" presStyleIdx="0" presStyleCnt="4"/>
      <dgm:spPr/>
    </dgm:pt>
    <dgm:pt modelId="{76AE0E57-BA42-43DF-B70E-CE7777B53F32}" type="pres">
      <dgm:prSet presAssocID="{4B2248A9-7F4D-41A4-9F25-0446DB4E4AF4}" presName="hierChild4" presStyleCnt="0"/>
      <dgm:spPr/>
    </dgm:pt>
    <dgm:pt modelId="{EB1B96C2-F36B-4397-96ED-EE22715AC83C}" type="pres">
      <dgm:prSet presAssocID="{9107C765-3142-445C-9660-E9851B301C27}" presName="Name37" presStyleLbl="parChTrans1D3" presStyleIdx="0" presStyleCnt="12"/>
      <dgm:spPr/>
    </dgm:pt>
    <dgm:pt modelId="{7F2F7B53-C3B4-4D15-B26B-2DA0E1272DDE}" type="pres">
      <dgm:prSet presAssocID="{CC1130BA-5E30-4D1D-B274-E6A9EC39C029}" presName="hierRoot2" presStyleCnt="0">
        <dgm:presLayoutVars>
          <dgm:hierBranch val="init"/>
        </dgm:presLayoutVars>
      </dgm:prSet>
      <dgm:spPr/>
    </dgm:pt>
    <dgm:pt modelId="{EA745F79-40F9-4AB1-8CBB-C6835BA9FC8A}" type="pres">
      <dgm:prSet presAssocID="{CC1130BA-5E30-4D1D-B274-E6A9EC39C029}" presName="rootComposite" presStyleCnt="0"/>
      <dgm:spPr/>
    </dgm:pt>
    <dgm:pt modelId="{A0BEAB84-3B26-45ED-9E4C-A6BF5D47E5A1}" type="pres">
      <dgm:prSet presAssocID="{CC1130BA-5E30-4D1D-B274-E6A9EC39C029}" presName="rootText" presStyleLbl="node3" presStyleIdx="0" presStyleCnt="12">
        <dgm:presLayoutVars>
          <dgm:chPref val="3"/>
        </dgm:presLayoutVars>
      </dgm:prSet>
      <dgm:spPr/>
    </dgm:pt>
    <dgm:pt modelId="{2A704B6C-6337-406C-AD7C-5C86E5038EDC}" type="pres">
      <dgm:prSet presAssocID="{CC1130BA-5E30-4D1D-B274-E6A9EC39C029}" presName="rootConnector" presStyleLbl="node3" presStyleIdx="0" presStyleCnt="12"/>
      <dgm:spPr/>
    </dgm:pt>
    <dgm:pt modelId="{26C4E1A1-0BDD-4026-93BC-B66A7C29692C}" type="pres">
      <dgm:prSet presAssocID="{CC1130BA-5E30-4D1D-B274-E6A9EC39C029}" presName="hierChild4" presStyleCnt="0"/>
      <dgm:spPr/>
    </dgm:pt>
    <dgm:pt modelId="{1FB0289C-4C6A-4A7E-83DD-E6742055FFC2}" type="pres">
      <dgm:prSet presAssocID="{CC1130BA-5E30-4D1D-B274-E6A9EC39C029}" presName="hierChild5" presStyleCnt="0"/>
      <dgm:spPr/>
    </dgm:pt>
    <dgm:pt modelId="{942A735F-5D7E-48D9-AD9A-F04957245D03}" type="pres">
      <dgm:prSet presAssocID="{2B457FD2-3138-47BC-9A2E-9329C19F5A95}" presName="Name37" presStyleLbl="parChTrans1D3" presStyleIdx="1" presStyleCnt="12"/>
      <dgm:spPr/>
    </dgm:pt>
    <dgm:pt modelId="{4282B5A9-7D2F-4724-B2FB-3E5D4C810002}" type="pres">
      <dgm:prSet presAssocID="{BAD4C552-9A37-406B-B106-6E65AFEB9E2D}" presName="hierRoot2" presStyleCnt="0">
        <dgm:presLayoutVars>
          <dgm:hierBranch val="init"/>
        </dgm:presLayoutVars>
      </dgm:prSet>
      <dgm:spPr/>
    </dgm:pt>
    <dgm:pt modelId="{162F050B-5CDD-4861-9AFB-3C62D21D1644}" type="pres">
      <dgm:prSet presAssocID="{BAD4C552-9A37-406B-B106-6E65AFEB9E2D}" presName="rootComposite" presStyleCnt="0"/>
      <dgm:spPr/>
    </dgm:pt>
    <dgm:pt modelId="{FFDD56DA-AFA3-4713-9F99-FE9CCF75E036}" type="pres">
      <dgm:prSet presAssocID="{BAD4C552-9A37-406B-B106-6E65AFEB9E2D}" presName="rootText" presStyleLbl="node3" presStyleIdx="1" presStyleCnt="12">
        <dgm:presLayoutVars>
          <dgm:chPref val="3"/>
        </dgm:presLayoutVars>
      </dgm:prSet>
      <dgm:spPr/>
    </dgm:pt>
    <dgm:pt modelId="{569A950F-0F24-49D5-808F-60A5E828D637}" type="pres">
      <dgm:prSet presAssocID="{BAD4C552-9A37-406B-B106-6E65AFEB9E2D}" presName="rootConnector" presStyleLbl="node3" presStyleIdx="1" presStyleCnt="12"/>
      <dgm:spPr/>
    </dgm:pt>
    <dgm:pt modelId="{69C996BA-602D-4F02-BF3A-4C2666BCE42F}" type="pres">
      <dgm:prSet presAssocID="{BAD4C552-9A37-406B-B106-6E65AFEB9E2D}" presName="hierChild4" presStyleCnt="0"/>
      <dgm:spPr/>
    </dgm:pt>
    <dgm:pt modelId="{7FA943C1-52A3-4C34-A940-8BE4965D28F8}" type="pres">
      <dgm:prSet presAssocID="{BAD4C552-9A37-406B-B106-6E65AFEB9E2D}" presName="hierChild5" presStyleCnt="0"/>
      <dgm:spPr/>
    </dgm:pt>
    <dgm:pt modelId="{CA0C55DB-753A-449A-9D8A-85CD492CDFF2}" type="pres">
      <dgm:prSet presAssocID="{913CB6D8-DD43-4AF6-9054-F7112119ABF7}" presName="Name37" presStyleLbl="parChTrans1D3" presStyleIdx="2" presStyleCnt="12"/>
      <dgm:spPr/>
    </dgm:pt>
    <dgm:pt modelId="{1185AB72-209B-4331-9B43-04E76D7EB582}" type="pres">
      <dgm:prSet presAssocID="{090CC7CD-5258-484C-96AC-E16BE084B6B9}" presName="hierRoot2" presStyleCnt="0">
        <dgm:presLayoutVars>
          <dgm:hierBranch val="init"/>
        </dgm:presLayoutVars>
      </dgm:prSet>
      <dgm:spPr/>
    </dgm:pt>
    <dgm:pt modelId="{6B3CC4FD-1E02-45CE-A925-29608D7CCFB1}" type="pres">
      <dgm:prSet presAssocID="{090CC7CD-5258-484C-96AC-E16BE084B6B9}" presName="rootComposite" presStyleCnt="0"/>
      <dgm:spPr/>
    </dgm:pt>
    <dgm:pt modelId="{3C2BB5C9-1D28-4B86-859F-1696C0F88899}" type="pres">
      <dgm:prSet presAssocID="{090CC7CD-5258-484C-96AC-E16BE084B6B9}" presName="rootText" presStyleLbl="node3" presStyleIdx="2" presStyleCnt="12">
        <dgm:presLayoutVars>
          <dgm:chPref val="3"/>
        </dgm:presLayoutVars>
      </dgm:prSet>
      <dgm:spPr/>
    </dgm:pt>
    <dgm:pt modelId="{E5AAD65A-D699-417B-A7DA-5ACD2B6B7D7B}" type="pres">
      <dgm:prSet presAssocID="{090CC7CD-5258-484C-96AC-E16BE084B6B9}" presName="rootConnector" presStyleLbl="node3" presStyleIdx="2" presStyleCnt="12"/>
      <dgm:spPr/>
    </dgm:pt>
    <dgm:pt modelId="{E460A57E-4F9A-4E5E-BF1B-AF9E26A85029}" type="pres">
      <dgm:prSet presAssocID="{090CC7CD-5258-484C-96AC-E16BE084B6B9}" presName="hierChild4" presStyleCnt="0"/>
      <dgm:spPr/>
    </dgm:pt>
    <dgm:pt modelId="{0BA98E1D-47D0-41F7-BCCF-4B868B126BE0}" type="pres">
      <dgm:prSet presAssocID="{090CC7CD-5258-484C-96AC-E16BE084B6B9}" presName="hierChild5" presStyleCnt="0"/>
      <dgm:spPr/>
    </dgm:pt>
    <dgm:pt modelId="{FAF0EF7E-950C-4F3D-9B7C-8D531B4F14FE}" type="pres">
      <dgm:prSet presAssocID="{4B2248A9-7F4D-41A4-9F25-0446DB4E4AF4}" presName="hierChild5" presStyleCnt="0"/>
      <dgm:spPr/>
    </dgm:pt>
    <dgm:pt modelId="{5958C6CC-12F3-431F-A38F-046746154361}" type="pres">
      <dgm:prSet presAssocID="{007C39C5-B56A-4892-B8B5-38735EA60E41}" presName="Name37" presStyleLbl="parChTrans1D2" presStyleIdx="1" presStyleCnt="4"/>
      <dgm:spPr/>
    </dgm:pt>
    <dgm:pt modelId="{E5D88AF1-BA2B-43DD-B8B4-CA56D7254933}" type="pres">
      <dgm:prSet presAssocID="{CBAE1E7F-4572-4A38-8185-CA3B8AA1707F}" presName="hierRoot2" presStyleCnt="0">
        <dgm:presLayoutVars>
          <dgm:hierBranch val="init"/>
        </dgm:presLayoutVars>
      </dgm:prSet>
      <dgm:spPr/>
    </dgm:pt>
    <dgm:pt modelId="{8F4360D3-B7D9-4A7F-8592-E027DFA0B69F}" type="pres">
      <dgm:prSet presAssocID="{CBAE1E7F-4572-4A38-8185-CA3B8AA1707F}" presName="rootComposite" presStyleCnt="0"/>
      <dgm:spPr/>
    </dgm:pt>
    <dgm:pt modelId="{52FABD2A-9819-41EE-941A-3B085E012267}" type="pres">
      <dgm:prSet presAssocID="{CBAE1E7F-4572-4A38-8185-CA3B8AA1707F}" presName="rootText" presStyleLbl="node2" presStyleIdx="1" presStyleCnt="4">
        <dgm:presLayoutVars>
          <dgm:chPref val="3"/>
        </dgm:presLayoutVars>
      </dgm:prSet>
      <dgm:spPr/>
    </dgm:pt>
    <dgm:pt modelId="{C5BA8211-56B5-4856-853E-6061EEC81703}" type="pres">
      <dgm:prSet presAssocID="{CBAE1E7F-4572-4A38-8185-CA3B8AA1707F}" presName="rootConnector" presStyleLbl="node2" presStyleIdx="1" presStyleCnt="4"/>
      <dgm:spPr/>
    </dgm:pt>
    <dgm:pt modelId="{77631AB4-E144-40B8-A5A6-DD15AD4F38DD}" type="pres">
      <dgm:prSet presAssocID="{CBAE1E7F-4572-4A38-8185-CA3B8AA1707F}" presName="hierChild4" presStyleCnt="0"/>
      <dgm:spPr/>
    </dgm:pt>
    <dgm:pt modelId="{77ED4A03-278D-4632-8AA1-5FA26CA1D1ED}" type="pres">
      <dgm:prSet presAssocID="{458CB733-8044-474A-9363-D402B38F0562}" presName="Name37" presStyleLbl="parChTrans1D3" presStyleIdx="3" presStyleCnt="12"/>
      <dgm:spPr/>
    </dgm:pt>
    <dgm:pt modelId="{76CF26DF-5A51-448D-83AC-BAB75BEE2542}" type="pres">
      <dgm:prSet presAssocID="{BC51D344-423D-402A-9249-DBE6DB6EA752}" presName="hierRoot2" presStyleCnt="0">
        <dgm:presLayoutVars>
          <dgm:hierBranch val="init"/>
        </dgm:presLayoutVars>
      </dgm:prSet>
      <dgm:spPr/>
    </dgm:pt>
    <dgm:pt modelId="{2D0F3F61-A337-4C8B-B37B-8394F0C66BB1}" type="pres">
      <dgm:prSet presAssocID="{BC51D344-423D-402A-9249-DBE6DB6EA752}" presName="rootComposite" presStyleCnt="0"/>
      <dgm:spPr/>
    </dgm:pt>
    <dgm:pt modelId="{844C8925-C5D2-4EFF-983D-73C301BDC900}" type="pres">
      <dgm:prSet presAssocID="{BC51D344-423D-402A-9249-DBE6DB6EA752}" presName="rootText" presStyleLbl="node3" presStyleIdx="3" presStyleCnt="12">
        <dgm:presLayoutVars>
          <dgm:chPref val="3"/>
        </dgm:presLayoutVars>
      </dgm:prSet>
      <dgm:spPr/>
    </dgm:pt>
    <dgm:pt modelId="{9A0019A7-26FC-4F07-8B55-A8CC05F16D5A}" type="pres">
      <dgm:prSet presAssocID="{BC51D344-423D-402A-9249-DBE6DB6EA752}" presName="rootConnector" presStyleLbl="node3" presStyleIdx="3" presStyleCnt="12"/>
      <dgm:spPr/>
    </dgm:pt>
    <dgm:pt modelId="{17403E70-F6EE-4CD4-A22F-C0EA5692FB43}" type="pres">
      <dgm:prSet presAssocID="{BC51D344-423D-402A-9249-DBE6DB6EA752}" presName="hierChild4" presStyleCnt="0"/>
      <dgm:spPr/>
    </dgm:pt>
    <dgm:pt modelId="{9CE8127E-5553-421C-90F7-DBAF7CDFD513}" type="pres">
      <dgm:prSet presAssocID="{BC51D344-423D-402A-9249-DBE6DB6EA752}" presName="hierChild5" presStyleCnt="0"/>
      <dgm:spPr/>
    </dgm:pt>
    <dgm:pt modelId="{8876C988-C2C5-4A11-9261-0D3DE60C9FEC}" type="pres">
      <dgm:prSet presAssocID="{5FA78E3B-F742-4024-8A60-BC53F7728A0C}" presName="Name37" presStyleLbl="parChTrans1D3" presStyleIdx="4" presStyleCnt="12"/>
      <dgm:spPr/>
    </dgm:pt>
    <dgm:pt modelId="{A3D4148B-4132-4B90-810C-D6F9C2B338E5}" type="pres">
      <dgm:prSet presAssocID="{3827495E-CE35-4737-A173-E882E56783FD}" presName="hierRoot2" presStyleCnt="0">
        <dgm:presLayoutVars>
          <dgm:hierBranch val="init"/>
        </dgm:presLayoutVars>
      </dgm:prSet>
      <dgm:spPr/>
    </dgm:pt>
    <dgm:pt modelId="{3A4DF0DB-731E-4750-85C7-D443BEDBCD8E}" type="pres">
      <dgm:prSet presAssocID="{3827495E-CE35-4737-A173-E882E56783FD}" presName="rootComposite" presStyleCnt="0"/>
      <dgm:spPr/>
    </dgm:pt>
    <dgm:pt modelId="{B6D22EC3-6D47-43BD-955A-4F6EC7A7F00F}" type="pres">
      <dgm:prSet presAssocID="{3827495E-CE35-4737-A173-E882E56783FD}" presName="rootText" presStyleLbl="node3" presStyleIdx="4" presStyleCnt="12">
        <dgm:presLayoutVars>
          <dgm:chPref val="3"/>
        </dgm:presLayoutVars>
      </dgm:prSet>
      <dgm:spPr/>
    </dgm:pt>
    <dgm:pt modelId="{C75AE284-7D17-4687-9110-47821A400857}" type="pres">
      <dgm:prSet presAssocID="{3827495E-CE35-4737-A173-E882E56783FD}" presName="rootConnector" presStyleLbl="node3" presStyleIdx="4" presStyleCnt="12"/>
      <dgm:spPr/>
    </dgm:pt>
    <dgm:pt modelId="{04BBC2CE-41C3-4BD9-BE05-400B2572737C}" type="pres">
      <dgm:prSet presAssocID="{3827495E-CE35-4737-A173-E882E56783FD}" presName="hierChild4" presStyleCnt="0"/>
      <dgm:spPr/>
    </dgm:pt>
    <dgm:pt modelId="{2A87409C-C56C-453B-AC60-D91AC5D67B44}" type="pres">
      <dgm:prSet presAssocID="{3827495E-CE35-4737-A173-E882E56783FD}" presName="hierChild5" presStyleCnt="0"/>
      <dgm:spPr/>
    </dgm:pt>
    <dgm:pt modelId="{CEA96E82-E127-4489-971F-BC2248BE74B2}" type="pres">
      <dgm:prSet presAssocID="{0A0A6860-A7A7-4874-AF81-51838D6BBC17}" presName="Name37" presStyleLbl="parChTrans1D3" presStyleIdx="5" presStyleCnt="12"/>
      <dgm:spPr/>
    </dgm:pt>
    <dgm:pt modelId="{5BB7C81B-1BF6-4571-958F-58D6529F3D69}" type="pres">
      <dgm:prSet presAssocID="{703ABD9D-0BBE-4D1F-B526-9BFD7994AF80}" presName="hierRoot2" presStyleCnt="0">
        <dgm:presLayoutVars>
          <dgm:hierBranch val="init"/>
        </dgm:presLayoutVars>
      </dgm:prSet>
      <dgm:spPr/>
    </dgm:pt>
    <dgm:pt modelId="{65E0005B-19B9-4AE6-92A3-4CFDFEE21A8E}" type="pres">
      <dgm:prSet presAssocID="{703ABD9D-0BBE-4D1F-B526-9BFD7994AF80}" presName="rootComposite" presStyleCnt="0"/>
      <dgm:spPr/>
    </dgm:pt>
    <dgm:pt modelId="{95A6D64B-9DDA-4374-B360-9B52BD5E2A2E}" type="pres">
      <dgm:prSet presAssocID="{703ABD9D-0BBE-4D1F-B526-9BFD7994AF80}" presName="rootText" presStyleLbl="node3" presStyleIdx="5" presStyleCnt="12">
        <dgm:presLayoutVars>
          <dgm:chPref val="3"/>
        </dgm:presLayoutVars>
      </dgm:prSet>
      <dgm:spPr/>
    </dgm:pt>
    <dgm:pt modelId="{572ABDCB-4CC6-4086-92D9-625030B7300F}" type="pres">
      <dgm:prSet presAssocID="{703ABD9D-0BBE-4D1F-B526-9BFD7994AF80}" presName="rootConnector" presStyleLbl="node3" presStyleIdx="5" presStyleCnt="12"/>
      <dgm:spPr/>
    </dgm:pt>
    <dgm:pt modelId="{E12BD2D2-E831-40F6-9C52-7E9249BE5D28}" type="pres">
      <dgm:prSet presAssocID="{703ABD9D-0BBE-4D1F-B526-9BFD7994AF80}" presName="hierChild4" presStyleCnt="0"/>
      <dgm:spPr/>
    </dgm:pt>
    <dgm:pt modelId="{575C8354-B96B-4C0D-8BC6-CDD5FF5ACC3C}" type="pres">
      <dgm:prSet presAssocID="{703ABD9D-0BBE-4D1F-B526-9BFD7994AF80}" presName="hierChild5" presStyleCnt="0"/>
      <dgm:spPr/>
    </dgm:pt>
    <dgm:pt modelId="{F3FE90F3-AB1F-46D9-A4D7-70C6077E326D}" type="pres">
      <dgm:prSet presAssocID="{CBAE1E7F-4572-4A38-8185-CA3B8AA1707F}" presName="hierChild5" presStyleCnt="0"/>
      <dgm:spPr/>
    </dgm:pt>
    <dgm:pt modelId="{F04C6F46-B2E4-4528-BDC6-66AE9CA2C75A}" type="pres">
      <dgm:prSet presAssocID="{AD838D7D-26D0-455C-B765-AEBCBF969650}" presName="Name37" presStyleLbl="parChTrans1D2" presStyleIdx="2" presStyleCnt="4"/>
      <dgm:spPr/>
    </dgm:pt>
    <dgm:pt modelId="{48F39C6F-EA64-4405-8CD2-7C227EC44AF7}" type="pres">
      <dgm:prSet presAssocID="{B01E10F3-676C-4F6D-B1E4-695E6DE7791B}" presName="hierRoot2" presStyleCnt="0">
        <dgm:presLayoutVars>
          <dgm:hierBranch val="init"/>
        </dgm:presLayoutVars>
      </dgm:prSet>
      <dgm:spPr/>
    </dgm:pt>
    <dgm:pt modelId="{946A9C24-7726-450A-A940-94FB07DD7ABD}" type="pres">
      <dgm:prSet presAssocID="{B01E10F3-676C-4F6D-B1E4-695E6DE7791B}" presName="rootComposite" presStyleCnt="0"/>
      <dgm:spPr/>
    </dgm:pt>
    <dgm:pt modelId="{FDB475CF-E61A-4A8F-AE83-694DF844D5E0}" type="pres">
      <dgm:prSet presAssocID="{B01E10F3-676C-4F6D-B1E4-695E6DE7791B}" presName="rootText" presStyleLbl="node2" presStyleIdx="2" presStyleCnt="4">
        <dgm:presLayoutVars>
          <dgm:chPref val="3"/>
        </dgm:presLayoutVars>
      </dgm:prSet>
      <dgm:spPr/>
    </dgm:pt>
    <dgm:pt modelId="{27F4275B-7411-4B79-ADDB-EE82E83790B8}" type="pres">
      <dgm:prSet presAssocID="{B01E10F3-676C-4F6D-B1E4-695E6DE7791B}" presName="rootConnector" presStyleLbl="node2" presStyleIdx="2" presStyleCnt="4"/>
      <dgm:spPr/>
    </dgm:pt>
    <dgm:pt modelId="{5542FC4E-1100-4D25-8C4B-F38FCA285D2F}" type="pres">
      <dgm:prSet presAssocID="{B01E10F3-676C-4F6D-B1E4-695E6DE7791B}" presName="hierChild4" presStyleCnt="0"/>
      <dgm:spPr/>
    </dgm:pt>
    <dgm:pt modelId="{0F57EB0F-9AF1-4C41-AE00-2F8BA76C7A3E}" type="pres">
      <dgm:prSet presAssocID="{17E0FDE0-4242-4D8F-BA02-55B839B4ECAB}" presName="Name37" presStyleLbl="parChTrans1D3" presStyleIdx="6" presStyleCnt="12"/>
      <dgm:spPr/>
    </dgm:pt>
    <dgm:pt modelId="{BD91FDBB-4ED5-4A75-99BA-CB3F71A60B12}" type="pres">
      <dgm:prSet presAssocID="{C9BEDC4B-1EEA-446E-B40B-5391B38380A7}" presName="hierRoot2" presStyleCnt="0">
        <dgm:presLayoutVars>
          <dgm:hierBranch val="init"/>
        </dgm:presLayoutVars>
      </dgm:prSet>
      <dgm:spPr/>
    </dgm:pt>
    <dgm:pt modelId="{8BA145B2-0965-4422-AA16-740D9C95EB9D}" type="pres">
      <dgm:prSet presAssocID="{C9BEDC4B-1EEA-446E-B40B-5391B38380A7}" presName="rootComposite" presStyleCnt="0"/>
      <dgm:spPr/>
    </dgm:pt>
    <dgm:pt modelId="{FDE1A312-89AE-4E05-9212-C9604E05C7C4}" type="pres">
      <dgm:prSet presAssocID="{C9BEDC4B-1EEA-446E-B40B-5391B38380A7}" presName="rootText" presStyleLbl="node3" presStyleIdx="6" presStyleCnt="12">
        <dgm:presLayoutVars>
          <dgm:chPref val="3"/>
        </dgm:presLayoutVars>
      </dgm:prSet>
      <dgm:spPr/>
    </dgm:pt>
    <dgm:pt modelId="{CD54121E-D85D-4828-9BD0-C1F47882A1EB}" type="pres">
      <dgm:prSet presAssocID="{C9BEDC4B-1EEA-446E-B40B-5391B38380A7}" presName="rootConnector" presStyleLbl="node3" presStyleIdx="6" presStyleCnt="12"/>
      <dgm:spPr/>
    </dgm:pt>
    <dgm:pt modelId="{E6FED01B-AABA-44ED-AE13-5A9338BF4153}" type="pres">
      <dgm:prSet presAssocID="{C9BEDC4B-1EEA-446E-B40B-5391B38380A7}" presName="hierChild4" presStyleCnt="0"/>
      <dgm:spPr/>
    </dgm:pt>
    <dgm:pt modelId="{90635F5D-F7D5-4608-B94D-6631ABCF306A}" type="pres">
      <dgm:prSet presAssocID="{C9BEDC4B-1EEA-446E-B40B-5391B38380A7}" presName="hierChild5" presStyleCnt="0"/>
      <dgm:spPr/>
    </dgm:pt>
    <dgm:pt modelId="{345ED3FF-D5CE-461B-9E3C-A785BCE3F950}" type="pres">
      <dgm:prSet presAssocID="{48E0EFED-4BA2-472F-8ECF-1309B813F04F}" presName="Name37" presStyleLbl="parChTrans1D3" presStyleIdx="7" presStyleCnt="12"/>
      <dgm:spPr/>
    </dgm:pt>
    <dgm:pt modelId="{DFB700B4-1165-48C0-ADC1-9547C26ABB0A}" type="pres">
      <dgm:prSet presAssocID="{35347007-01D4-4838-8C72-ABFE298A1AC1}" presName="hierRoot2" presStyleCnt="0">
        <dgm:presLayoutVars>
          <dgm:hierBranch val="init"/>
        </dgm:presLayoutVars>
      </dgm:prSet>
      <dgm:spPr/>
    </dgm:pt>
    <dgm:pt modelId="{94C3732D-95F7-4D0E-8B69-E6A6C2155DC8}" type="pres">
      <dgm:prSet presAssocID="{35347007-01D4-4838-8C72-ABFE298A1AC1}" presName="rootComposite" presStyleCnt="0"/>
      <dgm:spPr/>
    </dgm:pt>
    <dgm:pt modelId="{0E72C591-1480-4F9B-A7F6-D255A9389718}" type="pres">
      <dgm:prSet presAssocID="{35347007-01D4-4838-8C72-ABFE298A1AC1}" presName="rootText" presStyleLbl="node3" presStyleIdx="7" presStyleCnt="12">
        <dgm:presLayoutVars>
          <dgm:chPref val="3"/>
        </dgm:presLayoutVars>
      </dgm:prSet>
      <dgm:spPr/>
    </dgm:pt>
    <dgm:pt modelId="{7E24147C-0E18-4341-AB20-B2D974C87126}" type="pres">
      <dgm:prSet presAssocID="{35347007-01D4-4838-8C72-ABFE298A1AC1}" presName="rootConnector" presStyleLbl="node3" presStyleIdx="7" presStyleCnt="12"/>
      <dgm:spPr/>
    </dgm:pt>
    <dgm:pt modelId="{DBCBBC7F-4AD4-40AD-8B04-F2BA6A39F3DE}" type="pres">
      <dgm:prSet presAssocID="{35347007-01D4-4838-8C72-ABFE298A1AC1}" presName="hierChild4" presStyleCnt="0"/>
      <dgm:spPr/>
    </dgm:pt>
    <dgm:pt modelId="{1AF9564F-B09D-4B55-AF8B-3ACA69A27A6E}" type="pres">
      <dgm:prSet presAssocID="{35347007-01D4-4838-8C72-ABFE298A1AC1}" presName="hierChild5" presStyleCnt="0"/>
      <dgm:spPr/>
    </dgm:pt>
    <dgm:pt modelId="{7F9E1329-4BA7-4A8C-9F9D-A37765387127}" type="pres">
      <dgm:prSet presAssocID="{40FEF79E-95F1-4EB0-BFB0-94AA5FA8FBB2}" presName="Name37" presStyleLbl="parChTrans1D3" presStyleIdx="8" presStyleCnt="12"/>
      <dgm:spPr/>
    </dgm:pt>
    <dgm:pt modelId="{545E16FB-3123-4FC5-99F7-F04FFB0E16FF}" type="pres">
      <dgm:prSet presAssocID="{A53194AF-94D2-4D0F-AF68-9628F2CDFDA5}" presName="hierRoot2" presStyleCnt="0">
        <dgm:presLayoutVars>
          <dgm:hierBranch val="init"/>
        </dgm:presLayoutVars>
      </dgm:prSet>
      <dgm:spPr/>
    </dgm:pt>
    <dgm:pt modelId="{506CA5F9-14A0-40FF-A4E2-C468DDB20B82}" type="pres">
      <dgm:prSet presAssocID="{A53194AF-94D2-4D0F-AF68-9628F2CDFDA5}" presName="rootComposite" presStyleCnt="0"/>
      <dgm:spPr/>
    </dgm:pt>
    <dgm:pt modelId="{93CC314B-A9E0-4F55-8FE0-B5C5ED3A0B30}" type="pres">
      <dgm:prSet presAssocID="{A53194AF-94D2-4D0F-AF68-9628F2CDFDA5}" presName="rootText" presStyleLbl="node3" presStyleIdx="8" presStyleCnt="12">
        <dgm:presLayoutVars>
          <dgm:chPref val="3"/>
        </dgm:presLayoutVars>
      </dgm:prSet>
      <dgm:spPr/>
    </dgm:pt>
    <dgm:pt modelId="{092F8503-B759-4F9B-9D8D-A196D806E8C7}" type="pres">
      <dgm:prSet presAssocID="{A53194AF-94D2-4D0F-AF68-9628F2CDFDA5}" presName="rootConnector" presStyleLbl="node3" presStyleIdx="8" presStyleCnt="12"/>
      <dgm:spPr/>
    </dgm:pt>
    <dgm:pt modelId="{5278720B-ED37-40CF-8EFA-E7EA54BA56CB}" type="pres">
      <dgm:prSet presAssocID="{A53194AF-94D2-4D0F-AF68-9628F2CDFDA5}" presName="hierChild4" presStyleCnt="0"/>
      <dgm:spPr/>
    </dgm:pt>
    <dgm:pt modelId="{13891E7B-447E-4FB3-B167-7F81DFDB12BF}" type="pres">
      <dgm:prSet presAssocID="{A53194AF-94D2-4D0F-AF68-9628F2CDFDA5}" presName="hierChild5" presStyleCnt="0"/>
      <dgm:spPr/>
    </dgm:pt>
    <dgm:pt modelId="{24E0B2E9-E9E8-4F0D-BEA2-1199472B4662}" type="pres">
      <dgm:prSet presAssocID="{B01E10F3-676C-4F6D-B1E4-695E6DE7791B}" presName="hierChild5" presStyleCnt="0"/>
      <dgm:spPr/>
    </dgm:pt>
    <dgm:pt modelId="{DE107F2B-5B02-45A3-B54E-B8B2DCB4A357}" type="pres">
      <dgm:prSet presAssocID="{D78E9903-0F91-49C9-905D-C918972DDB8F}" presName="Name37" presStyleLbl="parChTrans1D2" presStyleIdx="3" presStyleCnt="4"/>
      <dgm:spPr/>
    </dgm:pt>
    <dgm:pt modelId="{17B7C1AA-D2CD-4B10-BE0C-82CA358E04BA}" type="pres">
      <dgm:prSet presAssocID="{40218747-18C1-44B7-8374-31C631D116E2}" presName="hierRoot2" presStyleCnt="0">
        <dgm:presLayoutVars>
          <dgm:hierBranch val="init"/>
        </dgm:presLayoutVars>
      </dgm:prSet>
      <dgm:spPr/>
    </dgm:pt>
    <dgm:pt modelId="{96118E6F-81F1-4F92-86DE-943A7188027A}" type="pres">
      <dgm:prSet presAssocID="{40218747-18C1-44B7-8374-31C631D116E2}" presName="rootComposite" presStyleCnt="0"/>
      <dgm:spPr/>
    </dgm:pt>
    <dgm:pt modelId="{60E062CA-C076-452F-8024-E5254EFEB7BF}" type="pres">
      <dgm:prSet presAssocID="{40218747-18C1-44B7-8374-31C631D116E2}" presName="rootText" presStyleLbl="node2" presStyleIdx="3" presStyleCnt="4">
        <dgm:presLayoutVars>
          <dgm:chPref val="3"/>
        </dgm:presLayoutVars>
      </dgm:prSet>
      <dgm:spPr/>
    </dgm:pt>
    <dgm:pt modelId="{4373BA2F-429B-4637-996F-8C7E451137F6}" type="pres">
      <dgm:prSet presAssocID="{40218747-18C1-44B7-8374-31C631D116E2}" presName="rootConnector" presStyleLbl="node2" presStyleIdx="3" presStyleCnt="4"/>
      <dgm:spPr/>
    </dgm:pt>
    <dgm:pt modelId="{D189208B-39B2-4972-861E-85FD54D9953B}" type="pres">
      <dgm:prSet presAssocID="{40218747-18C1-44B7-8374-31C631D116E2}" presName="hierChild4" presStyleCnt="0"/>
      <dgm:spPr/>
    </dgm:pt>
    <dgm:pt modelId="{6EA56F4D-E3FE-4C13-85EE-F1C30D981F55}" type="pres">
      <dgm:prSet presAssocID="{33F7ECC9-9389-4EF3-8DF4-280CBDADD021}" presName="Name37" presStyleLbl="parChTrans1D3" presStyleIdx="9" presStyleCnt="12"/>
      <dgm:spPr/>
    </dgm:pt>
    <dgm:pt modelId="{CCD1D716-AF8C-46E2-BD59-4C4BBD84A714}" type="pres">
      <dgm:prSet presAssocID="{8C737104-2334-40A6-B42B-2DD683CC42FC}" presName="hierRoot2" presStyleCnt="0">
        <dgm:presLayoutVars>
          <dgm:hierBranch val="init"/>
        </dgm:presLayoutVars>
      </dgm:prSet>
      <dgm:spPr/>
    </dgm:pt>
    <dgm:pt modelId="{EBAB1349-C75A-4400-BD6A-83FCA3E205F3}" type="pres">
      <dgm:prSet presAssocID="{8C737104-2334-40A6-B42B-2DD683CC42FC}" presName="rootComposite" presStyleCnt="0"/>
      <dgm:spPr/>
    </dgm:pt>
    <dgm:pt modelId="{B94E1454-FEE3-474F-9710-94FC766A92D2}" type="pres">
      <dgm:prSet presAssocID="{8C737104-2334-40A6-B42B-2DD683CC42FC}" presName="rootText" presStyleLbl="node3" presStyleIdx="9" presStyleCnt="12">
        <dgm:presLayoutVars>
          <dgm:chPref val="3"/>
        </dgm:presLayoutVars>
      </dgm:prSet>
      <dgm:spPr/>
    </dgm:pt>
    <dgm:pt modelId="{12D54111-6EF4-4038-8DD1-18E1EDDF43D5}" type="pres">
      <dgm:prSet presAssocID="{8C737104-2334-40A6-B42B-2DD683CC42FC}" presName="rootConnector" presStyleLbl="node3" presStyleIdx="9" presStyleCnt="12"/>
      <dgm:spPr/>
    </dgm:pt>
    <dgm:pt modelId="{53387380-0AE6-4031-BE37-9969FFBF8EB9}" type="pres">
      <dgm:prSet presAssocID="{8C737104-2334-40A6-B42B-2DD683CC42FC}" presName="hierChild4" presStyleCnt="0"/>
      <dgm:spPr/>
    </dgm:pt>
    <dgm:pt modelId="{18865140-DCBE-4640-A082-486339F29569}" type="pres">
      <dgm:prSet presAssocID="{8C737104-2334-40A6-B42B-2DD683CC42FC}" presName="hierChild5" presStyleCnt="0"/>
      <dgm:spPr/>
    </dgm:pt>
    <dgm:pt modelId="{5DAAA415-D6F1-49EE-BFF1-C0FD82E834CC}" type="pres">
      <dgm:prSet presAssocID="{F9F638FE-226F-49DC-89CC-D95FE2CAC00D}" presName="Name37" presStyleLbl="parChTrans1D3" presStyleIdx="10" presStyleCnt="12"/>
      <dgm:spPr/>
    </dgm:pt>
    <dgm:pt modelId="{C0A7A5E3-5DB3-4AD5-95BD-EDE224453A88}" type="pres">
      <dgm:prSet presAssocID="{42134FA6-B41B-4C78-8313-1AD5A1802ECF}" presName="hierRoot2" presStyleCnt="0">
        <dgm:presLayoutVars>
          <dgm:hierBranch val="init"/>
        </dgm:presLayoutVars>
      </dgm:prSet>
      <dgm:spPr/>
    </dgm:pt>
    <dgm:pt modelId="{BE102CCA-DF33-42A6-9652-E9A0C270046A}" type="pres">
      <dgm:prSet presAssocID="{42134FA6-B41B-4C78-8313-1AD5A1802ECF}" presName="rootComposite" presStyleCnt="0"/>
      <dgm:spPr/>
    </dgm:pt>
    <dgm:pt modelId="{EDED701E-CE9B-487C-81E0-D2E47D6D64F2}" type="pres">
      <dgm:prSet presAssocID="{42134FA6-B41B-4C78-8313-1AD5A1802ECF}" presName="rootText" presStyleLbl="node3" presStyleIdx="10" presStyleCnt="12">
        <dgm:presLayoutVars>
          <dgm:chPref val="3"/>
        </dgm:presLayoutVars>
      </dgm:prSet>
      <dgm:spPr/>
    </dgm:pt>
    <dgm:pt modelId="{5F218D54-CAD2-4615-944A-7B27E95F98D1}" type="pres">
      <dgm:prSet presAssocID="{42134FA6-B41B-4C78-8313-1AD5A1802ECF}" presName="rootConnector" presStyleLbl="node3" presStyleIdx="10" presStyleCnt="12"/>
      <dgm:spPr/>
    </dgm:pt>
    <dgm:pt modelId="{FB01FDDE-B9D9-491B-AFD7-28C9B124FC89}" type="pres">
      <dgm:prSet presAssocID="{42134FA6-B41B-4C78-8313-1AD5A1802ECF}" presName="hierChild4" presStyleCnt="0"/>
      <dgm:spPr/>
    </dgm:pt>
    <dgm:pt modelId="{F4B66AF8-6738-4DBE-B53B-CFB67287D15F}" type="pres">
      <dgm:prSet presAssocID="{42134FA6-B41B-4C78-8313-1AD5A1802ECF}" presName="hierChild5" presStyleCnt="0"/>
      <dgm:spPr/>
    </dgm:pt>
    <dgm:pt modelId="{87F5C75A-D201-4FFE-BE28-46D7364A5943}" type="pres">
      <dgm:prSet presAssocID="{ED84E391-4A9F-431A-A33D-70D0C70C369F}" presName="Name37" presStyleLbl="parChTrans1D3" presStyleIdx="11" presStyleCnt="12"/>
      <dgm:spPr/>
    </dgm:pt>
    <dgm:pt modelId="{4EFE4259-09DD-49BE-A280-682644A1E848}" type="pres">
      <dgm:prSet presAssocID="{115D9E98-25F4-47AD-8D76-F2688B280232}" presName="hierRoot2" presStyleCnt="0">
        <dgm:presLayoutVars>
          <dgm:hierBranch val="init"/>
        </dgm:presLayoutVars>
      </dgm:prSet>
      <dgm:spPr/>
    </dgm:pt>
    <dgm:pt modelId="{4168CDC5-DF67-48E9-8729-7D8FA13195C2}" type="pres">
      <dgm:prSet presAssocID="{115D9E98-25F4-47AD-8D76-F2688B280232}" presName="rootComposite" presStyleCnt="0"/>
      <dgm:spPr/>
    </dgm:pt>
    <dgm:pt modelId="{B5AD7658-FEF0-4754-B1B4-697BCA674DFF}" type="pres">
      <dgm:prSet presAssocID="{115D9E98-25F4-47AD-8D76-F2688B280232}" presName="rootText" presStyleLbl="node3" presStyleIdx="11" presStyleCnt="12">
        <dgm:presLayoutVars>
          <dgm:chPref val="3"/>
        </dgm:presLayoutVars>
      </dgm:prSet>
      <dgm:spPr/>
    </dgm:pt>
    <dgm:pt modelId="{BD88BA3F-7EDF-44B0-9FC8-FB2B0D9C2C82}" type="pres">
      <dgm:prSet presAssocID="{115D9E98-25F4-47AD-8D76-F2688B280232}" presName="rootConnector" presStyleLbl="node3" presStyleIdx="11" presStyleCnt="12"/>
      <dgm:spPr/>
    </dgm:pt>
    <dgm:pt modelId="{0A67FDC4-0713-475D-B6AC-2E8E6A97213E}" type="pres">
      <dgm:prSet presAssocID="{115D9E98-25F4-47AD-8D76-F2688B280232}" presName="hierChild4" presStyleCnt="0"/>
      <dgm:spPr/>
    </dgm:pt>
    <dgm:pt modelId="{F1683BA7-4226-4F65-9F5F-4F57E57DF808}" type="pres">
      <dgm:prSet presAssocID="{115D9E98-25F4-47AD-8D76-F2688B280232}" presName="hierChild5" presStyleCnt="0"/>
      <dgm:spPr/>
    </dgm:pt>
    <dgm:pt modelId="{25DE9FB0-B3CA-4CCD-9950-74D421B4BBFB}" type="pres">
      <dgm:prSet presAssocID="{40218747-18C1-44B7-8374-31C631D116E2}" presName="hierChild5" presStyleCnt="0"/>
      <dgm:spPr/>
    </dgm:pt>
    <dgm:pt modelId="{EA4E75C2-E482-4FBC-96EB-7E2578F37D5F}" type="pres">
      <dgm:prSet presAssocID="{B12F0BEC-9468-47AD-9825-9B80EB37159E}" presName="hierChild3" presStyleCnt="0"/>
      <dgm:spPr/>
    </dgm:pt>
  </dgm:ptLst>
  <dgm:cxnLst>
    <dgm:cxn modelId="{ED0F0200-1B69-4F16-B2FB-3939908778BB}" type="presOf" srcId="{CC1130BA-5E30-4D1D-B274-E6A9EC39C029}" destId="{2A704B6C-6337-406C-AD7C-5C86E5038EDC}" srcOrd="1" destOrd="0" presId="urn:microsoft.com/office/officeart/2005/8/layout/orgChart1"/>
    <dgm:cxn modelId="{3C3C4C0D-95E3-4966-9C86-E539597D713D}" type="presOf" srcId="{3827495E-CE35-4737-A173-E882E56783FD}" destId="{C75AE284-7D17-4687-9110-47821A400857}" srcOrd="1" destOrd="0" presId="urn:microsoft.com/office/officeart/2005/8/layout/orgChart1"/>
    <dgm:cxn modelId="{6F409D0E-BEA2-4FA1-80E3-3E37C12F7529}" srcId="{4B2248A9-7F4D-41A4-9F25-0446DB4E4AF4}" destId="{BAD4C552-9A37-406B-B106-6E65AFEB9E2D}" srcOrd="1" destOrd="0" parTransId="{2B457FD2-3138-47BC-9A2E-9329C19F5A95}" sibTransId="{6FD82414-77D1-4AE3-83A1-69D119846F5F}"/>
    <dgm:cxn modelId="{9475E90E-E431-4E22-81C6-67E55B3CBED6}" srcId="{B12F0BEC-9468-47AD-9825-9B80EB37159E}" destId="{4B2248A9-7F4D-41A4-9F25-0446DB4E4AF4}" srcOrd="0" destOrd="0" parTransId="{9BBDD55A-AB15-4F00-A300-5CA7472678DA}" sibTransId="{86248CF9-3D3F-42FF-868A-C56846D81924}"/>
    <dgm:cxn modelId="{90054411-FDCD-4FFF-870A-A7F2B0820D68}" type="presOf" srcId="{913CB6D8-DD43-4AF6-9054-F7112119ABF7}" destId="{CA0C55DB-753A-449A-9D8A-85CD492CDFF2}" srcOrd="0" destOrd="0" presId="urn:microsoft.com/office/officeart/2005/8/layout/orgChart1"/>
    <dgm:cxn modelId="{01E3AF15-A1D7-44FB-AE4F-3E2833CC217C}" type="presOf" srcId="{35347007-01D4-4838-8C72-ABFE298A1AC1}" destId="{0E72C591-1480-4F9B-A7F6-D255A9389718}" srcOrd="0" destOrd="0" presId="urn:microsoft.com/office/officeart/2005/8/layout/orgChart1"/>
    <dgm:cxn modelId="{15F58019-5E1F-42E6-80D5-5F805110B835}" type="presOf" srcId="{4B2248A9-7F4D-41A4-9F25-0446DB4E4AF4}" destId="{8BE8FD50-740F-4DCF-BC54-35192D824250}" srcOrd="1" destOrd="0" presId="urn:microsoft.com/office/officeart/2005/8/layout/orgChart1"/>
    <dgm:cxn modelId="{A1075A21-5AF6-43A6-887B-5805A3BE3BE7}" type="presOf" srcId="{458CB733-8044-474A-9363-D402B38F0562}" destId="{77ED4A03-278D-4632-8AA1-5FA26CA1D1ED}" srcOrd="0" destOrd="0" presId="urn:microsoft.com/office/officeart/2005/8/layout/orgChart1"/>
    <dgm:cxn modelId="{FE38A626-F241-411E-AE25-FD707925DEB8}" type="presOf" srcId="{48E0EFED-4BA2-472F-8ECF-1309B813F04F}" destId="{345ED3FF-D5CE-461B-9E3C-A785BCE3F950}" srcOrd="0" destOrd="0" presId="urn:microsoft.com/office/officeart/2005/8/layout/orgChart1"/>
    <dgm:cxn modelId="{960A752C-4584-4ABA-910C-5EC9A5A233EF}" type="presOf" srcId="{9107C765-3142-445C-9660-E9851B301C27}" destId="{EB1B96C2-F36B-4397-96ED-EE22715AC83C}" srcOrd="0" destOrd="0" presId="urn:microsoft.com/office/officeart/2005/8/layout/orgChart1"/>
    <dgm:cxn modelId="{CA457133-B35D-4744-8EB6-4E988F59693B}" srcId="{B12F0BEC-9468-47AD-9825-9B80EB37159E}" destId="{CBAE1E7F-4572-4A38-8185-CA3B8AA1707F}" srcOrd="1" destOrd="0" parTransId="{007C39C5-B56A-4892-B8B5-38735EA60E41}" sibTransId="{0004A7B9-DE32-45E7-9D01-DB5BE6D617D3}"/>
    <dgm:cxn modelId="{D12EDB33-42EC-4E15-8AEC-BB28E7303417}" type="presOf" srcId="{C9BEDC4B-1EEA-446E-B40B-5391B38380A7}" destId="{CD54121E-D85D-4828-9BD0-C1F47882A1EB}" srcOrd="1" destOrd="0" presId="urn:microsoft.com/office/officeart/2005/8/layout/orgChart1"/>
    <dgm:cxn modelId="{0A6ACF62-2A7E-491C-B9D9-2CC01284ADA0}" srcId="{40218747-18C1-44B7-8374-31C631D116E2}" destId="{8C737104-2334-40A6-B42B-2DD683CC42FC}" srcOrd="0" destOrd="0" parTransId="{33F7ECC9-9389-4EF3-8DF4-280CBDADD021}" sibTransId="{C0C88D65-BE5A-40F6-BF4F-7BD5B1D136FA}"/>
    <dgm:cxn modelId="{B9432145-5304-4B9C-A2FF-F316B134EE0D}" srcId="{CBAE1E7F-4572-4A38-8185-CA3B8AA1707F}" destId="{3827495E-CE35-4737-A173-E882E56783FD}" srcOrd="1" destOrd="0" parTransId="{5FA78E3B-F742-4024-8A60-BC53F7728A0C}" sibTransId="{FB0E0C79-5DFB-47B1-9995-87C3E25D4B04}"/>
    <dgm:cxn modelId="{458D1468-CE2A-4573-B167-91CF2CFC7D38}" type="presOf" srcId="{007C39C5-B56A-4892-B8B5-38735EA60E41}" destId="{5958C6CC-12F3-431F-A38F-046746154361}" srcOrd="0" destOrd="0" presId="urn:microsoft.com/office/officeart/2005/8/layout/orgChart1"/>
    <dgm:cxn modelId="{E15A994A-0AE4-4D88-8E27-661F80A95E33}" srcId="{40218747-18C1-44B7-8374-31C631D116E2}" destId="{115D9E98-25F4-47AD-8D76-F2688B280232}" srcOrd="2" destOrd="0" parTransId="{ED84E391-4A9F-431A-A33D-70D0C70C369F}" sibTransId="{B0146C32-27DD-4D28-B50C-301A4110EF6D}"/>
    <dgm:cxn modelId="{97D79C6A-16B7-4B8C-9D2D-6816352E567A}" type="presOf" srcId="{BAD4C552-9A37-406B-B106-6E65AFEB9E2D}" destId="{FFDD56DA-AFA3-4713-9F99-FE9CCF75E036}" srcOrd="0" destOrd="0" presId="urn:microsoft.com/office/officeart/2005/8/layout/orgChart1"/>
    <dgm:cxn modelId="{ADEDAF6B-7078-4488-93D6-C39B81729027}" srcId="{B01E10F3-676C-4F6D-B1E4-695E6DE7791B}" destId="{C9BEDC4B-1EEA-446E-B40B-5391B38380A7}" srcOrd="0" destOrd="0" parTransId="{17E0FDE0-4242-4D8F-BA02-55B839B4ECAB}" sibTransId="{3B7ACD56-B9A1-4E65-A689-BE51570A7DFA}"/>
    <dgm:cxn modelId="{0E41936C-16F7-4F2E-BC2B-45CA2CA2CA08}" type="presOf" srcId="{BAD4C552-9A37-406B-B106-6E65AFEB9E2D}" destId="{569A950F-0F24-49D5-808F-60A5E828D637}" srcOrd="1" destOrd="0" presId="urn:microsoft.com/office/officeart/2005/8/layout/orgChart1"/>
    <dgm:cxn modelId="{0F5FA56E-7AE0-4B75-A338-06B8D3AA7E03}" type="presOf" srcId="{33F7ECC9-9389-4EF3-8DF4-280CBDADD021}" destId="{6EA56F4D-E3FE-4C13-85EE-F1C30D981F55}" srcOrd="0" destOrd="0" presId="urn:microsoft.com/office/officeart/2005/8/layout/orgChart1"/>
    <dgm:cxn modelId="{63DCF46E-135D-432F-8CF1-925EC4E712C3}" type="presOf" srcId="{B12F0BEC-9468-47AD-9825-9B80EB37159E}" destId="{36AAEBBD-58A4-4A15-9A2D-2AB591F51CA3}" srcOrd="0" destOrd="0" presId="urn:microsoft.com/office/officeart/2005/8/layout/orgChart1"/>
    <dgm:cxn modelId="{F5C1104F-0FDE-4858-A839-7F74C8B93B24}" type="presOf" srcId="{91748AAA-CA1F-44FF-9AFB-0C0130BEB9A3}" destId="{F081C417-5550-42E4-A8C4-0BB969E4EC10}" srcOrd="0" destOrd="0" presId="urn:microsoft.com/office/officeart/2005/8/layout/orgChart1"/>
    <dgm:cxn modelId="{3E50156F-63C2-4418-9AE6-68385D30BF13}" type="presOf" srcId="{090CC7CD-5258-484C-96AC-E16BE084B6B9}" destId="{E5AAD65A-D699-417B-A7DA-5ACD2B6B7D7B}" srcOrd="1" destOrd="0" presId="urn:microsoft.com/office/officeart/2005/8/layout/orgChart1"/>
    <dgm:cxn modelId="{119DBD51-CB4B-4483-BAC5-D2E6E1B29CFE}" srcId="{CBAE1E7F-4572-4A38-8185-CA3B8AA1707F}" destId="{703ABD9D-0BBE-4D1F-B526-9BFD7994AF80}" srcOrd="2" destOrd="0" parTransId="{0A0A6860-A7A7-4874-AF81-51838D6BBC17}" sibTransId="{E277F3E9-E0D3-4284-9290-C559058DF28E}"/>
    <dgm:cxn modelId="{8126FD53-158B-4081-9CDA-66017DF1C92C}" type="presOf" srcId="{CBAE1E7F-4572-4A38-8185-CA3B8AA1707F}" destId="{52FABD2A-9819-41EE-941A-3B085E012267}" srcOrd="0" destOrd="0" presId="urn:microsoft.com/office/officeart/2005/8/layout/orgChart1"/>
    <dgm:cxn modelId="{BFCA4174-1144-4B57-86C3-F1E652E8DA38}" srcId="{4B2248A9-7F4D-41A4-9F25-0446DB4E4AF4}" destId="{090CC7CD-5258-484C-96AC-E16BE084B6B9}" srcOrd="2" destOrd="0" parTransId="{913CB6D8-DD43-4AF6-9054-F7112119ABF7}" sibTransId="{BD193F34-25D6-41E7-9300-30FC34D0FB3A}"/>
    <dgm:cxn modelId="{A715F675-E4B2-4A34-89F3-0C2F4C5E72DD}" srcId="{91748AAA-CA1F-44FF-9AFB-0C0130BEB9A3}" destId="{B12F0BEC-9468-47AD-9825-9B80EB37159E}" srcOrd="0" destOrd="0" parTransId="{09F07184-6C8B-4A04-A598-ADC3A2DDE529}" sibTransId="{CB6DF243-7FB5-40C2-8F63-FD5274569F0E}"/>
    <dgm:cxn modelId="{72663F76-594C-4998-AE3D-7E0069BD71DC}" type="presOf" srcId="{8C737104-2334-40A6-B42B-2DD683CC42FC}" destId="{12D54111-6EF4-4038-8DD1-18E1EDDF43D5}" srcOrd="1" destOrd="0" presId="urn:microsoft.com/office/officeart/2005/8/layout/orgChart1"/>
    <dgm:cxn modelId="{7823B876-0D7D-4B64-B1EE-A89B31F0052A}" type="presOf" srcId="{40FEF79E-95F1-4EB0-BFB0-94AA5FA8FBB2}" destId="{7F9E1329-4BA7-4A8C-9F9D-A37765387127}" srcOrd="0" destOrd="0" presId="urn:microsoft.com/office/officeart/2005/8/layout/orgChart1"/>
    <dgm:cxn modelId="{4571EF7D-0249-4D01-938C-14AB1799A594}" srcId="{40218747-18C1-44B7-8374-31C631D116E2}" destId="{42134FA6-B41B-4C78-8313-1AD5A1802ECF}" srcOrd="1" destOrd="0" parTransId="{F9F638FE-226F-49DC-89CC-D95FE2CAC00D}" sibTransId="{76D4566F-73FD-4366-853E-2CC893A53213}"/>
    <dgm:cxn modelId="{F0273283-171F-48C3-A3D2-31AB4F32CAEB}" type="presOf" srcId="{D78E9903-0F91-49C9-905D-C918972DDB8F}" destId="{DE107F2B-5B02-45A3-B54E-B8B2DCB4A357}" srcOrd="0" destOrd="0" presId="urn:microsoft.com/office/officeart/2005/8/layout/orgChart1"/>
    <dgm:cxn modelId="{E8C16884-5275-4370-A3CE-9B327E1900D9}" type="presOf" srcId="{C9BEDC4B-1EEA-446E-B40B-5391B38380A7}" destId="{FDE1A312-89AE-4E05-9212-C9604E05C7C4}" srcOrd="0" destOrd="0" presId="urn:microsoft.com/office/officeart/2005/8/layout/orgChart1"/>
    <dgm:cxn modelId="{63BE4989-4F5C-44E6-9DBA-8F1A1632AC79}" type="presOf" srcId="{42134FA6-B41B-4C78-8313-1AD5A1802ECF}" destId="{5F218D54-CAD2-4615-944A-7B27E95F98D1}" srcOrd="1" destOrd="0" presId="urn:microsoft.com/office/officeart/2005/8/layout/orgChart1"/>
    <dgm:cxn modelId="{6E58798B-4774-4B30-BD78-6362BB0E68EA}" type="presOf" srcId="{B01E10F3-676C-4F6D-B1E4-695E6DE7791B}" destId="{27F4275B-7411-4B79-ADDB-EE82E83790B8}" srcOrd="1" destOrd="0" presId="urn:microsoft.com/office/officeart/2005/8/layout/orgChart1"/>
    <dgm:cxn modelId="{1A83418E-805C-4147-AAAD-BB495CF1FB6C}" type="presOf" srcId="{CBAE1E7F-4572-4A38-8185-CA3B8AA1707F}" destId="{C5BA8211-56B5-4856-853E-6061EEC81703}" srcOrd="1" destOrd="0" presId="urn:microsoft.com/office/officeart/2005/8/layout/orgChart1"/>
    <dgm:cxn modelId="{F325BE91-536A-412C-B58D-874311397C03}" type="presOf" srcId="{115D9E98-25F4-47AD-8D76-F2688B280232}" destId="{B5AD7658-FEF0-4754-B1B4-697BCA674DFF}" srcOrd="0" destOrd="0" presId="urn:microsoft.com/office/officeart/2005/8/layout/orgChart1"/>
    <dgm:cxn modelId="{E42CA692-9068-415A-B453-ECDC56F5E88F}" type="presOf" srcId="{090CC7CD-5258-484C-96AC-E16BE084B6B9}" destId="{3C2BB5C9-1D28-4B86-859F-1696C0F88899}" srcOrd="0" destOrd="0" presId="urn:microsoft.com/office/officeart/2005/8/layout/orgChart1"/>
    <dgm:cxn modelId="{2A8C1098-537C-46C7-A796-C3399E3BC333}" type="presOf" srcId="{AD838D7D-26D0-455C-B765-AEBCBF969650}" destId="{F04C6F46-B2E4-4528-BDC6-66AE9CA2C75A}" srcOrd="0" destOrd="0" presId="urn:microsoft.com/office/officeart/2005/8/layout/orgChart1"/>
    <dgm:cxn modelId="{63F0FD98-82C7-4969-AFAE-CF895A94C0A9}" type="presOf" srcId="{0A0A6860-A7A7-4874-AF81-51838D6BBC17}" destId="{CEA96E82-E127-4489-971F-BC2248BE74B2}" srcOrd="0" destOrd="0" presId="urn:microsoft.com/office/officeart/2005/8/layout/orgChart1"/>
    <dgm:cxn modelId="{C8D3C59B-EF62-4729-86CC-A9BB93398547}" type="presOf" srcId="{35347007-01D4-4838-8C72-ABFE298A1AC1}" destId="{7E24147C-0E18-4341-AB20-B2D974C87126}" srcOrd="1" destOrd="0" presId="urn:microsoft.com/office/officeart/2005/8/layout/orgChart1"/>
    <dgm:cxn modelId="{BAE2919F-21AB-43DE-BC96-7ABD7B8E8F1D}" type="presOf" srcId="{A53194AF-94D2-4D0F-AF68-9628F2CDFDA5}" destId="{092F8503-B759-4F9B-9D8D-A196D806E8C7}" srcOrd="1" destOrd="0" presId="urn:microsoft.com/office/officeart/2005/8/layout/orgChart1"/>
    <dgm:cxn modelId="{B013D0A2-3798-411B-B73A-45BE3468A69C}" srcId="{B12F0BEC-9468-47AD-9825-9B80EB37159E}" destId="{40218747-18C1-44B7-8374-31C631D116E2}" srcOrd="3" destOrd="0" parTransId="{D78E9903-0F91-49C9-905D-C918972DDB8F}" sibTransId="{55468202-51CA-4E9B-B76A-CEA1B254AFEC}"/>
    <dgm:cxn modelId="{615D99A3-EC9E-42A3-9471-0920E574CEB1}" type="presOf" srcId="{703ABD9D-0BBE-4D1F-B526-9BFD7994AF80}" destId="{572ABDCB-4CC6-4086-92D9-625030B7300F}" srcOrd="1" destOrd="0" presId="urn:microsoft.com/office/officeart/2005/8/layout/orgChart1"/>
    <dgm:cxn modelId="{3CAEC2A4-F833-4EBB-9013-D8B283596FF5}" type="presOf" srcId="{2B457FD2-3138-47BC-9A2E-9329C19F5A95}" destId="{942A735F-5D7E-48D9-AD9A-F04957245D03}" srcOrd="0" destOrd="0" presId="urn:microsoft.com/office/officeart/2005/8/layout/orgChart1"/>
    <dgm:cxn modelId="{8DC85EA8-4D79-4E73-86DC-224CC5065560}" type="presOf" srcId="{115D9E98-25F4-47AD-8D76-F2688B280232}" destId="{BD88BA3F-7EDF-44B0-9FC8-FB2B0D9C2C82}" srcOrd="1" destOrd="0" presId="urn:microsoft.com/office/officeart/2005/8/layout/orgChart1"/>
    <dgm:cxn modelId="{A7E3F6AF-3E70-4600-8342-3AB57BDE6454}" type="presOf" srcId="{40218747-18C1-44B7-8374-31C631D116E2}" destId="{4373BA2F-429B-4637-996F-8C7E451137F6}" srcOrd="1" destOrd="0" presId="urn:microsoft.com/office/officeart/2005/8/layout/orgChart1"/>
    <dgm:cxn modelId="{B83E55B5-466D-4F76-80CA-C483D7D3CC95}" type="presOf" srcId="{B12F0BEC-9468-47AD-9825-9B80EB37159E}" destId="{17E9DAFF-3270-4BC4-B4E6-C0A461D805AB}" srcOrd="1" destOrd="0" presId="urn:microsoft.com/office/officeart/2005/8/layout/orgChart1"/>
    <dgm:cxn modelId="{09AB83B5-CC75-4A8B-ADB0-B621C52AA45C}" srcId="{B12F0BEC-9468-47AD-9825-9B80EB37159E}" destId="{B01E10F3-676C-4F6D-B1E4-695E6DE7791B}" srcOrd="2" destOrd="0" parTransId="{AD838D7D-26D0-455C-B765-AEBCBF969650}" sibTransId="{DA7B2136-F71F-4C41-BDC5-81A94993BFD2}"/>
    <dgm:cxn modelId="{D71CB0B5-DB11-4F4B-871C-01BA6A1667C4}" srcId="{B01E10F3-676C-4F6D-B1E4-695E6DE7791B}" destId="{A53194AF-94D2-4D0F-AF68-9628F2CDFDA5}" srcOrd="2" destOrd="0" parTransId="{40FEF79E-95F1-4EB0-BFB0-94AA5FA8FBB2}" sibTransId="{ACED3A1D-81B7-43D2-B24A-B454D6C89D16}"/>
    <dgm:cxn modelId="{0A0587B6-3056-4BD2-B6D3-F5FE464C1B8C}" type="presOf" srcId="{8C737104-2334-40A6-B42B-2DD683CC42FC}" destId="{B94E1454-FEE3-474F-9710-94FC766A92D2}" srcOrd="0" destOrd="0" presId="urn:microsoft.com/office/officeart/2005/8/layout/orgChart1"/>
    <dgm:cxn modelId="{9CD3C6B7-DBBD-4AA7-BFBC-40A943C500FD}" type="presOf" srcId="{CC1130BA-5E30-4D1D-B274-E6A9EC39C029}" destId="{A0BEAB84-3B26-45ED-9E4C-A6BF5D47E5A1}" srcOrd="0" destOrd="0" presId="urn:microsoft.com/office/officeart/2005/8/layout/orgChart1"/>
    <dgm:cxn modelId="{1BDE32B9-D50C-4EEC-997D-8CAEE0C1C354}" type="presOf" srcId="{5FA78E3B-F742-4024-8A60-BC53F7728A0C}" destId="{8876C988-C2C5-4A11-9261-0D3DE60C9FEC}" srcOrd="0" destOrd="0" presId="urn:microsoft.com/office/officeart/2005/8/layout/orgChart1"/>
    <dgm:cxn modelId="{BCE192BD-ED89-4A76-B624-3797DD707B1F}" type="presOf" srcId="{F9F638FE-226F-49DC-89CC-D95FE2CAC00D}" destId="{5DAAA415-D6F1-49EE-BFF1-C0FD82E834CC}" srcOrd="0" destOrd="0" presId="urn:microsoft.com/office/officeart/2005/8/layout/orgChart1"/>
    <dgm:cxn modelId="{9360B8BD-B424-4F4E-B25F-439D2C16E2D0}" type="presOf" srcId="{A53194AF-94D2-4D0F-AF68-9628F2CDFDA5}" destId="{93CC314B-A9E0-4F55-8FE0-B5C5ED3A0B30}" srcOrd="0" destOrd="0" presId="urn:microsoft.com/office/officeart/2005/8/layout/orgChart1"/>
    <dgm:cxn modelId="{F33F28C4-FB19-4100-8694-2B1B28A96C16}" srcId="{4B2248A9-7F4D-41A4-9F25-0446DB4E4AF4}" destId="{CC1130BA-5E30-4D1D-B274-E6A9EC39C029}" srcOrd="0" destOrd="0" parTransId="{9107C765-3142-445C-9660-E9851B301C27}" sibTransId="{C80B0D79-9B70-4C3A-8586-604B39445B57}"/>
    <dgm:cxn modelId="{E48F0CCA-B313-4DC5-84F2-B052603C73E7}" type="presOf" srcId="{703ABD9D-0BBE-4D1F-B526-9BFD7994AF80}" destId="{95A6D64B-9DDA-4374-B360-9B52BD5E2A2E}" srcOrd="0" destOrd="0" presId="urn:microsoft.com/office/officeart/2005/8/layout/orgChart1"/>
    <dgm:cxn modelId="{936B84CA-9116-476C-8F02-8E6192587D44}" type="presOf" srcId="{42134FA6-B41B-4C78-8313-1AD5A1802ECF}" destId="{EDED701E-CE9B-487C-81E0-D2E47D6D64F2}" srcOrd="0" destOrd="0" presId="urn:microsoft.com/office/officeart/2005/8/layout/orgChart1"/>
    <dgm:cxn modelId="{BB758BE4-FD48-41EC-BB22-15343D87B83D}" srcId="{CBAE1E7F-4572-4A38-8185-CA3B8AA1707F}" destId="{BC51D344-423D-402A-9249-DBE6DB6EA752}" srcOrd="0" destOrd="0" parTransId="{458CB733-8044-474A-9363-D402B38F0562}" sibTransId="{B2EC2C5B-B461-4A15-BCFA-827E2F0E3A3E}"/>
    <dgm:cxn modelId="{5AAB73E7-DDFE-4728-9130-ED10DEC1FBE2}" type="presOf" srcId="{17E0FDE0-4242-4D8F-BA02-55B839B4ECAB}" destId="{0F57EB0F-9AF1-4C41-AE00-2F8BA76C7A3E}" srcOrd="0" destOrd="0" presId="urn:microsoft.com/office/officeart/2005/8/layout/orgChart1"/>
    <dgm:cxn modelId="{41F2A2E8-0831-4F9A-9149-23D3AE7C8785}" type="presOf" srcId="{ED84E391-4A9F-431A-A33D-70D0C70C369F}" destId="{87F5C75A-D201-4FFE-BE28-46D7364A5943}" srcOrd="0" destOrd="0" presId="urn:microsoft.com/office/officeart/2005/8/layout/orgChart1"/>
    <dgm:cxn modelId="{DECB1EEB-19D8-41E9-A9FD-AEEC3D7DB196}" type="presOf" srcId="{BC51D344-423D-402A-9249-DBE6DB6EA752}" destId="{9A0019A7-26FC-4F07-8B55-A8CC05F16D5A}" srcOrd="1" destOrd="0" presId="urn:microsoft.com/office/officeart/2005/8/layout/orgChart1"/>
    <dgm:cxn modelId="{B2A938F0-B218-49FD-861E-8E3F1FCEC269}" type="presOf" srcId="{BC51D344-423D-402A-9249-DBE6DB6EA752}" destId="{844C8925-C5D2-4EFF-983D-73C301BDC900}" srcOrd="0" destOrd="0" presId="urn:microsoft.com/office/officeart/2005/8/layout/orgChart1"/>
    <dgm:cxn modelId="{267562F3-A4AE-43EB-8041-C8A7FA679F6C}" srcId="{B01E10F3-676C-4F6D-B1E4-695E6DE7791B}" destId="{35347007-01D4-4838-8C72-ABFE298A1AC1}" srcOrd="1" destOrd="0" parTransId="{48E0EFED-4BA2-472F-8ECF-1309B813F04F}" sibTransId="{1DDEBEB9-F492-4821-9700-2A3B0C60B543}"/>
    <dgm:cxn modelId="{71CE16F4-EE6B-4FE8-AB6A-867B897BA525}" type="presOf" srcId="{B01E10F3-676C-4F6D-B1E4-695E6DE7791B}" destId="{FDB475CF-E61A-4A8F-AE83-694DF844D5E0}" srcOrd="0" destOrd="0" presId="urn:microsoft.com/office/officeart/2005/8/layout/orgChart1"/>
    <dgm:cxn modelId="{D68EEAF5-674C-45F3-A576-1DE13A9144DA}" type="presOf" srcId="{9BBDD55A-AB15-4F00-A300-5CA7472678DA}" destId="{282E1F79-28F9-4F19-9298-29BF6F6DCA99}" srcOrd="0" destOrd="0" presId="urn:microsoft.com/office/officeart/2005/8/layout/orgChart1"/>
    <dgm:cxn modelId="{22F6C4F6-C8BB-4C00-8F04-626C8A334179}" type="presOf" srcId="{4B2248A9-7F4D-41A4-9F25-0446DB4E4AF4}" destId="{D0275BFA-9D92-431A-A068-B3B63AB3AB1C}" srcOrd="0" destOrd="0" presId="urn:microsoft.com/office/officeart/2005/8/layout/orgChart1"/>
    <dgm:cxn modelId="{AA7DE6FC-AC6C-4C08-83F2-9713189199BD}" type="presOf" srcId="{3827495E-CE35-4737-A173-E882E56783FD}" destId="{B6D22EC3-6D47-43BD-955A-4F6EC7A7F00F}" srcOrd="0" destOrd="0" presId="urn:microsoft.com/office/officeart/2005/8/layout/orgChart1"/>
    <dgm:cxn modelId="{97DD28FF-3392-4BD7-A0F5-D103A65095FA}" type="presOf" srcId="{40218747-18C1-44B7-8374-31C631D116E2}" destId="{60E062CA-C076-452F-8024-E5254EFEB7BF}" srcOrd="0" destOrd="0" presId="urn:microsoft.com/office/officeart/2005/8/layout/orgChart1"/>
    <dgm:cxn modelId="{6573C754-6F30-4F98-84FA-E587F6075549}" type="presParOf" srcId="{F081C417-5550-42E4-A8C4-0BB969E4EC10}" destId="{7751A208-9718-46FD-A083-BDBCD4E4EC28}" srcOrd="0" destOrd="0" presId="urn:microsoft.com/office/officeart/2005/8/layout/orgChart1"/>
    <dgm:cxn modelId="{35D2815B-FD91-432E-8ACD-14F11C5BD72A}" type="presParOf" srcId="{7751A208-9718-46FD-A083-BDBCD4E4EC28}" destId="{80D3447D-844F-4C95-B5EA-50DFD857261D}" srcOrd="0" destOrd="0" presId="urn:microsoft.com/office/officeart/2005/8/layout/orgChart1"/>
    <dgm:cxn modelId="{93B55BD0-1E82-4CC6-A559-070AC154BA93}" type="presParOf" srcId="{80D3447D-844F-4C95-B5EA-50DFD857261D}" destId="{36AAEBBD-58A4-4A15-9A2D-2AB591F51CA3}" srcOrd="0" destOrd="0" presId="urn:microsoft.com/office/officeart/2005/8/layout/orgChart1"/>
    <dgm:cxn modelId="{69851531-2306-40B6-9625-7D04A03D7401}" type="presParOf" srcId="{80D3447D-844F-4C95-B5EA-50DFD857261D}" destId="{17E9DAFF-3270-4BC4-B4E6-C0A461D805AB}" srcOrd="1" destOrd="0" presId="urn:microsoft.com/office/officeart/2005/8/layout/orgChart1"/>
    <dgm:cxn modelId="{38376D53-7FB8-464C-A095-39CF0B0659C8}" type="presParOf" srcId="{7751A208-9718-46FD-A083-BDBCD4E4EC28}" destId="{2F66490E-0D02-4D42-A2BB-046D2EFA7887}" srcOrd="1" destOrd="0" presId="urn:microsoft.com/office/officeart/2005/8/layout/orgChart1"/>
    <dgm:cxn modelId="{4A53C3A9-276F-4B46-AA99-9DC9B0D8E4D4}" type="presParOf" srcId="{2F66490E-0D02-4D42-A2BB-046D2EFA7887}" destId="{282E1F79-28F9-4F19-9298-29BF6F6DCA99}" srcOrd="0" destOrd="0" presId="urn:microsoft.com/office/officeart/2005/8/layout/orgChart1"/>
    <dgm:cxn modelId="{58E35702-8729-4A55-9D88-5B7FACE4FE92}" type="presParOf" srcId="{2F66490E-0D02-4D42-A2BB-046D2EFA7887}" destId="{19616BC1-68FE-4E52-8FB6-07B64E555DA5}" srcOrd="1" destOrd="0" presId="urn:microsoft.com/office/officeart/2005/8/layout/orgChart1"/>
    <dgm:cxn modelId="{1F898CC0-D647-4EEE-B7B8-98A3909E878E}" type="presParOf" srcId="{19616BC1-68FE-4E52-8FB6-07B64E555DA5}" destId="{0BDE463F-3B86-475C-95E9-54447B5C7647}" srcOrd="0" destOrd="0" presId="urn:microsoft.com/office/officeart/2005/8/layout/orgChart1"/>
    <dgm:cxn modelId="{018DDBFF-91EB-4897-AB1A-D249D174B710}" type="presParOf" srcId="{0BDE463F-3B86-475C-95E9-54447B5C7647}" destId="{D0275BFA-9D92-431A-A068-B3B63AB3AB1C}" srcOrd="0" destOrd="0" presId="urn:microsoft.com/office/officeart/2005/8/layout/orgChart1"/>
    <dgm:cxn modelId="{DF15C657-4E51-4AB6-B91F-3DB921378B98}" type="presParOf" srcId="{0BDE463F-3B86-475C-95E9-54447B5C7647}" destId="{8BE8FD50-740F-4DCF-BC54-35192D824250}" srcOrd="1" destOrd="0" presId="urn:microsoft.com/office/officeart/2005/8/layout/orgChart1"/>
    <dgm:cxn modelId="{2FFC2195-F6F7-417E-9898-9C2F6F1FE889}" type="presParOf" srcId="{19616BC1-68FE-4E52-8FB6-07B64E555DA5}" destId="{76AE0E57-BA42-43DF-B70E-CE7777B53F32}" srcOrd="1" destOrd="0" presId="urn:microsoft.com/office/officeart/2005/8/layout/orgChart1"/>
    <dgm:cxn modelId="{F47FCA31-A844-42D7-B36D-BDD29809C732}" type="presParOf" srcId="{76AE0E57-BA42-43DF-B70E-CE7777B53F32}" destId="{EB1B96C2-F36B-4397-96ED-EE22715AC83C}" srcOrd="0" destOrd="0" presId="urn:microsoft.com/office/officeart/2005/8/layout/orgChart1"/>
    <dgm:cxn modelId="{2CA1312F-3D5A-4386-AA42-6A8D7EA21CB5}" type="presParOf" srcId="{76AE0E57-BA42-43DF-B70E-CE7777B53F32}" destId="{7F2F7B53-C3B4-4D15-B26B-2DA0E1272DDE}" srcOrd="1" destOrd="0" presId="urn:microsoft.com/office/officeart/2005/8/layout/orgChart1"/>
    <dgm:cxn modelId="{C3371BEE-F6E7-4C36-8310-6F84DA318EF0}" type="presParOf" srcId="{7F2F7B53-C3B4-4D15-B26B-2DA0E1272DDE}" destId="{EA745F79-40F9-4AB1-8CBB-C6835BA9FC8A}" srcOrd="0" destOrd="0" presId="urn:microsoft.com/office/officeart/2005/8/layout/orgChart1"/>
    <dgm:cxn modelId="{DE46976A-E181-496C-92FE-FE25FE2AB930}" type="presParOf" srcId="{EA745F79-40F9-4AB1-8CBB-C6835BA9FC8A}" destId="{A0BEAB84-3B26-45ED-9E4C-A6BF5D47E5A1}" srcOrd="0" destOrd="0" presId="urn:microsoft.com/office/officeart/2005/8/layout/orgChart1"/>
    <dgm:cxn modelId="{E4934F04-5F3B-4DF2-9B88-B1C5DEE00973}" type="presParOf" srcId="{EA745F79-40F9-4AB1-8CBB-C6835BA9FC8A}" destId="{2A704B6C-6337-406C-AD7C-5C86E5038EDC}" srcOrd="1" destOrd="0" presId="urn:microsoft.com/office/officeart/2005/8/layout/orgChart1"/>
    <dgm:cxn modelId="{1D889C2C-EAAA-443E-BBA5-3751DEB9791C}" type="presParOf" srcId="{7F2F7B53-C3B4-4D15-B26B-2DA0E1272DDE}" destId="{26C4E1A1-0BDD-4026-93BC-B66A7C29692C}" srcOrd="1" destOrd="0" presId="urn:microsoft.com/office/officeart/2005/8/layout/orgChart1"/>
    <dgm:cxn modelId="{EF197E65-99F2-492C-BDA6-E23B174A648C}" type="presParOf" srcId="{7F2F7B53-C3B4-4D15-B26B-2DA0E1272DDE}" destId="{1FB0289C-4C6A-4A7E-83DD-E6742055FFC2}" srcOrd="2" destOrd="0" presId="urn:microsoft.com/office/officeart/2005/8/layout/orgChart1"/>
    <dgm:cxn modelId="{FB1DEF30-62DD-47DC-91EA-59530525D394}" type="presParOf" srcId="{76AE0E57-BA42-43DF-B70E-CE7777B53F32}" destId="{942A735F-5D7E-48D9-AD9A-F04957245D03}" srcOrd="2" destOrd="0" presId="urn:microsoft.com/office/officeart/2005/8/layout/orgChart1"/>
    <dgm:cxn modelId="{59EF87C4-5FEF-46F7-9422-88C43B27C99C}" type="presParOf" srcId="{76AE0E57-BA42-43DF-B70E-CE7777B53F32}" destId="{4282B5A9-7D2F-4724-B2FB-3E5D4C810002}" srcOrd="3" destOrd="0" presId="urn:microsoft.com/office/officeart/2005/8/layout/orgChart1"/>
    <dgm:cxn modelId="{AEDAF4AA-795C-4DB1-94C9-7B0467A9AFF0}" type="presParOf" srcId="{4282B5A9-7D2F-4724-B2FB-3E5D4C810002}" destId="{162F050B-5CDD-4861-9AFB-3C62D21D1644}" srcOrd="0" destOrd="0" presId="urn:microsoft.com/office/officeart/2005/8/layout/orgChart1"/>
    <dgm:cxn modelId="{98723309-3DD6-4FB2-984B-3DD7C3C5DD19}" type="presParOf" srcId="{162F050B-5CDD-4861-9AFB-3C62D21D1644}" destId="{FFDD56DA-AFA3-4713-9F99-FE9CCF75E036}" srcOrd="0" destOrd="0" presId="urn:microsoft.com/office/officeart/2005/8/layout/orgChart1"/>
    <dgm:cxn modelId="{5A20A936-54D7-4802-84F9-89CE78A36D71}" type="presParOf" srcId="{162F050B-5CDD-4861-9AFB-3C62D21D1644}" destId="{569A950F-0F24-49D5-808F-60A5E828D637}" srcOrd="1" destOrd="0" presId="urn:microsoft.com/office/officeart/2005/8/layout/orgChart1"/>
    <dgm:cxn modelId="{ECF90A69-D201-47FB-9141-A2C6FE63C666}" type="presParOf" srcId="{4282B5A9-7D2F-4724-B2FB-3E5D4C810002}" destId="{69C996BA-602D-4F02-BF3A-4C2666BCE42F}" srcOrd="1" destOrd="0" presId="urn:microsoft.com/office/officeart/2005/8/layout/orgChart1"/>
    <dgm:cxn modelId="{C5AE0C50-CF82-4FCC-B213-80F87B867146}" type="presParOf" srcId="{4282B5A9-7D2F-4724-B2FB-3E5D4C810002}" destId="{7FA943C1-52A3-4C34-A940-8BE4965D28F8}" srcOrd="2" destOrd="0" presId="urn:microsoft.com/office/officeart/2005/8/layout/orgChart1"/>
    <dgm:cxn modelId="{C685FC40-275A-4BA6-B364-FA2DB3BC589F}" type="presParOf" srcId="{76AE0E57-BA42-43DF-B70E-CE7777B53F32}" destId="{CA0C55DB-753A-449A-9D8A-85CD492CDFF2}" srcOrd="4" destOrd="0" presId="urn:microsoft.com/office/officeart/2005/8/layout/orgChart1"/>
    <dgm:cxn modelId="{48CE3558-B9C3-4B1B-A6F8-925D8A35E68F}" type="presParOf" srcId="{76AE0E57-BA42-43DF-B70E-CE7777B53F32}" destId="{1185AB72-209B-4331-9B43-04E76D7EB582}" srcOrd="5" destOrd="0" presId="urn:microsoft.com/office/officeart/2005/8/layout/orgChart1"/>
    <dgm:cxn modelId="{DD94E67D-2048-40B5-AB27-B3523A4A74C5}" type="presParOf" srcId="{1185AB72-209B-4331-9B43-04E76D7EB582}" destId="{6B3CC4FD-1E02-45CE-A925-29608D7CCFB1}" srcOrd="0" destOrd="0" presId="urn:microsoft.com/office/officeart/2005/8/layout/orgChart1"/>
    <dgm:cxn modelId="{A810D290-D20F-426A-AB01-9BE194990F19}" type="presParOf" srcId="{6B3CC4FD-1E02-45CE-A925-29608D7CCFB1}" destId="{3C2BB5C9-1D28-4B86-859F-1696C0F88899}" srcOrd="0" destOrd="0" presId="urn:microsoft.com/office/officeart/2005/8/layout/orgChart1"/>
    <dgm:cxn modelId="{D6FDC9E3-3D62-4B85-AE36-9DD03B9CC2F7}" type="presParOf" srcId="{6B3CC4FD-1E02-45CE-A925-29608D7CCFB1}" destId="{E5AAD65A-D699-417B-A7DA-5ACD2B6B7D7B}" srcOrd="1" destOrd="0" presId="urn:microsoft.com/office/officeart/2005/8/layout/orgChart1"/>
    <dgm:cxn modelId="{92FF0F5A-A5E3-4BD9-877A-858357B41E6C}" type="presParOf" srcId="{1185AB72-209B-4331-9B43-04E76D7EB582}" destId="{E460A57E-4F9A-4E5E-BF1B-AF9E26A85029}" srcOrd="1" destOrd="0" presId="urn:microsoft.com/office/officeart/2005/8/layout/orgChart1"/>
    <dgm:cxn modelId="{86509AEB-2B7B-4940-A4B8-87761771D875}" type="presParOf" srcId="{1185AB72-209B-4331-9B43-04E76D7EB582}" destId="{0BA98E1D-47D0-41F7-BCCF-4B868B126BE0}" srcOrd="2" destOrd="0" presId="urn:microsoft.com/office/officeart/2005/8/layout/orgChart1"/>
    <dgm:cxn modelId="{AD54FFF1-33FB-4156-88F3-BC3066285019}" type="presParOf" srcId="{19616BC1-68FE-4E52-8FB6-07B64E555DA5}" destId="{FAF0EF7E-950C-4F3D-9B7C-8D531B4F14FE}" srcOrd="2" destOrd="0" presId="urn:microsoft.com/office/officeart/2005/8/layout/orgChart1"/>
    <dgm:cxn modelId="{7A9CCE96-FA7E-4799-90C3-93F310AEF39B}" type="presParOf" srcId="{2F66490E-0D02-4D42-A2BB-046D2EFA7887}" destId="{5958C6CC-12F3-431F-A38F-046746154361}" srcOrd="2" destOrd="0" presId="urn:microsoft.com/office/officeart/2005/8/layout/orgChart1"/>
    <dgm:cxn modelId="{4EF6C622-8CB7-44A1-AF0B-F84AC0EB83C0}" type="presParOf" srcId="{2F66490E-0D02-4D42-A2BB-046D2EFA7887}" destId="{E5D88AF1-BA2B-43DD-B8B4-CA56D7254933}" srcOrd="3" destOrd="0" presId="urn:microsoft.com/office/officeart/2005/8/layout/orgChart1"/>
    <dgm:cxn modelId="{0B74ADDE-B6EB-4E12-9690-F5AF28E4D337}" type="presParOf" srcId="{E5D88AF1-BA2B-43DD-B8B4-CA56D7254933}" destId="{8F4360D3-B7D9-4A7F-8592-E027DFA0B69F}" srcOrd="0" destOrd="0" presId="urn:microsoft.com/office/officeart/2005/8/layout/orgChart1"/>
    <dgm:cxn modelId="{9A18EE98-4183-4E46-AFF5-14CDC642B564}" type="presParOf" srcId="{8F4360D3-B7D9-4A7F-8592-E027DFA0B69F}" destId="{52FABD2A-9819-41EE-941A-3B085E012267}" srcOrd="0" destOrd="0" presId="urn:microsoft.com/office/officeart/2005/8/layout/orgChart1"/>
    <dgm:cxn modelId="{432240B1-924A-40FE-9D5D-9EB0D0956B93}" type="presParOf" srcId="{8F4360D3-B7D9-4A7F-8592-E027DFA0B69F}" destId="{C5BA8211-56B5-4856-853E-6061EEC81703}" srcOrd="1" destOrd="0" presId="urn:microsoft.com/office/officeart/2005/8/layout/orgChart1"/>
    <dgm:cxn modelId="{8D3AEF8E-BA27-4949-A8E0-8F3DED682DDD}" type="presParOf" srcId="{E5D88AF1-BA2B-43DD-B8B4-CA56D7254933}" destId="{77631AB4-E144-40B8-A5A6-DD15AD4F38DD}" srcOrd="1" destOrd="0" presId="urn:microsoft.com/office/officeart/2005/8/layout/orgChart1"/>
    <dgm:cxn modelId="{9766CC3A-FDFF-47AC-AFE8-279C53346670}" type="presParOf" srcId="{77631AB4-E144-40B8-A5A6-DD15AD4F38DD}" destId="{77ED4A03-278D-4632-8AA1-5FA26CA1D1ED}" srcOrd="0" destOrd="0" presId="urn:microsoft.com/office/officeart/2005/8/layout/orgChart1"/>
    <dgm:cxn modelId="{75A45297-4FFE-4B12-9819-A1C1047AFC69}" type="presParOf" srcId="{77631AB4-E144-40B8-A5A6-DD15AD4F38DD}" destId="{76CF26DF-5A51-448D-83AC-BAB75BEE2542}" srcOrd="1" destOrd="0" presId="urn:microsoft.com/office/officeart/2005/8/layout/orgChart1"/>
    <dgm:cxn modelId="{73E86C6F-80B2-4127-B5C4-18292AA7A6B7}" type="presParOf" srcId="{76CF26DF-5A51-448D-83AC-BAB75BEE2542}" destId="{2D0F3F61-A337-4C8B-B37B-8394F0C66BB1}" srcOrd="0" destOrd="0" presId="urn:microsoft.com/office/officeart/2005/8/layout/orgChart1"/>
    <dgm:cxn modelId="{49BD78B9-EB9A-4CF7-A1EE-16759989C9D9}" type="presParOf" srcId="{2D0F3F61-A337-4C8B-B37B-8394F0C66BB1}" destId="{844C8925-C5D2-4EFF-983D-73C301BDC900}" srcOrd="0" destOrd="0" presId="urn:microsoft.com/office/officeart/2005/8/layout/orgChart1"/>
    <dgm:cxn modelId="{DF2F7BAB-DD29-4F66-A424-F850CA59839D}" type="presParOf" srcId="{2D0F3F61-A337-4C8B-B37B-8394F0C66BB1}" destId="{9A0019A7-26FC-4F07-8B55-A8CC05F16D5A}" srcOrd="1" destOrd="0" presId="urn:microsoft.com/office/officeart/2005/8/layout/orgChart1"/>
    <dgm:cxn modelId="{EEE54B54-F7D0-4664-AA1D-4812C3B054B7}" type="presParOf" srcId="{76CF26DF-5A51-448D-83AC-BAB75BEE2542}" destId="{17403E70-F6EE-4CD4-A22F-C0EA5692FB43}" srcOrd="1" destOrd="0" presId="urn:microsoft.com/office/officeart/2005/8/layout/orgChart1"/>
    <dgm:cxn modelId="{DC13B5E6-87FF-4031-803D-2AEF2DC797B0}" type="presParOf" srcId="{76CF26DF-5A51-448D-83AC-BAB75BEE2542}" destId="{9CE8127E-5553-421C-90F7-DBAF7CDFD513}" srcOrd="2" destOrd="0" presId="urn:microsoft.com/office/officeart/2005/8/layout/orgChart1"/>
    <dgm:cxn modelId="{2213FAC1-E240-4808-A24E-B18BA61D74C4}" type="presParOf" srcId="{77631AB4-E144-40B8-A5A6-DD15AD4F38DD}" destId="{8876C988-C2C5-4A11-9261-0D3DE60C9FEC}" srcOrd="2" destOrd="0" presId="urn:microsoft.com/office/officeart/2005/8/layout/orgChart1"/>
    <dgm:cxn modelId="{0E65CB62-2313-4501-A070-8EC6EBDBC1AC}" type="presParOf" srcId="{77631AB4-E144-40B8-A5A6-DD15AD4F38DD}" destId="{A3D4148B-4132-4B90-810C-D6F9C2B338E5}" srcOrd="3" destOrd="0" presId="urn:microsoft.com/office/officeart/2005/8/layout/orgChart1"/>
    <dgm:cxn modelId="{FF5BC10C-E20D-4A65-AEBE-D53719205230}" type="presParOf" srcId="{A3D4148B-4132-4B90-810C-D6F9C2B338E5}" destId="{3A4DF0DB-731E-4750-85C7-D443BEDBCD8E}" srcOrd="0" destOrd="0" presId="urn:microsoft.com/office/officeart/2005/8/layout/orgChart1"/>
    <dgm:cxn modelId="{96F19CD4-0530-4B0C-9DBD-5DD60D7090C0}" type="presParOf" srcId="{3A4DF0DB-731E-4750-85C7-D443BEDBCD8E}" destId="{B6D22EC3-6D47-43BD-955A-4F6EC7A7F00F}" srcOrd="0" destOrd="0" presId="urn:microsoft.com/office/officeart/2005/8/layout/orgChart1"/>
    <dgm:cxn modelId="{E2CB23D1-0673-4636-8E0B-C7972177CE52}" type="presParOf" srcId="{3A4DF0DB-731E-4750-85C7-D443BEDBCD8E}" destId="{C75AE284-7D17-4687-9110-47821A400857}" srcOrd="1" destOrd="0" presId="urn:microsoft.com/office/officeart/2005/8/layout/orgChart1"/>
    <dgm:cxn modelId="{4587974F-5739-4B07-A062-CC0E286479BE}" type="presParOf" srcId="{A3D4148B-4132-4B90-810C-D6F9C2B338E5}" destId="{04BBC2CE-41C3-4BD9-BE05-400B2572737C}" srcOrd="1" destOrd="0" presId="urn:microsoft.com/office/officeart/2005/8/layout/orgChart1"/>
    <dgm:cxn modelId="{DFE38F77-EFE6-45A5-B8EF-55D4841E0C37}" type="presParOf" srcId="{A3D4148B-4132-4B90-810C-D6F9C2B338E5}" destId="{2A87409C-C56C-453B-AC60-D91AC5D67B44}" srcOrd="2" destOrd="0" presId="urn:microsoft.com/office/officeart/2005/8/layout/orgChart1"/>
    <dgm:cxn modelId="{C69045BD-FB1E-4C46-9CD1-FCE2C20EE390}" type="presParOf" srcId="{77631AB4-E144-40B8-A5A6-DD15AD4F38DD}" destId="{CEA96E82-E127-4489-971F-BC2248BE74B2}" srcOrd="4" destOrd="0" presId="urn:microsoft.com/office/officeart/2005/8/layout/orgChart1"/>
    <dgm:cxn modelId="{2A3928EF-8AEF-42F6-807E-335BBEB268D2}" type="presParOf" srcId="{77631AB4-E144-40B8-A5A6-DD15AD4F38DD}" destId="{5BB7C81B-1BF6-4571-958F-58D6529F3D69}" srcOrd="5" destOrd="0" presId="urn:microsoft.com/office/officeart/2005/8/layout/orgChart1"/>
    <dgm:cxn modelId="{C4CD3EEA-EA5E-4B1C-9538-E259B1FB82C9}" type="presParOf" srcId="{5BB7C81B-1BF6-4571-958F-58D6529F3D69}" destId="{65E0005B-19B9-4AE6-92A3-4CFDFEE21A8E}" srcOrd="0" destOrd="0" presId="urn:microsoft.com/office/officeart/2005/8/layout/orgChart1"/>
    <dgm:cxn modelId="{EBD61BAA-7112-418D-AE58-661B66035C2A}" type="presParOf" srcId="{65E0005B-19B9-4AE6-92A3-4CFDFEE21A8E}" destId="{95A6D64B-9DDA-4374-B360-9B52BD5E2A2E}" srcOrd="0" destOrd="0" presId="urn:microsoft.com/office/officeart/2005/8/layout/orgChart1"/>
    <dgm:cxn modelId="{84357D96-9EA9-4B2C-AA5C-65C1668E2172}" type="presParOf" srcId="{65E0005B-19B9-4AE6-92A3-4CFDFEE21A8E}" destId="{572ABDCB-4CC6-4086-92D9-625030B7300F}" srcOrd="1" destOrd="0" presId="urn:microsoft.com/office/officeart/2005/8/layout/orgChart1"/>
    <dgm:cxn modelId="{457DD78C-4517-4358-B74C-8E3CD8AE59D5}" type="presParOf" srcId="{5BB7C81B-1BF6-4571-958F-58D6529F3D69}" destId="{E12BD2D2-E831-40F6-9C52-7E9249BE5D28}" srcOrd="1" destOrd="0" presId="urn:microsoft.com/office/officeart/2005/8/layout/orgChart1"/>
    <dgm:cxn modelId="{30A48061-220F-490A-B0C2-53385C7F76F9}" type="presParOf" srcId="{5BB7C81B-1BF6-4571-958F-58D6529F3D69}" destId="{575C8354-B96B-4C0D-8BC6-CDD5FF5ACC3C}" srcOrd="2" destOrd="0" presId="urn:microsoft.com/office/officeart/2005/8/layout/orgChart1"/>
    <dgm:cxn modelId="{652B8FA1-5ECC-47E0-8381-0B8C6AED1DAA}" type="presParOf" srcId="{E5D88AF1-BA2B-43DD-B8B4-CA56D7254933}" destId="{F3FE90F3-AB1F-46D9-A4D7-70C6077E326D}" srcOrd="2" destOrd="0" presId="urn:microsoft.com/office/officeart/2005/8/layout/orgChart1"/>
    <dgm:cxn modelId="{888D4BAF-C3FA-47E4-A795-122076F2DD50}" type="presParOf" srcId="{2F66490E-0D02-4D42-A2BB-046D2EFA7887}" destId="{F04C6F46-B2E4-4528-BDC6-66AE9CA2C75A}" srcOrd="4" destOrd="0" presId="urn:microsoft.com/office/officeart/2005/8/layout/orgChart1"/>
    <dgm:cxn modelId="{3EEFEC35-A763-434E-9353-F400F5986BF6}" type="presParOf" srcId="{2F66490E-0D02-4D42-A2BB-046D2EFA7887}" destId="{48F39C6F-EA64-4405-8CD2-7C227EC44AF7}" srcOrd="5" destOrd="0" presId="urn:microsoft.com/office/officeart/2005/8/layout/orgChart1"/>
    <dgm:cxn modelId="{641C9364-221B-40E9-BB78-7E8EE09AE908}" type="presParOf" srcId="{48F39C6F-EA64-4405-8CD2-7C227EC44AF7}" destId="{946A9C24-7726-450A-A940-94FB07DD7ABD}" srcOrd="0" destOrd="0" presId="urn:microsoft.com/office/officeart/2005/8/layout/orgChart1"/>
    <dgm:cxn modelId="{F7A1E8B3-8D91-4078-A7A5-94656626D2A9}" type="presParOf" srcId="{946A9C24-7726-450A-A940-94FB07DD7ABD}" destId="{FDB475CF-E61A-4A8F-AE83-694DF844D5E0}" srcOrd="0" destOrd="0" presId="urn:microsoft.com/office/officeart/2005/8/layout/orgChart1"/>
    <dgm:cxn modelId="{30425C5C-0019-47A7-B879-AC1E4D99C1E5}" type="presParOf" srcId="{946A9C24-7726-450A-A940-94FB07DD7ABD}" destId="{27F4275B-7411-4B79-ADDB-EE82E83790B8}" srcOrd="1" destOrd="0" presId="urn:microsoft.com/office/officeart/2005/8/layout/orgChart1"/>
    <dgm:cxn modelId="{420211BB-9B72-462C-846C-D9B2A91EB059}" type="presParOf" srcId="{48F39C6F-EA64-4405-8CD2-7C227EC44AF7}" destId="{5542FC4E-1100-4D25-8C4B-F38FCA285D2F}" srcOrd="1" destOrd="0" presId="urn:microsoft.com/office/officeart/2005/8/layout/orgChart1"/>
    <dgm:cxn modelId="{5400AEB1-5887-4421-BD03-8BE7B252837D}" type="presParOf" srcId="{5542FC4E-1100-4D25-8C4B-F38FCA285D2F}" destId="{0F57EB0F-9AF1-4C41-AE00-2F8BA76C7A3E}" srcOrd="0" destOrd="0" presId="urn:microsoft.com/office/officeart/2005/8/layout/orgChart1"/>
    <dgm:cxn modelId="{50C0717B-9EB7-428B-AB12-28D7AA6EFFCE}" type="presParOf" srcId="{5542FC4E-1100-4D25-8C4B-F38FCA285D2F}" destId="{BD91FDBB-4ED5-4A75-99BA-CB3F71A60B12}" srcOrd="1" destOrd="0" presId="urn:microsoft.com/office/officeart/2005/8/layout/orgChart1"/>
    <dgm:cxn modelId="{2892987D-D0C4-4260-AFC6-8ED02CBFE8C7}" type="presParOf" srcId="{BD91FDBB-4ED5-4A75-99BA-CB3F71A60B12}" destId="{8BA145B2-0965-4422-AA16-740D9C95EB9D}" srcOrd="0" destOrd="0" presId="urn:microsoft.com/office/officeart/2005/8/layout/orgChart1"/>
    <dgm:cxn modelId="{1AC6C83B-1A6C-4EAB-BFB9-A4872B4DCD83}" type="presParOf" srcId="{8BA145B2-0965-4422-AA16-740D9C95EB9D}" destId="{FDE1A312-89AE-4E05-9212-C9604E05C7C4}" srcOrd="0" destOrd="0" presId="urn:microsoft.com/office/officeart/2005/8/layout/orgChart1"/>
    <dgm:cxn modelId="{6A78A401-EC50-4B10-952E-337ED44A6BEE}" type="presParOf" srcId="{8BA145B2-0965-4422-AA16-740D9C95EB9D}" destId="{CD54121E-D85D-4828-9BD0-C1F47882A1EB}" srcOrd="1" destOrd="0" presId="urn:microsoft.com/office/officeart/2005/8/layout/orgChart1"/>
    <dgm:cxn modelId="{A8911529-EF0E-45B1-9110-FC761613BF2E}" type="presParOf" srcId="{BD91FDBB-4ED5-4A75-99BA-CB3F71A60B12}" destId="{E6FED01B-AABA-44ED-AE13-5A9338BF4153}" srcOrd="1" destOrd="0" presId="urn:microsoft.com/office/officeart/2005/8/layout/orgChart1"/>
    <dgm:cxn modelId="{C90D4073-85F6-4389-9A30-BE74AFA6CFCC}" type="presParOf" srcId="{BD91FDBB-4ED5-4A75-99BA-CB3F71A60B12}" destId="{90635F5D-F7D5-4608-B94D-6631ABCF306A}" srcOrd="2" destOrd="0" presId="urn:microsoft.com/office/officeart/2005/8/layout/orgChart1"/>
    <dgm:cxn modelId="{188EAB01-CB8C-4768-9F6E-8A3A0615F081}" type="presParOf" srcId="{5542FC4E-1100-4D25-8C4B-F38FCA285D2F}" destId="{345ED3FF-D5CE-461B-9E3C-A785BCE3F950}" srcOrd="2" destOrd="0" presId="urn:microsoft.com/office/officeart/2005/8/layout/orgChart1"/>
    <dgm:cxn modelId="{32B4BE1B-1D4E-4B03-87DD-991B570B6057}" type="presParOf" srcId="{5542FC4E-1100-4D25-8C4B-F38FCA285D2F}" destId="{DFB700B4-1165-48C0-ADC1-9547C26ABB0A}" srcOrd="3" destOrd="0" presId="urn:microsoft.com/office/officeart/2005/8/layout/orgChart1"/>
    <dgm:cxn modelId="{1F86A3DC-A96E-4E2E-A1AA-6E9B750502C5}" type="presParOf" srcId="{DFB700B4-1165-48C0-ADC1-9547C26ABB0A}" destId="{94C3732D-95F7-4D0E-8B69-E6A6C2155DC8}" srcOrd="0" destOrd="0" presId="urn:microsoft.com/office/officeart/2005/8/layout/orgChart1"/>
    <dgm:cxn modelId="{118DB35B-4F51-4CA0-9707-AD6035D0B898}" type="presParOf" srcId="{94C3732D-95F7-4D0E-8B69-E6A6C2155DC8}" destId="{0E72C591-1480-4F9B-A7F6-D255A9389718}" srcOrd="0" destOrd="0" presId="urn:microsoft.com/office/officeart/2005/8/layout/orgChart1"/>
    <dgm:cxn modelId="{BF78E279-1786-4034-9523-D045FC1A1A84}" type="presParOf" srcId="{94C3732D-95F7-4D0E-8B69-E6A6C2155DC8}" destId="{7E24147C-0E18-4341-AB20-B2D974C87126}" srcOrd="1" destOrd="0" presId="urn:microsoft.com/office/officeart/2005/8/layout/orgChart1"/>
    <dgm:cxn modelId="{D3C0A653-3AC2-4D83-A1D4-EF16C0A9BDFD}" type="presParOf" srcId="{DFB700B4-1165-48C0-ADC1-9547C26ABB0A}" destId="{DBCBBC7F-4AD4-40AD-8B04-F2BA6A39F3DE}" srcOrd="1" destOrd="0" presId="urn:microsoft.com/office/officeart/2005/8/layout/orgChart1"/>
    <dgm:cxn modelId="{524D737F-D236-48EF-B155-E98604467958}" type="presParOf" srcId="{DFB700B4-1165-48C0-ADC1-9547C26ABB0A}" destId="{1AF9564F-B09D-4B55-AF8B-3ACA69A27A6E}" srcOrd="2" destOrd="0" presId="urn:microsoft.com/office/officeart/2005/8/layout/orgChart1"/>
    <dgm:cxn modelId="{4D43CC0A-5A20-49B2-A324-BD3B6B4DB01C}" type="presParOf" srcId="{5542FC4E-1100-4D25-8C4B-F38FCA285D2F}" destId="{7F9E1329-4BA7-4A8C-9F9D-A37765387127}" srcOrd="4" destOrd="0" presId="urn:microsoft.com/office/officeart/2005/8/layout/orgChart1"/>
    <dgm:cxn modelId="{8DE31D2C-2052-40DC-8E39-E2A12C562F29}" type="presParOf" srcId="{5542FC4E-1100-4D25-8C4B-F38FCA285D2F}" destId="{545E16FB-3123-4FC5-99F7-F04FFB0E16FF}" srcOrd="5" destOrd="0" presId="urn:microsoft.com/office/officeart/2005/8/layout/orgChart1"/>
    <dgm:cxn modelId="{8698524E-8B3B-48BE-B4D1-D194203CFAE9}" type="presParOf" srcId="{545E16FB-3123-4FC5-99F7-F04FFB0E16FF}" destId="{506CA5F9-14A0-40FF-A4E2-C468DDB20B82}" srcOrd="0" destOrd="0" presId="urn:microsoft.com/office/officeart/2005/8/layout/orgChart1"/>
    <dgm:cxn modelId="{15406C15-F94E-4F8F-9C78-F53395AD0672}" type="presParOf" srcId="{506CA5F9-14A0-40FF-A4E2-C468DDB20B82}" destId="{93CC314B-A9E0-4F55-8FE0-B5C5ED3A0B30}" srcOrd="0" destOrd="0" presId="urn:microsoft.com/office/officeart/2005/8/layout/orgChart1"/>
    <dgm:cxn modelId="{E9C19936-38DB-44CF-8B7F-1B4E924119B8}" type="presParOf" srcId="{506CA5F9-14A0-40FF-A4E2-C468DDB20B82}" destId="{092F8503-B759-4F9B-9D8D-A196D806E8C7}" srcOrd="1" destOrd="0" presId="urn:microsoft.com/office/officeart/2005/8/layout/orgChart1"/>
    <dgm:cxn modelId="{630932BB-5C5B-49E2-B61E-5661FAA91AD4}" type="presParOf" srcId="{545E16FB-3123-4FC5-99F7-F04FFB0E16FF}" destId="{5278720B-ED37-40CF-8EFA-E7EA54BA56CB}" srcOrd="1" destOrd="0" presId="urn:microsoft.com/office/officeart/2005/8/layout/orgChart1"/>
    <dgm:cxn modelId="{71B99739-5282-43F1-9C58-CBAF17E5BB43}" type="presParOf" srcId="{545E16FB-3123-4FC5-99F7-F04FFB0E16FF}" destId="{13891E7B-447E-4FB3-B167-7F81DFDB12BF}" srcOrd="2" destOrd="0" presId="urn:microsoft.com/office/officeart/2005/8/layout/orgChart1"/>
    <dgm:cxn modelId="{E1D9CBC5-B831-429C-AD50-8567945A7571}" type="presParOf" srcId="{48F39C6F-EA64-4405-8CD2-7C227EC44AF7}" destId="{24E0B2E9-E9E8-4F0D-BEA2-1199472B4662}" srcOrd="2" destOrd="0" presId="urn:microsoft.com/office/officeart/2005/8/layout/orgChart1"/>
    <dgm:cxn modelId="{36D93B1C-210E-49C3-8984-76250369C133}" type="presParOf" srcId="{2F66490E-0D02-4D42-A2BB-046D2EFA7887}" destId="{DE107F2B-5B02-45A3-B54E-B8B2DCB4A357}" srcOrd="6" destOrd="0" presId="urn:microsoft.com/office/officeart/2005/8/layout/orgChart1"/>
    <dgm:cxn modelId="{1EAD8AA3-76BC-4393-A1E0-B2EF82473C39}" type="presParOf" srcId="{2F66490E-0D02-4D42-A2BB-046D2EFA7887}" destId="{17B7C1AA-D2CD-4B10-BE0C-82CA358E04BA}" srcOrd="7" destOrd="0" presId="urn:microsoft.com/office/officeart/2005/8/layout/orgChart1"/>
    <dgm:cxn modelId="{182EC122-1967-4755-AAE7-C848CFF982D1}" type="presParOf" srcId="{17B7C1AA-D2CD-4B10-BE0C-82CA358E04BA}" destId="{96118E6F-81F1-4F92-86DE-943A7188027A}" srcOrd="0" destOrd="0" presId="urn:microsoft.com/office/officeart/2005/8/layout/orgChart1"/>
    <dgm:cxn modelId="{D32D739C-3EBA-4356-ADB7-DEA6B9D8B97B}" type="presParOf" srcId="{96118E6F-81F1-4F92-86DE-943A7188027A}" destId="{60E062CA-C076-452F-8024-E5254EFEB7BF}" srcOrd="0" destOrd="0" presId="urn:microsoft.com/office/officeart/2005/8/layout/orgChart1"/>
    <dgm:cxn modelId="{31FA5F00-8DCC-4497-88E3-9276BE5FD420}" type="presParOf" srcId="{96118E6F-81F1-4F92-86DE-943A7188027A}" destId="{4373BA2F-429B-4637-996F-8C7E451137F6}" srcOrd="1" destOrd="0" presId="urn:microsoft.com/office/officeart/2005/8/layout/orgChart1"/>
    <dgm:cxn modelId="{3AEA3A78-D434-43F0-B83D-DC82B594C655}" type="presParOf" srcId="{17B7C1AA-D2CD-4B10-BE0C-82CA358E04BA}" destId="{D189208B-39B2-4972-861E-85FD54D9953B}" srcOrd="1" destOrd="0" presId="urn:microsoft.com/office/officeart/2005/8/layout/orgChart1"/>
    <dgm:cxn modelId="{7C17A93C-252B-4D68-9EAE-CEC0FC142386}" type="presParOf" srcId="{D189208B-39B2-4972-861E-85FD54D9953B}" destId="{6EA56F4D-E3FE-4C13-85EE-F1C30D981F55}" srcOrd="0" destOrd="0" presId="urn:microsoft.com/office/officeart/2005/8/layout/orgChart1"/>
    <dgm:cxn modelId="{9A49BF1B-8BB5-4608-AD4E-E460B4F9CB46}" type="presParOf" srcId="{D189208B-39B2-4972-861E-85FD54D9953B}" destId="{CCD1D716-AF8C-46E2-BD59-4C4BBD84A714}" srcOrd="1" destOrd="0" presId="urn:microsoft.com/office/officeart/2005/8/layout/orgChart1"/>
    <dgm:cxn modelId="{7EED4B59-91AE-4545-BCD9-ABF535B302DB}" type="presParOf" srcId="{CCD1D716-AF8C-46E2-BD59-4C4BBD84A714}" destId="{EBAB1349-C75A-4400-BD6A-83FCA3E205F3}" srcOrd="0" destOrd="0" presId="urn:microsoft.com/office/officeart/2005/8/layout/orgChart1"/>
    <dgm:cxn modelId="{34350F3F-6391-4C8C-AAF5-A3E923D803C3}" type="presParOf" srcId="{EBAB1349-C75A-4400-BD6A-83FCA3E205F3}" destId="{B94E1454-FEE3-474F-9710-94FC766A92D2}" srcOrd="0" destOrd="0" presId="urn:microsoft.com/office/officeart/2005/8/layout/orgChart1"/>
    <dgm:cxn modelId="{51905D43-A0D9-4950-B13A-67D16ED996CB}" type="presParOf" srcId="{EBAB1349-C75A-4400-BD6A-83FCA3E205F3}" destId="{12D54111-6EF4-4038-8DD1-18E1EDDF43D5}" srcOrd="1" destOrd="0" presId="urn:microsoft.com/office/officeart/2005/8/layout/orgChart1"/>
    <dgm:cxn modelId="{FE850199-13B4-4267-91E6-50C0748222DF}" type="presParOf" srcId="{CCD1D716-AF8C-46E2-BD59-4C4BBD84A714}" destId="{53387380-0AE6-4031-BE37-9969FFBF8EB9}" srcOrd="1" destOrd="0" presId="urn:microsoft.com/office/officeart/2005/8/layout/orgChart1"/>
    <dgm:cxn modelId="{DF6036BB-59C2-492A-82A0-7DC4A856C8B2}" type="presParOf" srcId="{CCD1D716-AF8C-46E2-BD59-4C4BBD84A714}" destId="{18865140-DCBE-4640-A082-486339F29569}" srcOrd="2" destOrd="0" presId="urn:microsoft.com/office/officeart/2005/8/layout/orgChart1"/>
    <dgm:cxn modelId="{2D6200EA-BBEB-4DB8-A312-4ABF61F873C6}" type="presParOf" srcId="{D189208B-39B2-4972-861E-85FD54D9953B}" destId="{5DAAA415-D6F1-49EE-BFF1-C0FD82E834CC}" srcOrd="2" destOrd="0" presId="urn:microsoft.com/office/officeart/2005/8/layout/orgChart1"/>
    <dgm:cxn modelId="{22594E4D-DD51-4A64-B006-B817CD44F6EB}" type="presParOf" srcId="{D189208B-39B2-4972-861E-85FD54D9953B}" destId="{C0A7A5E3-5DB3-4AD5-95BD-EDE224453A88}" srcOrd="3" destOrd="0" presId="urn:microsoft.com/office/officeart/2005/8/layout/orgChart1"/>
    <dgm:cxn modelId="{A7B56792-3E3E-4844-AB5F-3AB3FA8BE425}" type="presParOf" srcId="{C0A7A5E3-5DB3-4AD5-95BD-EDE224453A88}" destId="{BE102CCA-DF33-42A6-9652-E9A0C270046A}" srcOrd="0" destOrd="0" presId="urn:microsoft.com/office/officeart/2005/8/layout/orgChart1"/>
    <dgm:cxn modelId="{CAE8648C-577D-4D7A-99E8-051FC062F245}" type="presParOf" srcId="{BE102CCA-DF33-42A6-9652-E9A0C270046A}" destId="{EDED701E-CE9B-487C-81E0-D2E47D6D64F2}" srcOrd="0" destOrd="0" presId="urn:microsoft.com/office/officeart/2005/8/layout/orgChart1"/>
    <dgm:cxn modelId="{83A7C71A-1DDD-490E-AAC2-8F3288D0EC3A}" type="presParOf" srcId="{BE102CCA-DF33-42A6-9652-E9A0C270046A}" destId="{5F218D54-CAD2-4615-944A-7B27E95F98D1}" srcOrd="1" destOrd="0" presId="urn:microsoft.com/office/officeart/2005/8/layout/orgChart1"/>
    <dgm:cxn modelId="{888E3637-A7B3-4A2C-9940-1B969BDA85F6}" type="presParOf" srcId="{C0A7A5E3-5DB3-4AD5-95BD-EDE224453A88}" destId="{FB01FDDE-B9D9-491B-AFD7-28C9B124FC89}" srcOrd="1" destOrd="0" presId="urn:microsoft.com/office/officeart/2005/8/layout/orgChart1"/>
    <dgm:cxn modelId="{1F9FB32A-AE96-4003-8563-BB96ABE48808}" type="presParOf" srcId="{C0A7A5E3-5DB3-4AD5-95BD-EDE224453A88}" destId="{F4B66AF8-6738-4DBE-B53B-CFB67287D15F}" srcOrd="2" destOrd="0" presId="urn:microsoft.com/office/officeart/2005/8/layout/orgChart1"/>
    <dgm:cxn modelId="{CCE0E57F-8E5B-4006-8CDE-DE291B676019}" type="presParOf" srcId="{D189208B-39B2-4972-861E-85FD54D9953B}" destId="{87F5C75A-D201-4FFE-BE28-46D7364A5943}" srcOrd="4" destOrd="0" presId="urn:microsoft.com/office/officeart/2005/8/layout/orgChart1"/>
    <dgm:cxn modelId="{2E76D72B-6F06-4B1E-A5A0-BB77206176B9}" type="presParOf" srcId="{D189208B-39B2-4972-861E-85FD54D9953B}" destId="{4EFE4259-09DD-49BE-A280-682644A1E848}" srcOrd="5" destOrd="0" presId="urn:microsoft.com/office/officeart/2005/8/layout/orgChart1"/>
    <dgm:cxn modelId="{3E9674DC-CD59-4D34-9A0A-50366C328AD9}" type="presParOf" srcId="{4EFE4259-09DD-49BE-A280-682644A1E848}" destId="{4168CDC5-DF67-48E9-8729-7D8FA13195C2}" srcOrd="0" destOrd="0" presId="urn:microsoft.com/office/officeart/2005/8/layout/orgChart1"/>
    <dgm:cxn modelId="{314CEF9D-5E4D-4BF7-850C-3B87EB31B5A3}" type="presParOf" srcId="{4168CDC5-DF67-48E9-8729-7D8FA13195C2}" destId="{B5AD7658-FEF0-4754-B1B4-697BCA674DFF}" srcOrd="0" destOrd="0" presId="urn:microsoft.com/office/officeart/2005/8/layout/orgChart1"/>
    <dgm:cxn modelId="{DCB08F00-97A9-4B83-AB4D-A6DA36A92579}" type="presParOf" srcId="{4168CDC5-DF67-48E9-8729-7D8FA13195C2}" destId="{BD88BA3F-7EDF-44B0-9FC8-FB2B0D9C2C82}" srcOrd="1" destOrd="0" presId="urn:microsoft.com/office/officeart/2005/8/layout/orgChart1"/>
    <dgm:cxn modelId="{81F34C6C-ECAA-4F29-B7FE-F513DDFB0222}" type="presParOf" srcId="{4EFE4259-09DD-49BE-A280-682644A1E848}" destId="{0A67FDC4-0713-475D-B6AC-2E8E6A97213E}" srcOrd="1" destOrd="0" presId="urn:microsoft.com/office/officeart/2005/8/layout/orgChart1"/>
    <dgm:cxn modelId="{4654FDAC-DB4E-4270-BB54-9137796D4439}" type="presParOf" srcId="{4EFE4259-09DD-49BE-A280-682644A1E848}" destId="{F1683BA7-4226-4F65-9F5F-4F57E57DF808}" srcOrd="2" destOrd="0" presId="urn:microsoft.com/office/officeart/2005/8/layout/orgChart1"/>
    <dgm:cxn modelId="{9E685BFC-F0DF-4B3A-9D06-826E0424EC8C}" type="presParOf" srcId="{17B7C1AA-D2CD-4B10-BE0C-82CA358E04BA}" destId="{25DE9FB0-B3CA-4CCD-9950-74D421B4BBFB}" srcOrd="2" destOrd="0" presId="urn:microsoft.com/office/officeart/2005/8/layout/orgChart1"/>
    <dgm:cxn modelId="{D3FF1A56-34FB-4687-9E7C-E35303DF8B64}" type="presParOf" srcId="{7751A208-9718-46FD-A083-BDBCD4E4EC28}" destId="{EA4E75C2-E482-4FBC-96EB-7E2578F37D5F}"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1748AAA-CA1F-44FF-9AFB-0C0130BEB9A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12F0BEC-9468-47AD-9825-9B80EB37159E}">
      <dgm:prSet phldrT="[Text]"/>
      <dgm:spPr/>
      <dgm:t>
        <a:bodyPr/>
        <a:lstStyle/>
        <a:p>
          <a:r>
            <a:rPr lang="en-US">
              <a:latin typeface="Times New Roman" panose="02020603050405020304" pitchFamily="18" charset="0"/>
              <a:cs typeface="Times New Roman" panose="02020603050405020304" pitchFamily="18" charset="0"/>
            </a:rPr>
            <a:t>TÍCH HỢP API</a:t>
          </a:r>
        </a:p>
      </dgm:t>
    </dgm:pt>
    <dgm:pt modelId="{09F07184-6C8B-4A04-A598-ADC3A2DDE529}" type="parTrans" cxnId="{A715F675-E4B2-4A34-89F3-0C2F4C5E72DD}">
      <dgm:prSet/>
      <dgm:spPr/>
      <dgm:t>
        <a:bodyPr/>
        <a:lstStyle/>
        <a:p>
          <a:endParaRPr lang="en-US">
            <a:latin typeface="Times New Roman" panose="02020603050405020304" pitchFamily="18" charset="0"/>
            <a:cs typeface="Times New Roman" panose="02020603050405020304" pitchFamily="18" charset="0"/>
          </a:endParaRPr>
        </a:p>
      </dgm:t>
    </dgm:pt>
    <dgm:pt modelId="{CB6DF243-7FB5-40C2-8F63-FD5274569F0E}" type="sibTrans" cxnId="{A715F675-E4B2-4A34-89F3-0C2F4C5E72DD}">
      <dgm:prSet/>
      <dgm:spPr/>
      <dgm:t>
        <a:bodyPr/>
        <a:lstStyle/>
        <a:p>
          <a:endParaRPr lang="en-US">
            <a:latin typeface="Times New Roman" panose="02020603050405020304" pitchFamily="18" charset="0"/>
            <a:cs typeface="Times New Roman" panose="02020603050405020304" pitchFamily="18" charset="0"/>
          </a:endParaRPr>
        </a:p>
      </dgm:t>
    </dgm:pt>
    <dgm:pt modelId="{4B2248A9-7F4D-41A4-9F25-0446DB4E4AF4}">
      <dgm:prSet phldrT="[Text]"/>
      <dgm:spPr/>
      <dgm:t>
        <a:bodyPr/>
        <a:lstStyle/>
        <a:p>
          <a:r>
            <a:rPr lang="en-US">
              <a:latin typeface="Times New Roman" panose="02020603050405020304" pitchFamily="18" charset="0"/>
              <a:cs typeface="Times New Roman" panose="02020603050405020304" pitchFamily="18" charset="0"/>
            </a:rPr>
            <a:t>API quản lý chứng thư số</a:t>
          </a:r>
        </a:p>
      </dgm:t>
    </dgm:pt>
    <dgm:pt modelId="{9BBDD55A-AB15-4F00-A300-5CA7472678DA}" type="parTrans" cxnId="{9475E90E-E431-4E22-81C6-67E55B3CBED6}">
      <dgm:prSet/>
      <dgm:spPr/>
      <dgm:t>
        <a:bodyPr/>
        <a:lstStyle/>
        <a:p>
          <a:endParaRPr lang="en-US">
            <a:latin typeface="Times New Roman" panose="02020603050405020304" pitchFamily="18" charset="0"/>
            <a:cs typeface="Times New Roman" panose="02020603050405020304" pitchFamily="18" charset="0"/>
          </a:endParaRPr>
        </a:p>
      </dgm:t>
    </dgm:pt>
    <dgm:pt modelId="{86248CF9-3D3F-42FF-868A-C56846D81924}" type="sibTrans" cxnId="{9475E90E-E431-4E22-81C6-67E55B3CBED6}">
      <dgm:prSet/>
      <dgm:spPr/>
      <dgm:t>
        <a:bodyPr/>
        <a:lstStyle/>
        <a:p>
          <a:endParaRPr lang="en-US">
            <a:latin typeface="Times New Roman" panose="02020603050405020304" pitchFamily="18" charset="0"/>
            <a:cs typeface="Times New Roman" panose="02020603050405020304" pitchFamily="18" charset="0"/>
          </a:endParaRPr>
        </a:p>
      </dgm:t>
    </dgm:pt>
    <dgm:pt modelId="{CC1130BA-5E30-4D1D-B274-E6A9EC39C029}">
      <dgm:prSet phldrT="[Text]"/>
      <dgm:spPr/>
      <dgm:t>
        <a:bodyPr/>
        <a:lstStyle/>
        <a:p>
          <a:r>
            <a:rPr lang="en-US">
              <a:latin typeface="Times New Roman" panose="02020603050405020304" pitchFamily="18" charset="0"/>
              <a:cs typeface="Times New Roman" panose="02020603050405020304" pitchFamily="18" charset="0"/>
            </a:rPr>
            <a:t>API lấy danh sách</a:t>
          </a:r>
        </a:p>
      </dgm:t>
    </dgm:pt>
    <dgm:pt modelId="{9107C765-3142-445C-9660-E9851B301C27}" type="parTrans" cxnId="{F33F28C4-FB19-4100-8694-2B1B28A96C16}">
      <dgm:prSet/>
      <dgm:spPr/>
      <dgm:t>
        <a:bodyPr/>
        <a:lstStyle/>
        <a:p>
          <a:endParaRPr lang="en-US">
            <a:latin typeface="Times New Roman" panose="02020603050405020304" pitchFamily="18" charset="0"/>
            <a:cs typeface="Times New Roman" panose="02020603050405020304" pitchFamily="18" charset="0"/>
          </a:endParaRPr>
        </a:p>
      </dgm:t>
    </dgm:pt>
    <dgm:pt modelId="{C80B0D79-9B70-4C3A-8586-604B39445B57}" type="sibTrans" cxnId="{F33F28C4-FB19-4100-8694-2B1B28A96C16}">
      <dgm:prSet/>
      <dgm:spPr/>
      <dgm:t>
        <a:bodyPr/>
        <a:lstStyle/>
        <a:p>
          <a:endParaRPr lang="en-US">
            <a:latin typeface="Times New Roman" panose="02020603050405020304" pitchFamily="18" charset="0"/>
            <a:cs typeface="Times New Roman" panose="02020603050405020304" pitchFamily="18" charset="0"/>
          </a:endParaRPr>
        </a:p>
      </dgm:t>
    </dgm:pt>
    <dgm:pt modelId="{BAD4C552-9A37-406B-B106-6E65AFEB9E2D}">
      <dgm:prSet phldrT="[Text]"/>
      <dgm:spPr/>
      <dgm:t>
        <a:bodyPr/>
        <a:lstStyle/>
        <a:p>
          <a:r>
            <a:rPr lang="en-US">
              <a:latin typeface="Times New Roman" panose="02020603050405020304" pitchFamily="18" charset="0"/>
              <a:cs typeface="Times New Roman" panose="02020603050405020304" pitchFamily="18" charset="0"/>
            </a:rPr>
            <a:t>API lấy chi tiết</a:t>
          </a:r>
        </a:p>
      </dgm:t>
    </dgm:pt>
    <dgm:pt modelId="{2B457FD2-3138-47BC-9A2E-9329C19F5A95}" type="parTrans" cxnId="{6F409D0E-BEA2-4FA1-80E3-3E37C12F7529}">
      <dgm:prSet/>
      <dgm:spPr/>
      <dgm:t>
        <a:bodyPr/>
        <a:lstStyle/>
        <a:p>
          <a:endParaRPr lang="en-US">
            <a:latin typeface="Times New Roman" panose="02020603050405020304" pitchFamily="18" charset="0"/>
            <a:cs typeface="Times New Roman" panose="02020603050405020304" pitchFamily="18" charset="0"/>
          </a:endParaRPr>
        </a:p>
      </dgm:t>
    </dgm:pt>
    <dgm:pt modelId="{6FD82414-77D1-4AE3-83A1-69D119846F5F}" type="sibTrans" cxnId="{6F409D0E-BEA2-4FA1-80E3-3E37C12F7529}">
      <dgm:prSet/>
      <dgm:spPr/>
      <dgm:t>
        <a:bodyPr/>
        <a:lstStyle/>
        <a:p>
          <a:endParaRPr lang="en-US">
            <a:latin typeface="Times New Roman" panose="02020603050405020304" pitchFamily="18" charset="0"/>
            <a:cs typeface="Times New Roman" panose="02020603050405020304" pitchFamily="18" charset="0"/>
          </a:endParaRPr>
        </a:p>
      </dgm:t>
    </dgm:pt>
    <dgm:pt modelId="{CBAE1E7F-4572-4A38-8185-CA3B8AA1707F}">
      <dgm:prSet phldrT="[Text]"/>
      <dgm:spPr/>
      <dgm:t>
        <a:bodyPr/>
        <a:lstStyle/>
        <a:p>
          <a:r>
            <a:rPr lang="en-US">
              <a:latin typeface="Times New Roman" panose="02020603050405020304" pitchFamily="18" charset="0"/>
              <a:cs typeface="Times New Roman" panose="02020603050405020304" pitchFamily="18" charset="0"/>
            </a:rPr>
            <a:t>API quản lý mẫu hóa đơn</a:t>
          </a:r>
        </a:p>
      </dgm:t>
    </dgm:pt>
    <dgm:pt modelId="{007C39C5-B56A-4892-B8B5-38735EA60E41}" type="parTrans" cxnId="{CA457133-B35D-4744-8EB6-4E988F59693B}">
      <dgm:prSet/>
      <dgm:spPr/>
      <dgm:t>
        <a:bodyPr/>
        <a:lstStyle/>
        <a:p>
          <a:endParaRPr lang="en-US">
            <a:latin typeface="Times New Roman" panose="02020603050405020304" pitchFamily="18" charset="0"/>
            <a:cs typeface="Times New Roman" panose="02020603050405020304" pitchFamily="18" charset="0"/>
          </a:endParaRPr>
        </a:p>
      </dgm:t>
    </dgm:pt>
    <dgm:pt modelId="{0004A7B9-DE32-45E7-9D01-DB5BE6D617D3}" type="sibTrans" cxnId="{CA457133-B35D-4744-8EB6-4E988F59693B}">
      <dgm:prSet/>
      <dgm:spPr/>
      <dgm:t>
        <a:bodyPr/>
        <a:lstStyle/>
        <a:p>
          <a:endParaRPr lang="en-US">
            <a:latin typeface="Times New Roman" panose="02020603050405020304" pitchFamily="18" charset="0"/>
            <a:cs typeface="Times New Roman" panose="02020603050405020304" pitchFamily="18" charset="0"/>
          </a:endParaRPr>
        </a:p>
      </dgm:t>
    </dgm:pt>
    <dgm:pt modelId="{BC51D344-423D-402A-9249-DBE6DB6EA752}">
      <dgm:prSet phldrT="[Text]"/>
      <dgm:spPr/>
      <dgm:t>
        <a:bodyPr/>
        <a:lstStyle/>
        <a:p>
          <a:r>
            <a:rPr lang="en-US">
              <a:latin typeface="Times New Roman" panose="02020603050405020304" pitchFamily="18" charset="0"/>
              <a:cs typeface="Times New Roman" panose="02020603050405020304" pitchFamily="18" charset="0"/>
            </a:rPr>
            <a:t>API lấy danh sách</a:t>
          </a:r>
        </a:p>
      </dgm:t>
    </dgm:pt>
    <dgm:pt modelId="{458CB733-8044-474A-9363-D402B38F0562}" type="parTrans" cxnId="{BB758BE4-FD48-41EC-BB22-15343D87B83D}">
      <dgm:prSet/>
      <dgm:spPr/>
      <dgm:t>
        <a:bodyPr/>
        <a:lstStyle/>
        <a:p>
          <a:endParaRPr lang="en-US">
            <a:latin typeface="Times New Roman" panose="02020603050405020304" pitchFamily="18" charset="0"/>
            <a:cs typeface="Times New Roman" panose="02020603050405020304" pitchFamily="18" charset="0"/>
          </a:endParaRPr>
        </a:p>
      </dgm:t>
    </dgm:pt>
    <dgm:pt modelId="{B2EC2C5B-B461-4A15-BCFA-827E2F0E3A3E}" type="sibTrans" cxnId="{BB758BE4-FD48-41EC-BB22-15343D87B83D}">
      <dgm:prSet/>
      <dgm:spPr/>
      <dgm:t>
        <a:bodyPr/>
        <a:lstStyle/>
        <a:p>
          <a:endParaRPr lang="en-US">
            <a:latin typeface="Times New Roman" panose="02020603050405020304" pitchFamily="18" charset="0"/>
            <a:cs typeface="Times New Roman" panose="02020603050405020304" pitchFamily="18" charset="0"/>
          </a:endParaRPr>
        </a:p>
      </dgm:t>
    </dgm:pt>
    <dgm:pt modelId="{B01E10F3-676C-4F6D-B1E4-695E6DE7791B}">
      <dgm:prSet phldrT="[Text]"/>
      <dgm:spPr/>
      <dgm:t>
        <a:bodyPr/>
        <a:lstStyle/>
        <a:p>
          <a:r>
            <a:rPr lang="en-US">
              <a:latin typeface="Times New Roman" panose="02020603050405020304" pitchFamily="18" charset="0"/>
              <a:cs typeface="Times New Roman" panose="02020603050405020304" pitchFamily="18" charset="0"/>
            </a:rPr>
            <a:t>API quản lý dải ký hiệu</a:t>
          </a:r>
        </a:p>
      </dgm:t>
    </dgm:pt>
    <dgm:pt modelId="{AD838D7D-26D0-455C-B765-AEBCBF969650}" type="parTrans" cxnId="{09AB83B5-CC75-4A8B-ADB0-B621C52AA45C}">
      <dgm:prSet/>
      <dgm:spPr/>
      <dgm:t>
        <a:bodyPr/>
        <a:lstStyle/>
        <a:p>
          <a:endParaRPr lang="en-US">
            <a:latin typeface="Times New Roman" panose="02020603050405020304" pitchFamily="18" charset="0"/>
            <a:cs typeface="Times New Roman" panose="02020603050405020304" pitchFamily="18" charset="0"/>
          </a:endParaRPr>
        </a:p>
      </dgm:t>
    </dgm:pt>
    <dgm:pt modelId="{DA7B2136-F71F-4C41-BDC5-81A94993BFD2}" type="sibTrans" cxnId="{09AB83B5-CC75-4A8B-ADB0-B621C52AA45C}">
      <dgm:prSet/>
      <dgm:spPr/>
      <dgm:t>
        <a:bodyPr/>
        <a:lstStyle/>
        <a:p>
          <a:endParaRPr lang="en-US">
            <a:latin typeface="Times New Roman" panose="02020603050405020304" pitchFamily="18" charset="0"/>
            <a:cs typeface="Times New Roman" panose="02020603050405020304" pitchFamily="18" charset="0"/>
          </a:endParaRPr>
        </a:p>
      </dgm:t>
    </dgm:pt>
    <dgm:pt modelId="{C9BEDC4B-1EEA-446E-B40B-5391B38380A7}">
      <dgm:prSet phldrT="[Text]"/>
      <dgm:spPr/>
      <dgm:t>
        <a:bodyPr/>
        <a:lstStyle/>
        <a:p>
          <a:r>
            <a:rPr lang="en-US">
              <a:latin typeface="Times New Roman" panose="02020603050405020304" pitchFamily="18" charset="0"/>
              <a:cs typeface="Times New Roman" panose="02020603050405020304" pitchFamily="18" charset="0"/>
            </a:rPr>
            <a:t>API lấy danh sách</a:t>
          </a:r>
        </a:p>
      </dgm:t>
    </dgm:pt>
    <dgm:pt modelId="{17E0FDE0-4242-4D8F-BA02-55B839B4ECAB}" type="parTrans" cxnId="{ADEDAF6B-7078-4488-93D6-C39B81729027}">
      <dgm:prSet/>
      <dgm:spPr/>
      <dgm:t>
        <a:bodyPr/>
        <a:lstStyle/>
        <a:p>
          <a:endParaRPr lang="en-US">
            <a:latin typeface="Times New Roman" panose="02020603050405020304" pitchFamily="18" charset="0"/>
            <a:cs typeface="Times New Roman" panose="02020603050405020304" pitchFamily="18" charset="0"/>
          </a:endParaRPr>
        </a:p>
      </dgm:t>
    </dgm:pt>
    <dgm:pt modelId="{3B7ACD56-B9A1-4E65-A689-BE51570A7DFA}" type="sibTrans" cxnId="{ADEDAF6B-7078-4488-93D6-C39B81729027}">
      <dgm:prSet/>
      <dgm:spPr/>
      <dgm:t>
        <a:bodyPr/>
        <a:lstStyle/>
        <a:p>
          <a:endParaRPr lang="en-US">
            <a:latin typeface="Times New Roman" panose="02020603050405020304" pitchFamily="18" charset="0"/>
            <a:cs typeface="Times New Roman" panose="02020603050405020304" pitchFamily="18" charset="0"/>
          </a:endParaRPr>
        </a:p>
      </dgm:t>
    </dgm:pt>
    <dgm:pt modelId="{35347007-01D4-4838-8C72-ABFE298A1AC1}">
      <dgm:prSet phldrT="[Text]"/>
      <dgm:spPr/>
      <dgm:t>
        <a:bodyPr/>
        <a:lstStyle/>
        <a:p>
          <a:r>
            <a:rPr lang="en-US">
              <a:latin typeface="Times New Roman" panose="02020603050405020304" pitchFamily="18" charset="0"/>
              <a:cs typeface="Times New Roman" panose="02020603050405020304" pitchFamily="18" charset="0"/>
            </a:rPr>
            <a:t>API lấy chi tiết</a:t>
          </a:r>
        </a:p>
      </dgm:t>
    </dgm:pt>
    <dgm:pt modelId="{48E0EFED-4BA2-472F-8ECF-1309B813F04F}" type="parTrans" cxnId="{267562F3-A4AE-43EB-8041-C8A7FA679F6C}">
      <dgm:prSet/>
      <dgm:spPr/>
      <dgm:t>
        <a:bodyPr/>
        <a:lstStyle/>
        <a:p>
          <a:endParaRPr lang="en-US">
            <a:latin typeface="Times New Roman" panose="02020603050405020304" pitchFamily="18" charset="0"/>
            <a:cs typeface="Times New Roman" panose="02020603050405020304" pitchFamily="18" charset="0"/>
          </a:endParaRPr>
        </a:p>
      </dgm:t>
    </dgm:pt>
    <dgm:pt modelId="{1DDEBEB9-F492-4821-9700-2A3B0C60B543}" type="sibTrans" cxnId="{267562F3-A4AE-43EB-8041-C8A7FA679F6C}">
      <dgm:prSet/>
      <dgm:spPr/>
      <dgm:t>
        <a:bodyPr/>
        <a:lstStyle/>
        <a:p>
          <a:endParaRPr lang="en-US">
            <a:latin typeface="Times New Roman" panose="02020603050405020304" pitchFamily="18" charset="0"/>
            <a:cs typeface="Times New Roman" panose="02020603050405020304" pitchFamily="18" charset="0"/>
          </a:endParaRPr>
        </a:p>
      </dgm:t>
    </dgm:pt>
    <dgm:pt modelId="{40218747-18C1-44B7-8374-31C631D116E2}">
      <dgm:prSet phldrT="[Text]"/>
      <dgm:spPr/>
      <dgm:t>
        <a:bodyPr/>
        <a:lstStyle/>
        <a:p>
          <a:r>
            <a:rPr lang="en-US">
              <a:latin typeface="Times New Roman" panose="02020603050405020304" pitchFamily="18" charset="0"/>
              <a:cs typeface="Times New Roman" panose="02020603050405020304" pitchFamily="18" charset="0"/>
            </a:rPr>
            <a:t>API quản lý hóa đơn</a:t>
          </a:r>
        </a:p>
      </dgm:t>
    </dgm:pt>
    <dgm:pt modelId="{D78E9903-0F91-49C9-905D-C918972DDB8F}" type="parTrans" cxnId="{B013D0A2-3798-411B-B73A-45BE3468A69C}">
      <dgm:prSet/>
      <dgm:spPr/>
      <dgm:t>
        <a:bodyPr/>
        <a:lstStyle/>
        <a:p>
          <a:endParaRPr lang="en-US">
            <a:latin typeface="Times New Roman" panose="02020603050405020304" pitchFamily="18" charset="0"/>
            <a:cs typeface="Times New Roman" panose="02020603050405020304" pitchFamily="18" charset="0"/>
          </a:endParaRPr>
        </a:p>
      </dgm:t>
    </dgm:pt>
    <dgm:pt modelId="{55468202-51CA-4E9B-B76A-CEA1B254AFEC}" type="sibTrans" cxnId="{B013D0A2-3798-411B-B73A-45BE3468A69C}">
      <dgm:prSet/>
      <dgm:spPr/>
      <dgm:t>
        <a:bodyPr/>
        <a:lstStyle/>
        <a:p>
          <a:endParaRPr lang="en-US">
            <a:latin typeface="Times New Roman" panose="02020603050405020304" pitchFamily="18" charset="0"/>
            <a:cs typeface="Times New Roman" panose="02020603050405020304" pitchFamily="18" charset="0"/>
          </a:endParaRPr>
        </a:p>
      </dgm:t>
    </dgm:pt>
    <dgm:pt modelId="{8C737104-2334-40A6-B42B-2DD683CC42FC}">
      <dgm:prSet phldrT="[Text]"/>
      <dgm:spPr/>
      <dgm:t>
        <a:bodyPr/>
        <a:lstStyle/>
        <a:p>
          <a:r>
            <a:rPr lang="en-US">
              <a:latin typeface="Times New Roman" panose="02020603050405020304" pitchFamily="18" charset="0"/>
              <a:cs typeface="Times New Roman" panose="02020603050405020304" pitchFamily="18" charset="0"/>
            </a:rPr>
            <a:t>API tìm kiếm</a:t>
          </a:r>
        </a:p>
      </dgm:t>
    </dgm:pt>
    <dgm:pt modelId="{33F7ECC9-9389-4EF3-8DF4-280CBDADD021}" type="parTrans" cxnId="{0A6ACF62-2A7E-491C-B9D9-2CC01284ADA0}">
      <dgm:prSet/>
      <dgm:spPr/>
      <dgm:t>
        <a:bodyPr/>
        <a:lstStyle/>
        <a:p>
          <a:endParaRPr lang="en-US">
            <a:latin typeface="Times New Roman" panose="02020603050405020304" pitchFamily="18" charset="0"/>
            <a:cs typeface="Times New Roman" panose="02020603050405020304" pitchFamily="18" charset="0"/>
          </a:endParaRPr>
        </a:p>
      </dgm:t>
    </dgm:pt>
    <dgm:pt modelId="{C0C88D65-BE5A-40F6-BF4F-7BD5B1D136FA}" type="sibTrans" cxnId="{0A6ACF62-2A7E-491C-B9D9-2CC01284ADA0}">
      <dgm:prSet/>
      <dgm:spPr/>
      <dgm:t>
        <a:bodyPr/>
        <a:lstStyle/>
        <a:p>
          <a:endParaRPr lang="en-US">
            <a:latin typeface="Times New Roman" panose="02020603050405020304" pitchFamily="18" charset="0"/>
            <a:cs typeface="Times New Roman" panose="02020603050405020304" pitchFamily="18" charset="0"/>
          </a:endParaRPr>
        </a:p>
      </dgm:t>
    </dgm:pt>
    <dgm:pt modelId="{42134FA6-B41B-4C78-8313-1AD5A1802ECF}">
      <dgm:prSet phldrT="[Text]" custT="1"/>
      <dgm:spPr/>
      <dgm:t>
        <a:bodyPr/>
        <a:lstStyle/>
        <a:p>
          <a:r>
            <a:rPr lang="vi-VN" sz="1000">
              <a:latin typeface="+mj-lt"/>
            </a:rPr>
            <a:t>API </a:t>
          </a:r>
          <a:r>
            <a:rPr lang="en-US" sz="1000">
              <a:latin typeface="+mj-lt"/>
            </a:rPr>
            <a:t>lấy file hóa đơn</a:t>
          </a:r>
          <a:endParaRPr lang="en-US" sz="1000">
            <a:latin typeface="+mj-lt"/>
            <a:cs typeface="Times New Roman" panose="02020603050405020304" pitchFamily="18" charset="0"/>
          </a:endParaRPr>
        </a:p>
      </dgm:t>
    </dgm:pt>
    <dgm:pt modelId="{F9F638FE-226F-49DC-89CC-D95FE2CAC00D}" type="parTrans" cxnId="{4571EF7D-0249-4D01-938C-14AB1799A594}">
      <dgm:prSet/>
      <dgm:spPr/>
      <dgm:t>
        <a:bodyPr/>
        <a:lstStyle/>
        <a:p>
          <a:endParaRPr lang="en-US">
            <a:latin typeface="Times New Roman" panose="02020603050405020304" pitchFamily="18" charset="0"/>
            <a:cs typeface="Times New Roman" panose="02020603050405020304" pitchFamily="18" charset="0"/>
          </a:endParaRPr>
        </a:p>
      </dgm:t>
    </dgm:pt>
    <dgm:pt modelId="{76D4566F-73FD-4366-853E-2CC893A53213}" type="sibTrans" cxnId="{4571EF7D-0249-4D01-938C-14AB1799A594}">
      <dgm:prSet/>
      <dgm:spPr/>
      <dgm:t>
        <a:bodyPr/>
        <a:lstStyle/>
        <a:p>
          <a:endParaRPr lang="en-US">
            <a:latin typeface="Times New Roman" panose="02020603050405020304" pitchFamily="18" charset="0"/>
            <a:cs typeface="Times New Roman" panose="02020603050405020304" pitchFamily="18" charset="0"/>
          </a:endParaRPr>
        </a:p>
      </dgm:t>
    </dgm:pt>
    <dgm:pt modelId="{115D9E98-25F4-47AD-8D76-F2688B280232}">
      <dgm:prSet/>
      <dgm:spPr/>
      <dgm:t>
        <a:bodyPr/>
        <a:lstStyle/>
        <a:p>
          <a:r>
            <a:rPr lang="en-US">
              <a:latin typeface="Times New Roman" panose="02020603050405020304" pitchFamily="18" charset="0"/>
              <a:cs typeface="Times New Roman" panose="02020603050405020304" pitchFamily="18" charset="0"/>
            </a:rPr>
            <a:t>API thêm mới</a:t>
          </a:r>
        </a:p>
      </dgm:t>
    </dgm:pt>
    <dgm:pt modelId="{ED84E391-4A9F-431A-A33D-70D0C70C369F}" type="parTrans" cxnId="{E15A994A-0AE4-4D88-8E27-661F80A95E33}">
      <dgm:prSet/>
      <dgm:spPr/>
      <dgm:t>
        <a:bodyPr/>
        <a:lstStyle/>
        <a:p>
          <a:endParaRPr lang="en-US"/>
        </a:p>
      </dgm:t>
    </dgm:pt>
    <dgm:pt modelId="{B0146C32-27DD-4D28-B50C-301A4110EF6D}" type="sibTrans" cxnId="{E15A994A-0AE4-4D88-8E27-661F80A95E33}">
      <dgm:prSet/>
      <dgm:spPr/>
      <dgm:t>
        <a:bodyPr/>
        <a:lstStyle/>
        <a:p>
          <a:endParaRPr lang="en-US"/>
        </a:p>
      </dgm:t>
    </dgm:pt>
    <dgm:pt modelId="{C20FA445-6C75-4DC3-8D05-8C5F80E489EB}">
      <dgm:prSet custT="1"/>
      <dgm:spPr/>
      <dgm:t>
        <a:bodyPr/>
        <a:lstStyle/>
        <a:p>
          <a:r>
            <a:rPr lang="en-US" sz="1100">
              <a:latin typeface="Times New Roman" panose="02020603050405020304" pitchFamily="18" charset="0"/>
              <a:cs typeface="Times New Roman" panose="02020603050405020304" pitchFamily="18" charset="0"/>
            </a:rPr>
            <a:t>API sửa</a:t>
          </a:r>
        </a:p>
      </dgm:t>
    </dgm:pt>
    <dgm:pt modelId="{63EC56AD-3273-4975-BF74-8AD58FF33EF8}" type="parTrans" cxnId="{212303B2-B7C8-4DCA-B202-E35609818A55}">
      <dgm:prSet/>
      <dgm:spPr/>
      <dgm:t>
        <a:bodyPr/>
        <a:lstStyle/>
        <a:p>
          <a:endParaRPr lang="en-US"/>
        </a:p>
      </dgm:t>
    </dgm:pt>
    <dgm:pt modelId="{2B8D7A44-DC85-449F-B1DF-640190F8D68B}" type="sibTrans" cxnId="{212303B2-B7C8-4DCA-B202-E35609818A55}">
      <dgm:prSet/>
      <dgm:spPr/>
      <dgm:t>
        <a:bodyPr/>
        <a:lstStyle/>
        <a:p>
          <a:endParaRPr lang="en-US"/>
        </a:p>
      </dgm:t>
    </dgm:pt>
    <dgm:pt modelId="{2FCDB76E-E7C2-4AAD-A57B-09F5049429E2}">
      <dgm:prSet custT="1"/>
      <dgm:spPr/>
      <dgm:t>
        <a:bodyPr/>
        <a:lstStyle/>
        <a:p>
          <a:r>
            <a:rPr lang="en-US" sz="1100">
              <a:latin typeface="Times New Roman" panose="02020603050405020304" pitchFamily="18" charset="0"/>
              <a:cs typeface="Times New Roman" panose="02020603050405020304" pitchFamily="18" charset="0"/>
            </a:rPr>
            <a:t>API xem</a:t>
          </a:r>
        </a:p>
      </dgm:t>
    </dgm:pt>
    <dgm:pt modelId="{2DDE6D8F-DC3B-44F5-A8BB-9F597BEF11BF}" type="parTrans" cxnId="{18C10873-B5C1-4A8C-8B42-C08A7B6E6120}">
      <dgm:prSet/>
      <dgm:spPr/>
      <dgm:t>
        <a:bodyPr/>
        <a:lstStyle/>
        <a:p>
          <a:endParaRPr lang="en-US"/>
        </a:p>
      </dgm:t>
    </dgm:pt>
    <dgm:pt modelId="{F12F1624-C465-4FDC-80C4-8BC4D7DB733F}" type="sibTrans" cxnId="{18C10873-B5C1-4A8C-8B42-C08A7B6E6120}">
      <dgm:prSet/>
      <dgm:spPr/>
      <dgm:t>
        <a:bodyPr/>
        <a:lstStyle/>
        <a:p>
          <a:endParaRPr lang="en-US"/>
        </a:p>
      </dgm:t>
    </dgm:pt>
    <dgm:pt modelId="{06656621-409E-4B94-8B1F-883D29FE08E6}">
      <dgm:prSet custT="1"/>
      <dgm:spPr/>
      <dgm:t>
        <a:bodyPr/>
        <a:lstStyle/>
        <a:p>
          <a:r>
            <a:rPr lang="en-US" sz="1100">
              <a:latin typeface="Times New Roman" panose="02020603050405020304" pitchFamily="18" charset="0"/>
              <a:cs typeface="Times New Roman" panose="02020603050405020304" pitchFamily="18" charset="0"/>
            </a:rPr>
            <a:t>API xóa</a:t>
          </a:r>
        </a:p>
      </dgm:t>
    </dgm:pt>
    <dgm:pt modelId="{07737087-A787-4416-B6FE-6D981A810F5B}" type="parTrans" cxnId="{F7ACA1DB-3CE3-4E14-BF61-AA5490924FE4}">
      <dgm:prSet/>
      <dgm:spPr/>
      <dgm:t>
        <a:bodyPr/>
        <a:lstStyle/>
        <a:p>
          <a:endParaRPr lang="en-US"/>
        </a:p>
      </dgm:t>
    </dgm:pt>
    <dgm:pt modelId="{5AF063F6-B38F-4DFC-97AB-586AA2998047}" type="sibTrans" cxnId="{F7ACA1DB-3CE3-4E14-BF61-AA5490924FE4}">
      <dgm:prSet/>
      <dgm:spPr/>
      <dgm:t>
        <a:bodyPr/>
        <a:lstStyle/>
        <a:p>
          <a:endParaRPr lang="en-US"/>
        </a:p>
      </dgm:t>
    </dgm:pt>
    <dgm:pt modelId="{F081C417-5550-42E4-A8C4-0BB969E4EC10}" type="pres">
      <dgm:prSet presAssocID="{91748AAA-CA1F-44FF-9AFB-0C0130BEB9A3}" presName="hierChild1" presStyleCnt="0">
        <dgm:presLayoutVars>
          <dgm:orgChart val="1"/>
          <dgm:chPref val="1"/>
          <dgm:dir/>
          <dgm:animOne val="branch"/>
          <dgm:animLvl val="lvl"/>
          <dgm:resizeHandles/>
        </dgm:presLayoutVars>
      </dgm:prSet>
      <dgm:spPr/>
    </dgm:pt>
    <dgm:pt modelId="{7751A208-9718-46FD-A083-BDBCD4E4EC28}" type="pres">
      <dgm:prSet presAssocID="{B12F0BEC-9468-47AD-9825-9B80EB37159E}" presName="hierRoot1" presStyleCnt="0">
        <dgm:presLayoutVars>
          <dgm:hierBranch val="init"/>
        </dgm:presLayoutVars>
      </dgm:prSet>
      <dgm:spPr/>
    </dgm:pt>
    <dgm:pt modelId="{80D3447D-844F-4C95-B5EA-50DFD857261D}" type="pres">
      <dgm:prSet presAssocID="{B12F0BEC-9468-47AD-9825-9B80EB37159E}" presName="rootComposite1" presStyleCnt="0"/>
      <dgm:spPr/>
    </dgm:pt>
    <dgm:pt modelId="{36AAEBBD-58A4-4A15-9A2D-2AB591F51CA3}" type="pres">
      <dgm:prSet presAssocID="{B12F0BEC-9468-47AD-9825-9B80EB37159E}" presName="rootText1" presStyleLbl="node0" presStyleIdx="0" presStyleCnt="1" custScaleX="150979" custScaleY="108420">
        <dgm:presLayoutVars>
          <dgm:chPref val="3"/>
        </dgm:presLayoutVars>
      </dgm:prSet>
      <dgm:spPr/>
    </dgm:pt>
    <dgm:pt modelId="{17E9DAFF-3270-4BC4-B4E6-C0A461D805AB}" type="pres">
      <dgm:prSet presAssocID="{B12F0BEC-9468-47AD-9825-9B80EB37159E}" presName="rootConnector1" presStyleLbl="node1" presStyleIdx="0" presStyleCnt="0"/>
      <dgm:spPr/>
    </dgm:pt>
    <dgm:pt modelId="{2F66490E-0D02-4D42-A2BB-046D2EFA7887}" type="pres">
      <dgm:prSet presAssocID="{B12F0BEC-9468-47AD-9825-9B80EB37159E}" presName="hierChild2" presStyleCnt="0"/>
      <dgm:spPr/>
    </dgm:pt>
    <dgm:pt modelId="{282E1F79-28F9-4F19-9298-29BF6F6DCA99}" type="pres">
      <dgm:prSet presAssocID="{9BBDD55A-AB15-4F00-A300-5CA7472678DA}" presName="Name37" presStyleLbl="parChTrans1D2" presStyleIdx="0" presStyleCnt="4"/>
      <dgm:spPr/>
    </dgm:pt>
    <dgm:pt modelId="{19616BC1-68FE-4E52-8FB6-07B64E555DA5}" type="pres">
      <dgm:prSet presAssocID="{4B2248A9-7F4D-41A4-9F25-0446DB4E4AF4}" presName="hierRoot2" presStyleCnt="0">
        <dgm:presLayoutVars>
          <dgm:hierBranch val="init"/>
        </dgm:presLayoutVars>
      </dgm:prSet>
      <dgm:spPr/>
    </dgm:pt>
    <dgm:pt modelId="{0BDE463F-3B86-475C-95E9-54447B5C7647}" type="pres">
      <dgm:prSet presAssocID="{4B2248A9-7F4D-41A4-9F25-0446DB4E4AF4}" presName="rootComposite" presStyleCnt="0"/>
      <dgm:spPr/>
    </dgm:pt>
    <dgm:pt modelId="{D0275BFA-9D92-431A-A068-B3B63AB3AB1C}" type="pres">
      <dgm:prSet presAssocID="{4B2248A9-7F4D-41A4-9F25-0446DB4E4AF4}" presName="rootText" presStyleLbl="node2" presStyleIdx="0" presStyleCnt="4">
        <dgm:presLayoutVars>
          <dgm:chPref val="3"/>
        </dgm:presLayoutVars>
      </dgm:prSet>
      <dgm:spPr/>
    </dgm:pt>
    <dgm:pt modelId="{8BE8FD50-740F-4DCF-BC54-35192D824250}" type="pres">
      <dgm:prSet presAssocID="{4B2248A9-7F4D-41A4-9F25-0446DB4E4AF4}" presName="rootConnector" presStyleLbl="node2" presStyleIdx="0" presStyleCnt="4"/>
      <dgm:spPr/>
    </dgm:pt>
    <dgm:pt modelId="{76AE0E57-BA42-43DF-B70E-CE7777B53F32}" type="pres">
      <dgm:prSet presAssocID="{4B2248A9-7F4D-41A4-9F25-0446DB4E4AF4}" presName="hierChild4" presStyleCnt="0"/>
      <dgm:spPr/>
    </dgm:pt>
    <dgm:pt modelId="{EB1B96C2-F36B-4397-96ED-EE22715AC83C}" type="pres">
      <dgm:prSet presAssocID="{9107C765-3142-445C-9660-E9851B301C27}" presName="Name37" presStyleLbl="parChTrans1D3" presStyleIdx="0" presStyleCnt="11"/>
      <dgm:spPr/>
    </dgm:pt>
    <dgm:pt modelId="{7F2F7B53-C3B4-4D15-B26B-2DA0E1272DDE}" type="pres">
      <dgm:prSet presAssocID="{CC1130BA-5E30-4D1D-B274-E6A9EC39C029}" presName="hierRoot2" presStyleCnt="0">
        <dgm:presLayoutVars>
          <dgm:hierBranch val="init"/>
        </dgm:presLayoutVars>
      </dgm:prSet>
      <dgm:spPr/>
    </dgm:pt>
    <dgm:pt modelId="{EA745F79-40F9-4AB1-8CBB-C6835BA9FC8A}" type="pres">
      <dgm:prSet presAssocID="{CC1130BA-5E30-4D1D-B274-E6A9EC39C029}" presName="rootComposite" presStyleCnt="0"/>
      <dgm:spPr/>
    </dgm:pt>
    <dgm:pt modelId="{A0BEAB84-3B26-45ED-9E4C-A6BF5D47E5A1}" type="pres">
      <dgm:prSet presAssocID="{CC1130BA-5E30-4D1D-B274-E6A9EC39C029}" presName="rootText" presStyleLbl="node3" presStyleIdx="0" presStyleCnt="11">
        <dgm:presLayoutVars>
          <dgm:chPref val="3"/>
        </dgm:presLayoutVars>
      </dgm:prSet>
      <dgm:spPr/>
    </dgm:pt>
    <dgm:pt modelId="{2A704B6C-6337-406C-AD7C-5C86E5038EDC}" type="pres">
      <dgm:prSet presAssocID="{CC1130BA-5E30-4D1D-B274-E6A9EC39C029}" presName="rootConnector" presStyleLbl="node3" presStyleIdx="0" presStyleCnt="11"/>
      <dgm:spPr/>
    </dgm:pt>
    <dgm:pt modelId="{26C4E1A1-0BDD-4026-93BC-B66A7C29692C}" type="pres">
      <dgm:prSet presAssocID="{CC1130BA-5E30-4D1D-B274-E6A9EC39C029}" presName="hierChild4" presStyleCnt="0"/>
      <dgm:spPr/>
    </dgm:pt>
    <dgm:pt modelId="{1FB0289C-4C6A-4A7E-83DD-E6742055FFC2}" type="pres">
      <dgm:prSet presAssocID="{CC1130BA-5E30-4D1D-B274-E6A9EC39C029}" presName="hierChild5" presStyleCnt="0"/>
      <dgm:spPr/>
    </dgm:pt>
    <dgm:pt modelId="{942A735F-5D7E-48D9-AD9A-F04957245D03}" type="pres">
      <dgm:prSet presAssocID="{2B457FD2-3138-47BC-9A2E-9329C19F5A95}" presName="Name37" presStyleLbl="parChTrans1D3" presStyleIdx="1" presStyleCnt="11"/>
      <dgm:spPr/>
    </dgm:pt>
    <dgm:pt modelId="{4282B5A9-7D2F-4724-B2FB-3E5D4C810002}" type="pres">
      <dgm:prSet presAssocID="{BAD4C552-9A37-406B-B106-6E65AFEB9E2D}" presName="hierRoot2" presStyleCnt="0">
        <dgm:presLayoutVars>
          <dgm:hierBranch val="init"/>
        </dgm:presLayoutVars>
      </dgm:prSet>
      <dgm:spPr/>
    </dgm:pt>
    <dgm:pt modelId="{162F050B-5CDD-4861-9AFB-3C62D21D1644}" type="pres">
      <dgm:prSet presAssocID="{BAD4C552-9A37-406B-B106-6E65AFEB9E2D}" presName="rootComposite" presStyleCnt="0"/>
      <dgm:spPr/>
    </dgm:pt>
    <dgm:pt modelId="{FFDD56DA-AFA3-4713-9F99-FE9CCF75E036}" type="pres">
      <dgm:prSet presAssocID="{BAD4C552-9A37-406B-B106-6E65AFEB9E2D}" presName="rootText" presStyleLbl="node3" presStyleIdx="1" presStyleCnt="11">
        <dgm:presLayoutVars>
          <dgm:chPref val="3"/>
        </dgm:presLayoutVars>
      </dgm:prSet>
      <dgm:spPr/>
    </dgm:pt>
    <dgm:pt modelId="{569A950F-0F24-49D5-808F-60A5E828D637}" type="pres">
      <dgm:prSet presAssocID="{BAD4C552-9A37-406B-B106-6E65AFEB9E2D}" presName="rootConnector" presStyleLbl="node3" presStyleIdx="1" presStyleCnt="11"/>
      <dgm:spPr/>
    </dgm:pt>
    <dgm:pt modelId="{69C996BA-602D-4F02-BF3A-4C2666BCE42F}" type="pres">
      <dgm:prSet presAssocID="{BAD4C552-9A37-406B-B106-6E65AFEB9E2D}" presName="hierChild4" presStyleCnt="0"/>
      <dgm:spPr/>
    </dgm:pt>
    <dgm:pt modelId="{7FA943C1-52A3-4C34-A940-8BE4965D28F8}" type="pres">
      <dgm:prSet presAssocID="{BAD4C552-9A37-406B-B106-6E65AFEB9E2D}" presName="hierChild5" presStyleCnt="0"/>
      <dgm:spPr/>
    </dgm:pt>
    <dgm:pt modelId="{FAF0EF7E-950C-4F3D-9B7C-8D531B4F14FE}" type="pres">
      <dgm:prSet presAssocID="{4B2248A9-7F4D-41A4-9F25-0446DB4E4AF4}" presName="hierChild5" presStyleCnt="0"/>
      <dgm:spPr/>
    </dgm:pt>
    <dgm:pt modelId="{5958C6CC-12F3-431F-A38F-046746154361}" type="pres">
      <dgm:prSet presAssocID="{007C39C5-B56A-4892-B8B5-38735EA60E41}" presName="Name37" presStyleLbl="parChTrans1D2" presStyleIdx="1" presStyleCnt="4"/>
      <dgm:spPr/>
    </dgm:pt>
    <dgm:pt modelId="{E5D88AF1-BA2B-43DD-B8B4-CA56D7254933}" type="pres">
      <dgm:prSet presAssocID="{CBAE1E7F-4572-4A38-8185-CA3B8AA1707F}" presName="hierRoot2" presStyleCnt="0">
        <dgm:presLayoutVars>
          <dgm:hierBranch val="init"/>
        </dgm:presLayoutVars>
      </dgm:prSet>
      <dgm:spPr/>
    </dgm:pt>
    <dgm:pt modelId="{8F4360D3-B7D9-4A7F-8592-E027DFA0B69F}" type="pres">
      <dgm:prSet presAssocID="{CBAE1E7F-4572-4A38-8185-CA3B8AA1707F}" presName="rootComposite" presStyleCnt="0"/>
      <dgm:spPr/>
    </dgm:pt>
    <dgm:pt modelId="{52FABD2A-9819-41EE-941A-3B085E012267}" type="pres">
      <dgm:prSet presAssocID="{CBAE1E7F-4572-4A38-8185-CA3B8AA1707F}" presName="rootText" presStyleLbl="node2" presStyleIdx="1" presStyleCnt="4">
        <dgm:presLayoutVars>
          <dgm:chPref val="3"/>
        </dgm:presLayoutVars>
      </dgm:prSet>
      <dgm:spPr/>
    </dgm:pt>
    <dgm:pt modelId="{C5BA8211-56B5-4856-853E-6061EEC81703}" type="pres">
      <dgm:prSet presAssocID="{CBAE1E7F-4572-4A38-8185-CA3B8AA1707F}" presName="rootConnector" presStyleLbl="node2" presStyleIdx="1" presStyleCnt="4"/>
      <dgm:spPr/>
    </dgm:pt>
    <dgm:pt modelId="{77631AB4-E144-40B8-A5A6-DD15AD4F38DD}" type="pres">
      <dgm:prSet presAssocID="{CBAE1E7F-4572-4A38-8185-CA3B8AA1707F}" presName="hierChild4" presStyleCnt="0"/>
      <dgm:spPr/>
    </dgm:pt>
    <dgm:pt modelId="{77ED4A03-278D-4632-8AA1-5FA26CA1D1ED}" type="pres">
      <dgm:prSet presAssocID="{458CB733-8044-474A-9363-D402B38F0562}" presName="Name37" presStyleLbl="parChTrans1D3" presStyleIdx="2" presStyleCnt="11"/>
      <dgm:spPr/>
    </dgm:pt>
    <dgm:pt modelId="{76CF26DF-5A51-448D-83AC-BAB75BEE2542}" type="pres">
      <dgm:prSet presAssocID="{BC51D344-423D-402A-9249-DBE6DB6EA752}" presName="hierRoot2" presStyleCnt="0">
        <dgm:presLayoutVars>
          <dgm:hierBranch val="init"/>
        </dgm:presLayoutVars>
      </dgm:prSet>
      <dgm:spPr/>
    </dgm:pt>
    <dgm:pt modelId="{2D0F3F61-A337-4C8B-B37B-8394F0C66BB1}" type="pres">
      <dgm:prSet presAssocID="{BC51D344-423D-402A-9249-DBE6DB6EA752}" presName="rootComposite" presStyleCnt="0"/>
      <dgm:spPr/>
    </dgm:pt>
    <dgm:pt modelId="{844C8925-C5D2-4EFF-983D-73C301BDC900}" type="pres">
      <dgm:prSet presAssocID="{BC51D344-423D-402A-9249-DBE6DB6EA752}" presName="rootText" presStyleLbl="node3" presStyleIdx="2" presStyleCnt="11">
        <dgm:presLayoutVars>
          <dgm:chPref val="3"/>
        </dgm:presLayoutVars>
      </dgm:prSet>
      <dgm:spPr/>
    </dgm:pt>
    <dgm:pt modelId="{9A0019A7-26FC-4F07-8B55-A8CC05F16D5A}" type="pres">
      <dgm:prSet presAssocID="{BC51D344-423D-402A-9249-DBE6DB6EA752}" presName="rootConnector" presStyleLbl="node3" presStyleIdx="2" presStyleCnt="11"/>
      <dgm:spPr/>
    </dgm:pt>
    <dgm:pt modelId="{17403E70-F6EE-4CD4-A22F-C0EA5692FB43}" type="pres">
      <dgm:prSet presAssocID="{BC51D344-423D-402A-9249-DBE6DB6EA752}" presName="hierChild4" presStyleCnt="0"/>
      <dgm:spPr/>
    </dgm:pt>
    <dgm:pt modelId="{9CE8127E-5553-421C-90F7-DBAF7CDFD513}" type="pres">
      <dgm:prSet presAssocID="{BC51D344-423D-402A-9249-DBE6DB6EA752}" presName="hierChild5" presStyleCnt="0"/>
      <dgm:spPr/>
    </dgm:pt>
    <dgm:pt modelId="{F3FE90F3-AB1F-46D9-A4D7-70C6077E326D}" type="pres">
      <dgm:prSet presAssocID="{CBAE1E7F-4572-4A38-8185-CA3B8AA1707F}" presName="hierChild5" presStyleCnt="0"/>
      <dgm:spPr/>
    </dgm:pt>
    <dgm:pt modelId="{F04C6F46-B2E4-4528-BDC6-66AE9CA2C75A}" type="pres">
      <dgm:prSet presAssocID="{AD838D7D-26D0-455C-B765-AEBCBF969650}" presName="Name37" presStyleLbl="parChTrans1D2" presStyleIdx="2" presStyleCnt="4"/>
      <dgm:spPr/>
    </dgm:pt>
    <dgm:pt modelId="{48F39C6F-EA64-4405-8CD2-7C227EC44AF7}" type="pres">
      <dgm:prSet presAssocID="{B01E10F3-676C-4F6D-B1E4-695E6DE7791B}" presName="hierRoot2" presStyleCnt="0">
        <dgm:presLayoutVars>
          <dgm:hierBranch val="init"/>
        </dgm:presLayoutVars>
      </dgm:prSet>
      <dgm:spPr/>
    </dgm:pt>
    <dgm:pt modelId="{946A9C24-7726-450A-A940-94FB07DD7ABD}" type="pres">
      <dgm:prSet presAssocID="{B01E10F3-676C-4F6D-B1E4-695E6DE7791B}" presName="rootComposite" presStyleCnt="0"/>
      <dgm:spPr/>
    </dgm:pt>
    <dgm:pt modelId="{FDB475CF-E61A-4A8F-AE83-694DF844D5E0}" type="pres">
      <dgm:prSet presAssocID="{B01E10F3-676C-4F6D-B1E4-695E6DE7791B}" presName="rootText" presStyleLbl="node2" presStyleIdx="2" presStyleCnt="4">
        <dgm:presLayoutVars>
          <dgm:chPref val="3"/>
        </dgm:presLayoutVars>
      </dgm:prSet>
      <dgm:spPr/>
    </dgm:pt>
    <dgm:pt modelId="{27F4275B-7411-4B79-ADDB-EE82E83790B8}" type="pres">
      <dgm:prSet presAssocID="{B01E10F3-676C-4F6D-B1E4-695E6DE7791B}" presName="rootConnector" presStyleLbl="node2" presStyleIdx="2" presStyleCnt="4"/>
      <dgm:spPr/>
    </dgm:pt>
    <dgm:pt modelId="{5542FC4E-1100-4D25-8C4B-F38FCA285D2F}" type="pres">
      <dgm:prSet presAssocID="{B01E10F3-676C-4F6D-B1E4-695E6DE7791B}" presName="hierChild4" presStyleCnt="0"/>
      <dgm:spPr/>
    </dgm:pt>
    <dgm:pt modelId="{0F57EB0F-9AF1-4C41-AE00-2F8BA76C7A3E}" type="pres">
      <dgm:prSet presAssocID="{17E0FDE0-4242-4D8F-BA02-55B839B4ECAB}" presName="Name37" presStyleLbl="parChTrans1D3" presStyleIdx="3" presStyleCnt="11"/>
      <dgm:spPr/>
    </dgm:pt>
    <dgm:pt modelId="{BD91FDBB-4ED5-4A75-99BA-CB3F71A60B12}" type="pres">
      <dgm:prSet presAssocID="{C9BEDC4B-1EEA-446E-B40B-5391B38380A7}" presName="hierRoot2" presStyleCnt="0">
        <dgm:presLayoutVars>
          <dgm:hierBranch val="init"/>
        </dgm:presLayoutVars>
      </dgm:prSet>
      <dgm:spPr/>
    </dgm:pt>
    <dgm:pt modelId="{8BA145B2-0965-4422-AA16-740D9C95EB9D}" type="pres">
      <dgm:prSet presAssocID="{C9BEDC4B-1EEA-446E-B40B-5391B38380A7}" presName="rootComposite" presStyleCnt="0"/>
      <dgm:spPr/>
    </dgm:pt>
    <dgm:pt modelId="{FDE1A312-89AE-4E05-9212-C9604E05C7C4}" type="pres">
      <dgm:prSet presAssocID="{C9BEDC4B-1EEA-446E-B40B-5391B38380A7}" presName="rootText" presStyleLbl="node3" presStyleIdx="3" presStyleCnt="11">
        <dgm:presLayoutVars>
          <dgm:chPref val="3"/>
        </dgm:presLayoutVars>
      </dgm:prSet>
      <dgm:spPr/>
    </dgm:pt>
    <dgm:pt modelId="{CD54121E-D85D-4828-9BD0-C1F47882A1EB}" type="pres">
      <dgm:prSet presAssocID="{C9BEDC4B-1EEA-446E-B40B-5391B38380A7}" presName="rootConnector" presStyleLbl="node3" presStyleIdx="3" presStyleCnt="11"/>
      <dgm:spPr/>
    </dgm:pt>
    <dgm:pt modelId="{E6FED01B-AABA-44ED-AE13-5A9338BF4153}" type="pres">
      <dgm:prSet presAssocID="{C9BEDC4B-1EEA-446E-B40B-5391B38380A7}" presName="hierChild4" presStyleCnt="0"/>
      <dgm:spPr/>
    </dgm:pt>
    <dgm:pt modelId="{90635F5D-F7D5-4608-B94D-6631ABCF306A}" type="pres">
      <dgm:prSet presAssocID="{C9BEDC4B-1EEA-446E-B40B-5391B38380A7}" presName="hierChild5" presStyleCnt="0"/>
      <dgm:spPr/>
    </dgm:pt>
    <dgm:pt modelId="{345ED3FF-D5CE-461B-9E3C-A785BCE3F950}" type="pres">
      <dgm:prSet presAssocID="{48E0EFED-4BA2-472F-8ECF-1309B813F04F}" presName="Name37" presStyleLbl="parChTrans1D3" presStyleIdx="4" presStyleCnt="11"/>
      <dgm:spPr/>
    </dgm:pt>
    <dgm:pt modelId="{DFB700B4-1165-48C0-ADC1-9547C26ABB0A}" type="pres">
      <dgm:prSet presAssocID="{35347007-01D4-4838-8C72-ABFE298A1AC1}" presName="hierRoot2" presStyleCnt="0">
        <dgm:presLayoutVars>
          <dgm:hierBranch val="init"/>
        </dgm:presLayoutVars>
      </dgm:prSet>
      <dgm:spPr/>
    </dgm:pt>
    <dgm:pt modelId="{94C3732D-95F7-4D0E-8B69-E6A6C2155DC8}" type="pres">
      <dgm:prSet presAssocID="{35347007-01D4-4838-8C72-ABFE298A1AC1}" presName="rootComposite" presStyleCnt="0"/>
      <dgm:spPr/>
    </dgm:pt>
    <dgm:pt modelId="{0E72C591-1480-4F9B-A7F6-D255A9389718}" type="pres">
      <dgm:prSet presAssocID="{35347007-01D4-4838-8C72-ABFE298A1AC1}" presName="rootText" presStyleLbl="node3" presStyleIdx="4" presStyleCnt="11">
        <dgm:presLayoutVars>
          <dgm:chPref val="3"/>
        </dgm:presLayoutVars>
      </dgm:prSet>
      <dgm:spPr/>
    </dgm:pt>
    <dgm:pt modelId="{7E24147C-0E18-4341-AB20-B2D974C87126}" type="pres">
      <dgm:prSet presAssocID="{35347007-01D4-4838-8C72-ABFE298A1AC1}" presName="rootConnector" presStyleLbl="node3" presStyleIdx="4" presStyleCnt="11"/>
      <dgm:spPr/>
    </dgm:pt>
    <dgm:pt modelId="{DBCBBC7F-4AD4-40AD-8B04-F2BA6A39F3DE}" type="pres">
      <dgm:prSet presAssocID="{35347007-01D4-4838-8C72-ABFE298A1AC1}" presName="hierChild4" presStyleCnt="0"/>
      <dgm:spPr/>
    </dgm:pt>
    <dgm:pt modelId="{1AF9564F-B09D-4B55-AF8B-3ACA69A27A6E}" type="pres">
      <dgm:prSet presAssocID="{35347007-01D4-4838-8C72-ABFE298A1AC1}" presName="hierChild5" presStyleCnt="0"/>
      <dgm:spPr/>
    </dgm:pt>
    <dgm:pt modelId="{24E0B2E9-E9E8-4F0D-BEA2-1199472B4662}" type="pres">
      <dgm:prSet presAssocID="{B01E10F3-676C-4F6D-B1E4-695E6DE7791B}" presName="hierChild5" presStyleCnt="0"/>
      <dgm:spPr/>
    </dgm:pt>
    <dgm:pt modelId="{DE107F2B-5B02-45A3-B54E-B8B2DCB4A357}" type="pres">
      <dgm:prSet presAssocID="{D78E9903-0F91-49C9-905D-C918972DDB8F}" presName="Name37" presStyleLbl="parChTrans1D2" presStyleIdx="3" presStyleCnt="4"/>
      <dgm:spPr/>
    </dgm:pt>
    <dgm:pt modelId="{17B7C1AA-D2CD-4B10-BE0C-82CA358E04BA}" type="pres">
      <dgm:prSet presAssocID="{40218747-18C1-44B7-8374-31C631D116E2}" presName="hierRoot2" presStyleCnt="0">
        <dgm:presLayoutVars>
          <dgm:hierBranch val="init"/>
        </dgm:presLayoutVars>
      </dgm:prSet>
      <dgm:spPr/>
    </dgm:pt>
    <dgm:pt modelId="{96118E6F-81F1-4F92-86DE-943A7188027A}" type="pres">
      <dgm:prSet presAssocID="{40218747-18C1-44B7-8374-31C631D116E2}" presName="rootComposite" presStyleCnt="0"/>
      <dgm:spPr/>
    </dgm:pt>
    <dgm:pt modelId="{60E062CA-C076-452F-8024-E5254EFEB7BF}" type="pres">
      <dgm:prSet presAssocID="{40218747-18C1-44B7-8374-31C631D116E2}" presName="rootText" presStyleLbl="node2" presStyleIdx="3" presStyleCnt="4">
        <dgm:presLayoutVars>
          <dgm:chPref val="3"/>
        </dgm:presLayoutVars>
      </dgm:prSet>
      <dgm:spPr/>
    </dgm:pt>
    <dgm:pt modelId="{4373BA2F-429B-4637-996F-8C7E451137F6}" type="pres">
      <dgm:prSet presAssocID="{40218747-18C1-44B7-8374-31C631D116E2}" presName="rootConnector" presStyleLbl="node2" presStyleIdx="3" presStyleCnt="4"/>
      <dgm:spPr/>
    </dgm:pt>
    <dgm:pt modelId="{D189208B-39B2-4972-861E-85FD54D9953B}" type="pres">
      <dgm:prSet presAssocID="{40218747-18C1-44B7-8374-31C631D116E2}" presName="hierChild4" presStyleCnt="0"/>
      <dgm:spPr/>
    </dgm:pt>
    <dgm:pt modelId="{6EA56F4D-E3FE-4C13-85EE-F1C30D981F55}" type="pres">
      <dgm:prSet presAssocID="{33F7ECC9-9389-4EF3-8DF4-280CBDADD021}" presName="Name37" presStyleLbl="parChTrans1D3" presStyleIdx="5" presStyleCnt="11"/>
      <dgm:spPr/>
    </dgm:pt>
    <dgm:pt modelId="{CCD1D716-AF8C-46E2-BD59-4C4BBD84A714}" type="pres">
      <dgm:prSet presAssocID="{8C737104-2334-40A6-B42B-2DD683CC42FC}" presName="hierRoot2" presStyleCnt="0">
        <dgm:presLayoutVars>
          <dgm:hierBranch val="init"/>
        </dgm:presLayoutVars>
      </dgm:prSet>
      <dgm:spPr/>
    </dgm:pt>
    <dgm:pt modelId="{EBAB1349-C75A-4400-BD6A-83FCA3E205F3}" type="pres">
      <dgm:prSet presAssocID="{8C737104-2334-40A6-B42B-2DD683CC42FC}" presName="rootComposite" presStyleCnt="0"/>
      <dgm:spPr/>
    </dgm:pt>
    <dgm:pt modelId="{B94E1454-FEE3-474F-9710-94FC766A92D2}" type="pres">
      <dgm:prSet presAssocID="{8C737104-2334-40A6-B42B-2DD683CC42FC}" presName="rootText" presStyleLbl="node3" presStyleIdx="5" presStyleCnt="11">
        <dgm:presLayoutVars>
          <dgm:chPref val="3"/>
        </dgm:presLayoutVars>
      </dgm:prSet>
      <dgm:spPr/>
    </dgm:pt>
    <dgm:pt modelId="{12D54111-6EF4-4038-8DD1-18E1EDDF43D5}" type="pres">
      <dgm:prSet presAssocID="{8C737104-2334-40A6-B42B-2DD683CC42FC}" presName="rootConnector" presStyleLbl="node3" presStyleIdx="5" presStyleCnt="11"/>
      <dgm:spPr/>
    </dgm:pt>
    <dgm:pt modelId="{53387380-0AE6-4031-BE37-9969FFBF8EB9}" type="pres">
      <dgm:prSet presAssocID="{8C737104-2334-40A6-B42B-2DD683CC42FC}" presName="hierChild4" presStyleCnt="0"/>
      <dgm:spPr/>
    </dgm:pt>
    <dgm:pt modelId="{18865140-DCBE-4640-A082-486339F29569}" type="pres">
      <dgm:prSet presAssocID="{8C737104-2334-40A6-B42B-2DD683CC42FC}" presName="hierChild5" presStyleCnt="0"/>
      <dgm:spPr/>
    </dgm:pt>
    <dgm:pt modelId="{5DAAA415-D6F1-49EE-BFF1-C0FD82E834CC}" type="pres">
      <dgm:prSet presAssocID="{F9F638FE-226F-49DC-89CC-D95FE2CAC00D}" presName="Name37" presStyleLbl="parChTrans1D3" presStyleIdx="6" presStyleCnt="11"/>
      <dgm:spPr/>
    </dgm:pt>
    <dgm:pt modelId="{C0A7A5E3-5DB3-4AD5-95BD-EDE224453A88}" type="pres">
      <dgm:prSet presAssocID="{42134FA6-B41B-4C78-8313-1AD5A1802ECF}" presName="hierRoot2" presStyleCnt="0">
        <dgm:presLayoutVars>
          <dgm:hierBranch val="init"/>
        </dgm:presLayoutVars>
      </dgm:prSet>
      <dgm:spPr/>
    </dgm:pt>
    <dgm:pt modelId="{BE102CCA-DF33-42A6-9652-E9A0C270046A}" type="pres">
      <dgm:prSet presAssocID="{42134FA6-B41B-4C78-8313-1AD5A1802ECF}" presName="rootComposite" presStyleCnt="0"/>
      <dgm:spPr/>
    </dgm:pt>
    <dgm:pt modelId="{EDED701E-CE9B-487C-81E0-D2E47D6D64F2}" type="pres">
      <dgm:prSet presAssocID="{42134FA6-B41B-4C78-8313-1AD5A1802ECF}" presName="rootText" presStyleLbl="node3" presStyleIdx="6" presStyleCnt="11">
        <dgm:presLayoutVars>
          <dgm:chPref val="3"/>
        </dgm:presLayoutVars>
      </dgm:prSet>
      <dgm:spPr/>
    </dgm:pt>
    <dgm:pt modelId="{5F218D54-CAD2-4615-944A-7B27E95F98D1}" type="pres">
      <dgm:prSet presAssocID="{42134FA6-B41B-4C78-8313-1AD5A1802ECF}" presName="rootConnector" presStyleLbl="node3" presStyleIdx="6" presStyleCnt="11"/>
      <dgm:spPr/>
    </dgm:pt>
    <dgm:pt modelId="{FB01FDDE-B9D9-491B-AFD7-28C9B124FC89}" type="pres">
      <dgm:prSet presAssocID="{42134FA6-B41B-4C78-8313-1AD5A1802ECF}" presName="hierChild4" presStyleCnt="0"/>
      <dgm:spPr/>
    </dgm:pt>
    <dgm:pt modelId="{F4B66AF8-6738-4DBE-B53B-CFB67287D15F}" type="pres">
      <dgm:prSet presAssocID="{42134FA6-B41B-4C78-8313-1AD5A1802ECF}" presName="hierChild5" presStyleCnt="0"/>
      <dgm:spPr/>
    </dgm:pt>
    <dgm:pt modelId="{87F5C75A-D201-4FFE-BE28-46D7364A5943}" type="pres">
      <dgm:prSet presAssocID="{ED84E391-4A9F-431A-A33D-70D0C70C369F}" presName="Name37" presStyleLbl="parChTrans1D3" presStyleIdx="7" presStyleCnt="11"/>
      <dgm:spPr/>
    </dgm:pt>
    <dgm:pt modelId="{4EFE4259-09DD-49BE-A280-682644A1E848}" type="pres">
      <dgm:prSet presAssocID="{115D9E98-25F4-47AD-8D76-F2688B280232}" presName="hierRoot2" presStyleCnt="0">
        <dgm:presLayoutVars>
          <dgm:hierBranch val="init"/>
        </dgm:presLayoutVars>
      </dgm:prSet>
      <dgm:spPr/>
    </dgm:pt>
    <dgm:pt modelId="{4168CDC5-DF67-48E9-8729-7D8FA13195C2}" type="pres">
      <dgm:prSet presAssocID="{115D9E98-25F4-47AD-8D76-F2688B280232}" presName="rootComposite" presStyleCnt="0"/>
      <dgm:spPr/>
    </dgm:pt>
    <dgm:pt modelId="{B5AD7658-FEF0-4754-B1B4-697BCA674DFF}" type="pres">
      <dgm:prSet presAssocID="{115D9E98-25F4-47AD-8D76-F2688B280232}" presName="rootText" presStyleLbl="node3" presStyleIdx="7" presStyleCnt="11">
        <dgm:presLayoutVars>
          <dgm:chPref val="3"/>
        </dgm:presLayoutVars>
      </dgm:prSet>
      <dgm:spPr/>
    </dgm:pt>
    <dgm:pt modelId="{BD88BA3F-7EDF-44B0-9FC8-FB2B0D9C2C82}" type="pres">
      <dgm:prSet presAssocID="{115D9E98-25F4-47AD-8D76-F2688B280232}" presName="rootConnector" presStyleLbl="node3" presStyleIdx="7" presStyleCnt="11"/>
      <dgm:spPr/>
    </dgm:pt>
    <dgm:pt modelId="{0A67FDC4-0713-475D-B6AC-2E8E6A97213E}" type="pres">
      <dgm:prSet presAssocID="{115D9E98-25F4-47AD-8D76-F2688B280232}" presName="hierChild4" presStyleCnt="0"/>
      <dgm:spPr/>
    </dgm:pt>
    <dgm:pt modelId="{F1683BA7-4226-4F65-9F5F-4F57E57DF808}" type="pres">
      <dgm:prSet presAssocID="{115D9E98-25F4-47AD-8D76-F2688B280232}" presName="hierChild5" presStyleCnt="0"/>
      <dgm:spPr/>
    </dgm:pt>
    <dgm:pt modelId="{C828DE02-147F-4303-8C7F-D61CD863BE88}" type="pres">
      <dgm:prSet presAssocID="{63EC56AD-3273-4975-BF74-8AD58FF33EF8}" presName="Name37" presStyleLbl="parChTrans1D3" presStyleIdx="8" presStyleCnt="11"/>
      <dgm:spPr/>
    </dgm:pt>
    <dgm:pt modelId="{F67D5FF5-5AB0-478C-B2AE-0448170A37B2}" type="pres">
      <dgm:prSet presAssocID="{C20FA445-6C75-4DC3-8D05-8C5F80E489EB}" presName="hierRoot2" presStyleCnt="0">
        <dgm:presLayoutVars>
          <dgm:hierBranch val="init"/>
        </dgm:presLayoutVars>
      </dgm:prSet>
      <dgm:spPr/>
    </dgm:pt>
    <dgm:pt modelId="{BD671312-C170-41EE-B569-8B041FF79354}" type="pres">
      <dgm:prSet presAssocID="{C20FA445-6C75-4DC3-8D05-8C5F80E489EB}" presName="rootComposite" presStyleCnt="0"/>
      <dgm:spPr/>
    </dgm:pt>
    <dgm:pt modelId="{D83991BA-608F-46C2-8172-3E9841EC5E3E}" type="pres">
      <dgm:prSet presAssocID="{C20FA445-6C75-4DC3-8D05-8C5F80E489EB}" presName="rootText" presStyleLbl="node3" presStyleIdx="8" presStyleCnt="11">
        <dgm:presLayoutVars>
          <dgm:chPref val="3"/>
        </dgm:presLayoutVars>
      </dgm:prSet>
      <dgm:spPr/>
    </dgm:pt>
    <dgm:pt modelId="{AB88C2BD-A07B-4F6E-918A-56B67CC474BE}" type="pres">
      <dgm:prSet presAssocID="{C20FA445-6C75-4DC3-8D05-8C5F80E489EB}" presName="rootConnector" presStyleLbl="node3" presStyleIdx="8" presStyleCnt="11"/>
      <dgm:spPr/>
    </dgm:pt>
    <dgm:pt modelId="{E2B77666-8F1B-4566-A4A6-FC10557CFEAD}" type="pres">
      <dgm:prSet presAssocID="{C20FA445-6C75-4DC3-8D05-8C5F80E489EB}" presName="hierChild4" presStyleCnt="0"/>
      <dgm:spPr/>
    </dgm:pt>
    <dgm:pt modelId="{F633A7F4-934D-464A-9DB6-808F23F61996}" type="pres">
      <dgm:prSet presAssocID="{C20FA445-6C75-4DC3-8D05-8C5F80E489EB}" presName="hierChild5" presStyleCnt="0"/>
      <dgm:spPr/>
    </dgm:pt>
    <dgm:pt modelId="{E4D9B4B4-C917-40EA-A7AC-C64E55CD8E40}" type="pres">
      <dgm:prSet presAssocID="{2DDE6D8F-DC3B-44F5-A8BB-9F597BEF11BF}" presName="Name37" presStyleLbl="parChTrans1D3" presStyleIdx="9" presStyleCnt="11"/>
      <dgm:spPr/>
    </dgm:pt>
    <dgm:pt modelId="{D26F54D6-D891-4347-8083-9322D6CE3A0F}" type="pres">
      <dgm:prSet presAssocID="{2FCDB76E-E7C2-4AAD-A57B-09F5049429E2}" presName="hierRoot2" presStyleCnt="0">
        <dgm:presLayoutVars>
          <dgm:hierBranch val="init"/>
        </dgm:presLayoutVars>
      </dgm:prSet>
      <dgm:spPr/>
    </dgm:pt>
    <dgm:pt modelId="{FD006E47-6D6F-46DB-B46B-CB94EF1ADE4B}" type="pres">
      <dgm:prSet presAssocID="{2FCDB76E-E7C2-4AAD-A57B-09F5049429E2}" presName="rootComposite" presStyleCnt="0"/>
      <dgm:spPr/>
    </dgm:pt>
    <dgm:pt modelId="{7F731218-6DED-4300-8ED6-7D73E84BB49D}" type="pres">
      <dgm:prSet presAssocID="{2FCDB76E-E7C2-4AAD-A57B-09F5049429E2}" presName="rootText" presStyleLbl="node3" presStyleIdx="9" presStyleCnt="11">
        <dgm:presLayoutVars>
          <dgm:chPref val="3"/>
        </dgm:presLayoutVars>
      </dgm:prSet>
      <dgm:spPr/>
    </dgm:pt>
    <dgm:pt modelId="{F7A997E8-76B2-481F-B46C-BEE609F506DF}" type="pres">
      <dgm:prSet presAssocID="{2FCDB76E-E7C2-4AAD-A57B-09F5049429E2}" presName="rootConnector" presStyleLbl="node3" presStyleIdx="9" presStyleCnt="11"/>
      <dgm:spPr/>
    </dgm:pt>
    <dgm:pt modelId="{ED8A69CE-E493-4BA6-BF63-060CE10A0EB7}" type="pres">
      <dgm:prSet presAssocID="{2FCDB76E-E7C2-4AAD-A57B-09F5049429E2}" presName="hierChild4" presStyleCnt="0"/>
      <dgm:spPr/>
    </dgm:pt>
    <dgm:pt modelId="{91D9CA72-BF77-47BB-A3B7-83AC1C8E4B50}" type="pres">
      <dgm:prSet presAssocID="{2FCDB76E-E7C2-4AAD-A57B-09F5049429E2}" presName="hierChild5" presStyleCnt="0"/>
      <dgm:spPr/>
    </dgm:pt>
    <dgm:pt modelId="{54D1162D-1202-4539-8ABD-4ABAEFAC8754}" type="pres">
      <dgm:prSet presAssocID="{07737087-A787-4416-B6FE-6D981A810F5B}" presName="Name37" presStyleLbl="parChTrans1D3" presStyleIdx="10" presStyleCnt="11"/>
      <dgm:spPr/>
    </dgm:pt>
    <dgm:pt modelId="{FCCFA10C-ACE6-469C-9E18-73D3CF322DB6}" type="pres">
      <dgm:prSet presAssocID="{06656621-409E-4B94-8B1F-883D29FE08E6}" presName="hierRoot2" presStyleCnt="0">
        <dgm:presLayoutVars>
          <dgm:hierBranch val="init"/>
        </dgm:presLayoutVars>
      </dgm:prSet>
      <dgm:spPr/>
    </dgm:pt>
    <dgm:pt modelId="{D2C4C2A8-CDF5-49B5-9222-A7E87AEDA14E}" type="pres">
      <dgm:prSet presAssocID="{06656621-409E-4B94-8B1F-883D29FE08E6}" presName="rootComposite" presStyleCnt="0"/>
      <dgm:spPr/>
    </dgm:pt>
    <dgm:pt modelId="{F9CCFFAD-C42E-4D85-9C6D-9DDD0D9CF7DD}" type="pres">
      <dgm:prSet presAssocID="{06656621-409E-4B94-8B1F-883D29FE08E6}" presName="rootText" presStyleLbl="node3" presStyleIdx="10" presStyleCnt="11">
        <dgm:presLayoutVars>
          <dgm:chPref val="3"/>
        </dgm:presLayoutVars>
      </dgm:prSet>
      <dgm:spPr/>
    </dgm:pt>
    <dgm:pt modelId="{5D0F389A-7ACA-4E67-9E37-E95D39AF6F24}" type="pres">
      <dgm:prSet presAssocID="{06656621-409E-4B94-8B1F-883D29FE08E6}" presName="rootConnector" presStyleLbl="node3" presStyleIdx="10" presStyleCnt="11"/>
      <dgm:spPr/>
    </dgm:pt>
    <dgm:pt modelId="{270CBE97-8EA8-4DF1-AA00-CB5D6AFDD19E}" type="pres">
      <dgm:prSet presAssocID="{06656621-409E-4B94-8B1F-883D29FE08E6}" presName="hierChild4" presStyleCnt="0"/>
      <dgm:spPr/>
    </dgm:pt>
    <dgm:pt modelId="{1E24E8FC-0F75-4C17-89A5-38B6E0D19A24}" type="pres">
      <dgm:prSet presAssocID="{06656621-409E-4B94-8B1F-883D29FE08E6}" presName="hierChild5" presStyleCnt="0"/>
      <dgm:spPr/>
    </dgm:pt>
    <dgm:pt modelId="{25DE9FB0-B3CA-4CCD-9950-74D421B4BBFB}" type="pres">
      <dgm:prSet presAssocID="{40218747-18C1-44B7-8374-31C631D116E2}" presName="hierChild5" presStyleCnt="0"/>
      <dgm:spPr/>
    </dgm:pt>
    <dgm:pt modelId="{EA4E75C2-E482-4FBC-96EB-7E2578F37D5F}" type="pres">
      <dgm:prSet presAssocID="{B12F0BEC-9468-47AD-9825-9B80EB37159E}" presName="hierChild3" presStyleCnt="0"/>
      <dgm:spPr/>
    </dgm:pt>
  </dgm:ptLst>
  <dgm:cxnLst>
    <dgm:cxn modelId="{ED0F0200-1B69-4F16-B2FB-3939908778BB}" type="presOf" srcId="{CC1130BA-5E30-4D1D-B274-E6A9EC39C029}" destId="{2A704B6C-6337-406C-AD7C-5C86E5038EDC}" srcOrd="1" destOrd="0" presId="urn:microsoft.com/office/officeart/2005/8/layout/orgChart1"/>
    <dgm:cxn modelId="{6F409D0E-BEA2-4FA1-80E3-3E37C12F7529}" srcId="{4B2248A9-7F4D-41A4-9F25-0446DB4E4AF4}" destId="{BAD4C552-9A37-406B-B106-6E65AFEB9E2D}" srcOrd="1" destOrd="0" parTransId="{2B457FD2-3138-47BC-9A2E-9329C19F5A95}" sibTransId="{6FD82414-77D1-4AE3-83A1-69D119846F5F}"/>
    <dgm:cxn modelId="{9475E90E-E431-4E22-81C6-67E55B3CBED6}" srcId="{B12F0BEC-9468-47AD-9825-9B80EB37159E}" destId="{4B2248A9-7F4D-41A4-9F25-0446DB4E4AF4}" srcOrd="0" destOrd="0" parTransId="{9BBDD55A-AB15-4F00-A300-5CA7472678DA}" sibTransId="{86248CF9-3D3F-42FF-868A-C56846D81924}"/>
    <dgm:cxn modelId="{66F16013-0E2E-4F72-886C-4D9C6C14153A}" type="presOf" srcId="{07737087-A787-4416-B6FE-6D981A810F5B}" destId="{54D1162D-1202-4539-8ABD-4ABAEFAC8754}" srcOrd="0" destOrd="0" presId="urn:microsoft.com/office/officeart/2005/8/layout/orgChart1"/>
    <dgm:cxn modelId="{01E3AF15-A1D7-44FB-AE4F-3E2833CC217C}" type="presOf" srcId="{35347007-01D4-4838-8C72-ABFE298A1AC1}" destId="{0E72C591-1480-4F9B-A7F6-D255A9389718}" srcOrd="0" destOrd="0" presId="urn:microsoft.com/office/officeart/2005/8/layout/orgChart1"/>
    <dgm:cxn modelId="{15F58019-5E1F-42E6-80D5-5F805110B835}" type="presOf" srcId="{4B2248A9-7F4D-41A4-9F25-0446DB4E4AF4}" destId="{8BE8FD50-740F-4DCF-BC54-35192D824250}" srcOrd="1" destOrd="0" presId="urn:microsoft.com/office/officeart/2005/8/layout/orgChart1"/>
    <dgm:cxn modelId="{A1075A21-5AF6-43A6-887B-5805A3BE3BE7}" type="presOf" srcId="{458CB733-8044-474A-9363-D402B38F0562}" destId="{77ED4A03-278D-4632-8AA1-5FA26CA1D1ED}" srcOrd="0" destOrd="0" presId="urn:microsoft.com/office/officeart/2005/8/layout/orgChart1"/>
    <dgm:cxn modelId="{FE38A626-F241-411E-AE25-FD707925DEB8}" type="presOf" srcId="{48E0EFED-4BA2-472F-8ECF-1309B813F04F}" destId="{345ED3FF-D5CE-461B-9E3C-A785BCE3F950}" srcOrd="0" destOrd="0" presId="urn:microsoft.com/office/officeart/2005/8/layout/orgChart1"/>
    <dgm:cxn modelId="{960A752C-4584-4ABA-910C-5EC9A5A233EF}" type="presOf" srcId="{9107C765-3142-445C-9660-E9851B301C27}" destId="{EB1B96C2-F36B-4397-96ED-EE22715AC83C}" srcOrd="0" destOrd="0" presId="urn:microsoft.com/office/officeart/2005/8/layout/orgChart1"/>
    <dgm:cxn modelId="{CA457133-B35D-4744-8EB6-4E988F59693B}" srcId="{B12F0BEC-9468-47AD-9825-9B80EB37159E}" destId="{CBAE1E7F-4572-4A38-8185-CA3B8AA1707F}" srcOrd="1" destOrd="0" parTransId="{007C39C5-B56A-4892-B8B5-38735EA60E41}" sibTransId="{0004A7B9-DE32-45E7-9D01-DB5BE6D617D3}"/>
    <dgm:cxn modelId="{D12EDB33-42EC-4E15-8AEC-BB28E7303417}" type="presOf" srcId="{C9BEDC4B-1EEA-446E-B40B-5391B38380A7}" destId="{CD54121E-D85D-4828-9BD0-C1F47882A1EB}" srcOrd="1" destOrd="0" presId="urn:microsoft.com/office/officeart/2005/8/layout/orgChart1"/>
    <dgm:cxn modelId="{0A6ACF62-2A7E-491C-B9D9-2CC01284ADA0}" srcId="{40218747-18C1-44B7-8374-31C631D116E2}" destId="{8C737104-2334-40A6-B42B-2DD683CC42FC}" srcOrd="0" destOrd="0" parTransId="{33F7ECC9-9389-4EF3-8DF4-280CBDADD021}" sibTransId="{C0C88D65-BE5A-40F6-BF4F-7BD5B1D136FA}"/>
    <dgm:cxn modelId="{458D1468-CE2A-4573-B167-91CF2CFC7D38}" type="presOf" srcId="{007C39C5-B56A-4892-B8B5-38735EA60E41}" destId="{5958C6CC-12F3-431F-A38F-046746154361}" srcOrd="0" destOrd="0" presId="urn:microsoft.com/office/officeart/2005/8/layout/orgChart1"/>
    <dgm:cxn modelId="{E15A994A-0AE4-4D88-8E27-661F80A95E33}" srcId="{40218747-18C1-44B7-8374-31C631D116E2}" destId="{115D9E98-25F4-47AD-8D76-F2688B280232}" srcOrd="2" destOrd="0" parTransId="{ED84E391-4A9F-431A-A33D-70D0C70C369F}" sibTransId="{B0146C32-27DD-4D28-B50C-301A4110EF6D}"/>
    <dgm:cxn modelId="{97D79C6A-16B7-4B8C-9D2D-6816352E567A}" type="presOf" srcId="{BAD4C552-9A37-406B-B106-6E65AFEB9E2D}" destId="{FFDD56DA-AFA3-4713-9F99-FE9CCF75E036}" srcOrd="0" destOrd="0" presId="urn:microsoft.com/office/officeart/2005/8/layout/orgChart1"/>
    <dgm:cxn modelId="{ADEDAF6B-7078-4488-93D6-C39B81729027}" srcId="{B01E10F3-676C-4F6D-B1E4-695E6DE7791B}" destId="{C9BEDC4B-1EEA-446E-B40B-5391B38380A7}" srcOrd="0" destOrd="0" parTransId="{17E0FDE0-4242-4D8F-BA02-55B839B4ECAB}" sibTransId="{3B7ACD56-B9A1-4E65-A689-BE51570A7DFA}"/>
    <dgm:cxn modelId="{0E41936C-16F7-4F2E-BC2B-45CA2CA2CA08}" type="presOf" srcId="{BAD4C552-9A37-406B-B106-6E65AFEB9E2D}" destId="{569A950F-0F24-49D5-808F-60A5E828D637}" srcOrd="1" destOrd="0" presId="urn:microsoft.com/office/officeart/2005/8/layout/orgChart1"/>
    <dgm:cxn modelId="{0F5FA56E-7AE0-4B75-A338-06B8D3AA7E03}" type="presOf" srcId="{33F7ECC9-9389-4EF3-8DF4-280CBDADD021}" destId="{6EA56F4D-E3FE-4C13-85EE-F1C30D981F55}" srcOrd="0" destOrd="0" presId="urn:microsoft.com/office/officeart/2005/8/layout/orgChart1"/>
    <dgm:cxn modelId="{63DCF46E-135D-432F-8CF1-925EC4E712C3}" type="presOf" srcId="{B12F0BEC-9468-47AD-9825-9B80EB37159E}" destId="{36AAEBBD-58A4-4A15-9A2D-2AB591F51CA3}" srcOrd="0" destOrd="0" presId="urn:microsoft.com/office/officeart/2005/8/layout/orgChart1"/>
    <dgm:cxn modelId="{F5C1104F-0FDE-4858-A839-7F74C8B93B24}" type="presOf" srcId="{91748AAA-CA1F-44FF-9AFB-0C0130BEB9A3}" destId="{F081C417-5550-42E4-A8C4-0BB969E4EC10}" srcOrd="0" destOrd="0" presId="urn:microsoft.com/office/officeart/2005/8/layout/orgChart1"/>
    <dgm:cxn modelId="{18C10873-B5C1-4A8C-8B42-C08A7B6E6120}" srcId="{40218747-18C1-44B7-8374-31C631D116E2}" destId="{2FCDB76E-E7C2-4AAD-A57B-09F5049429E2}" srcOrd="4" destOrd="0" parTransId="{2DDE6D8F-DC3B-44F5-A8BB-9F597BEF11BF}" sibTransId="{F12F1624-C465-4FDC-80C4-8BC4D7DB733F}"/>
    <dgm:cxn modelId="{8126FD53-158B-4081-9CDA-66017DF1C92C}" type="presOf" srcId="{CBAE1E7F-4572-4A38-8185-CA3B8AA1707F}" destId="{52FABD2A-9819-41EE-941A-3B085E012267}" srcOrd="0" destOrd="0" presId="urn:microsoft.com/office/officeart/2005/8/layout/orgChart1"/>
    <dgm:cxn modelId="{825A1C54-FA50-4D4D-9F25-E2AB31DEABB6}" type="presOf" srcId="{2FCDB76E-E7C2-4AAD-A57B-09F5049429E2}" destId="{F7A997E8-76B2-481F-B46C-BEE609F506DF}" srcOrd="1" destOrd="0" presId="urn:microsoft.com/office/officeart/2005/8/layout/orgChart1"/>
    <dgm:cxn modelId="{51366C54-F200-47F1-AA7C-99E36C08A5A2}" type="presOf" srcId="{2FCDB76E-E7C2-4AAD-A57B-09F5049429E2}" destId="{7F731218-6DED-4300-8ED6-7D73E84BB49D}" srcOrd="0" destOrd="0" presId="urn:microsoft.com/office/officeart/2005/8/layout/orgChart1"/>
    <dgm:cxn modelId="{A715F675-E4B2-4A34-89F3-0C2F4C5E72DD}" srcId="{91748AAA-CA1F-44FF-9AFB-0C0130BEB9A3}" destId="{B12F0BEC-9468-47AD-9825-9B80EB37159E}" srcOrd="0" destOrd="0" parTransId="{09F07184-6C8B-4A04-A598-ADC3A2DDE529}" sibTransId="{CB6DF243-7FB5-40C2-8F63-FD5274569F0E}"/>
    <dgm:cxn modelId="{72663F76-594C-4998-AE3D-7E0069BD71DC}" type="presOf" srcId="{8C737104-2334-40A6-B42B-2DD683CC42FC}" destId="{12D54111-6EF4-4038-8DD1-18E1EDDF43D5}" srcOrd="1" destOrd="0" presId="urn:microsoft.com/office/officeart/2005/8/layout/orgChart1"/>
    <dgm:cxn modelId="{4571EF7D-0249-4D01-938C-14AB1799A594}" srcId="{40218747-18C1-44B7-8374-31C631D116E2}" destId="{42134FA6-B41B-4C78-8313-1AD5A1802ECF}" srcOrd="1" destOrd="0" parTransId="{F9F638FE-226F-49DC-89CC-D95FE2CAC00D}" sibTransId="{76D4566F-73FD-4366-853E-2CC893A53213}"/>
    <dgm:cxn modelId="{C1A69580-A36F-4A34-9A0E-BC1B590CAA35}" type="presOf" srcId="{C20FA445-6C75-4DC3-8D05-8C5F80E489EB}" destId="{AB88C2BD-A07B-4F6E-918A-56B67CC474BE}" srcOrd="1" destOrd="0" presId="urn:microsoft.com/office/officeart/2005/8/layout/orgChart1"/>
    <dgm:cxn modelId="{F0273283-171F-48C3-A3D2-31AB4F32CAEB}" type="presOf" srcId="{D78E9903-0F91-49C9-905D-C918972DDB8F}" destId="{DE107F2B-5B02-45A3-B54E-B8B2DCB4A357}" srcOrd="0" destOrd="0" presId="urn:microsoft.com/office/officeart/2005/8/layout/orgChart1"/>
    <dgm:cxn modelId="{E8C16884-5275-4370-A3CE-9B327E1900D9}" type="presOf" srcId="{C9BEDC4B-1EEA-446E-B40B-5391B38380A7}" destId="{FDE1A312-89AE-4E05-9212-C9604E05C7C4}" srcOrd="0" destOrd="0" presId="urn:microsoft.com/office/officeart/2005/8/layout/orgChart1"/>
    <dgm:cxn modelId="{63BE4989-4F5C-44E6-9DBA-8F1A1632AC79}" type="presOf" srcId="{42134FA6-B41B-4C78-8313-1AD5A1802ECF}" destId="{5F218D54-CAD2-4615-944A-7B27E95F98D1}" srcOrd="1" destOrd="0" presId="urn:microsoft.com/office/officeart/2005/8/layout/orgChart1"/>
    <dgm:cxn modelId="{6E58798B-4774-4B30-BD78-6362BB0E68EA}" type="presOf" srcId="{B01E10F3-676C-4F6D-B1E4-695E6DE7791B}" destId="{27F4275B-7411-4B79-ADDB-EE82E83790B8}" srcOrd="1" destOrd="0" presId="urn:microsoft.com/office/officeart/2005/8/layout/orgChart1"/>
    <dgm:cxn modelId="{1A83418E-805C-4147-AAAD-BB495CF1FB6C}" type="presOf" srcId="{CBAE1E7F-4572-4A38-8185-CA3B8AA1707F}" destId="{C5BA8211-56B5-4856-853E-6061EEC81703}" srcOrd="1" destOrd="0" presId="urn:microsoft.com/office/officeart/2005/8/layout/orgChart1"/>
    <dgm:cxn modelId="{F325BE91-536A-412C-B58D-874311397C03}" type="presOf" srcId="{115D9E98-25F4-47AD-8D76-F2688B280232}" destId="{B5AD7658-FEF0-4754-B1B4-697BCA674DFF}" srcOrd="0" destOrd="0" presId="urn:microsoft.com/office/officeart/2005/8/layout/orgChart1"/>
    <dgm:cxn modelId="{2A8C1098-537C-46C7-A796-C3399E3BC333}" type="presOf" srcId="{AD838D7D-26D0-455C-B765-AEBCBF969650}" destId="{F04C6F46-B2E4-4528-BDC6-66AE9CA2C75A}" srcOrd="0" destOrd="0" presId="urn:microsoft.com/office/officeart/2005/8/layout/orgChart1"/>
    <dgm:cxn modelId="{C8D3C59B-EF62-4729-86CC-A9BB93398547}" type="presOf" srcId="{35347007-01D4-4838-8C72-ABFE298A1AC1}" destId="{7E24147C-0E18-4341-AB20-B2D974C87126}" srcOrd="1" destOrd="0" presId="urn:microsoft.com/office/officeart/2005/8/layout/orgChart1"/>
    <dgm:cxn modelId="{15962BA1-8A86-4367-BC4E-0A88B1FCCE6C}" type="presOf" srcId="{C20FA445-6C75-4DC3-8D05-8C5F80E489EB}" destId="{D83991BA-608F-46C2-8172-3E9841EC5E3E}" srcOrd="0" destOrd="0" presId="urn:microsoft.com/office/officeart/2005/8/layout/orgChart1"/>
    <dgm:cxn modelId="{B013D0A2-3798-411B-B73A-45BE3468A69C}" srcId="{B12F0BEC-9468-47AD-9825-9B80EB37159E}" destId="{40218747-18C1-44B7-8374-31C631D116E2}" srcOrd="3" destOrd="0" parTransId="{D78E9903-0F91-49C9-905D-C918972DDB8F}" sibTransId="{55468202-51CA-4E9B-B76A-CEA1B254AFEC}"/>
    <dgm:cxn modelId="{3CAEC2A4-F833-4EBB-9013-D8B283596FF5}" type="presOf" srcId="{2B457FD2-3138-47BC-9A2E-9329C19F5A95}" destId="{942A735F-5D7E-48D9-AD9A-F04957245D03}" srcOrd="0" destOrd="0" presId="urn:microsoft.com/office/officeart/2005/8/layout/orgChart1"/>
    <dgm:cxn modelId="{99B2E2A5-C131-401B-9D80-2926606722DA}" type="presOf" srcId="{06656621-409E-4B94-8B1F-883D29FE08E6}" destId="{5D0F389A-7ACA-4E67-9E37-E95D39AF6F24}" srcOrd="1" destOrd="0" presId="urn:microsoft.com/office/officeart/2005/8/layout/orgChart1"/>
    <dgm:cxn modelId="{8DC85EA8-4D79-4E73-86DC-224CC5065560}" type="presOf" srcId="{115D9E98-25F4-47AD-8D76-F2688B280232}" destId="{BD88BA3F-7EDF-44B0-9FC8-FB2B0D9C2C82}" srcOrd="1" destOrd="0" presId="urn:microsoft.com/office/officeart/2005/8/layout/orgChart1"/>
    <dgm:cxn modelId="{A7E3F6AF-3E70-4600-8342-3AB57BDE6454}" type="presOf" srcId="{40218747-18C1-44B7-8374-31C631D116E2}" destId="{4373BA2F-429B-4637-996F-8C7E451137F6}" srcOrd="1" destOrd="0" presId="urn:microsoft.com/office/officeart/2005/8/layout/orgChart1"/>
    <dgm:cxn modelId="{E16111B0-03AD-45D4-88BC-9C51AC4FA8E6}" type="presOf" srcId="{63EC56AD-3273-4975-BF74-8AD58FF33EF8}" destId="{C828DE02-147F-4303-8C7F-D61CD863BE88}" srcOrd="0" destOrd="0" presId="urn:microsoft.com/office/officeart/2005/8/layout/orgChart1"/>
    <dgm:cxn modelId="{212303B2-B7C8-4DCA-B202-E35609818A55}" srcId="{40218747-18C1-44B7-8374-31C631D116E2}" destId="{C20FA445-6C75-4DC3-8D05-8C5F80E489EB}" srcOrd="3" destOrd="0" parTransId="{63EC56AD-3273-4975-BF74-8AD58FF33EF8}" sibTransId="{2B8D7A44-DC85-449F-B1DF-640190F8D68B}"/>
    <dgm:cxn modelId="{B83E55B5-466D-4F76-80CA-C483D7D3CC95}" type="presOf" srcId="{B12F0BEC-9468-47AD-9825-9B80EB37159E}" destId="{17E9DAFF-3270-4BC4-B4E6-C0A461D805AB}" srcOrd="1" destOrd="0" presId="urn:microsoft.com/office/officeart/2005/8/layout/orgChart1"/>
    <dgm:cxn modelId="{09AB83B5-CC75-4A8B-ADB0-B621C52AA45C}" srcId="{B12F0BEC-9468-47AD-9825-9B80EB37159E}" destId="{B01E10F3-676C-4F6D-B1E4-695E6DE7791B}" srcOrd="2" destOrd="0" parTransId="{AD838D7D-26D0-455C-B765-AEBCBF969650}" sibTransId="{DA7B2136-F71F-4C41-BDC5-81A94993BFD2}"/>
    <dgm:cxn modelId="{0A0587B6-3056-4BD2-B6D3-F5FE464C1B8C}" type="presOf" srcId="{8C737104-2334-40A6-B42B-2DD683CC42FC}" destId="{B94E1454-FEE3-474F-9710-94FC766A92D2}" srcOrd="0" destOrd="0" presId="urn:microsoft.com/office/officeart/2005/8/layout/orgChart1"/>
    <dgm:cxn modelId="{9CD3C6B7-DBBD-4AA7-BFBC-40A943C500FD}" type="presOf" srcId="{CC1130BA-5E30-4D1D-B274-E6A9EC39C029}" destId="{A0BEAB84-3B26-45ED-9E4C-A6BF5D47E5A1}" srcOrd="0" destOrd="0" presId="urn:microsoft.com/office/officeart/2005/8/layout/orgChart1"/>
    <dgm:cxn modelId="{5E1ACAB7-F0F1-4B65-9344-61E1463737EB}" type="presOf" srcId="{2DDE6D8F-DC3B-44F5-A8BB-9F597BEF11BF}" destId="{E4D9B4B4-C917-40EA-A7AC-C64E55CD8E40}" srcOrd="0" destOrd="0" presId="urn:microsoft.com/office/officeart/2005/8/layout/orgChart1"/>
    <dgm:cxn modelId="{BCE192BD-ED89-4A76-B624-3797DD707B1F}" type="presOf" srcId="{F9F638FE-226F-49DC-89CC-D95FE2CAC00D}" destId="{5DAAA415-D6F1-49EE-BFF1-C0FD82E834CC}" srcOrd="0" destOrd="0" presId="urn:microsoft.com/office/officeart/2005/8/layout/orgChart1"/>
    <dgm:cxn modelId="{F33F28C4-FB19-4100-8694-2B1B28A96C16}" srcId="{4B2248A9-7F4D-41A4-9F25-0446DB4E4AF4}" destId="{CC1130BA-5E30-4D1D-B274-E6A9EC39C029}" srcOrd="0" destOrd="0" parTransId="{9107C765-3142-445C-9660-E9851B301C27}" sibTransId="{C80B0D79-9B70-4C3A-8586-604B39445B57}"/>
    <dgm:cxn modelId="{936B84CA-9116-476C-8F02-8E6192587D44}" type="presOf" srcId="{42134FA6-B41B-4C78-8313-1AD5A1802ECF}" destId="{EDED701E-CE9B-487C-81E0-D2E47D6D64F2}" srcOrd="0" destOrd="0" presId="urn:microsoft.com/office/officeart/2005/8/layout/orgChart1"/>
    <dgm:cxn modelId="{815997CF-7E96-42D3-9AA7-03B0E4566D7F}" type="presOf" srcId="{06656621-409E-4B94-8B1F-883D29FE08E6}" destId="{F9CCFFAD-C42E-4D85-9C6D-9DDD0D9CF7DD}" srcOrd="0" destOrd="0" presId="urn:microsoft.com/office/officeart/2005/8/layout/orgChart1"/>
    <dgm:cxn modelId="{F7ACA1DB-3CE3-4E14-BF61-AA5490924FE4}" srcId="{40218747-18C1-44B7-8374-31C631D116E2}" destId="{06656621-409E-4B94-8B1F-883D29FE08E6}" srcOrd="5" destOrd="0" parTransId="{07737087-A787-4416-B6FE-6D981A810F5B}" sibTransId="{5AF063F6-B38F-4DFC-97AB-586AA2998047}"/>
    <dgm:cxn modelId="{BB758BE4-FD48-41EC-BB22-15343D87B83D}" srcId="{CBAE1E7F-4572-4A38-8185-CA3B8AA1707F}" destId="{BC51D344-423D-402A-9249-DBE6DB6EA752}" srcOrd="0" destOrd="0" parTransId="{458CB733-8044-474A-9363-D402B38F0562}" sibTransId="{B2EC2C5B-B461-4A15-BCFA-827E2F0E3A3E}"/>
    <dgm:cxn modelId="{5AAB73E7-DDFE-4728-9130-ED10DEC1FBE2}" type="presOf" srcId="{17E0FDE0-4242-4D8F-BA02-55B839B4ECAB}" destId="{0F57EB0F-9AF1-4C41-AE00-2F8BA76C7A3E}" srcOrd="0" destOrd="0" presId="urn:microsoft.com/office/officeart/2005/8/layout/orgChart1"/>
    <dgm:cxn modelId="{41F2A2E8-0831-4F9A-9149-23D3AE7C8785}" type="presOf" srcId="{ED84E391-4A9F-431A-A33D-70D0C70C369F}" destId="{87F5C75A-D201-4FFE-BE28-46D7364A5943}" srcOrd="0" destOrd="0" presId="urn:microsoft.com/office/officeart/2005/8/layout/orgChart1"/>
    <dgm:cxn modelId="{DECB1EEB-19D8-41E9-A9FD-AEEC3D7DB196}" type="presOf" srcId="{BC51D344-423D-402A-9249-DBE6DB6EA752}" destId="{9A0019A7-26FC-4F07-8B55-A8CC05F16D5A}" srcOrd="1" destOrd="0" presId="urn:microsoft.com/office/officeart/2005/8/layout/orgChart1"/>
    <dgm:cxn modelId="{B2A938F0-B218-49FD-861E-8E3F1FCEC269}" type="presOf" srcId="{BC51D344-423D-402A-9249-DBE6DB6EA752}" destId="{844C8925-C5D2-4EFF-983D-73C301BDC900}" srcOrd="0" destOrd="0" presId="urn:microsoft.com/office/officeart/2005/8/layout/orgChart1"/>
    <dgm:cxn modelId="{267562F3-A4AE-43EB-8041-C8A7FA679F6C}" srcId="{B01E10F3-676C-4F6D-B1E4-695E6DE7791B}" destId="{35347007-01D4-4838-8C72-ABFE298A1AC1}" srcOrd="1" destOrd="0" parTransId="{48E0EFED-4BA2-472F-8ECF-1309B813F04F}" sibTransId="{1DDEBEB9-F492-4821-9700-2A3B0C60B543}"/>
    <dgm:cxn modelId="{71CE16F4-EE6B-4FE8-AB6A-867B897BA525}" type="presOf" srcId="{B01E10F3-676C-4F6D-B1E4-695E6DE7791B}" destId="{FDB475CF-E61A-4A8F-AE83-694DF844D5E0}" srcOrd="0" destOrd="0" presId="urn:microsoft.com/office/officeart/2005/8/layout/orgChart1"/>
    <dgm:cxn modelId="{D68EEAF5-674C-45F3-A576-1DE13A9144DA}" type="presOf" srcId="{9BBDD55A-AB15-4F00-A300-5CA7472678DA}" destId="{282E1F79-28F9-4F19-9298-29BF6F6DCA99}" srcOrd="0" destOrd="0" presId="urn:microsoft.com/office/officeart/2005/8/layout/orgChart1"/>
    <dgm:cxn modelId="{22F6C4F6-C8BB-4C00-8F04-626C8A334179}" type="presOf" srcId="{4B2248A9-7F4D-41A4-9F25-0446DB4E4AF4}" destId="{D0275BFA-9D92-431A-A068-B3B63AB3AB1C}" srcOrd="0" destOrd="0" presId="urn:microsoft.com/office/officeart/2005/8/layout/orgChart1"/>
    <dgm:cxn modelId="{97DD28FF-3392-4BD7-A0F5-D103A65095FA}" type="presOf" srcId="{40218747-18C1-44B7-8374-31C631D116E2}" destId="{60E062CA-C076-452F-8024-E5254EFEB7BF}" srcOrd="0" destOrd="0" presId="urn:microsoft.com/office/officeart/2005/8/layout/orgChart1"/>
    <dgm:cxn modelId="{6573C754-6F30-4F98-84FA-E587F6075549}" type="presParOf" srcId="{F081C417-5550-42E4-A8C4-0BB969E4EC10}" destId="{7751A208-9718-46FD-A083-BDBCD4E4EC28}" srcOrd="0" destOrd="0" presId="urn:microsoft.com/office/officeart/2005/8/layout/orgChart1"/>
    <dgm:cxn modelId="{35D2815B-FD91-432E-8ACD-14F11C5BD72A}" type="presParOf" srcId="{7751A208-9718-46FD-A083-BDBCD4E4EC28}" destId="{80D3447D-844F-4C95-B5EA-50DFD857261D}" srcOrd="0" destOrd="0" presId="urn:microsoft.com/office/officeart/2005/8/layout/orgChart1"/>
    <dgm:cxn modelId="{93B55BD0-1E82-4CC6-A559-070AC154BA93}" type="presParOf" srcId="{80D3447D-844F-4C95-B5EA-50DFD857261D}" destId="{36AAEBBD-58A4-4A15-9A2D-2AB591F51CA3}" srcOrd="0" destOrd="0" presId="urn:microsoft.com/office/officeart/2005/8/layout/orgChart1"/>
    <dgm:cxn modelId="{69851531-2306-40B6-9625-7D04A03D7401}" type="presParOf" srcId="{80D3447D-844F-4C95-B5EA-50DFD857261D}" destId="{17E9DAFF-3270-4BC4-B4E6-C0A461D805AB}" srcOrd="1" destOrd="0" presId="urn:microsoft.com/office/officeart/2005/8/layout/orgChart1"/>
    <dgm:cxn modelId="{38376D53-7FB8-464C-A095-39CF0B0659C8}" type="presParOf" srcId="{7751A208-9718-46FD-A083-BDBCD4E4EC28}" destId="{2F66490E-0D02-4D42-A2BB-046D2EFA7887}" srcOrd="1" destOrd="0" presId="urn:microsoft.com/office/officeart/2005/8/layout/orgChart1"/>
    <dgm:cxn modelId="{4A53C3A9-276F-4B46-AA99-9DC9B0D8E4D4}" type="presParOf" srcId="{2F66490E-0D02-4D42-A2BB-046D2EFA7887}" destId="{282E1F79-28F9-4F19-9298-29BF6F6DCA99}" srcOrd="0" destOrd="0" presId="urn:microsoft.com/office/officeart/2005/8/layout/orgChart1"/>
    <dgm:cxn modelId="{58E35702-8729-4A55-9D88-5B7FACE4FE92}" type="presParOf" srcId="{2F66490E-0D02-4D42-A2BB-046D2EFA7887}" destId="{19616BC1-68FE-4E52-8FB6-07B64E555DA5}" srcOrd="1" destOrd="0" presId="urn:microsoft.com/office/officeart/2005/8/layout/orgChart1"/>
    <dgm:cxn modelId="{1F898CC0-D647-4EEE-B7B8-98A3909E878E}" type="presParOf" srcId="{19616BC1-68FE-4E52-8FB6-07B64E555DA5}" destId="{0BDE463F-3B86-475C-95E9-54447B5C7647}" srcOrd="0" destOrd="0" presId="urn:microsoft.com/office/officeart/2005/8/layout/orgChart1"/>
    <dgm:cxn modelId="{018DDBFF-91EB-4897-AB1A-D249D174B710}" type="presParOf" srcId="{0BDE463F-3B86-475C-95E9-54447B5C7647}" destId="{D0275BFA-9D92-431A-A068-B3B63AB3AB1C}" srcOrd="0" destOrd="0" presId="urn:microsoft.com/office/officeart/2005/8/layout/orgChart1"/>
    <dgm:cxn modelId="{DF15C657-4E51-4AB6-B91F-3DB921378B98}" type="presParOf" srcId="{0BDE463F-3B86-475C-95E9-54447B5C7647}" destId="{8BE8FD50-740F-4DCF-BC54-35192D824250}" srcOrd="1" destOrd="0" presId="urn:microsoft.com/office/officeart/2005/8/layout/orgChart1"/>
    <dgm:cxn modelId="{2FFC2195-F6F7-417E-9898-9C2F6F1FE889}" type="presParOf" srcId="{19616BC1-68FE-4E52-8FB6-07B64E555DA5}" destId="{76AE0E57-BA42-43DF-B70E-CE7777B53F32}" srcOrd="1" destOrd="0" presId="urn:microsoft.com/office/officeart/2005/8/layout/orgChart1"/>
    <dgm:cxn modelId="{F47FCA31-A844-42D7-B36D-BDD29809C732}" type="presParOf" srcId="{76AE0E57-BA42-43DF-B70E-CE7777B53F32}" destId="{EB1B96C2-F36B-4397-96ED-EE22715AC83C}" srcOrd="0" destOrd="0" presId="urn:microsoft.com/office/officeart/2005/8/layout/orgChart1"/>
    <dgm:cxn modelId="{2CA1312F-3D5A-4386-AA42-6A8D7EA21CB5}" type="presParOf" srcId="{76AE0E57-BA42-43DF-B70E-CE7777B53F32}" destId="{7F2F7B53-C3B4-4D15-B26B-2DA0E1272DDE}" srcOrd="1" destOrd="0" presId="urn:microsoft.com/office/officeart/2005/8/layout/orgChart1"/>
    <dgm:cxn modelId="{C3371BEE-F6E7-4C36-8310-6F84DA318EF0}" type="presParOf" srcId="{7F2F7B53-C3B4-4D15-B26B-2DA0E1272DDE}" destId="{EA745F79-40F9-4AB1-8CBB-C6835BA9FC8A}" srcOrd="0" destOrd="0" presId="urn:microsoft.com/office/officeart/2005/8/layout/orgChart1"/>
    <dgm:cxn modelId="{DE46976A-E181-496C-92FE-FE25FE2AB930}" type="presParOf" srcId="{EA745F79-40F9-4AB1-8CBB-C6835BA9FC8A}" destId="{A0BEAB84-3B26-45ED-9E4C-A6BF5D47E5A1}" srcOrd="0" destOrd="0" presId="urn:microsoft.com/office/officeart/2005/8/layout/orgChart1"/>
    <dgm:cxn modelId="{E4934F04-5F3B-4DF2-9B88-B1C5DEE00973}" type="presParOf" srcId="{EA745F79-40F9-4AB1-8CBB-C6835BA9FC8A}" destId="{2A704B6C-6337-406C-AD7C-5C86E5038EDC}" srcOrd="1" destOrd="0" presId="urn:microsoft.com/office/officeart/2005/8/layout/orgChart1"/>
    <dgm:cxn modelId="{1D889C2C-EAAA-443E-BBA5-3751DEB9791C}" type="presParOf" srcId="{7F2F7B53-C3B4-4D15-B26B-2DA0E1272DDE}" destId="{26C4E1A1-0BDD-4026-93BC-B66A7C29692C}" srcOrd="1" destOrd="0" presId="urn:microsoft.com/office/officeart/2005/8/layout/orgChart1"/>
    <dgm:cxn modelId="{EF197E65-99F2-492C-BDA6-E23B174A648C}" type="presParOf" srcId="{7F2F7B53-C3B4-4D15-B26B-2DA0E1272DDE}" destId="{1FB0289C-4C6A-4A7E-83DD-E6742055FFC2}" srcOrd="2" destOrd="0" presId="urn:microsoft.com/office/officeart/2005/8/layout/orgChart1"/>
    <dgm:cxn modelId="{FB1DEF30-62DD-47DC-91EA-59530525D394}" type="presParOf" srcId="{76AE0E57-BA42-43DF-B70E-CE7777B53F32}" destId="{942A735F-5D7E-48D9-AD9A-F04957245D03}" srcOrd="2" destOrd="0" presId="urn:microsoft.com/office/officeart/2005/8/layout/orgChart1"/>
    <dgm:cxn modelId="{59EF87C4-5FEF-46F7-9422-88C43B27C99C}" type="presParOf" srcId="{76AE0E57-BA42-43DF-B70E-CE7777B53F32}" destId="{4282B5A9-7D2F-4724-B2FB-3E5D4C810002}" srcOrd="3" destOrd="0" presId="urn:microsoft.com/office/officeart/2005/8/layout/orgChart1"/>
    <dgm:cxn modelId="{AEDAF4AA-795C-4DB1-94C9-7B0467A9AFF0}" type="presParOf" srcId="{4282B5A9-7D2F-4724-B2FB-3E5D4C810002}" destId="{162F050B-5CDD-4861-9AFB-3C62D21D1644}" srcOrd="0" destOrd="0" presId="urn:microsoft.com/office/officeart/2005/8/layout/orgChart1"/>
    <dgm:cxn modelId="{98723309-3DD6-4FB2-984B-3DD7C3C5DD19}" type="presParOf" srcId="{162F050B-5CDD-4861-9AFB-3C62D21D1644}" destId="{FFDD56DA-AFA3-4713-9F99-FE9CCF75E036}" srcOrd="0" destOrd="0" presId="urn:microsoft.com/office/officeart/2005/8/layout/orgChart1"/>
    <dgm:cxn modelId="{5A20A936-54D7-4802-84F9-89CE78A36D71}" type="presParOf" srcId="{162F050B-5CDD-4861-9AFB-3C62D21D1644}" destId="{569A950F-0F24-49D5-808F-60A5E828D637}" srcOrd="1" destOrd="0" presId="urn:microsoft.com/office/officeart/2005/8/layout/orgChart1"/>
    <dgm:cxn modelId="{ECF90A69-D201-47FB-9141-A2C6FE63C666}" type="presParOf" srcId="{4282B5A9-7D2F-4724-B2FB-3E5D4C810002}" destId="{69C996BA-602D-4F02-BF3A-4C2666BCE42F}" srcOrd="1" destOrd="0" presId="urn:microsoft.com/office/officeart/2005/8/layout/orgChart1"/>
    <dgm:cxn modelId="{C5AE0C50-CF82-4FCC-B213-80F87B867146}" type="presParOf" srcId="{4282B5A9-7D2F-4724-B2FB-3E5D4C810002}" destId="{7FA943C1-52A3-4C34-A940-8BE4965D28F8}" srcOrd="2" destOrd="0" presId="urn:microsoft.com/office/officeart/2005/8/layout/orgChart1"/>
    <dgm:cxn modelId="{AD54FFF1-33FB-4156-88F3-BC3066285019}" type="presParOf" srcId="{19616BC1-68FE-4E52-8FB6-07B64E555DA5}" destId="{FAF0EF7E-950C-4F3D-9B7C-8D531B4F14FE}" srcOrd="2" destOrd="0" presId="urn:microsoft.com/office/officeart/2005/8/layout/orgChart1"/>
    <dgm:cxn modelId="{7A9CCE96-FA7E-4799-90C3-93F310AEF39B}" type="presParOf" srcId="{2F66490E-0D02-4D42-A2BB-046D2EFA7887}" destId="{5958C6CC-12F3-431F-A38F-046746154361}" srcOrd="2" destOrd="0" presId="urn:microsoft.com/office/officeart/2005/8/layout/orgChart1"/>
    <dgm:cxn modelId="{4EF6C622-8CB7-44A1-AF0B-F84AC0EB83C0}" type="presParOf" srcId="{2F66490E-0D02-4D42-A2BB-046D2EFA7887}" destId="{E5D88AF1-BA2B-43DD-B8B4-CA56D7254933}" srcOrd="3" destOrd="0" presId="urn:microsoft.com/office/officeart/2005/8/layout/orgChart1"/>
    <dgm:cxn modelId="{0B74ADDE-B6EB-4E12-9690-F5AF28E4D337}" type="presParOf" srcId="{E5D88AF1-BA2B-43DD-B8B4-CA56D7254933}" destId="{8F4360D3-B7D9-4A7F-8592-E027DFA0B69F}" srcOrd="0" destOrd="0" presId="urn:microsoft.com/office/officeart/2005/8/layout/orgChart1"/>
    <dgm:cxn modelId="{9A18EE98-4183-4E46-AFF5-14CDC642B564}" type="presParOf" srcId="{8F4360D3-B7D9-4A7F-8592-E027DFA0B69F}" destId="{52FABD2A-9819-41EE-941A-3B085E012267}" srcOrd="0" destOrd="0" presId="urn:microsoft.com/office/officeart/2005/8/layout/orgChart1"/>
    <dgm:cxn modelId="{432240B1-924A-40FE-9D5D-9EB0D0956B93}" type="presParOf" srcId="{8F4360D3-B7D9-4A7F-8592-E027DFA0B69F}" destId="{C5BA8211-56B5-4856-853E-6061EEC81703}" srcOrd="1" destOrd="0" presId="urn:microsoft.com/office/officeart/2005/8/layout/orgChart1"/>
    <dgm:cxn modelId="{8D3AEF8E-BA27-4949-A8E0-8F3DED682DDD}" type="presParOf" srcId="{E5D88AF1-BA2B-43DD-B8B4-CA56D7254933}" destId="{77631AB4-E144-40B8-A5A6-DD15AD4F38DD}" srcOrd="1" destOrd="0" presId="urn:microsoft.com/office/officeart/2005/8/layout/orgChart1"/>
    <dgm:cxn modelId="{9766CC3A-FDFF-47AC-AFE8-279C53346670}" type="presParOf" srcId="{77631AB4-E144-40B8-A5A6-DD15AD4F38DD}" destId="{77ED4A03-278D-4632-8AA1-5FA26CA1D1ED}" srcOrd="0" destOrd="0" presId="urn:microsoft.com/office/officeart/2005/8/layout/orgChart1"/>
    <dgm:cxn modelId="{75A45297-4FFE-4B12-9819-A1C1047AFC69}" type="presParOf" srcId="{77631AB4-E144-40B8-A5A6-DD15AD4F38DD}" destId="{76CF26DF-5A51-448D-83AC-BAB75BEE2542}" srcOrd="1" destOrd="0" presId="urn:microsoft.com/office/officeart/2005/8/layout/orgChart1"/>
    <dgm:cxn modelId="{73E86C6F-80B2-4127-B5C4-18292AA7A6B7}" type="presParOf" srcId="{76CF26DF-5A51-448D-83AC-BAB75BEE2542}" destId="{2D0F3F61-A337-4C8B-B37B-8394F0C66BB1}" srcOrd="0" destOrd="0" presId="urn:microsoft.com/office/officeart/2005/8/layout/orgChart1"/>
    <dgm:cxn modelId="{49BD78B9-EB9A-4CF7-A1EE-16759989C9D9}" type="presParOf" srcId="{2D0F3F61-A337-4C8B-B37B-8394F0C66BB1}" destId="{844C8925-C5D2-4EFF-983D-73C301BDC900}" srcOrd="0" destOrd="0" presId="urn:microsoft.com/office/officeart/2005/8/layout/orgChart1"/>
    <dgm:cxn modelId="{DF2F7BAB-DD29-4F66-A424-F850CA59839D}" type="presParOf" srcId="{2D0F3F61-A337-4C8B-B37B-8394F0C66BB1}" destId="{9A0019A7-26FC-4F07-8B55-A8CC05F16D5A}" srcOrd="1" destOrd="0" presId="urn:microsoft.com/office/officeart/2005/8/layout/orgChart1"/>
    <dgm:cxn modelId="{EEE54B54-F7D0-4664-AA1D-4812C3B054B7}" type="presParOf" srcId="{76CF26DF-5A51-448D-83AC-BAB75BEE2542}" destId="{17403E70-F6EE-4CD4-A22F-C0EA5692FB43}" srcOrd="1" destOrd="0" presId="urn:microsoft.com/office/officeart/2005/8/layout/orgChart1"/>
    <dgm:cxn modelId="{DC13B5E6-87FF-4031-803D-2AEF2DC797B0}" type="presParOf" srcId="{76CF26DF-5A51-448D-83AC-BAB75BEE2542}" destId="{9CE8127E-5553-421C-90F7-DBAF7CDFD513}" srcOrd="2" destOrd="0" presId="urn:microsoft.com/office/officeart/2005/8/layout/orgChart1"/>
    <dgm:cxn modelId="{652B8FA1-5ECC-47E0-8381-0B8C6AED1DAA}" type="presParOf" srcId="{E5D88AF1-BA2B-43DD-B8B4-CA56D7254933}" destId="{F3FE90F3-AB1F-46D9-A4D7-70C6077E326D}" srcOrd="2" destOrd="0" presId="urn:microsoft.com/office/officeart/2005/8/layout/orgChart1"/>
    <dgm:cxn modelId="{888D4BAF-C3FA-47E4-A795-122076F2DD50}" type="presParOf" srcId="{2F66490E-0D02-4D42-A2BB-046D2EFA7887}" destId="{F04C6F46-B2E4-4528-BDC6-66AE9CA2C75A}" srcOrd="4" destOrd="0" presId="urn:microsoft.com/office/officeart/2005/8/layout/orgChart1"/>
    <dgm:cxn modelId="{3EEFEC35-A763-434E-9353-F400F5986BF6}" type="presParOf" srcId="{2F66490E-0D02-4D42-A2BB-046D2EFA7887}" destId="{48F39C6F-EA64-4405-8CD2-7C227EC44AF7}" srcOrd="5" destOrd="0" presId="urn:microsoft.com/office/officeart/2005/8/layout/orgChart1"/>
    <dgm:cxn modelId="{641C9364-221B-40E9-BB78-7E8EE09AE908}" type="presParOf" srcId="{48F39C6F-EA64-4405-8CD2-7C227EC44AF7}" destId="{946A9C24-7726-450A-A940-94FB07DD7ABD}" srcOrd="0" destOrd="0" presId="urn:microsoft.com/office/officeart/2005/8/layout/orgChart1"/>
    <dgm:cxn modelId="{F7A1E8B3-8D91-4078-A7A5-94656626D2A9}" type="presParOf" srcId="{946A9C24-7726-450A-A940-94FB07DD7ABD}" destId="{FDB475CF-E61A-4A8F-AE83-694DF844D5E0}" srcOrd="0" destOrd="0" presId="urn:microsoft.com/office/officeart/2005/8/layout/orgChart1"/>
    <dgm:cxn modelId="{30425C5C-0019-47A7-B879-AC1E4D99C1E5}" type="presParOf" srcId="{946A9C24-7726-450A-A940-94FB07DD7ABD}" destId="{27F4275B-7411-4B79-ADDB-EE82E83790B8}" srcOrd="1" destOrd="0" presId="urn:microsoft.com/office/officeart/2005/8/layout/orgChart1"/>
    <dgm:cxn modelId="{420211BB-9B72-462C-846C-D9B2A91EB059}" type="presParOf" srcId="{48F39C6F-EA64-4405-8CD2-7C227EC44AF7}" destId="{5542FC4E-1100-4D25-8C4B-F38FCA285D2F}" srcOrd="1" destOrd="0" presId="urn:microsoft.com/office/officeart/2005/8/layout/orgChart1"/>
    <dgm:cxn modelId="{5400AEB1-5887-4421-BD03-8BE7B252837D}" type="presParOf" srcId="{5542FC4E-1100-4D25-8C4B-F38FCA285D2F}" destId="{0F57EB0F-9AF1-4C41-AE00-2F8BA76C7A3E}" srcOrd="0" destOrd="0" presId="urn:microsoft.com/office/officeart/2005/8/layout/orgChart1"/>
    <dgm:cxn modelId="{50C0717B-9EB7-428B-AB12-28D7AA6EFFCE}" type="presParOf" srcId="{5542FC4E-1100-4D25-8C4B-F38FCA285D2F}" destId="{BD91FDBB-4ED5-4A75-99BA-CB3F71A60B12}" srcOrd="1" destOrd="0" presId="urn:microsoft.com/office/officeart/2005/8/layout/orgChart1"/>
    <dgm:cxn modelId="{2892987D-D0C4-4260-AFC6-8ED02CBFE8C7}" type="presParOf" srcId="{BD91FDBB-4ED5-4A75-99BA-CB3F71A60B12}" destId="{8BA145B2-0965-4422-AA16-740D9C95EB9D}" srcOrd="0" destOrd="0" presId="urn:microsoft.com/office/officeart/2005/8/layout/orgChart1"/>
    <dgm:cxn modelId="{1AC6C83B-1A6C-4EAB-BFB9-A4872B4DCD83}" type="presParOf" srcId="{8BA145B2-0965-4422-AA16-740D9C95EB9D}" destId="{FDE1A312-89AE-4E05-9212-C9604E05C7C4}" srcOrd="0" destOrd="0" presId="urn:microsoft.com/office/officeart/2005/8/layout/orgChart1"/>
    <dgm:cxn modelId="{6A78A401-EC50-4B10-952E-337ED44A6BEE}" type="presParOf" srcId="{8BA145B2-0965-4422-AA16-740D9C95EB9D}" destId="{CD54121E-D85D-4828-9BD0-C1F47882A1EB}" srcOrd="1" destOrd="0" presId="urn:microsoft.com/office/officeart/2005/8/layout/orgChart1"/>
    <dgm:cxn modelId="{A8911529-EF0E-45B1-9110-FC761613BF2E}" type="presParOf" srcId="{BD91FDBB-4ED5-4A75-99BA-CB3F71A60B12}" destId="{E6FED01B-AABA-44ED-AE13-5A9338BF4153}" srcOrd="1" destOrd="0" presId="urn:microsoft.com/office/officeart/2005/8/layout/orgChart1"/>
    <dgm:cxn modelId="{C90D4073-85F6-4389-9A30-BE74AFA6CFCC}" type="presParOf" srcId="{BD91FDBB-4ED5-4A75-99BA-CB3F71A60B12}" destId="{90635F5D-F7D5-4608-B94D-6631ABCF306A}" srcOrd="2" destOrd="0" presId="urn:microsoft.com/office/officeart/2005/8/layout/orgChart1"/>
    <dgm:cxn modelId="{188EAB01-CB8C-4768-9F6E-8A3A0615F081}" type="presParOf" srcId="{5542FC4E-1100-4D25-8C4B-F38FCA285D2F}" destId="{345ED3FF-D5CE-461B-9E3C-A785BCE3F950}" srcOrd="2" destOrd="0" presId="urn:microsoft.com/office/officeart/2005/8/layout/orgChart1"/>
    <dgm:cxn modelId="{32B4BE1B-1D4E-4B03-87DD-991B570B6057}" type="presParOf" srcId="{5542FC4E-1100-4D25-8C4B-F38FCA285D2F}" destId="{DFB700B4-1165-48C0-ADC1-9547C26ABB0A}" srcOrd="3" destOrd="0" presId="urn:microsoft.com/office/officeart/2005/8/layout/orgChart1"/>
    <dgm:cxn modelId="{1F86A3DC-A96E-4E2E-A1AA-6E9B750502C5}" type="presParOf" srcId="{DFB700B4-1165-48C0-ADC1-9547C26ABB0A}" destId="{94C3732D-95F7-4D0E-8B69-E6A6C2155DC8}" srcOrd="0" destOrd="0" presId="urn:microsoft.com/office/officeart/2005/8/layout/orgChart1"/>
    <dgm:cxn modelId="{118DB35B-4F51-4CA0-9707-AD6035D0B898}" type="presParOf" srcId="{94C3732D-95F7-4D0E-8B69-E6A6C2155DC8}" destId="{0E72C591-1480-4F9B-A7F6-D255A9389718}" srcOrd="0" destOrd="0" presId="urn:microsoft.com/office/officeart/2005/8/layout/orgChart1"/>
    <dgm:cxn modelId="{BF78E279-1786-4034-9523-D045FC1A1A84}" type="presParOf" srcId="{94C3732D-95F7-4D0E-8B69-E6A6C2155DC8}" destId="{7E24147C-0E18-4341-AB20-B2D974C87126}" srcOrd="1" destOrd="0" presId="urn:microsoft.com/office/officeart/2005/8/layout/orgChart1"/>
    <dgm:cxn modelId="{D3C0A653-3AC2-4D83-A1D4-EF16C0A9BDFD}" type="presParOf" srcId="{DFB700B4-1165-48C0-ADC1-9547C26ABB0A}" destId="{DBCBBC7F-4AD4-40AD-8B04-F2BA6A39F3DE}" srcOrd="1" destOrd="0" presId="urn:microsoft.com/office/officeart/2005/8/layout/orgChart1"/>
    <dgm:cxn modelId="{524D737F-D236-48EF-B155-E98604467958}" type="presParOf" srcId="{DFB700B4-1165-48C0-ADC1-9547C26ABB0A}" destId="{1AF9564F-B09D-4B55-AF8B-3ACA69A27A6E}" srcOrd="2" destOrd="0" presId="urn:microsoft.com/office/officeart/2005/8/layout/orgChart1"/>
    <dgm:cxn modelId="{E1D9CBC5-B831-429C-AD50-8567945A7571}" type="presParOf" srcId="{48F39C6F-EA64-4405-8CD2-7C227EC44AF7}" destId="{24E0B2E9-E9E8-4F0D-BEA2-1199472B4662}" srcOrd="2" destOrd="0" presId="urn:microsoft.com/office/officeart/2005/8/layout/orgChart1"/>
    <dgm:cxn modelId="{36D93B1C-210E-49C3-8984-76250369C133}" type="presParOf" srcId="{2F66490E-0D02-4D42-A2BB-046D2EFA7887}" destId="{DE107F2B-5B02-45A3-B54E-B8B2DCB4A357}" srcOrd="6" destOrd="0" presId="urn:microsoft.com/office/officeart/2005/8/layout/orgChart1"/>
    <dgm:cxn modelId="{1EAD8AA3-76BC-4393-A1E0-B2EF82473C39}" type="presParOf" srcId="{2F66490E-0D02-4D42-A2BB-046D2EFA7887}" destId="{17B7C1AA-D2CD-4B10-BE0C-82CA358E04BA}" srcOrd="7" destOrd="0" presId="urn:microsoft.com/office/officeart/2005/8/layout/orgChart1"/>
    <dgm:cxn modelId="{182EC122-1967-4755-AAE7-C848CFF982D1}" type="presParOf" srcId="{17B7C1AA-D2CD-4B10-BE0C-82CA358E04BA}" destId="{96118E6F-81F1-4F92-86DE-943A7188027A}" srcOrd="0" destOrd="0" presId="urn:microsoft.com/office/officeart/2005/8/layout/orgChart1"/>
    <dgm:cxn modelId="{D32D739C-3EBA-4356-ADB7-DEA6B9D8B97B}" type="presParOf" srcId="{96118E6F-81F1-4F92-86DE-943A7188027A}" destId="{60E062CA-C076-452F-8024-E5254EFEB7BF}" srcOrd="0" destOrd="0" presId="urn:microsoft.com/office/officeart/2005/8/layout/orgChart1"/>
    <dgm:cxn modelId="{31FA5F00-8DCC-4497-88E3-9276BE5FD420}" type="presParOf" srcId="{96118E6F-81F1-4F92-86DE-943A7188027A}" destId="{4373BA2F-429B-4637-996F-8C7E451137F6}" srcOrd="1" destOrd="0" presId="urn:microsoft.com/office/officeart/2005/8/layout/orgChart1"/>
    <dgm:cxn modelId="{3AEA3A78-D434-43F0-B83D-DC82B594C655}" type="presParOf" srcId="{17B7C1AA-D2CD-4B10-BE0C-82CA358E04BA}" destId="{D189208B-39B2-4972-861E-85FD54D9953B}" srcOrd="1" destOrd="0" presId="urn:microsoft.com/office/officeart/2005/8/layout/orgChart1"/>
    <dgm:cxn modelId="{7C17A93C-252B-4D68-9EAE-CEC0FC142386}" type="presParOf" srcId="{D189208B-39B2-4972-861E-85FD54D9953B}" destId="{6EA56F4D-E3FE-4C13-85EE-F1C30D981F55}" srcOrd="0" destOrd="0" presId="urn:microsoft.com/office/officeart/2005/8/layout/orgChart1"/>
    <dgm:cxn modelId="{9A49BF1B-8BB5-4608-AD4E-E460B4F9CB46}" type="presParOf" srcId="{D189208B-39B2-4972-861E-85FD54D9953B}" destId="{CCD1D716-AF8C-46E2-BD59-4C4BBD84A714}" srcOrd="1" destOrd="0" presId="urn:microsoft.com/office/officeart/2005/8/layout/orgChart1"/>
    <dgm:cxn modelId="{7EED4B59-91AE-4545-BCD9-ABF535B302DB}" type="presParOf" srcId="{CCD1D716-AF8C-46E2-BD59-4C4BBD84A714}" destId="{EBAB1349-C75A-4400-BD6A-83FCA3E205F3}" srcOrd="0" destOrd="0" presId="urn:microsoft.com/office/officeart/2005/8/layout/orgChart1"/>
    <dgm:cxn modelId="{34350F3F-6391-4C8C-AAF5-A3E923D803C3}" type="presParOf" srcId="{EBAB1349-C75A-4400-BD6A-83FCA3E205F3}" destId="{B94E1454-FEE3-474F-9710-94FC766A92D2}" srcOrd="0" destOrd="0" presId="urn:microsoft.com/office/officeart/2005/8/layout/orgChart1"/>
    <dgm:cxn modelId="{51905D43-A0D9-4950-B13A-67D16ED996CB}" type="presParOf" srcId="{EBAB1349-C75A-4400-BD6A-83FCA3E205F3}" destId="{12D54111-6EF4-4038-8DD1-18E1EDDF43D5}" srcOrd="1" destOrd="0" presId="urn:microsoft.com/office/officeart/2005/8/layout/orgChart1"/>
    <dgm:cxn modelId="{FE850199-13B4-4267-91E6-50C0748222DF}" type="presParOf" srcId="{CCD1D716-AF8C-46E2-BD59-4C4BBD84A714}" destId="{53387380-0AE6-4031-BE37-9969FFBF8EB9}" srcOrd="1" destOrd="0" presId="urn:microsoft.com/office/officeart/2005/8/layout/orgChart1"/>
    <dgm:cxn modelId="{DF6036BB-59C2-492A-82A0-7DC4A856C8B2}" type="presParOf" srcId="{CCD1D716-AF8C-46E2-BD59-4C4BBD84A714}" destId="{18865140-DCBE-4640-A082-486339F29569}" srcOrd="2" destOrd="0" presId="urn:microsoft.com/office/officeart/2005/8/layout/orgChart1"/>
    <dgm:cxn modelId="{2D6200EA-BBEB-4DB8-A312-4ABF61F873C6}" type="presParOf" srcId="{D189208B-39B2-4972-861E-85FD54D9953B}" destId="{5DAAA415-D6F1-49EE-BFF1-C0FD82E834CC}" srcOrd="2" destOrd="0" presId="urn:microsoft.com/office/officeart/2005/8/layout/orgChart1"/>
    <dgm:cxn modelId="{22594E4D-DD51-4A64-B006-B817CD44F6EB}" type="presParOf" srcId="{D189208B-39B2-4972-861E-85FD54D9953B}" destId="{C0A7A5E3-5DB3-4AD5-95BD-EDE224453A88}" srcOrd="3" destOrd="0" presId="urn:microsoft.com/office/officeart/2005/8/layout/orgChart1"/>
    <dgm:cxn modelId="{A7B56792-3E3E-4844-AB5F-3AB3FA8BE425}" type="presParOf" srcId="{C0A7A5E3-5DB3-4AD5-95BD-EDE224453A88}" destId="{BE102CCA-DF33-42A6-9652-E9A0C270046A}" srcOrd="0" destOrd="0" presId="urn:microsoft.com/office/officeart/2005/8/layout/orgChart1"/>
    <dgm:cxn modelId="{CAE8648C-577D-4D7A-99E8-051FC062F245}" type="presParOf" srcId="{BE102CCA-DF33-42A6-9652-E9A0C270046A}" destId="{EDED701E-CE9B-487C-81E0-D2E47D6D64F2}" srcOrd="0" destOrd="0" presId="urn:microsoft.com/office/officeart/2005/8/layout/orgChart1"/>
    <dgm:cxn modelId="{83A7C71A-1DDD-490E-AAC2-8F3288D0EC3A}" type="presParOf" srcId="{BE102CCA-DF33-42A6-9652-E9A0C270046A}" destId="{5F218D54-CAD2-4615-944A-7B27E95F98D1}" srcOrd="1" destOrd="0" presId="urn:microsoft.com/office/officeart/2005/8/layout/orgChart1"/>
    <dgm:cxn modelId="{888E3637-A7B3-4A2C-9940-1B969BDA85F6}" type="presParOf" srcId="{C0A7A5E3-5DB3-4AD5-95BD-EDE224453A88}" destId="{FB01FDDE-B9D9-491B-AFD7-28C9B124FC89}" srcOrd="1" destOrd="0" presId="urn:microsoft.com/office/officeart/2005/8/layout/orgChart1"/>
    <dgm:cxn modelId="{1F9FB32A-AE96-4003-8563-BB96ABE48808}" type="presParOf" srcId="{C0A7A5E3-5DB3-4AD5-95BD-EDE224453A88}" destId="{F4B66AF8-6738-4DBE-B53B-CFB67287D15F}" srcOrd="2" destOrd="0" presId="urn:microsoft.com/office/officeart/2005/8/layout/orgChart1"/>
    <dgm:cxn modelId="{CCE0E57F-8E5B-4006-8CDE-DE291B676019}" type="presParOf" srcId="{D189208B-39B2-4972-861E-85FD54D9953B}" destId="{87F5C75A-D201-4FFE-BE28-46D7364A5943}" srcOrd="4" destOrd="0" presId="urn:microsoft.com/office/officeart/2005/8/layout/orgChart1"/>
    <dgm:cxn modelId="{2E76D72B-6F06-4B1E-A5A0-BB77206176B9}" type="presParOf" srcId="{D189208B-39B2-4972-861E-85FD54D9953B}" destId="{4EFE4259-09DD-49BE-A280-682644A1E848}" srcOrd="5" destOrd="0" presId="urn:microsoft.com/office/officeart/2005/8/layout/orgChart1"/>
    <dgm:cxn modelId="{3E9674DC-CD59-4D34-9A0A-50366C328AD9}" type="presParOf" srcId="{4EFE4259-09DD-49BE-A280-682644A1E848}" destId="{4168CDC5-DF67-48E9-8729-7D8FA13195C2}" srcOrd="0" destOrd="0" presId="urn:microsoft.com/office/officeart/2005/8/layout/orgChart1"/>
    <dgm:cxn modelId="{314CEF9D-5E4D-4BF7-850C-3B87EB31B5A3}" type="presParOf" srcId="{4168CDC5-DF67-48E9-8729-7D8FA13195C2}" destId="{B5AD7658-FEF0-4754-B1B4-697BCA674DFF}" srcOrd="0" destOrd="0" presId="urn:microsoft.com/office/officeart/2005/8/layout/orgChart1"/>
    <dgm:cxn modelId="{DCB08F00-97A9-4B83-AB4D-A6DA36A92579}" type="presParOf" srcId="{4168CDC5-DF67-48E9-8729-7D8FA13195C2}" destId="{BD88BA3F-7EDF-44B0-9FC8-FB2B0D9C2C82}" srcOrd="1" destOrd="0" presId="urn:microsoft.com/office/officeart/2005/8/layout/orgChart1"/>
    <dgm:cxn modelId="{81F34C6C-ECAA-4F29-B7FE-F513DDFB0222}" type="presParOf" srcId="{4EFE4259-09DD-49BE-A280-682644A1E848}" destId="{0A67FDC4-0713-475D-B6AC-2E8E6A97213E}" srcOrd="1" destOrd="0" presId="urn:microsoft.com/office/officeart/2005/8/layout/orgChart1"/>
    <dgm:cxn modelId="{4654FDAC-DB4E-4270-BB54-9137796D4439}" type="presParOf" srcId="{4EFE4259-09DD-49BE-A280-682644A1E848}" destId="{F1683BA7-4226-4F65-9F5F-4F57E57DF808}" srcOrd="2" destOrd="0" presId="urn:microsoft.com/office/officeart/2005/8/layout/orgChart1"/>
    <dgm:cxn modelId="{A1BFD324-74DB-423C-AF18-254C30412122}" type="presParOf" srcId="{D189208B-39B2-4972-861E-85FD54D9953B}" destId="{C828DE02-147F-4303-8C7F-D61CD863BE88}" srcOrd="6" destOrd="0" presId="urn:microsoft.com/office/officeart/2005/8/layout/orgChart1"/>
    <dgm:cxn modelId="{2976E664-A3B4-4656-93E2-9381802FAD8E}" type="presParOf" srcId="{D189208B-39B2-4972-861E-85FD54D9953B}" destId="{F67D5FF5-5AB0-478C-B2AE-0448170A37B2}" srcOrd="7" destOrd="0" presId="urn:microsoft.com/office/officeart/2005/8/layout/orgChart1"/>
    <dgm:cxn modelId="{B4ECAC0F-F37E-4940-8B2A-195314C8E9EA}" type="presParOf" srcId="{F67D5FF5-5AB0-478C-B2AE-0448170A37B2}" destId="{BD671312-C170-41EE-B569-8B041FF79354}" srcOrd="0" destOrd="0" presId="urn:microsoft.com/office/officeart/2005/8/layout/orgChart1"/>
    <dgm:cxn modelId="{FB839BD8-9107-449C-B93C-61E194FC8F0D}" type="presParOf" srcId="{BD671312-C170-41EE-B569-8B041FF79354}" destId="{D83991BA-608F-46C2-8172-3E9841EC5E3E}" srcOrd="0" destOrd="0" presId="urn:microsoft.com/office/officeart/2005/8/layout/orgChart1"/>
    <dgm:cxn modelId="{745C7724-14BA-42CE-9142-6075B7C6E1ED}" type="presParOf" srcId="{BD671312-C170-41EE-B569-8B041FF79354}" destId="{AB88C2BD-A07B-4F6E-918A-56B67CC474BE}" srcOrd="1" destOrd="0" presId="urn:microsoft.com/office/officeart/2005/8/layout/orgChart1"/>
    <dgm:cxn modelId="{7BC50696-99E0-49FB-B597-AAFD9DD906A5}" type="presParOf" srcId="{F67D5FF5-5AB0-478C-B2AE-0448170A37B2}" destId="{E2B77666-8F1B-4566-A4A6-FC10557CFEAD}" srcOrd="1" destOrd="0" presId="urn:microsoft.com/office/officeart/2005/8/layout/orgChart1"/>
    <dgm:cxn modelId="{BED328E5-D622-4D0B-B412-48F32E237189}" type="presParOf" srcId="{F67D5FF5-5AB0-478C-B2AE-0448170A37B2}" destId="{F633A7F4-934D-464A-9DB6-808F23F61996}" srcOrd="2" destOrd="0" presId="urn:microsoft.com/office/officeart/2005/8/layout/orgChart1"/>
    <dgm:cxn modelId="{2C162145-07A8-425F-808A-0FCCFD753BAF}" type="presParOf" srcId="{D189208B-39B2-4972-861E-85FD54D9953B}" destId="{E4D9B4B4-C917-40EA-A7AC-C64E55CD8E40}" srcOrd="8" destOrd="0" presId="urn:microsoft.com/office/officeart/2005/8/layout/orgChart1"/>
    <dgm:cxn modelId="{493A3F6F-B158-4286-8292-9277A027980B}" type="presParOf" srcId="{D189208B-39B2-4972-861E-85FD54D9953B}" destId="{D26F54D6-D891-4347-8083-9322D6CE3A0F}" srcOrd="9" destOrd="0" presId="urn:microsoft.com/office/officeart/2005/8/layout/orgChart1"/>
    <dgm:cxn modelId="{A736DD26-E738-41E7-8DE4-55910175B84D}" type="presParOf" srcId="{D26F54D6-D891-4347-8083-9322D6CE3A0F}" destId="{FD006E47-6D6F-46DB-B46B-CB94EF1ADE4B}" srcOrd="0" destOrd="0" presId="urn:microsoft.com/office/officeart/2005/8/layout/orgChart1"/>
    <dgm:cxn modelId="{0B6A5E9B-5DF6-4B34-A061-345E624BEFE6}" type="presParOf" srcId="{FD006E47-6D6F-46DB-B46B-CB94EF1ADE4B}" destId="{7F731218-6DED-4300-8ED6-7D73E84BB49D}" srcOrd="0" destOrd="0" presId="urn:microsoft.com/office/officeart/2005/8/layout/orgChart1"/>
    <dgm:cxn modelId="{EE2C2E34-2433-49DC-9B83-3F01034CC2C4}" type="presParOf" srcId="{FD006E47-6D6F-46DB-B46B-CB94EF1ADE4B}" destId="{F7A997E8-76B2-481F-B46C-BEE609F506DF}" srcOrd="1" destOrd="0" presId="urn:microsoft.com/office/officeart/2005/8/layout/orgChart1"/>
    <dgm:cxn modelId="{F51543E5-B5A5-4FAB-A103-8D34E4288DF4}" type="presParOf" srcId="{D26F54D6-D891-4347-8083-9322D6CE3A0F}" destId="{ED8A69CE-E493-4BA6-BF63-060CE10A0EB7}" srcOrd="1" destOrd="0" presId="urn:microsoft.com/office/officeart/2005/8/layout/orgChart1"/>
    <dgm:cxn modelId="{6EF56BC5-FB17-45BD-9F50-790E628760F1}" type="presParOf" srcId="{D26F54D6-D891-4347-8083-9322D6CE3A0F}" destId="{91D9CA72-BF77-47BB-A3B7-83AC1C8E4B50}" srcOrd="2" destOrd="0" presId="urn:microsoft.com/office/officeart/2005/8/layout/orgChart1"/>
    <dgm:cxn modelId="{4A74C512-AF61-4251-A03A-66433744EBDF}" type="presParOf" srcId="{D189208B-39B2-4972-861E-85FD54D9953B}" destId="{54D1162D-1202-4539-8ABD-4ABAEFAC8754}" srcOrd="10" destOrd="0" presId="urn:microsoft.com/office/officeart/2005/8/layout/orgChart1"/>
    <dgm:cxn modelId="{D0FCB0BC-3C49-4DFB-B00B-F546E5F7083F}" type="presParOf" srcId="{D189208B-39B2-4972-861E-85FD54D9953B}" destId="{FCCFA10C-ACE6-469C-9E18-73D3CF322DB6}" srcOrd="11" destOrd="0" presId="urn:microsoft.com/office/officeart/2005/8/layout/orgChart1"/>
    <dgm:cxn modelId="{85A83573-C99C-4BEA-9FE2-DC6A5EA80D81}" type="presParOf" srcId="{FCCFA10C-ACE6-469C-9E18-73D3CF322DB6}" destId="{D2C4C2A8-CDF5-49B5-9222-A7E87AEDA14E}" srcOrd="0" destOrd="0" presId="urn:microsoft.com/office/officeart/2005/8/layout/orgChart1"/>
    <dgm:cxn modelId="{0B82A2E3-3544-47CF-86B1-DDDF709C9D10}" type="presParOf" srcId="{D2C4C2A8-CDF5-49B5-9222-A7E87AEDA14E}" destId="{F9CCFFAD-C42E-4D85-9C6D-9DDD0D9CF7DD}" srcOrd="0" destOrd="0" presId="urn:microsoft.com/office/officeart/2005/8/layout/orgChart1"/>
    <dgm:cxn modelId="{E290CF1D-0087-4AB6-8104-A2BACA57CAB2}" type="presParOf" srcId="{D2C4C2A8-CDF5-49B5-9222-A7E87AEDA14E}" destId="{5D0F389A-7ACA-4E67-9E37-E95D39AF6F24}" srcOrd="1" destOrd="0" presId="urn:microsoft.com/office/officeart/2005/8/layout/orgChart1"/>
    <dgm:cxn modelId="{4A272929-DBFC-48FA-86B8-7134A6CDCD39}" type="presParOf" srcId="{FCCFA10C-ACE6-469C-9E18-73D3CF322DB6}" destId="{270CBE97-8EA8-4DF1-AA00-CB5D6AFDD19E}" srcOrd="1" destOrd="0" presId="urn:microsoft.com/office/officeart/2005/8/layout/orgChart1"/>
    <dgm:cxn modelId="{99CBAE54-3DC5-40B1-927F-F1557DD7DA98}" type="presParOf" srcId="{FCCFA10C-ACE6-469C-9E18-73D3CF322DB6}" destId="{1E24E8FC-0F75-4C17-89A5-38B6E0D19A24}" srcOrd="2" destOrd="0" presId="urn:microsoft.com/office/officeart/2005/8/layout/orgChart1"/>
    <dgm:cxn modelId="{9E685BFC-F0DF-4B3A-9D06-826E0424EC8C}" type="presParOf" srcId="{17B7C1AA-D2CD-4B10-BE0C-82CA358E04BA}" destId="{25DE9FB0-B3CA-4CCD-9950-74D421B4BBFB}" srcOrd="2" destOrd="0" presId="urn:microsoft.com/office/officeart/2005/8/layout/orgChart1"/>
    <dgm:cxn modelId="{D3FF1A56-34FB-4687-9E7C-E35303DF8B64}" type="presParOf" srcId="{7751A208-9718-46FD-A083-BDBCD4E4EC28}" destId="{EA4E75C2-E482-4FBC-96EB-7E2578F37D5F}"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4FC1A3-E04B-4649-8F93-7BC87FD0828E}">
      <dsp:nvSpPr>
        <dsp:cNvPr id="0" name=""/>
        <dsp:cNvSpPr/>
      </dsp:nvSpPr>
      <dsp:spPr>
        <a:xfrm>
          <a:off x="5107755" y="1361240"/>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D99500-EB17-431B-BDE7-A0D89A19F843}">
      <dsp:nvSpPr>
        <dsp:cNvPr id="0" name=""/>
        <dsp:cNvSpPr/>
      </dsp:nvSpPr>
      <dsp:spPr>
        <a:xfrm>
          <a:off x="2815164" y="987321"/>
          <a:ext cx="2548970" cy="110595"/>
        </a:xfrm>
        <a:custGeom>
          <a:avLst/>
          <a:gdLst/>
          <a:ahLst/>
          <a:cxnLst/>
          <a:rect l="0" t="0" r="0" b="0"/>
          <a:pathLst>
            <a:path>
              <a:moveTo>
                <a:pt x="0" y="0"/>
              </a:moveTo>
              <a:lnTo>
                <a:pt x="0" y="55297"/>
              </a:lnTo>
              <a:lnTo>
                <a:pt x="2548970" y="55297"/>
              </a:lnTo>
              <a:lnTo>
                <a:pt x="2548970"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C4EC6E-7CA5-427F-A48F-07C696756065}">
      <dsp:nvSpPr>
        <dsp:cNvPr id="0" name=""/>
        <dsp:cNvSpPr/>
      </dsp:nvSpPr>
      <dsp:spPr>
        <a:xfrm>
          <a:off x="4470513" y="1361240"/>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965EE1-E5A3-46BB-B4FE-8E86B00A1ADF}">
      <dsp:nvSpPr>
        <dsp:cNvPr id="0" name=""/>
        <dsp:cNvSpPr/>
      </dsp:nvSpPr>
      <dsp:spPr>
        <a:xfrm>
          <a:off x="2815164" y="987321"/>
          <a:ext cx="1911727" cy="110595"/>
        </a:xfrm>
        <a:custGeom>
          <a:avLst/>
          <a:gdLst/>
          <a:ahLst/>
          <a:cxnLst/>
          <a:rect l="0" t="0" r="0" b="0"/>
          <a:pathLst>
            <a:path>
              <a:moveTo>
                <a:pt x="0" y="0"/>
              </a:moveTo>
              <a:lnTo>
                <a:pt x="0" y="55297"/>
              </a:lnTo>
              <a:lnTo>
                <a:pt x="1911727" y="55297"/>
              </a:lnTo>
              <a:lnTo>
                <a:pt x="1911727"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C58C7-E5FA-4311-9A2A-A77986EFA5FA}">
      <dsp:nvSpPr>
        <dsp:cNvPr id="0" name=""/>
        <dsp:cNvSpPr/>
      </dsp:nvSpPr>
      <dsp:spPr>
        <a:xfrm>
          <a:off x="3833270" y="1361240"/>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959B1-DEFE-42D3-8866-D2B31AA4BBFB}">
      <dsp:nvSpPr>
        <dsp:cNvPr id="0" name=""/>
        <dsp:cNvSpPr/>
      </dsp:nvSpPr>
      <dsp:spPr>
        <a:xfrm>
          <a:off x="2815164" y="987321"/>
          <a:ext cx="1274485" cy="110595"/>
        </a:xfrm>
        <a:custGeom>
          <a:avLst/>
          <a:gdLst/>
          <a:ahLst/>
          <a:cxnLst/>
          <a:rect l="0" t="0" r="0" b="0"/>
          <a:pathLst>
            <a:path>
              <a:moveTo>
                <a:pt x="0" y="0"/>
              </a:moveTo>
              <a:lnTo>
                <a:pt x="0" y="55297"/>
              </a:lnTo>
              <a:lnTo>
                <a:pt x="1274485" y="55297"/>
              </a:lnTo>
              <a:lnTo>
                <a:pt x="1274485"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5B23A3-3C6F-4E76-87D9-7C9D0C73F408}">
      <dsp:nvSpPr>
        <dsp:cNvPr id="0" name=""/>
        <dsp:cNvSpPr/>
      </dsp:nvSpPr>
      <dsp:spPr>
        <a:xfrm>
          <a:off x="3196028" y="1361240"/>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3C984D-F616-43B9-9F6C-CB4EF7FDF685}">
      <dsp:nvSpPr>
        <dsp:cNvPr id="0" name=""/>
        <dsp:cNvSpPr/>
      </dsp:nvSpPr>
      <dsp:spPr>
        <a:xfrm>
          <a:off x="2815164" y="987321"/>
          <a:ext cx="637242" cy="110595"/>
        </a:xfrm>
        <a:custGeom>
          <a:avLst/>
          <a:gdLst/>
          <a:ahLst/>
          <a:cxnLst/>
          <a:rect l="0" t="0" r="0" b="0"/>
          <a:pathLst>
            <a:path>
              <a:moveTo>
                <a:pt x="0" y="0"/>
              </a:moveTo>
              <a:lnTo>
                <a:pt x="0" y="55297"/>
              </a:lnTo>
              <a:lnTo>
                <a:pt x="637242" y="55297"/>
              </a:lnTo>
              <a:lnTo>
                <a:pt x="637242"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BB6962-3273-4B8D-B29D-E3FFC1BFADE3}">
      <dsp:nvSpPr>
        <dsp:cNvPr id="0" name=""/>
        <dsp:cNvSpPr/>
      </dsp:nvSpPr>
      <dsp:spPr>
        <a:xfrm>
          <a:off x="2558785" y="1361240"/>
          <a:ext cx="91440" cy="1892765"/>
        </a:xfrm>
        <a:custGeom>
          <a:avLst/>
          <a:gdLst/>
          <a:ahLst/>
          <a:cxnLst/>
          <a:rect l="0" t="0" r="0" b="0"/>
          <a:pathLst>
            <a:path>
              <a:moveTo>
                <a:pt x="45720" y="0"/>
              </a:moveTo>
              <a:lnTo>
                <a:pt x="45720" y="1892765"/>
              </a:lnTo>
              <a:lnTo>
                <a:pt x="124717" y="18927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88C22-94EF-4457-AAA2-C0F8D6D89167}">
      <dsp:nvSpPr>
        <dsp:cNvPr id="0" name=""/>
        <dsp:cNvSpPr/>
      </dsp:nvSpPr>
      <dsp:spPr>
        <a:xfrm>
          <a:off x="2558785" y="1361240"/>
          <a:ext cx="91440" cy="1518846"/>
        </a:xfrm>
        <a:custGeom>
          <a:avLst/>
          <a:gdLst/>
          <a:ahLst/>
          <a:cxnLst/>
          <a:rect l="0" t="0" r="0" b="0"/>
          <a:pathLst>
            <a:path>
              <a:moveTo>
                <a:pt x="45720" y="0"/>
              </a:moveTo>
              <a:lnTo>
                <a:pt x="45720" y="1518846"/>
              </a:lnTo>
              <a:lnTo>
                <a:pt x="124717" y="15188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A95C80-D7A7-47FD-BDAF-BA24AFBE8410}">
      <dsp:nvSpPr>
        <dsp:cNvPr id="0" name=""/>
        <dsp:cNvSpPr/>
      </dsp:nvSpPr>
      <dsp:spPr>
        <a:xfrm>
          <a:off x="2558785" y="1361240"/>
          <a:ext cx="91440" cy="1144927"/>
        </a:xfrm>
        <a:custGeom>
          <a:avLst/>
          <a:gdLst/>
          <a:ahLst/>
          <a:cxnLst/>
          <a:rect l="0" t="0" r="0" b="0"/>
          <a:pathLst>
            <a:path>
              <a:moveTo>
                <a:pt x="45720" y="0"/>
              </a:moveTo>
              <a:lnTo>
                <a:pt x="45720" y="1144927"/>
              </a:lnTo>
              <a:lnTo>
                <a:pt x="124717" y="11449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3DAD67-CBEA-4B15-A730-0BAB914FF2C2}">
      <dsp:nvSpPr>
        <dsp:cNvPr id="0" name=""/>
        <dsp:cNvSpPr/>
      </dsp:nvSpPr>
      <dsp:spPr>
        <a:xfrm>
          <a:off x="2558785" y="1361240"/>
          <a:ext cx="91440" cy="693592"/>
        </a:xfrm>
        <a:custGeom>
          <a:avLst/>
          <a:gdLst/>
          <a:ahLst/>
          <a:cxnLst/>
          <a:rect l="0" t="0" r="0" b="0"/>
          <a:pathLst>
            <a:path>
              <a:moveTo>
                <a:pt x="45720" y="0"/>
              </a:moveTo>
              <a:lnTo>
                <a:pt x="45720" y="693592"/>
              </a:lnTo>
              <a:lnTo>
                <a:pt x="124717" y="6935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9E8E35-B4E1-457B-B25C-198F0621F5F2}">
      <dsp:nvSpPr>
        <dsp:cNvPr id="0" name=""/>
        <dsp:cNvSpPr/>
      </dsp:nvSpPr>
      <dsp:spPr>
        <a:xfrm>
          <a:off x="2558785" y="1361240"/>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B28D76-E752-4EF1-9790-A0ED8BBC9219}">
      <dsp:nvSpPr>
        <dsp:cNvPr id="0" name=""/>
        <dsp:cNvSpPr/>
      </dsp:nvSpPr>
      <dsp:spPr>
        <a:xfrm>
          <a:off x="2769444" y="987321"/>
          <a:ext cx="91440" cy="110595"/>
        </a:xfrm>
        <a:custGeom>
          <a:avLst/>
          <a:gdLst/>
          <a:ahLst/>
          <a:cxnLst/>
          <a:rect l="0" t="0" r="0" b="0"/>
          <a:pathLst>
            <a:path>
              <a:moveTo>
                <a:pt x="45720" y="0"/>
              </a:moveTo>
              <a:lnTo>
                <a:pt x="45720"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CD1EFF-3DEF-465B-A322-3AC82C7502BB}">
      <dsp:nvSpPr>
        <dsp:cNvPr id="0" name=""/>
        <dsp:cNvSpPr/>
      </dsp:nvSpPr>
      <dsp:spPr>
        <a:xfrm>
          <a:off x="1921542" y="1361240"/>
          <a:ext cx="91440" cy="1737934"/>
        </a:xfrm>
        <a:custGeom>
          <a:avLst/>
          <a:gdLst/>
          <a:ahLst/>
          <a:cxnLst/>
          <a:rect l="0" t="0" r="0" b="0"/>
          <a:pathLst>
            <a:path>
              <a:moveTo>
                <a:pt x="45720" y="0"/>
              </a:moveTo>
              <a:lnTo>
                <a:pt x="45720" y="1737934"/>
              </a:lnTo>
              <a:lnTo>
                <a:pt x="124717" y="17379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BEDD6F-9AA7-44AD-973F-033724BF6479}">
      <dsp:nvSpPr>
        <dsp:cNvPr id="0" name=""/>
        <dsp:cNvSpPr/>
      </dsp:nvSpPr>
      <dsp:spPr>
        <a:xfrm>
          <a:off x="1921542" y="1361240"/>
          <a:ext cx="91440" cy="1364015"/>
        </a:xfrm>
        <a:custGeom>
          <a:avLst/>
          <a:gdLst/>
          <a:ahLst/>
          <a:cxnLst/>
          <a:rect l="0" t="0" r="0" b="0"/>
          <a:pathLst>
            <a:path>
              <a:moveTo>
                <a:pt x="45720" y="0"/>
              </a:moveTo>
              <a:lnTo>
                <a:pt x="45720" y="1364015"/>
              </a:lnTo>
              <a:lnTo>
                <a:pt x="124717" y="1364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F5C75A-D201-4FFE-BE28-46D7364A5943}">
      <dsp:nvSpPr>
        <dsp:cNvPr id="0" name=""/>
        <dsp:cNvSpPr/>
      </dsp:nvSpPr>
      <dsp:spPr>
        <a:xfrm>
          <a:off x="1921542" y="1361240"/>
          <a:ext cx="91440" cy="990095"/>
        </a:xfrm>
        <a:custGeom>
          <a:avLst/>
          <a:gdLst/>
          <a:ahLst/>
          <a:cxnLst/>
          <a:rect l="0" t="0" r="0" b="0"/>
          <a:pathLst>
            <a:path>
              <a:moveTo>
                <a:pt x="45720" y="0"/>
              </a:moveTo>
              <a:lnTo>
                <a:pt x="45720" y="990095"/>
              </a:lnTo>
              <a:lnTo>
                <a:pt x="124717" y="99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AA415-D6F1-49EE-BFF1-C0FD82E834CC}">
      <dsp:nvSpPr>
        <dsp:cNvPr id="0" name=""/>
        <dsp:cNvSpPr/>
      </dsp:nvSpPr>
      <dsp:spPr>
        <a:xfrm>
          <a:off x="1921542" y="1361240"/>
          <a:ext cx="91440" cy="616176"/>
        </a:xfrm>
        <a:custGeom>
          <a:avLst/>
          <a:gdLst/>
          <a:ahLst/>
          <a:cxnLst/>
          <a:rect l="0" t="0" r="0" b="0"/>
          <a:pathLst>
            <a:path>
              <a:moveTo>
                <a:pt x="45720" y="0"/>
              </a:moveTo>
              <a:lnTo>
                <a:pt x="45720" y="616176"/>
              </a:lnTo>
              <a:lnTo>
                <a:pt x="124717" y="6161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A56F4D-E3FE-4C13-85EE-F1C30D981F55}">
      <dsp:nvSpPr>
        <dsp:cNvPr id="0" name=""/>
        <dsp:cNvSpPr/>
      </dsp:nvSpPr>
      <dsp:spPr>
        <a:xfrm>
          <a:off x="1921542" y="1361240"/>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107F2B-5B02-45A3-B54E-B8B2DCB4A357}">
      <dsp:nvSpPr>
        <dsp:cNvPr id="0" name=""/>
        <dsp:cNvSpPr/>
      </dsp:nvSpPr>
      <dsp:spPr>
        <a:xfrm>
          <a:off x="2177921" y="987321"/>
          <a:ext cx="637242" cy="110595"/>
        </a:xfrm>
        <a:custGeom>
          <a:avLst/>
          <a:gdLst/>
          <a:ahLst/>
          <a:cxnLst/>
          <a:rect l="0" t="0" r="0" b="0"/>
          <a:pathLst>
            <a:path>
              <a:moveTo>
                <a:pt x="637242" y="0"/>
              </a:moveTo>
              <a:lnTo>
                <a:pt x="637242" y="55297"/>
              </a:lnTo>
              <a:lnTo>
                <a:pt x="0" y="55297"/>
              </a:lnTo>
              <a:lnTo>
                <a:pt x="0"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B1B2E5-E4E9-4DC2-A068-B0F4A8BD022E}">
      <dsp:nvSpPr>
        <dsp:cNvPr id="0" name=""/>
        <dsp:cNvSpPr/>
      </dsp:nvSpPr>
      <dsp:spPr>
        <a:xfrm>
          <a:off x="1284300" y="1361240"/>
          <a:ext cx="91440" cy="1737934"/>
        </a:xfrm>
        <a:custGeom>
          <a:avLst/>
          <a:gdLst/>
          <a:ahLst/>
          <a:cxnLst/>
          <a:rect l="0" t="0" r="0" b="0"/>
          <a:pathLst>
            <a:path>
              <a:moveTo>
                <a:pt x="45720" y="0"/>
              </a:moveTo>
              <a:lnTo>
                <a:pt x="45720" y="1737934"/>
              </a:lnTo>
              <a:lnTo>
                <a:pt x="124717" y="17379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22F75D-78BE-4A80-8FDE-B476C793C824}">
      <dsp:nvSpPr>
        <dsp:cNvPr id="0" name=""/>
        <dsp:cNvSpPr/>
      </dsp:nvSpPr>
      <dsp:spPr>
        <a:xfrm>
          <a:off x="1284300" y="1361240"/>
          <a:ext cx="91440" cy="1364015"/>
        </a:xfrm>
        <a:custGeom>
          <a:avLst/>
          <a:gdLst/>
          <a:ahLst/>
          <a:cxnLst/>
          <a:rect l="0" t="0" r="0" b="0"/>
          <a:pathLst>
            <a:path>
              <a:moveTo>
                <a:pt x="45720" y="0"/>
              </a:moveTo>
              <a:lnTo>
                <a:pt x="45720" y="1364015"/>
              </a:lnTo>
              <a:lnTo>
                <a:pt x="124717" y="1364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9E1329-4BA7-4A8C-9F9D-A37765387127}">
      <dsp:nvSpPr>
        <dsp:cNvPr id="0" name=""/>
        <dsp:cNvSpPr/>
      </dsp:nvSpPr>
      <dsp:spPr>
        <a:xfrm>
          <a:off x="1284300" y="1361240"/>
          <a:ext cx="91440" cy="990095"/>
        </a:xfrm>
        <a:custGeom>
          <a:avLst/>
          <a:gdLst/>
          <a:ahLst/>
          <a:cxnLst/>
          <a:rect l="0" t="0" r="0" b="0"/>
          <a:pathLst>
            <a:path>
              <a:moveTo>
                <a:pt x="45720" y="0"/>
              </a:moveTo>
              <a:lnTo>
                <a:pt x="45720" y="990095"/>
              </a:lnTo>
              <a:lnTo>
                <a:pt x="124717" y="99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ED3FF-D5CE-461B-9E3C-A785BCE3F950}">
      <dsp:nvSpPr>
        <dsp:cNvPr id="0" name=""/>
        <dsp:cNvSpPr/>
      </dsp:nvSpPr>
      <dsp:spPr>
        <a:xfrm>
          <a:off x="1284300" y="1361240"/>
          <a:ext cx="91440" cy="616176"/>
        </a:xfrm>
        <a:custGeom>
          <a:avLst/>
          <a:gdLst/>
          <a:ahLst/>
          <a:cxnLst/>
          <a:rect l="0" t="0" r="0" b="0"/>
          <a:pathLst>
            <a:path>
              <a:moveTo>
                <a:pt x="45720" y="0"/>
              </a:moveTo>
              <a:lnTo>
                <a:pt x="45720" y="616176"/>
              </a:lnTo>
              <a:lnTo>
                <a:pt x="124717" y="6161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57EB0F-9AF1-4C41-AE00-2F8BA76C7A3E}">
      <dsp:nvSpPr>
        <dsp:cNvPr id="0" name=""/>
        <dsp:cNvSpPr/>
      </dsp:nvSpPr>
      <dsp:spPr>
        <a:xfrm>
          <a:off x="1284300" y="1361240"/>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4C6F46-B2E4-4528-BDC6-66AE9CA2C75A}">
      <dsp:nvSpPr>
        <dsp:cNvPr id="0" name=""/>
        <dsp:cNvSpPr/>
      </dsp:nvSpPr>
      <dsp:spPr>
        <a:xfrm>
          <a:off x="1540679" y="987321"/>
          <a:ext cx="1274485" cy="110595"/>
        </a:xfrm>
        <a:custGeom>
          <a:avLst/>
          <a:gdLst/>
          <a:ahLst/>
          <a:cxnLst/>
          <a:rect l="0" t="0" r="0" b="0"/>
          <a:pathLst>
            <a:path>
              <a:moveTo>
                <a:pt x="1274485" y="0"/>
              </a:moveTo>
              <a:lnTo>
                <a:pt x="1274485" y="55297"/>
              </a:lnTo>
              <a:lnTo>
                <a:pt x="0" y="55297"/>
              </a:lnTo>
              <a:lnTo>
                <a:pt x="0"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16096-269E-4527-851C-97783DA924E3}">
      <dsp:nvSpPr>
        <dsp:cNvPr id="0" name=""/>
        <dsp:cNvSpPr/>
      </dsp:nvSpPr>
      <dsp:spPr>
        <a:xfrm>
          <a:off x="647057" y="1361240"/>
          <a:ext cx="91440" cy="1737934"/>
        </a:xfrm>
        <a:custGeom>
          <a:avLst/>
          <a:gdLst/>
          <a:ahLst/>
          <a:cxnLst/>
          <a:rect l="0" t="0" r="0" b="0"/>
          <a:pathLst>
            <a:path>
              <a:moveTo>
                <a:pt x="45720" y="0"/>
              </a:moveTo>
              <a:lnTo>
                <a:pt x="45720" y="1737934"/>
              </a:lnTo>
              <a:lnTo>
                <a:pt x="124717" y="17379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95FCE5-5CA0-415D-BA9D-D597ADCD702F}">
      <dsp:nvSpPr>
        <dsp:cNvPr id="0" name=""/>
        <dsp:cNvSpPr/>
      </dsp:nvSpPr>
      <dsp:spPr>
        <a:xfrm>
          <a:off x="647057" y="1361240"/>
          <a:ext cx="91440" cy="1364015"/>
        </a:xfrm>
        <a:custGeom>
          <a:avLst/>
          <a:gdLst/>
          <a:ahLst/>
          <a:cxnLst/>
          <a:rect l="0" t="0" r="0" b="0"/>
          <a:pathLst>
            <a:path>
              <a:moveTo>
                <a:pt x="45720" y="0"/>
              </a:moveTo>
              <a:lnTo>
                <a:pt x="45720" y="1364015"/>
              </a:lnTo>
              <a:lnTo>
                <a:pt x="124717" y="1364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8C53F8-429B-428A-8F2B-FD38961D2350}">
      <dsp:nvSpPr>
        <dsp:cNvPr id="0" name=""/>
        <dsp:cNvSpPr/>
      </dsp:nvSpPr>
      <dsp:spPr>
        <a:xfrm>
          <a:off x="647057" y="1361240"/>
          <a:ext cx="91440" cy="990095"/>
        </a:xfrm>
        <a:custGeom>
          <a:avLst/>
          <a:gdLst/>
          <a:ahLst/>
          <a:cxnLst/>
          <a:rect l="0" t="0" r="0" b="0"/>
          <a:pathLst>
            <a:path>
              <a:moveTo>
                <a:pt x="45720" y="0"/>
              </a:moveTo>
              <a:lnTo>
                <a:pt x="45720" y="990095"/>
              </a:lnTo>
              <a:lnTo>
                <a:pt x="124717" y="99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96E82-E127-4489-971F-BC2248BE74B2}">
      <dsp:nvSpPr>
        <dsp:cNvPr id="0" name=""/>
        <dsp:cNvSpPr/>
      </dsp:nvSpPr>
      <dsp:spPr>
        <a:xfrm>
          <a:off x="647057" y="1361240"/>
          <a:ext cx="91440" cy="616176"/>
        </a:xfrm>
        <a:custGeom>
          <a:avLst/>
          <a:gdLst/>
          <a:ahLst/>
          <a:cxnLst/>
          <a:rect l="0" t="0" r="0" b="0"/>
          <a:pathLst>
            <a:path>
              <a:moveTo>
                <a:pt x="45720" y="0"/>
              </a:moveTo>
              <a:lnTo>
                <a:pt x="45720" y="616176"/>
              </a:lnTo>
              <a:lnTo>
                <a:pt x="124717" y="6161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ED4A03-278D-4632-8AA1-5FA26CA1D1ED}">
      <dsp:nvSpPr>
        <dsp:cNvPr id="0" name=""/>
        <dsp:cNvSpPr/>
      </dsp:nvSpPr>
      <dsp:spPr>
        <a:xfrm>
          <a:off x="647057" y="1361240"/>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58C6CC-12F3-431F-A38F-046746154361}">
      <dsp:nvSpPr>
        <dsp:cNvPr id="0" name=""/>
        <dsp:cNvSpPr/>
      </dsp:nvSpPr>
      <dsp:spPr>
        <a:xfrm>
          <a:off x="903436" y="987321"/>
          <a:ext cx="1911727" cy="110595"/>
        </a:xfrm>
        <a:custGeom>
          <a:avLst/>
          <a:gdLst/>
          <a:ahLst/>
          <a:cxnLst/>
          <a:rect l="0" t="0" r="0" b="0"/>
          <a:pathLst>
            <a:path>
              <a:moveTo>
                <a:pt x="1911727" y="0"/>
              </a:moveTo>
              <a:lnTo>
                <a:pt x="1911727" y="55297"/>
              </a:lnTo>
              <a:lnTo>
                <a:pt x="0" y="55297"/>
              </a:lnTo>
              <a:lnTo>
                <a:pt x="0"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2E1F79-28F9-4F19-9298-29BF6F6DCA99}">
      <dsp:nvSpPr>
        <dsp:cNvPr id="0" name=""/>
        <dsp:cNvSpPr/>
      </dsp:nvSpPr>
      <dsp:spPr>
        <a:xfrm>
          <a:off x="266193" y="987321"/>
          <a:ext cx="2548970" cy="110595"/>
        </a:xfrm>
        <a:custGeom>
          <a:avLst/>
          <a:gdLst/>
          <a:ahLst/>
          <a:cxnLst/>
          <a:rect l="0" t="0" r="0" b="0"/>
          <a:pathLst>
            <a:path>
              <a:moveTo>
                <a:pt x="2548970" y="0"/>
              </a:moveTo>
              <a:lnTo>
                <a:pt x="2548970" y="55297"/>
              </a:lnTo>
              <a:lnTo>
                <a:pt x="0" y="55297"/>
              </a:lnTo>
              <a:lnTo>
                <a:pt x="0"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AAEBBD-58A4-4A15-9A2D-2AB591F51CA3}">
      <dsp:nvSpPr>
        <dsp:cNvPr id="0" name=""/>
        <dsp:cNvSpPr/>
      </dsp:nvSpPr>
      <dsp:spPr>
        <a:xfrm>
          <a:off x="2417601" y="701826"/>
          <a:ext cx="795125" cy="2854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QUẢN TRỊ HỆ THỐNG</a:t>
          </a:r>
        </a:p>
      </dsp:txBody>
      <dsp:txXfrm>
        <a:off x="2417601" y="701826"/>
        <a:ext cx="795125" cy="285495"/>
      </dsp:txXfrm>
    </dsp:sp>
    <dsp:sp modelId="{D0275BFA-9D92-431A-A068-B3B63AB3AB1C}">
      <dsp:nvSpPr>
        <dsp:cNvPr id="0" name=""/>
        <dsp:cNvSpPr/>
      </dsp:nvSpPr>
      <dsp:spPr>
        <a:xfrm>
          <a:off x="2870" y="1097917"/>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Đăng nhập</a:t>
          </a:r>
        </a:p>
      </dsp:txBody>
      <dsp:txXfrm>
        <a:off x="2870" y="1097917"/>
        <a:ext cx="526646" cy="263323"/>
      </dsp:txXfrm>
    </dsp:sp>
    <dsp:sp modelId="{52FABD2A-9819-41EE-941A-3B085E012267}">
      <dsp:nvSpPr>
        <dsp:cNvPr id="0" name=""/>
        <dsp:cNvSpPr/>
      </dsp:nvSpPr>
      <dsp:spPr>
        <a:xfrm>
          <a:off x="640113" y="1097917"/>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Quản lý người dùng</a:t>
          </a:r>
        </a:p>
      </dsp:txBody>
      <dsp:txXfrm>
        <a:off x="640113" y="1097917"/>
        <a:ext cx="526646" cy="263323"/>
      </dsp:txXfrm>
    </dsp:sp>
    <dsp:sp modelId="{844C8925-C5D2-4EFF-983D-73C301BDC900}">
      <dsp:nvSpPr>
        <dsp:cNvPr id="0" name=""/>
        <dsp:cNvSpPr/>
      </dsp:nvSpPr>
      <dsp:spPr>
        <a:xfrm>
          <a:off x="771774" y="1471836"/>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Xem danh sách</a:t>
          </a:r>
        </a:p>
      </dsp:txBody>
      <dsp:txXfrm>
        <a:off x="771774" y="1471836"/>
        <a:ext cx="526646" cy="263323"/>
      </dsp:txXfrm>
    </dsp:sp>
    <dsp:sp modelId="{95A6D64B-9DDA-4374-B360-9B52BD5E2A2E}">
      <dsp:nvSpPr>
        <dsp:cNvPr id="0" name=""/>
        <dsp:cNvSpPr/>
      </dsp:nvSpPr>
      <dsp:spPr>
        <a:xfrm>
          <a:off x="771774" y="184575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Thêm mới</a:t>
          </a:r>
        </a:p>
      </dsp:txBody>
      <dsp:txXfrm>
        <a:off x="771774" y="1845755"/>
        <a:ext cx="526646" cy="263323"/>
      </dsp:txXfrm>
    </dsp:sp>
    <dsp:sp modelId="{7731236D-F416-4F61-BEAE-B0258C2D3E2C}">
      <dsp:nvSpPr>
        <dsp:cNvPr id="0" name=""/>
        <dsp:cNvSpPr/>
      </dsp:nvSpPr>
      <dsp:spPr>
        <a:xfrm>
          <a:off x="771774" y="221967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Phân quyền</a:t>
          </a:r>
        </a:p>
      </dsp:txBody>
      <dsp:txXfrm>
        <a:off x="771774" y="2219675"/>
        <a:ext cx="526646" cy="263323"/>
      </dsp:txXfrm>
    </dsp:sp>
    <dsp:sp modelId="{A588A110-2859-4AAA-99B8-2066D2BDCA54}">
      <dsp:nvSpPr>
        <dsp:cNvPr id="0" name=""/>
        <dsp:cNvSpPr/>
      </dsp:nvSpPr>
      <dsp:spPr>
        <a:xfrm>
          <a:off x="771774" y="2593594"/>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Xóa</a:t>
          </a:r>
        </a:p>
      </dsp:txBody>
      <dsp:txXfrm>
        <a:off x="771774" y="2593594"/>
        <a:ext cx="526646" cy="263323"/>
      </dsp:txXfrm>
    </dsp:sp>
    <dsp:sp modelId="{86C55B03-5EA8-48C6-9E3C-E84F97E104EC}">
      <dsp:nvSpPr>
        <dsp:cNvPr id="0" name=""/>
        <dsp:cNvSpPr/>
      </dsp:nvSpPr>
      <dsp:spPr>
        <a:xfrm>
          <a:off x="771774" y="2967513"/>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Khóa/Mở khóa</a:t>
          </a:r>
        </a:p>
      </dsp:txBody>
      <dsp:txXfrm>
        <a:off x="771774" y="2967513"/>
        <a:ext cx="526646" cy="263323"/>
      </dsp:txXfrm>
    </dsp:sp>
    <dsp:sp modelId="{FDB475CF-E61A-4A8F-AE83-694DF844D5E0}">
      <dsp:nvSpPr>
        <dsp:cNvPr id="0" name=""/>
        <dsp:cNvSpPr/>
      </dsp:nvSpPr>
      <dsp:spPr>
        <a:xfrm>
          <a:off x="1277355" y="1097917"/>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Quản lý menu</a:t>
          </a:r>
        </a:p>
      </dsp:txBody>
      <dsp:txXfrm>
        <a:off x="1277355" y="1097917"/>
        <a:ext cx="526646" cy="263323"/>
      </dsp:txXfrm>
    </dsp:sp>
    <dsp:sp modelId="{FDE1A312-89AE-4E05-9212-C9604E05C7C4}">
      <dsp:nvSpPr>
        <dsp:cNvPr id="0" name=""/>
        <dsp:cNvSpPr/>
      </dsp:nvSpPr>
      <dsp:spPr>
        <a:xfrm>
          <a:off x="1409017" y="1471836"/>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Xem danh sách</a:t>
          </a:r>
        </a:p>
      </dsp:txBody>
      <dsp:txXfrm>
        <a:off x="1409017" y="1471836"/>
        <a:ext cx="526646" cy="263323"/>
      </dsp:txXfrm>
    </dsp:sp>
    <dsp:sp modelId="{0E72C591-1480-4F9B-A7F6-D255A9389718}">
      <dsp:nvSpPr>
        <dsp:cNvPr id="0" name=""/>
        <dsp:cNvSpPr/>
      </dsp:nvSpPr>
      <dsp:spPr>
        <a:xfrm>
          <a:off x="1409017" y="184575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Thêm mới</a:t>
          </a:r>
        </a:p>
      </dsp:txBody>
      <dsp:txXfrm>
        <a:off x="1409017" y="1845755"/>
        <a:ext cx="526646" cy="263323"/>
      </dsp:txXfrm>
    </dsp:sp>
    <dsp:sp modelId="{93CC314B-A9E0-4F55-8FE0-B5C5ED3A0B30}">
      <dsp:nvSpPr>
        <dsp:cNvPr id="0" name=""/>
        <dsp:cNvSpPr/>
      </dsp:nvSpPr>
      <dsp:spPr>
        <a:xfrm>
          <a:off x="1409017" y="221967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Sửa</a:t>
          </a:r>
        </a:p>
      </dsp:txBody>
      <dsp:txXfrm>
        <a:off x="1409017" y="2219675"/>
        <a:ext cx="526646" cy="263323"/>
      </dsp:txXfrm>
    </dsp:sp>
    <dsp:sp modelId="{B2075807-573A-4175-8AF5-64D844507828}">
      <dsp:nvSpPr>
        <dsp:cNvPr id="0" name=""/>
        <dsp:cNvSpPr/>
      </dsp:nvSpPr>
      <dsp:spPr>
        <a:xfrm>
          <a:off x="1409017" y="2593594"/>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Xóa</a:t>
          </a:r>
        </a:p>
      </dsp:txBody>
      <dsp:txXfrm>
        <a:off x="1409017" y="2593594"/>
        <a:ext cx="526646" cy="263323"/>
      </dsp:txXfrm>
    </dsp:sp>
    <dsp:sp modelId="{AE63CDB9-C41F-4B84-8A28-C983A6C0F656}">
      <dsp:nvSpPr>
        <dsp:cNvPr id="0" name=""/>
        <dsp:cNvSpPr/>
      </dsp:nvSpPr>
      <dsp:spPr>
        <a:xfrm>
          <a:off x="1409017" y="2967513"/>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Xem chi tiết</a:t>
          </a:r>
        </a:p>
      </dsp:txBody>
      <dsp:txXfrm>
        <a:off x="1409017" y="2967513"/>
        <a:ext cx="526646" cy="263323"/>
      </dsp:txXfrm>
    </dsp:sp>
    <dsp:sp modelId="{60E062CA-C076-452F-8024-E5254EFEB7BF}">
      <dsp:nvSpPr>
        <dsp:cNvPr id="0" name=""/>
        <dsp:cNvSpPr/>
      </dsp:nvSpPr>
      <dsp:spPr>
        <a:xfrm>
          <a:off x="1914598" y="1097917"/>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Quản lý vai trò</a:t>
          </a:r>
        </a:p>
      </dsp:txBody>
      <dsp:txXfrm>
        <a:off x="1914598" y="1097917"/>
        <a:ext cx="526646" cy="263323"/>
      </dsp:txXfrm>
    </dsp:sp>
    <dsp:sp modelId="{B94E1454-FEE3-474F-9710-94FC766A92D2}">
      <dsp:nvSpPr>
        <dsp:cNvPr id="0" name=""/>
        <dsp:cNvSpPr/>
      </dsp:nvSpPr>
      <dsp:spPr>
        <a:xfrm>
          <a:off x="2046259" y="1471836"/>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Xem danh sách</a:t>
          </a:r>
        </a:p>
      </dsp:txBody>
      <dsp:txXfrm>
        <a:off x="2046259" y="1471836"/>
        <a:ext cx="526646" cy="263323"/>
      </dsp:txXfrm>
    </dsp:sp>
    <dsp:sp modelId="{EDED701E-CE9B-487C-81E0-D2E47D6D64F2}">
      <dsp:nvSpPr>
        <dsp:cNvPr id="0" name=""/>
        <dsp:cNvSpPr/>
      </dsp:nvSpPr>
      <dsp:spPr>
        <a:xfrm>
          <a:off x="2046259" y="184575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Thêm mới</a:t>
          </a:r>
        </a:p>
      </dsp:txBody>
      <dsp:txXfrm>
        <a:off x="2046259" y="1845755"/>
        <a:ext cx="526646" cy="263323"/>
      </dsp:txXfrm>
    </dsp:sp>
    <dsp:sp modelId="{B5AD7658-FEF0-4754-B1B4-697BCA674DFF}">
      <dsp:nvSpPr>
        <dsp:cNvPr id="0" name=""/>
        <dsp:cNvSpPr/>
      </dsp:nvSpPr>
      <dsp:spPr>
        <a:xfrm>
          <a:off x="2046259" y="221967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Sửa</a:t>
          </a:r>
        </a:p>
      </dsp:txBody>
      <dsp:txXfrm>
        <a:off x="2046259" y="2219675"/>
        <a:ext cx="526646" cy="263323"/>
      </dsp:txXfrm>
    </dsp:sp>
    <dsp:sp modelId="{EFF372D6-ABDF-468B-93BE-5E5515056EFC}">
      <dsp:nvSpPr>
        <dsp:cNvPr id="0" name=""/>
        <dsp:cNvSpPr/>
      </dsp:nvSpPr>
      <dsp:spPr>
        <a:xfrm>
          <a:off x="2046259" y="2593594"/>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Xóa</a:t>
          </a:r>
        </a:p>
      </dsp:txBody>
      <dsp:txXfrm>
        <a:off x="2046259" y="2593594"/>
        <a:ext cx="526646" cy="263323"/>
      </dsp:txXfrm>
    </dsp:sp>
    <dsp:sp modelId="{4180BD44-416C-4155-8E90-759B4555475B}">
      <dsp:nvSpPr>
        <dsp:cNvPr id="0" name=""/>
        <dsp:cNvSpPr/>
      </dsp:nvSpPr>
      <dsp:spPr>
        <a:xfrm>
          <a:off x="2046259" y="2967513"/>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Xem danh sách người dùng </a:t>
          </a:r>
        </a:p>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theo vai trò</a:t>
          </a:r>
        </a:p>
      </dsp:txBody>
      <dsp:txXfrm>
        <a:off x="2046259" y="2967513"/>
        <a:ext cx="526646" cy="263323"/>
      </dsp:txXfrm>
    </dsp:sp>
    <dsp:sp modelId="{5741ECB2-E929-478B-9C8B-C8AEC32A758C}">
      <dsp:nvSpPr>
        <dsp:cNvPr id="0" name=""/>
        <dsp:cNvSpPr/>
      </dsp:nvSpPr>
      <dsp:spPr>
        <a:xfrm>
          <a:off x="2551840" y="1097917"/>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Nghị định 13</a:t>
          </a:r>
        </a:p>
      </dsp:txBody>
      <dsp:txXfrm>
        <a:off x="2551840" y="1097917"/>
        <a:ext cx="526646" cy="263323"/>
      </dsp:txXfrm>
    </dsp:sp>
    <dsp:sp modelId="{61AD63D6-BF8B-4148-85A8-7F86B42283A2}">
      <dsp:nvSpPr>
        <dsp:cNvPr id="0" name=""/>
        <dsp:cNvSpPr/>
      </dsp:nvSpPr>
      <dsp:spPr>
        <a:xfrm>
          <a:off x="2683502" y="1471836"/>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Lịch sử thao tác</a:t>
          </a:r>
        </a:p>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 NĐ 13</a:t>
          </a:r>
        </a:p>
      </dsp:txBody>
      <dsp:txXfrm>
        <a:off x="2683502" y="1471836"/>
        <a:ext cx="526646" cy="263323"/>
      </dsp:txXfrm>
    </dsp:sp>
    <dsp:sp modelId="{74A86B21-C988-4054-9BEA-8260D542EBA3}">
      <dsp:nvSpPr>
        <dsp:cNvPr id="0" name=""/>
        <dsp:cNvSpPr/>
      </dsp:nvSpPr>
      <dsp:spPr>
        <a:xfrm>
          <a:off x="2683502" y="1845755"/>
          <a:ext cx="526646" cy="4181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vi-VN" sz="500" kern="1200">
              <a:latin typeface="Times New Roman" panose="02020603050405020304" pitchFamily="18" charset="0"/>
              <a:cs typeface="Times New Roman" panose="02020603050405020304" pitchFamily="18" charset="0"/>
            </a:rPr>
            <a:t>Gửi yêu cầu</a:t>
          </a:r>
          <a:endParaRPr lang="en-US" sz="500" kern="1200">
            <a:latin typeface="Times New Roman" panose="02020603050405020304" pitchFamily="18" charset="0"/>
            <a:cs typeface="Times New Roman" panose="02020603050405020304" pitchFamily="18" charset="0"/>
          </a:endParaRPr>
        </a:p>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Phản hồi/Hạn chế/Rút lại sự đồng ý</a:t>
          </a:r>
          <a:r>
            <a:rPr lang="vi-VN" sz="500" kern="1200">
              <a:latin typeface="Times New Roman" panose="02020603050405020304" pitchFamily="18" charset="0"/>
              <a:cs typeface="Times New Roman" panose="02020603050405020304" pitchFamily="18" charset="0"/>
            </a:rPr>
            <a:t> xử lý dữ liệu cá nhân</a:t>
          </a:r>
          <a:endParaRPr lang="en-US" sz="500" kern="1200">
            <a:latin typeface="Times New Roman" panose="02020603050405020304" pitchFamily="18" charset="0"/>
            <a:cs typeface="Times New Roman" panose="02020603050405020304" pitchFamily="18" charset="0"/>
          </a:endParaRPr>
        </a:p>
      </dsp:txBody>
      <dsp:txXfrm>
        <a:off x="2683502" y="1845755"/>
        <a:ext cx="526646" cy="418154"/>
      </dsp:txXfrm>
    </dsp:sp>
    <dsp:sp modelId="{5C614032-9FFA-4BFB-898F-5E6AF700343C}">
      <dsp:nvSpPr>
        <dsp:cNvPr id="0" name=""/>
        <dsp:cNvSpPr/>
      </dsp:nvSpPr>
      <dsp:spPr>
        <a:xfrm>
          <a:off x="2683502" y="2374506"/>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vi-VN" sz="500" kern="1200">
              <a:latin typeface="Times New Roman" panose="02020603050405020304" pitchFamily="18" charset="0"/>
              <a:cs typeface="Times New Roman" panose="02020603050405020304" pitchFamily="18" charset="0"/>
            </a:rPr>
            <a:t>Xem chính sách bảo vệ dữ liệu cá nhân</a:t>
          </a:r>
          <a:endParaRPr lang="en-US" sz="500" kern="1200">
            <a:latin typeface="Times New Roman" panose="02020603050405020304" pitchFamily="18" charset="0"/>
            <a:cs typeface="Times New Roman" panose="02020603050405020304" pitchFamily="18" charset="0"/>
          </a:endParaRPr>
        </a:p>
      </dsp:txBody>
      <dsp:txXfrm>
        <a:off x="2683502" y="2374506"/>
        <a:ext cx="526646" cy="263323"/>
      </dsp:txXfrm>
    </dsp:sp>
    <dsp:sp modelId="{4A98CA52-3E22-4BEB-A145-C3D9175A7F3C}">
      <dsp:nvSpPr>
        <dsp:cNvPr id="0" name=""/>
        <dsp:cNvSpPr/>
      </dsp:nvSpPr>
      <dsp:spPr>
        <a:xfrm>
          <a:off x="2683502" y="274842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vi-VN" sz="500" kern="1200">
              <a:latin typeface="Times New Roman" panose="02020603050405020304" pitchFamily="18" charset="0"/>
              <a:cs typeface="Times New Roman" panose="02020603050405020304" pitchFamily="18" charset="0"/>
            </a:rPr>
            <a:t>Gửi yêu cầu xoá dữ liệu</a:t>
          </a:r>
          <a:endParaRPr lang="en-US" sz="500" kern="1200">
            <a:latin typeface="Times New Roman" panose="02020603050405020304" pitchFamily="18" charset="0"/>
            <a:cs typeface="Times New Roman" panose="02020603050405020304" pitchFamily="18" charset="0"/>
          </a:endParaRPr>
        </a:p>
      </dsp:txBody>
      <dsp:txXfrm>
        <a:off x="2683502" y="2748425"/>
        <a:ext cx="526646" cy="263323"/>
      </dsp:txXfrm>
    </dsp:sp>
    <dsp:sp modelId="{A253A769-5DBD-416A-B7B7-2225BFA599F1}">
      <dsp:nvSpPr>
        <dsp:cNvPr id="0" name=""/>
        <dsp:cNvSpPr/>
      </dsp:nvSpPr>
      <dsp:spPr>
        <a:xfrm>
          <a:off x="2683502" y="312234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Gửi yêu cầu cung cấp dữ liệu</a:t>
          </a:r>
        </a:p>
      </dsp:txBody>
      <dsp:txXfrm>
        <a:off x="2683502" y="3122345"/>
        <a:ext cx="526646" cy="263323"/>
      </dsp:txXfrm>
    </dsp:sp>
    <dsp:sp modelId="{62F6DD9B-CF98-42ED-A884-6218167D2658}">
      <dsp:nvSpPr>
        <dsp:cNvPr id="0" name=""/>
        <dsp:cNvSpPr/>
      </dsp:nvSpPr>
      <dsp:spPr>
        <a:xfrm>
          <a:off x="3189083" y="1097917"/>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Tích hợp xác thực đăng nhập qua HST</a:t>
          </a:r>
        </a:p>
      </dsp:txBody>
      <dsp:txXfrm>
        <a:off x="3189083" y="1097917"/>
        <a:ext cx="526646" cy="263323"/>
      </dsp:txXfrm>
    </dsp:sp>
    <dsp:sp modelId="{1EDD7560-A28B-42A5-8880-205E92DA3302}">
      <dsp:nvSpPr>
        <dsp:cNvPr id="0" name=""/>
        <dsp:cNvSpPr/>
      </dsp:nvSpPr>
      <dsp:spPr>
        <a:xfrm>
          <a:off x="3320745" y="1471836"/>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Đăng nhập qua HST</a:t>
          </a:r>
        </a:p>
      </dsp:txBody>
      <dsp:txXfrm>
        <a:off x="3320745" y="1471836"/>
        <a:ext cx="526646" cy="263323"/>
      </dsp:txXfrm>
    </dsp:sp>
    <dsp:sp modelId="{9220397F-19DE-4250-9FC7-2B9293A99FD2}">
      <dsp:nvSpPr>
        <dsp:cNvPr id="0" name=""/>
        <dsp:cNvSpPr/>
      </dsp:nvSpPr>
      <dsp:spPr>
        <a:xfrm>
          <a:off x="3826325" y="1097917"/>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Tích hợp đồng bộ người dùng - đơn vị</a:t>
          </a:r>
        </a:p>
      </dsp:txBody>
      <dsp:txXfrm>
        <a:off x="3826325" y="1097917"/>
        <a:ext cx="526646" cy="263323"/>
      </dsp:txXfrm>
    </dsp:sp>
    <dsp:sp modelId="{239F1F46-41BE-4608-B87B-58423F1CF672}">
      <dsp:nvSpPr>
        <dsp:cNvPr id="0" name=""/>
        <dsp:cNvSpPr/>
      </dsp:nvSpPr>
      <dsp:spPr>
        <a:xfrm>
          <a:off x="3957987" y="1471836"/>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Đồng bộ người dùng - đơn vị</a:t>
          </a:r>
        </a:p>
      </dsp:txBody>
      <dsp:txXfrm>
        <a:off x="3957987" y="1471836"/>
        <a:ext cx="526646" cy="263323"/>
      </dsp:txXfrm>
    </dsp:sp>
    <dsp:sp modelId="{4A39D51A-6491-4965-A951-8AAEFD52F66D}">
      <dsp:nvSpPr>
        <dsp:cNvPr id="0" name=""/>
        <dsp:cNvSpPr/>
      </dsp:nvSpPr>
      <dsp:spPr>
        <a:xfrm>
          <a:off x="4463568" y="1097917"/>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Tích hợp đồng bộ người dùng - đơn vị - vai trò</a:t>
          </a:r>
        </a:p>
      </dsp:txBody>
      <dsp:txXfrm>
        <a:off x="4463568" y="1097917"/>
        <a:ext cx="526646" cy="263323"/>
      </dsp:txXfrm>
    </dsp:sp>
    <dsp:sp modelId="{E78A9BE6-768C-4A05-B7A9-C300D080A54D}">
      <dsp:nvSpPr>
        <dsp:cNvPr id="0" name=""/>
        <dsp:cNvSpPr/>
      </dsp:nvSpPr>
      <dsp:spPr>
        <a:xfrm>
          <a:off x="4595230" y="1471836"/>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Đồng bộ người dùng-đơn vị-vai trò</a:t>
          </a:r>
        </a:p>
      </dsp:txBody>
      <dsp:txXfrm>
        <a:off x="4595230" y="1471836"/>
        <a:ext cx="526646" cy="263323"/>
      </dsp:txXfrm>
    </dsp:sp>
    <dsp:sp modelId="{9D8F6317-7A72-422D-8994-6D856A920400}">
      <dsp:nvSpPr>
        <dsp:cNvPr id="0" name=""/>
        <dsp:cNvSpPr/>
      </dsp:nvSpPr>
      <dsp:spPr>
        <a:xfrm>
          <a:off x="5100810" y="1097917"/>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Điều hướng</a:t>
          </a:r>
        </a:p>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 sản phẩm dịch vụ</a:t>
          </a:r>
        </a:p>
      </dsp:txBody>
      <dsp:txXfrm>
        <a:off x="5100810" y="1097917"/>
        <a:ext cx="526646" cy="263323"/>
      </dsp:txXfrm>
    </dsp:sp>
    <dsp:sp modelId="{5A4C05C3-EFF4-4AF3-9309-B68B647A3583}">
      <dsp:nvSpPr>
        <dsp:cNvPr id="0" name=""/>
        <dsp:cNvSpPr/>
      </dsp:nvSpPr>
      <dsp:spPr>
        <a:xfrm>
          <a:off x="5232472" y="1471836"/>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Điều hướng</a:t>
          </a:r>
        </a:p>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sản phẩm dịch vụ</a:t>
          </a:r>
        </a:p>
      </dsp:txBody>
      <dsp:txXfrm>
        <a:off x="5232472" y="1471836"/>
        <a:ext cx="526646" cy="26332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5F6760-2626-4126-98FA-21D021AF6EAD}">
      <dsp:nvSpPr>
        <dsp:cNvPr id="0" name=""/>
        <dsp:cNvSpPr/>
      </dsp:nvSpPr>
      <dsp:spPr>
        <a:xfrm>
          <a:off x="4057376" y="614401"/>
          <a:ext cx="91440" cy="2307328"/>
        </a:xfrm>
        <a:custGeom>
          <a:avLst/>
          <a:gdLst/>
          <a:ahLst/>
          <a:cxnLst/>
          <a:rect l="0" t="0" r="0" b="0"/>
          <a:pathLst>
            <a:path>
              <a:moveTo>
                <a:pt x="45720" y="0"/>
              </a:moveTo>
              <a:lnTo>
                <a:pt x="45720" y="2307328"/>
              </a:lnTo>
              <a:lnTo>
                <a:pt x="119046" y="23073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538BD1-6FE2-4EBD-AE9D-814F51D377F2}">
      <dsp:nvSpPr>
        <dsp:cNvPr id="0" name=""/>
        <dsp:cNvSpPr/>
      </dsp:nvSpPr>
      <dsp:spPr>
        <a:xfrm>
          <a:off x="4057376" y="614401"/>
          <a:ext cx="91440" cy="1960251"/>
        </a:xfrm>
        <a:custGeom>
          <a:avLst/>
          <a:gdLst/>
          <a:ahLst/>
          <a:cxnLst/>
          <a:rect l="0" t="0" r="0" b="0"/>
          <a:pathLst>
            <a:path>
              <a:moveTo>
                <a:pt x="45720" y="0"/>
              </a:moveTo>
              <a:lnTo>
                <a:pt x="45720" y="1960251"/>
              </a:lnTo>
              <a:lnTo>
                <a:pt x="119046" y="19602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1B4BF2-ACEA-4ECD-82D1-9CE5BF3586F9}">
      <dsp:nvSpPr>
        <dsp:cNvPr id="0" name=""/>
        <dsp:cNvSpPr/>
      </dsp:nvSpPr>
      <dsp:spPr>
        <a:xfrm>
          <a:off x="4057376" y="614401"/>
          <a:ext cx="91440" cy="1613174"/>
        </a:xfrm>
        <a:custGeom>
          <a:avLst/>
          <a:gdLst/>
          <a:ahLst/>
          <a:cxnLst/>
          <a:rect l="0" t="0" r="0" b="0"/>
          <a:pathLst>
            <a:path>
              <a:moveTo>
                <a:pt x="45720" y="0"/>
              </a:moveTo>
              <a:lnTo>
                <a:pt x="45720" y="1613174"/>
              </a:lnTo>
              <a:lnTo>
                <a:pt x="119046" y="16131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B0D130-2C9A-4DE2-A352-B8073D9A9BE5}">
      <dsp:nvSpPr>
        <dsp:cNvPr id="0" name=""/>
        <dsp:cNvSpPr/>
      </dsp:nvSpPr>
      <dsp:spPr>
        <a:xfrm>
          <a:off x="4057376" y="614401"/>
          <a:ext cx="91440" cy="1266097"/>
        </a:xfrm>
        <a:custGeom>
          <a:avLst/>
          <a:gdLst/>
          <a:ahLst/>
          <a:cxnLst/>
          <a:rect l="0" t="0" r="0" b="0"/>
          <a:pathLst>
            <a:path>
              <a:moveTo>
                <a:pt x="45720" y="0"/>
              </a:moveTo>
              <a:lnTo>
                <a:pt x="45720" y="1266097"/>
              </a:lnTo>
              <a:lnTo>
                <a:pt x="119046" y="12660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B83994-F967-4491-B2BB-C02415CBEE05}">
      <dsp:nvSpPr>
        <dsp:cNvPr id="0" name=""/>
        <dsp:cNvSpPr/>
      </dsp:nvSpPr>
      <dsp:spPr>
        <a:xfrm>
          <a:off x="4057376" y="614401"/>
          <a:ext cx="91440" cy="919020"/>
        </a:xfrm>
        <a:custGeom>
          <a:avLst/>
          <a:gdLst/>
          <a:ahLst/>
          <a:cxnLst/>
          <a:rect l="0" t="0" r="0" b="0"/>
          <a:pathLst>
            <a:path>
              <a:moveTo>
                <a:pt x="45720" y="0"/>
              </a:moveTo>
              <a:lnTo>
                <a:pt x="45720" y="919020"/>
              </a:lnTo>
              <a:lnTo>
                <a:pt x="119046" y="9190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23C8F8-4BBC-48BC-9E82-B2F6630BBB1E}">
      <dsp:nvSpPr>
        <dsp:cNvPr id="0" name=""/>
        <dsp:cNvSpPr/>
      </dsp:nvSpPr>
      <dsp:spPr>
        <a:xfrm>
          <a:off x="4057376" y="614401"/>
          <a:ext cx="91440" cy="571943"/>
        </a:xfrm>
        <a:custGeom>
          <a:avLst/>
          <a:gdLst/>
          <a:ahLst/>
          <a:cxnLst/>
          <a:rect l="0" t="0" r="0" b="0"/>
          <a:pathLst>
            <a:path>
              <a:moveTo>
                <a:pt x="45720" y="0"/>
              </a:moveTo>
              <a:lnTo>
                <a:pt x="45720" y="571943"/>
              </a:lnTo>
              <a:lnTo>
                <a:pt x="119046" y="5719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9D7F38-1948-41FC-8130-7E6D38B8CD3F}">
      <dsp:nvSpPr>
        <dsp:cNvPr id="0" name=""/>
        <dsp:cNvSpPr/>
      </dsp:nvSpPr>
      <dsp:spPr>
        <a:xfrm>
          <a:off x="4057376" y="614401"/>
          <a:ext cx="91440" cy="224866"/>
        </a:xfrm>
        <a:custGeom>
          <a:avLst/>
          <a:gdLst/>
          <a:ahLst/>
          <a:cxnLst/>
          <a:rect l="0" t="0" r="0" b="0"/>
          <a:pathLst>
            <a:path>
              <a:moveTo>
                <a:pt x="45720" y="0"/>
              </a:moveTo>
              <a:lnTo>
                <a:pt x="45720" y="224866"/>
              </a:lnTo>
              <a:lnTo>
                <a:pt x="119046" y="224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3C984D-F616-43B9-9F6C-CB4EF7FDF685}">
      <dsp:nvSpPr>
        <dsp:cNvPr id="0" name=""/>
        <dsp:cNvSpPr/>
      </dsp:nvSpPr>
      <dsp:spPr>
        <a:xfrm>
          <a:off x="2819889" y="267324"/>
          <a:ext cx="1478743" cy="102656"/>
        </a:xfrm>
        <a:custGeom>
          <a:avLst/>
          <a:gdLst/>
          <a:ahLst/>
          <a:cxnLst/>
          <a:rect l="0" t="0" r="0" b="0"/>
          <a:pathLst>
            <a:path>
              <a:moveTo>
                <a:pt x="0" y="0"/>
              </a:moveTo>
              <a:lnTo>
                <a:pt x="0" y="51328"/>
              </a:lnTo>
              <a:lnTo>
                <a:pt x="1478743" y="51328"/>
              </a:lnTo>
              <a:lnTo>
                <a:pt x="1478743" y="1026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65EF7E-D157-4F7B-9B5F-8DD8859657B3}">
      <dsp:nvSpPr>
        <dsp:cNvPr id="0" name=""/>
        <dsp:cNvSpPr/>
      </dsp:nvSpPr>
      <dsp:spPr>
        <a:xfrm>
          <a:off x="3465879" y="614401"/>
          <a:ext cx="91440" cy="3348558"/>
        </a:xfrm>
        <a:custGeom>
          <a:avLst/>
          <a:gdLst/>
          <a:ahLst/>
          <a:cxnLst/>
          <a:rect l="0" t="0" r="0" b="0"/>
          <a:pathLst>
            <a:path>
              <a:moveTo>
                <a:pt x="45720" y="0"/>
              </a:moveTo>
              <a:lnTo>
                <a:pt x="45720" y="3348558"/>
              </a:lnTo>
              <a:lnTo>
                <a:pt x="119046" y="33485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30199C-8CBD-4927-ABD9-5FCB838521DF}">
      <dsp:nvSpPr>
        <dsp:cNvPr id="0" name=""/>
        <dsp:cNvSpPr/>
      </dsp:nvSpPr>
      <dsp:spPr>
        <a:xfrm>
          <a:off x="3465879" y="614401"/>
          <a:ext cx="91440" cy="3001481"/>
        </a:xfrm>
        <a:custGeom>
          <a:avLst/>
          <a:gdLst/>
          <a:ahLst/>
          <a:cxnLst/>
          <a:rect l="0" t="0" r="0" b="0"/>
          <a:pathLst>
            <a:path>
              <a:moveTo>
                <a:pt x="45720" y="0"/>
              </a:moveTo>
              <a:lnTo>
                <a:pt x="45720" y="3001481"/>
              </a:lnTo>
              <a:lnTo>
                <a:pt x="119046" y="30014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C4752A-D942-49E7-8E99-639FCE729F37}">
      <dsp:nvSpPr>
        <dsp:cNvPr id="0" name=""/>
        <dsp:cNvSpPr/>
      </dsp:nvSpPr>
      <dsp:spPr>
        <a:xfrm>
          <a:off x="3465879" y="614401"/>
          <a:ext cx="91440" cy="2654405"/>
        </a:xfrm>
        <a:custGeom>
          <a:avLst/>
          <a:gdLst/>
          <a:ahLst/>
          <a:cxnLst/>
          <a:rect l="0" t="0" r="0" b="0"/>
          <a:pathLst>
            <a:path>
              <a:moveTo>
                <a:pt x="45720" y="0"/>
              </a:moveTo>
              <a:lnTo>
                <a:pt x="45720" y="2654405"/>
              </a:lnTo>
              <a:lnTo>
                <a:pt x="119046" y="26544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F307D7-480F-4195-95C8-0406F9E8F686}">
      <dsp:nvSpPr>
        <dsp:cNvPr id="0" name=""/>
        <dsp:cNvSpPr/>
      </dsp:nvSpPr>
      <dsp:spPr>
        <a:xfrm>
          <a:off x="3465879" y="614401"/>
          <a:ext cx="91440" cy="2307328"/>
        </a:xfrm>
        <a:custGeom>
          <a:avLst/>
          <a:gdLst/>
          <a:ahLst/>
          <a:cxnLst/>
          <a:rect l="0" t="0" r="0" b="0"/>
          <a:pathLst>
            <a:path>
              <a:moveTo>
                <a:pt x="45720" y="0"/>
              </a:moveTo>
              <a:lnTo>
                <a:pt x="45720" y="2307328"/>
              </a:lnTo>
              <a:lnTo>
                <a:pt x="119046" y="23073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B967D4-CD10-4267-B50C-F588CA386415}">
      <dsp:nvSpPr>
        <dsp:cNvPr id="0" name=""/>
        <dsp:cNvSpPr/>
      </dsp:nvSpPr>
      <dsp:spPr>
        <a:xfrm>
          <a:off x="3465879" y="614401"/>
          <a:ext cx="91440" cy="1960251"/>
        </a:xfrm>
        <a:custGeom>
          <a:avLst/>
          <a:gdLst/>
          <a:ahLst/>
          <a:cxnLst/>
          <a:rect l="0" t="0" r="0" b="0"/>
          <a:pathLst>
            <a:path>
              <a:moveTo>
                <a:pt x="45720" y="0"/>
              </a:moveTo>
              <a:lnTo>
                <a:pt x="45720" y="1960251"/>
              </a:lnTo>
              <a:lnTo>
                <a:pt x="119046" y="19602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BB6962-3273-4B8D-B29D-E3FFC1BFADE3}">
      <dsp:nvSpPr>
        <dsp:cNvPr id="0" name=""/>
        <dsp:cNvSpPr/>
      </dsp:nvSpPr>
      <dsp:spPr>
        <a:xfrm>
          <a:off x="3465879" y="614401"/>
          <a:ext cx="91440" cy="1613174"/>
        </a:xfrm>
        <a:custGeom>
          <a:avLst/>
          <a:gdLst/>
          <a:ahLst/>
          <a:cxnLst/>
          <a:rect l="0" t="0" r="0" b="0"/>
          <a:pathLst>
            <a:path>
              <a:moveTo>
                <a:pt x="45720" y="0"/>
              </a:moveTo>
              <a:lnTo>
                <a:pt x="45720" y="1613174"/>
              </a:lnTo>
              <a:lnTo>
                <a:pt x="119046" y="16131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88C22-94EF-4457-AAA2-C0F8D6D89167}">
      <dsp:nvSpPr>
        <dsp:cNvPr id="0" name=""/>
        <dsp:cNvSpPr/>
      </dsp:nvSpPr>
      <dsp:spPr>
        <a:xfrm>
          <a:off x="3465879" y="614401"/>
          <a:ext cx="91440" cy="1266097"/>
        </a:xfrm>
        <a:custGeom>
          <a:avLst/>
          <a:gdLst/>
          <a:ahLst/>
          <a:cxnLst/>
          <a:rect l="0" t="0" r="0" b="0"/>
          <a:pathLst>
            <a:path>
              <a:moveTo>
                <a:pt x="45720" y="0"/>
              </a:moveTo>
              <a:lnTo>
                <a:pt x="45720" y="1266097"/>
              </a:lnTo>
              <a:lnTo>
                <a:pt x="119046" y="12660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A95C80-D7A7-47FD-BDAF-BA24AFBE8410}">
      <dsp:nvSpPr>
        <dsp:cNvPr id="0" name=""/>
        <dsp:cNvSpPr/>
      </dsp:nvSpPr>
      <dsp:spPr>
        <a:xfrm>
          <a:off x="3465879" y="614401"/>
          <a:ext cx="91440" cy="919020"/>
        </a:xfrm>
        <a:custGeom>
          <a:avLst/>
          <a:gdLst/>
          <a:ahLst/>
          <a:cxnLst/>
          <a:rect l="0" t="0" r="0" b="0"/>
          <a:pathLst>
            <a:path>
              <a:moveTo>
                <a:pt x="45720" y="0"/>
              </a:moveTo>
              <a:lnTo>
                <a:pt x="45720" y="919020"/>
              </a:lnTo>
              <a:lnTo>
                <a:pt x="119046" y="9190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3DAD67-CBEA-4B15-A730-0BAB914FF2C2}">
      <dsp:nvSpPr>
        <dsp:cNvPr id="0" name=""/>
        <dsp:cNvSpPr/>
      </dsp:nvSpPr>
      <dsp:spPr>
        <a:xfrm>
          <a:off x="3465879" y="614401"/>
          <a:ext cx="91440" cy="571943"/>
        </a:xfrm>
        <a:custGeom>
          <a:avLst/>
          <a:gdLst/>
          <a:ahLst/>
          <a:cxnLst/>
          <a:rect l="0" t="0" r="0" b="0"/>
          <a:pathLst>
            <a:path>
              <a:moveTo>
                <a:pt x="45720" y="0"/>
              </a:moveTo>
              <a:lnTo>
                <a:pt x="45720" y="571943"/>
              </a:lnTo>
              <a:lnTo>
                <a:pt x="119046" y="5719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9E8E35-B4E1-457B-B25C-198F0621F5F2}">
      <dsp:nvSpPr>
        <dsp:cNvPr id="0" name=""/>
        <dsp:cNvSpPr/>
      </dsp:nvSpPr>
      <dsp:spPr>
        <a:xfrm>
          <a:off x="3465879" y="614401"/>
          <a:ext cx="91440" cy="224866"/>
        </a:xfrm>
        <a:custGeom>
          <a:avLst/>
          <a:gdLst/>
          <a:ahLst/>
          <a:cxnLst/>
          <a:rect l="0" t="0" r="0" b="0"/>
          <a:pathLst>
            <a:path>
              <a:moveTo>
                <a:pt x="45720" y="0"/>
              </a:moveTo>
              <a:lnTo>
                <a:pt x="45720" y="224866"/>
              </a:lnTo>
              <a:lnTo>
                <a:pt x="119046" y="224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B28D76-E752-4EF1-9790-A0ED8BBC9219}">
      <dsp:nvSpPr>
        <dsp:cNvPr id="0" name=""/>
        <dsp:cNvSpPr/>
      </dsp:nvSpPr>
      <dsp:spPr>
        <a:xfrm>
          <a:off x="2819889" y="267324"/>
          <a:ext cx="887245" cy="102656"/>
        </a:xfrm>
        <a:custGeom>
          <a:avLst/>
          <a:gdLst/>
          <a:ahLst/>
          <a:cxnLst/>
          <a:rect l="0" t="0" r="0" b="0"/>
          <a:pathLst>
            <a:path>
              <a:moveTo>
                <a:pt x="0" y="0"/>
              </a:moveTo>
              <a:lnTo>
                <a:pt x="0" y="51328"/>
              </a:lnTo>
              <a:lnTo>
                <a:pt x="887245" y="51328"/>
              </a:lnTo>
              <a:lnTo>
                <a:pt x="887245" y="1026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B64183-295E-47D7-BAE6-C12B28D74B22}">
      <dsp:nvSpPr>
        <dsp:cNvPr id="0" name=""/>
        <dsp:cNvSpPr/>
      </dsp:nvSpPr>
      <dsp:spPr>
        <a:xfrm>
          <a:off x="2874382" y="614401"/>
          <a:ext cx="91440" cy="1960251"/>
        </a:xfrm>
        <a:custGeom>
          <a:avLst/>
          <a:gdLst/>
          <a:ahLst/>
          <a:cxnLst/>
          <a:rect l="0" t="0" r="0" b="0"/>
          <a:pathLst>
            <a:path>
              <a:moveTo>
                <a:pt x="45720" y="0"/>
              </a:moveTo>
              <a:lnTo>
                <a:pt x="45720" y="1960251"/>
              </a:lnTo>
              <a:lnTo>
                <a:pt x="119046" y="19602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CD1EFF-3DEF-465B-A322-3AC82C7502BB}">
      <dsp:nvSpPr>
        <dsp:cNvPr id="0" name=""/>
        <dsp:cNvSpPr/>
      </dsp:nvSpPr>
      <dsp:spPr>
        <a:xfrm>
          <a:off x="2874382" y="614401"/>
          <a:ext cx="91440" cy="1613174"/>
        </a:xfrm>
        <a:custGeom>
          <a:avLst/>
          <a:gdLst/>
          <a:ahLst/>
          <a:cxnLst/>
          <a:rect l="0" t="0" r="0" b="0"/>
          <a:pathLst>
            <a:path>
              <a:moveTo>
                <a:pt x="45720" y="0"/>
              </a:moveTo>
              <a:lnTo>
                <a:pt x="45720" y="1613174"/>
              </a:lnTo>
              <a:lnTo>
                <a:pt x="119046" y="16131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BEDD6F-9AA7-44AD-973F-033724BF6479}">
      <dsp:nvSpPr>
        <dsp:cNvPr id="0" name=""/>
        <dsp:cNvSpPr/>
      </dsp:nvSpPr>
      <dsp:spPr>
        <a:xfrm>
          <a:off x="2874382" y="614401"/>
          <a:ext cx="91440" cy="1266097"/>
        </a:xfrm>
        <a:custGeom>
          <a:avLst/>
          <a:gdLst/>
          <a:ahLst/>
          <a:cxnLst/>
          <a:rect l="0" t="0" r="0" b="0"/>
          <a:pathLst>
            <a:path>
              <a:moveTo>
                <a:pt x="45720" y="0"/>
              </a:moveTo>
              <a:lnTo>
                <a:pt x="45720" y="1266097"/>
              </a:lnTo>
              <a:lnTo>
                <a:pt x="119046" y="12660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F5C75A-D201-4FFE-BE28-46D7364A5943}">
      <dsp:nvSpPr>
        <dsp:cNvPr id="0" name=""/>
        <dsp:cNvSpPr/>
      </dsp:nvSpPr>
      <dsp:spPr>
        <a:xfrm>
          <a:off x="2874382" y="614401"/>
          <a:ext cx="91440" cy="919020"/>
        </a:xfrm>
        <a:custGeom>
          <a:avLst/>
          <a:gdLst/>
          <a:ahLst/>
          <a:cxnLst/>
          <a:rect l="0" t="0" r="0" b="0"/>
          <a:pathLst>
            <a:path>
              <a:moveTo>
                <a:pt x="45720" y="0"/>
              </a:moveTo>
              <a:lnTo>
                <a:pt x="45720" y="919020"/>
              </a:lnTo>
              <a:lnTo>
                <a:pt x="119046" y="9190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AA415-D6F1-49EE-BFF1-C0FD82E834CC}">
      <dsp:nvSpPr>
        <dsp:cNvPr id="0" name=""/>
        <dsp:cNvSpPr/>
      </dsp:nvSpPr>
      <dsp:spPr>
        <a:xfrm>
          <a:off x="2874382" y="614401"/>
          <a:ext cx="91440" cy="571943"/>
        </a:xfrm>
        <a:custGeom>
          <a:avLst/>
          <a:gdLst/>
          <a:ahLst/>
          <a:cxnLst/>
          <a:rect l="0" t="0" r="0" b="0"/>
          <a:pathLst>
            <a:path>
              <a:moveTo>
                <a:pt x="45720" y="0"/>
              </a:moveTo>
              <a:lnTo>
                <a:pt x="45720" y="571943"/>
              </a:lnTo>
              <a:lnTo>
                <a:pt x="119046" y="5719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A56F4D-E3FE-4C13-85EE-F1C30D981F55}">
      <dsp:nvSpPr>
        <dsp:cNvPr id="0" name=""/>
        <dsp:cNvSpPr/>
      </dsp:nvSpPr>
      <dsp:spPr>
        <a:xfrm>
          <a:off x="2874382" y="614401"/>
          <a:ext cx="91440" cy="224866"/>
        </a:xfrm>
        <a:custGeom>
          <a:avLst/>
          <a:gdLst/>
          <a:ahLst/>
          <a:cxnLst/>
          <a:rect l="0" t="0" r="0" b="0"/>
          <a:pathLst>
            <a:path>
              <a:moveTo>
                <a:pt x="45720" y="0"/>
              </a:moveTo>
              <a:lnTo>
                <a:pt x="45720" y="224866"/>
              </a:lnTo>
              <a:lnTo>
                <a:pt x="119046" y="224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107F2B-5B02-45A3-B54E-B8B2DCB4A357}">
      <dsp:nvSpPr>
        <dsp:cNvPr id="0" name=""/>
        <dsp:cNvSpPr/>
      </dsp:nvSpPr>
      <dsp:spPr>
        <a:xfrm>
          <a:off x="2819889" y="267324"/>
          <a:ext cx="295748" cy="102656"/>
        </a:xfrm>
        <a:custGeom>
          <a:avLst/>
          <a:gdLst/>
          <a:ahLst/>
          <a:cxnLst/>
          <a:rect l="0" t="0" r="0" b="0"/>
          <a:pathLst>
            <a:path>
              <a:moveTo>
                <a:pt x="0" y="0"/>
              </a:moveTo>
              <a:lnTo>
                <a:pt x="0" y="51328"/>
              </a:lnTo>
              <a:lnTo>
                <a:pt x="295748" y="51328"/>
              </a:lnTo>
              <a:lnTo>
                <a:pt x="295748" y="1026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CBBFD8-151E-4834-8901-D53DCB8ABA8F}">
      <dsp:nvSpPr>
        <dsp:cNvPr id="0" name=""/>
        <dsp:cNvSpPr/>
      </dsp:nvSpPr>
      <dsp:spPr>
        <a:xfrm>
          <a:off x="2282885" y="614401"/>
          <a:ext cx="91440" cy="3001481"/>
        </a:xfrm>
        <a:custGeom>
          <a:avLst/>
          <a:gdLst/>
          <a:ahLst/>
          <a:cxnLst/>
          <a:rect l="0" t="0" r="0" b="0"/>
          <a:pathLst>
            <a:path>
              <a:moveTo>
                <a:pt x="45720" y="0"/>
              </a:moveTo>
              <a:lnTo>
                <a:pt x="45720" y="3001481"/>
              </a:lnTo>
              <a:lnTo>
                <a:pt x="119046" y="30014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9B3531-9FA7-4260-BFE9-958C93E7A1EA}">
      <dsp:nvSpPr>
        <dsp:cNvPr id="0" name=""/>
        <dsp:cNvSpPr/>
      </dsp:nvSpPr>
      <dsp:spPr>
        <a:xfrm>
          <a:off x="2282885" y="614401"/>
          <a:ext cx="91440" cy="2654405"/>
        </a:xfrm>
        <a:custGeom>
          <a:avLst/>
          <a:gdLst/>
          <a:ahLst/>
          <a:cxnLst/>
          <a:rect l="0" t="0" r="0" b="0"/>
          <a:pathLst>
            <a:path>
              <a:moveTo>
                <a:pt x="45720" y="0"/>
              </a:moveTo>
              <a:lnTo>
                <a:pt x="45720" y="2654405"/>
              </a:lnTo>
              <a:lnTo>
                <a:pt x="119046" y="26544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51FE0D-15ED-40CB-9AB0-390EC3EBEE04}">
      <dsp:nvSpPr>
        <dsp:cNvPr id="0" name=""/>
        <dsp:cNvSpPr/>
      </dsp:nvSpPr>
      <dsp:spPr>
        <a:xfrm>
          <a:off x="2282885" y="614401"/>
          <a:ext cx="91440" cy="2307328"/>
        </a:xfrm>
        <a:custGeom>
          <a:avLst/>
          <a:gdLst/>
          <a:ahLst/>
          <a:cxnLst/>
          <a:rect l="0" t="0" r="0" b="0"/>
          <a:pathLst>
            <a:path>
              <a:moveTo>
                <a:pt x="45720" y="0"/>
              </a:moveTo>
              <a:lnTo>
                <a:pt x="45720" y="2307328"/>
              </a:lnTo>
              <a:lnTo>
                <a:pt x="119046" y="23073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3541AC-151C-427C-878A-228BA92CC5DE}">
      <dsp:nvSpPr>
        <dsp:cNvPr id="0" name=""/>
        <dsp:cNvSpPr/>
      </dsp:nvSpPr>
      <dsp:spPr>
        <a:xfrm>
          <a:off x="2282885" y="614401"/>
          <a:ext cx="91440" cy="1960251"/>
        </a:xfrm>
        <a:custGeom>
          <a:avLst/>
          <a:gdLst/>
          <a:ahLst/>
          <a:cxnLst/>
          <a:rect l="0" t="0" r="0" b="0"/>
          <a:pathLst>
            <a:path>
              <a:moveTo>
                <a:pt x="45720" y="0"/>
              </a:moveTo>
              <a:lnTo>
                <a:pt x="45720" y="1960251"/>
              </a:lnTo>
              <a:lnTo>
                <a:pt x="119046" y="19602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B1B2E5-E4E9-4DC2-A068-B0F4A8BD022E}">
      <dsp:nvSpPr>
        <dsp:cNvPr id="0" name=""/>
        <dsp:cNvSpPr/>
      </dsp:nvSpPr>
      <dsp:spPr>
        <a:xfrm>
          <a:off x="2282885" y="614401"/>
          <a:ext cx="91440" cy="1613174"/>
        </a:xfrm>
        <a:custGeom>
          <a:avLst/>
          <a:gdLst/>
          <a:ahLst/>
          <a:cxnLst/>
          <a:rect l="0" t="0" r="0" b="0"/>
          <a:pathLst>
            <a:path>
              <a:moveTo>
                <a:pt x="45720" y="0"/>
              </a:moveTo>
              <a:lnTo>
                <a:pt x="45720" y="1613174"/>
              </a:lnTo>
              <a:lnTo>
                <a:pt x="119046" y="16131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22F75D-78BE-4A80-8FDE-B476C793C824}">
      <dsp:nvSpPr>
        <dsp:cNvPr id="0" name=""/>
        <dsp:cNvSpPr/>
      </dsp:nvSpPr>
      <dsp:spPr>
        <a:xfrm>
          <a:off x="2282885" y="614401"/>
          <a:ext cx="91440" cy="1266097"/>
        </a:xfrm>
        <a:custGeom>
          <a:avLst/>
          <a:gdLst/>
          <a:ahLst/>
          <a:cxnLst/>
          <a:rect l="0" t="0" r="0" b="0"/>
          <a:pathLst>
            <a:path>
              <a:moveTo>
                <a:pt x="45720" y="0"/>
              </a:moveTo>
              <a:lnTo>
                <a:pt x="45720" y="1266097"/>
              </a:lnTo>
              <a:lnTo>
                <a:pt x="119046" y="12660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9E1329-4BA7-4A8C-9F9D-A37765387127}">
      <dsp:nvSpPr>
        <dsp:cNvPr id="0" name=""/>
        <dsp:cNvSpPr/>
      </dsp:nvSpPr>
      <dsp:spPr>
        <a:xfrm>
          <a:off x="2282885" y="614401"/>
          <a:ext cx="91440" cy="919020"/>
        </a:xfrm>
        <a:custGeom>
          <a:avLst/>
          <a:gdLst/>
          <a:ahLst/>
          <a:cxnLst/>
          <a:rect l="0" t="0" r="0" b="0"/>
          <a:pathLst>
            <a:path>
              <a:moveTo>
                <a:pt x="45720" y="0"/>
              </a:moveTo>
              <a:lnTo>
                <a:pt x="45720" y="919020"/>
              </a:lnTo>
              <a:lnTo>
                <a:pt x="119046" y="9190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ED3FF-D5CE-461B-9E3C-A785BCE3F950}">
      <dsp:nvSpPr>
        <dsp:cNvPr id="0" name=""/>
        <dsp:cNvSpPr/>
      </dsp:nvSpPr>
      <dsp:spPr>
        <a:xfrm>
          <a:off x="2282885" y="614401"/>
          <a:ext cx="91440" cy="571943"/>
        </a:xfrm>
        <a:custGeom>
          <a:avLst/>
          <a:gdLst/>
          <a:ahLst/>
          <a:cxnLst/>
          <a:rect l="0" t="0" r="0" b="0"/>
          <a:pathLst>
            <a:path>
              <a:moveTo>
                <a:pt x="45720" y="0"/>
              </a:moveTo>
              <a:lnTo>
                <a:pt x="45720" y="571943"/>
              </a:lnTo>
              <a:lnTo>
                <a:pt x="119046" y="5719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57EB0F-9AF1-4C41-AE00-2F8BA76C7A3E}">
      <dsp:nvSpPr>
        <dsp:cNvPr id="0" name=""/>
        <dsp:cNvSpPr/>
      </dsp:nvSpPr>
      <dsp:spPr>
        <a:xfrm>
          <a:off x="2282885" y="614401"/>
          <a:ext cx="91440" cy="224866"/>
        </a:xfrm>
        <a:custGeom>
          <a:avLst/>
          <a:gdLst/>
          <a:ahLst/>
          <a:cxnLst/>
          <a:rect l="0" t="0" r="0" b="0"/>
          <a:pathLst>
            <a:path>
              <a:moveTo>
                <a:pt x="45720" y="0"/>
              </a:moveTo>
              <a:lnTo>
                <a:pt x="45720" y="224866"/>
              </a:lnTo>
              <a:lnTo>
                <a:pt x="119046" y="224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4C6F46-B2E4-4528-BDC6-66AE9CA2C75A}">
      <dsp:nvSpPr>
        <dsp:cNvPr id="0" name=""/>
        <dsp:cNvSpPr/>
      </dsp:nvSpPr>
      <dsp:spPr>
        <a:xfrm>
          <a:off x="2524141" y="267324"/>
          <a:ext cx="295748" cy="102656"/>
        </a:xfrm>
        <a:custGeom>
          <a:avLst/>
          <a:gdLst/>
          <a:ahLst/>
          <a:cxnLst/>
          <a:rect l="0" t="0" r="0" b="0"/>
          <a:pathLst>
            <a:path>
              <a:moveTo>
                <a:pt x="295748" y="0"/>
              </a:moveTo>
              <a:lnTo>
                <a:pt x="295748" y="51328"/>
              </a:lnTo>
              <a:lnTo>
                <a:pt x="0" y="51328"/>
              </a:lnTo>
              <a:lnTo>
                <a:pt x="0" y="1026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96E82-E127-4489-971F-BC2248BE74B2}">
      <dsp:nvSpPr>
        <dsp:cNvPr id="0" name=""/>
        <dsp:cNvSpPr/>
      </dsp:nvSpPr>
      <dsp:spPr>
        <a:xfrm>
          <a:off x="1691387" y="614401"/>
          <a:ext cx="91440" cy="919020"/>
        </a:xfrm>
        <a:custGeom>
          <a:avLst/>
          <a:gdLst/>
          <a:ahLst/>
          <a:cxnLst/>
          <a:rect l="0" t="0" r="0" b="0"/>
          <a:pathLst>
            <a:path>
              <a:moveTo>
                <a:pt x="45720" y="0"/>
              </a:moveTo>
              <a:lnTo>
                <a:pt x="45720" y="919020"/>
              </a:lnTo>
              <a:lnTo>
                <a:pt x="119046" y="9190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76C988-C2C5-4A11-9261-0D3DE60C9FEC}">
      <dsp:nvSpPr>
        <dsp:cNvPr id="0" name=""/>
        <dsp:cNvSpPr/>
      </dsp:nvSpPr>
      <dsp:spPr>
        <a:xfrm>
          <a:off x="1691387" y="614401"/>
          <a:ext cx="91440" cy="571943"/>
        </a:xfrm>
        <a:custGeom>
          <a:avLst/>
          <a:gdLst/>
          <a:ahLst/>
          <a:cxnLst/>
          <a:rect l="0" t="0" r="0" b="0"/>
          <a:pathLst>
            <a:path>
              <a:moveTo>
                <a:pt x="45720" y="0"/>
              </a:moveTo>
              <a:lnTo>
                <a:pt x="45720" y="571943"/>
              </a:lnTo>
              <a:lnTo>
                <a:pt x="119046" y="5719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ED4A03-278D-4632-8AA1-5FA26CA1D1ED}">
      <dsp:nvSpPr>
        <dsp:cNvPr id="0" name=""/>
        <dsp:cNvSpPr/>
      </dsp:nvSpPr>
      <dsp:spPr>
        <a:xfrm>
          <a:off x="1691387" y="614401"/>
          <a:ext cx="91440" cy="224866"/>
        </a:xfrm>
        <a:custGeom>
          <a:avLst/>
          <a:gdLst/>
          <a:ahLst/>
          <a:cxnLst/>
          <a:rect l="0" t="0" r="0" b="0"/>
          <a:pathLst>
            <a:path>
              <a:moveTo>
                <a:pt x="45720" y="0"/>
              </a:moveTo>
              <a:lnTo>
                <a:pt x="45720" y="224866"/>
              </a:lnTo>
              <a:lnTo>
                <a:pt x="119046" y="224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58C6CC-12F3-431F-A38F-046746154361}">
      <dsp:nvSpPr>
        <dsp:cNvPr id="0" name=""/>
        <dsp:cNvSpPr/>
      </dsp:nvSpPr>
      <dsp:spPr>
        <a:xfrm>
          <a:off x="1932644" y="267324"/>
          <a:ext cx="887245" cy="102656"/>
        </a:xfrm>
        <a:custGeom>
          <a:avLst/>
          <a:gdLst/>
          <a:ahLst/>
          <a:cxnLst/>
          <a:rect l="0" t="0" r="0" b="0"/>
          <a:pathLst>
            <a:path>
              <a:moveTo>
                <a:pt x="887245" y="0"/>
              </a:moveTo>
              <a:lnTo>
                <a:pt x="887245" y="51328"/>
              </a:lnTo>
              <a:lnTo>
                <a:pt x="0" y="51328"/>
              </a:lnTo>
              <a:lnTo>
                <a:pt x="0" y="1026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2A735F-5D7E-48D9-AD9A-F04957245D03}">
      <dsp:nvSpPr>
        <dsp:cNvPr id="0" name=""/>
        <dsp:cNvSpPr/>
      </dsp:nvSpPr>
      <dsp:spPr>
        <a:xfrm>
          <a:off x="1099890" y="614401"/>
          <a:ext cx="91440" cy="571943"/>
        </a:xfrm>
        <a:custGeom>
          <a:avLst/>
          <a:gdLst/>
          <a:ahLst/>
          <a:cxnLst/>
          <a:rect l="0" t="0" r="0" b="0"/>
          <a:pathLst>
            <a:path>
              <a:moveTo>
                <a:pt x="45720" y="0"/>
              </a:moveTo>
              <a:lnTo>
                <a:pt x="45720" y="571943"/>
              </a:lnTo>
              <a:lnTo>
                <a:pt x="119046" y="5719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1B96C2-F36B-4397-96ED-EE22715AC83C}">
      <dsp:nvSpPr>
        <dsp:cNvPr id="0" name=""/>
        <dsp:cNvSpPr/>
      </dsp:nvSpPr>
      <dsp:spPr>
        <a:xfrm>
          <a:off x="1099890" y="614401"/>
          <a:ext cx="91440" cy="224866"/>
        </a:xfrm>
        <a:custGeom>
          <a:avLst/>
          <a:gdLst/>
          <a:ahLst/>
          <a:cxnLst/>
          <a:rect l="0" t="0" r="0" b="0"/>
          <a:pathLst>
            <a:path>
              <a:moveTo>
                <a:pt x="45720" y="0"/>
              </a:moveTo>
              <a:lnTo>
                <a:pt x="45720" y="224866"/>
              </a:lnTo>
              <a:lnTo>
                <a:pt x="119046" y="224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2E1F79-28F9-4F19-9298-29BF6F6DCA99}">
      <dsp:nvSpPr>
        <dsp:cNvPr id="0" name=""/>
        <dsp:cNvSpPr/>
      </dsp:nvSpPr>
      <dsp:spPr>
        <a:xfrm>
          <a:off x="1341146" y="267324"/>
          <a:ext cx="1478743" cy="102656"/>
        </a:xfrm>
        <a:custGeom>
          <a:avLst/>
          <a:gdLst/>
          <a:ahLst/>
          <a:cxnLst/>
          <a:rect l="0" t="0" r="0" b="0"/>
          <a:pathLst>
            <a:path>
              <a:moveTo>
                <a:pt x="1478743" y="0"/>
              </a:moveTo>
              <a:lnTo>
                <a:pt x="1478743" y="51328"/>
              </a:lnTo>
              <a:lnTo>
                <a:pt x="0" y="51328"/>
              </a:lnTo>
              <a:lnTo>
                <a:pt x="0" y="1026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AAEBBD-58A4-4A15-9A2D-2AB591F51CA3}">
      <dsp:nvSpPr>
        <dsp:cNvPr id="0" name=""/>
        <dsp:cNvSpPr/>
      </dsp:nvSpPr>
      <dsp:spPr>
        <a:xfrm>
          <a:off x="2450866" y="2324"/>
          <a:ext cx="738046" cy="2650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CẤU HÌNH HÓA ĐƠN</a:t>
          </a:r>
        </a:p>
      </dsp:txBody>
      <dsp:txXfrm>
        <a:off x="2450866" y="2324"/>
        <a:ext cx="738046" cy="265000"/>
      </dsp:txXfrm>
    </dsp:sp>
    <dsp:sp modelId="{D0275BFA-9D92-431A-A068-B3B63AB3AB1C}">
      <dsp:nvSpPr>
        <dsp:cNvPr id="0" name=""/>
        <dsp:cNvSpPr/>
      </dsp:nvSpPr>
      <dsp:spPr>
        <a:xfrm>
          <a:off x="1096726" y="369981"/>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Kết nối HDDT</a:t>
          </a:r>
        </a:p>
      </dsp:txBody>
      <dsp:txXfrm>
        <a:off x="1096726" y="369981"/>
        <a:ext cx="488840" cy="244420"/>
      </dsp:txXfrm>
    </dsp:sp>
    <dsp:sp modelId="{A0BEAB84-3B26-45ED-9E4C-A6BF5D47E5A1}">
      <dsp:nvSpPr>
        <dsp:cNvPr id="0" name=""/>
        <dsp:cNvSpPr/>
      </dsp:nvSpPr>
      <dsp:spPr>
        <a:xfrm>
          <a:off x="1218936" y="717058"/>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Xem</a:t>
          </a:r>
        </a:p>
      </dsp:txBody>
      <dsp:txXfrm>
        <a:off x="1218936" y="717058"/>
        <a:ext cx="488840" cy="244420"/>
      </dsp:txXfrm>
    </dsp:sp>
    <dsp:sp modelId="{FFDD56DA-AFA3-4713-9F99-FE9CCF75E036}">
      <dsp:nvSpPr>
        <dsp:cNvPr id="0" name=""/>
        <dsp:cNvSpPr/>
      </dsp:nvSpPr>
      <dsp:spPr>
        <a:xfrm>
          <a:off x="1218936" y="1064135"/>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Sửa</a:t>
          </a:r>
        </a:p>
      </dsp:txBody>
      <dsp:txXfrm>
        <a:off x="1218936" y="1064135"/>
        <a:ext cx="488840" cy="244420"/>
      </dsp:txXfrm>
    </dsp:sp>
    <dsp:sp modelId="{52FABD2A-9819-41EE-941A-3B085E012267}">
      <dsp:nvSpPr>
        <dsp:cNvPr id="0" name=""/>
        <dsp:cNvSpPr/>
      </dsp:nvSpPr>
      <dsp:spPr>
        <a:xfrm>
          <a:off x="1688223" y="369981"/>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Thông tin DN</a:t>
          </a:r>
        </a:p>
      </dsp:txBody>
      <dsp:txXfrm>
        <a:off x="1688223" y="369981"/>
        <a:ext cx="488840" cy="244420"/>
      </dsp:txXfrm>
    </dsp:sp>
    <dsp:sp modelId="{844C8925-C5D2-4EFF-983D-73C301BDC900}">
      <dsp:nvSpPr>
        <dsp:cNvPr id="0" name=""/>
        <dsp:cNvSpPr/>
      </dsp:nvSpPr>
      <dsp:spPr>
        <a:xfrm>
          <a:off x="1810433" y="717058"/>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Xem</a:t>
          </a:r>
        </a:p>
      </dsp:txBody>
      <dsp:txXfrm>
        <a:off x="1810433" y="717058"/>
        <a:ext cx="488840" cy="244420"/>
      </dsp:txXfrm>
    </dsp:sp>
    <dsp:sp modelId="{B6D22EC3-6D47-43BD-955A-4F6EC7A7F00F}">
      <dsp:nvSpPr>
        <dsp:cNvPr id="0" name=""/>
        <dsp:cNvSpPr/>
      </dsp:nvSpPr>
      <dsp:spPr>
        <a:xfrm>
          <a:off x="1810433" y="1064135"/>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Sửa</a:t>
          </a:r>
        </a:p>
      </dsp:txBody>
      <dsp:txXfrm>
        <a:off x="1810433" y="1064135"/>
        <a:ext cx="488840" cy="244420"/>
      </dsp:txXfrm>
    </dsp:sp>
    <dsp:sp modelId="{95A6D64B-9DDA-4374-B360-9B52BD5E2A2E}">
      <dsp:nvSpPr>
        <dsp:cNvPr id="0" name=""/>
        <dsp:cNvSpPr/>
      </dsp:nvSpPr>
      <dsp:spPr>
        <a:xfrm>
          <a:off x="1810433" y="1411212"/>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Đồng bộ từ VNPT </a:t>
          </a:r>
        </a:p>
        <a:p>
          <a:pPr marL="0" lvl="0" indent="0" algn="ctr" defTabSz="222250">
            <a:lnSpc>
              <a:spcPct val="90000"/>
            </a:lnSpc>
            <a:spcBef>
              <a:spcPct val="0"/>
            </a:spcBef>
            <a:spcAft>
              <a:spcPct val="35000"/>
            </a:spcAft>
            <a:buNone/>
          </a:pPr>
          <a:r>
            <a:rPr lang="en-US" sz="500" kern="1200"/>
            <a:t>Invoice</a:t>
          </a:r>
        </a:p>
      </dsp:txBody>
      <dsp:txXfrm>
        <a:off x="1810433" y="1411212"/>
        <a:ext cx="488840" cy="244420"/>
      </dsp:txXfrm>
    </dsp:sp>
    <dsp:sp modelId="{FDB475CF-E61A-4A8F-AE83-694DF844D5E0}">
      <dsp:nvSpPr>
        <dsp:cNvPr id="0" name=""/>
        <dsp:cNvSpPr/>
      </dsp:nvSpPr>
      <dsp:spPr>
        <a:xfrm>
          <a:off x="2279720" y="369981"/>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Đăng ký tờ khai</a:t>
          </a:r>
        </a:p>
      </dsp:txBody>
      <dsp:txXfrm>
        <a:off x="2279720" y="369981"/>
        <a:ext cx="488840" cy="244420"/>
      </dsp:txXfrm>
    </dsp:sp>
    <dsp:sp modelId="{FDE1A312-89AE-4E05-9212-C9604E05C7C4}">
      <dsp:nvSpPr>
        <dsp:cNvPr id="0" name=""/>
        <dsp:cNvSpPr/>
      </dsp:nvSpPr>
      <dsp:spPr>
        <a:xfrm>
          <a:off x="2401931" y="717058"/>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Danh sách tờ khai</a:t>
          </a:r>
        </a:p>
      </dsp:txBody>
      <dsp:txXfrm>
        <a:off x="2401931" y="717058"/>
        <a:ext cx="488840" cy="244420"/>
      </dsp:txXfrm>
    </dsp:sp>
    <dsp:sp modelId="{0E72C591-1480-4F9B-A7F6-D255A9389718}">
      <dsp:nvSpPr>
        <dsp:cNvPr id="0" name=""/>
        <dsp:cNvSpPr/>
      </dsp:nvSpPr>
      <dsp:spPr>
        <a:xfrm>
          <a:off x="2401931" y="1064135"/>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Thêm mới</a:t>
          </a:r>
        </a:p>
      </dsp:txBody>
      <dsp:txXfrm>
        <a:off x="2401931" y="1064135"/>
        <a:ext cx="488840" cy="244420"/>
      </dsp:txXfrm>
    </dsp:sp>
    <dsp:sp modelId="{93CC314B-A9E0-4F55-8FE0-B5C5ED3A0B30}">
      <dsp:nvSpPr>
        <dsp:cNvPr id="0" name=""/>
        <dsp:cNvSpPr/>
      </dsp:nvSpPr>
      <dsp:spPr>
        <a:xfrm>
          <a:off x="2401931" y="1411212"/>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Sửa</a:t>
          </a:r>
        </a:p>
      </dsp:txBody>
      <dsp:txXfrm>
        <a:off x="2401931" y="1411212"/>
        <a:ext cx="488840" cy="244420"/>
      </dsp:txXfrm>
    </dsp:sp>
    <dsp:sp modelId="{B2075807-573A-4175-8AF5-64D844507828}">
      <dsp:nvSpPr>
        <dsp:cNvPr id="0" name=""/>
        <dsp:cNvSpPr/>
      </dsp:nvSpPr>
      <dsp:spPr>
        <a:xfrm>
          <a:off x="2401931" y="1758288"/>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Xóa</a:t>
          </a:r>
        </a:p>
      </dsp:txBody>
      <dsp:txXfrm>
        <a:off x="2401931" y="1758288"/>
        <a:ext cx="488840" cy="244420"/>
      </dsp:txXfrm>
    </dsp:sp>
    <dsp:sp modelId="{AE63CDB9-C41F-4B84-8A28-C983A6C0F656}">
      <dsp:nvSpPr>
        <dsp:cNvPr id="0" name=""/>
        <dsp:cNvSpPr/>
      </dsp:nvSpPr>
      <dsp:spPr>
        <a:xfrm>
          <a:off x="2401931" y="2105365"/>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Sao chép</a:t>
          </a:r>
        </a:p>
      </dsp:txBody>
      <dsp:txXfrm>
        <a:off x="2401931" y="2105365"/>
        <a:ext cx="488840" cy="244420"/>
      </dsp:txXfrm>
    </dsp:sp>
    <dsp:sp modelId="{8FAD363D-8C62-4E9B-8ED8-64D58AAE6DD8}">
      <dsp:nvSpPr>
        <dsp:cNvPr id="0" name=""/>
        <dsp:cNvSpPr/>
      </dsp:nvSpPr>
      <dsp:spPr>
        <a:xfrm>
          <a:off x="2401931" y="2452442"/>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a:t>
          </a:r>
        </a:p>
      </dsp:txBody>
      <dsp:txXfrm>
        <a:off x="2401931" y="2452442"/>
        <a:ext cx="488840" cy="244420"/>
      </dsp:txXfrm>
    </dsp:sp>
    <dsp:sp modelId="{3806CAE7-FBC0-422A-902F-D1E29FF709B6}">
      <dsp:nvSpPr>
        <dsp:cNvPr id="0" name=""/>
        <dsp:cNvSpPr/>
      </dsp:nvSpPr>
      <dsp:spPr>
        <a:xfrm>
          <a:off x="2401931" y="2799519"/>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Đồng bộ kết quả</a:t>
          </a:r>
        </a:p>
        <a:p>
          <a:pPr marL="0" lvl="0" indent="0" algn="ctr" defTabSz="222250">
            <a:lnSpc>
              <a:spcPct val="90000"/>
            </a:lnSpc>
            <a:spcBef>
              <a:spcPct val="0"/>
            </a:spcBef>
            <a:spcAft>
              <a:spcPct val="35000"/>
            </a:spcAft>
            <a:buNone/>
          </a:pPr>
          <a:r>
            <a:rPr lang="en-US" sz="500" kern="1200"/>
            <a:t> từ CQT</a:t>
          </a:r>
        </a:p>
      </dsp:txBody>
      <dsp:txXfrm>
        <a:off x="2401931" y="2799519"/>
        <a:ext cx="488840" cy="244420"/>
      </dsp:txXfrm>
    </dsp:sp>
    <dsp:sp modelId="{6DAC7C01-1BB3-44EF-89D5-AA0925EA6209}">
      <dsp:nvSpPr>
        <dsp:cNvPr id="0" name=""/>
        <dsp:cNvSpPr/>
      </dsp:nvSpPr>
      <dsp:spPr>
        <a:xfrm>
          <a:off x="2401931" y="3146596"/>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Tải XML</a:t>
          </a:r>
        </a:p>
      </dsp:txBody>
      <dsp:txXfrm>
        <a:off x="2401931" y="3146596"/>
        <a:ext cx="488840" cy="244420"/>
      </dsp:txXfrm>
    </dsp:sp>
    <dsp:sp modelId="{71386019-2FED-419B-8C44-8E09FF205D01}">
      <dsp:nvSpPr>
        <dsp:cNvPr id="0" name=""/>
        <dsp:cNvSpPr/>
      </dsp:nvSpPr>
      <dsp:spPr>
        <a:xfrm>
          <a:off x="2401931" y="3493673"/>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Gửi tờ khai</a:t>
          </a:r>
        </a:p>
      </dsp:txBody>
      <dsp:txXfrm>
        <a:off x="2401931" y="3493673"/>
        <a:ext cx="488840" cy="244420"/>
      </dsp:txXfrm>
    </dsp:sp>
    <dsp:sp modelId="{60E062CA-C076-452F-8024-E5254EFEB7BF}">
      <dsp:nvSpPr>
        <dsp:cNvPr id="0" name=""/>
        <dsp:cNvSpPr/>
      </dsp:nvSpPr>
      <dsp:spPr>
        <a:xfrm>
          <a:off x="2871218" y="369981"/>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Chứng thư số</a:t>
          </a:r>
        </a:p>
      </dsp:txBody>
      <dsp:txXfrm>
        <a:off x="2871218" y="369981"/>
        <a:ext cx="488840" cy="244420"/>
      </dsp:txXfrm>
    </dsp:sp>
    <dsp:sp modelId="{B94E1454-FEE3-474F-9710-94FC766A92D2}">
      <dsp:nvSpPr>
        <dsp:cNvPr id="0" name=""/>
        <dsp:cNvSpPr/>
      </dsp:nvSpPr>
      <dsp:spPr>
        <a:xfrm>
          <a:off x="2993428" y="717058"/>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Danh sách </a:t>
          </a:r>
        </a:p>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chứng thư số</a:t>
          </a:r>
        </a:p>
      </dsp:txBody>
      <dsp:txXfrm>
        <a:off x="2993428" y="717058"/>
        <a:ext cx="488840" cy="244420"/>
      </dsp:txXfrm>
    </dsp:sp>
    <dsp:sp modelId="{EDED701E-CE9B-487C-81E0-D2E47D6D64F2}">
      <dsp:nvSpPr>
        <dsp:cNvPr id="0" name=""/>
        <dsp:cNvSpPr/>
      </dsp:nvSpPr>
      <dsp:spPr>
        <a:xfrm>
          <a:off x="2993428" y="1064135"/>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Thêm mới</a:t>
          </a:r>
        </a:p>
      </dsp:txBody>
      <dsp:txXfrm>
        <a:off x="2993428" y="1064135"/>
        <a:ext cx="488840" cy="244420"/>
      </dsp:txXfrm>
    </dsp:sp>
    <dsp:sp modelId="{B5AD7658-FEF0-4754-B1B4-697BCA674DFF}">
      <dsp:nvSpPr>
        <dsp:cNvPr id="0" name=""/>
        <dsp:cNvSpPr/>
      </dsp:nvSpPr>
      <dsp:spPr>
        <a:xfrm>
          <a:off x="2993428" y="1411212"/>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Xóa</a:t>
          </a:r>
        </a:p>
      </dsp:txBody>
      <dsp:txXfrm>
        <a:off x="2993428" y="1411212"/>
        <a:ext cx="488840" cy="244420"/>
      </dsp:txXfrm>
    </dsp:sp>
    <dsp:sp modelId="{EFF372D6-ABDF-468B-93BE-5E5515056EFC}">
      <dsp:nvSpPr>
        <dsp:cNvPr id="0" name=""/>
        <dsp:cNvSpPr/>
      </dsp:nvSpPr>
      <dsp:spPr>
        <a:xfrm>
          <a:off x="2993428" y="1758288"/>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Ngừng sử dụng</a:t>
          </a:r>
        </a:p>
      </dsp:txBody>
      <dsp:txXfrm>
        <a:off x="2993428" y="1758288"/>
        <a:ext cx="488840" cy="244420"/>
      </dsp:txXfrm>
    </dsp:sp>
    <dsp:sp modelId="{4180BD44-416C-4155-8E90-759B4555475B}">
      <dsp:nvSpPr>
        <dsp:cNvPr id="0" name=""/>
        <dsp:cNvSpPr/>
      </dsp:nvSpPr>
      <dsp:spPr>
        <a:xfrm>
          <a:off x="2993428" y="2105365"/>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Tiếp tục sử dụng</a:t>
          </a:r>
        </a:p>
      </dsp:txBody>
      <dsp:txXfrm>
        <a:off x="2993428" y="2105365"/>
        <a:ext cx="488840" cy="244420"/>
      </dsp:txXfrm>
    </dsp:sp>
    <dsp:sp modelId="{C54132B3-E853-42C9-BF94-8BFA8AF31016}">
      <dsp:nvSpPr>
        <dsp:cNvPr id="0" name=""/>
        <dsp:cNvSpPr/>
      </dsp:nvSpPr>
      <dsp:spPr>
        <a:xfrm>
          <a:off x="2993428" y="2452442"/>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Đồng bộ CTS từ VNPT Invoice</a:t>
          </a:r>
        </a:p>
      </dsp:txBody>
      <dsp:txXfrm>
        <a:off x="2993428" y="2452442"/>
        <a:ext cx="488840" cy="244420"/>
      </dsp:txXfrm>
    </dsp:sp>
    <dsp:sp modelId="{5741ECB2-E929-478B-9C8B-C8AEC32A758C}">
      <dsp:nvSpPr>
        <dsp:cNvPr id="0" name=""/>
        <dsp:cNvSpPr/>
      </dsp:nvSpPr>
      <dsp:spPr>
        <a:xfrm>
          <a:off x="3462715" y="369981"/>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QL mẫu hóa đơn</a:t>
          </a:r>
        </a:p>
      </dsp:txBody>
      <dsp:txXfrm>
        <a:off x="3462715" y="369981"/>
        <a:ext cx="488840" cy="244420"/>
      </dsp:txXfrm>
    </dsp:sp>
    <dsp:sp modelId="{61AD63D6-BF8B-4148-85A8-7F86B42283A2}">
      <dsp:nvSpPr>
        <dsp:cNvPr id="0" name=""/>
        <dsp:cNvSpPr/>
      </dsp:nvSpPr>
      <dsp:spPr>
        <a:xfrm>
          <a:off x="3584925" y="717058"/>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Danh sách </a:t>
          </a:r>
        </a:p>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mẫu hóa đơn</a:t>
          </a:r>
        </a:p>
      </dsp:txBody>
      <dsp:txXfrm>
        <a:off x="3584925" y="717058"/>
        <a:ext cx="488840" cy="244420"/>
      </dsp:txXfrm>
    </dsp:sp>
    <dsp:sp modelId="{74A86B21-C988-4054-9BEA-8260D542EBA3}">
      <dsp:nvSpPr>
        <dsp:cNvPr id="0" name=""/>
        <dsp:cNvSpPr/>
      </dsp:nvSpPr>
      <dsp:spPr>
        <a:xfrm>
          <a:off x="3584925" y="1064135"/>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Thêm mới</a:t>
          </a:r>
        </a:p>
      </dsp:txBody>
      <dsp:txXfrm>
        <a:off x="3584925" y="1064135"/>
        <a:ext cx="488840" cy="244420"/>
      </dsp:txXfrm>
    </dsp:sp>
    <dsp:sp modelId="{5C614032-9FFA-4BFB-898F-5E6AF700343C}">
      <dsp:nvSpPr>
        <dsp:cNvPr id="0" name=""/>
        <dsp:cNvSpPr/>
      </dsp:nvSpPr>
      <dsp:spPr>
        <a:xfrm>
          <a:off x="3584925" y="1411212"/>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chi tiết</a:t>
          </a:r>
        </a:p>
      </dsp:txBody>
      <dsp:txXfrm>
        <a:off x="3584925" y="1411212"/>
        <a:ext cx="488840" cy="244420"/>
      </dsp:txXfrm>
    </dsp:sp>
    <dsp:sp modelId="{4A98CA52-3E22-4BEB-A145-C3D9175A7F3C}">
      <dsp:nvSpPr>
        <dsp:cNvPr id="0" name=""/>
        <dsp:cNvSpPr/>
      </dsp:nvSpPr>
      <dsp:spPr>
        <a:xfrm>
          <a:off x="3584925" y="1758288"/>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Ngừng sử dụng</a:t>
          </a:r>
        </a:p>
      </dsp:txBody>
      <dsp:txXfrm>
        <a:off x="3584925" y="1758288"/>
        <a:ext cx="488840" cy="244420"/>
      </dsp:txXfrm>
    </dsp:sp>
    <dsp:sp modelId="{A253A769-5DBD-416A-B7B7-2225BFA599F1}">
      <dsp:nvSpPr>
        <dsp:cNvPr id="0" name=""/>
        <dsp:cNvSpPr/>
      </dsp:nvSpPr>
      <dsp:spPr>
        <a:xfrm>
          <a:off x="3584925" y="2105365"/>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Tiếp tục sử dụng</a:t>
          </a:r>
        </a:p>
      </dsp:txBody>
      <dsp:txXfrm>
        <a:off x="3584925" y="2105365"/>
        <a:ext cx="488840" cy="244420"/>
      </dsp:txXfrm>
    </dsp:sp>
    <dsp:sp modelId="{4757E615-FA59-4C29-BFD9-6E784B4E69A1}">
      <dsp:nvSpPr>
        <dsp:cNvPr id="0" name=""/>
        <dsp:cNvSpPr/>
      </dsp:nvSpPr>
      <dsp:spPr>
        <a:xfrm>
          <a:off x="3584925" y="2452442"/>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Xóa</a:t>
          </a:r>
        </a:p>
      </dsp:txBody>
      <dsp:txXfrm>
        <a:off x="3584925" y="2452442"/>
        <a:ext cx="488840" cy="244420"/>
      </dsp:txXfrm>
    </dsp:sp>
    <dsp:sp modelId="{E2521DEF-D0A7-4696-BB71-416FF986E0AA}">
      <dsp:nvSpPr>
        <dsp:cNvPr id="0" name=""/>
        <dsp:cNvSpPr/>
      </dsp:nvSpPr>
      <dsp:spPr>
        <a:xfrm>
          <a:off x="3584925" y="2799519"/>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Download</a:t>
          </a:r>
        </a:p>
      </dsp:txBody>
      <dsp:txXfrm>
        <a:off x="3584925" y="2799519"/>
        <a:ext cx="488840" cy="244420"/>
      </dsp:txXfrm>
    </dsp:sp>
    <dsp:sp modelId="{6197498D-B660-4E81-B296-52C8E4C06FCC}">
      <dsp:nvSpPr>
        <dsp:cNvPr id="0" name=""/>
        <dsp:cNvSpPr/>
      </dsp:nvSpPr>
      <dsp:spPr>
        <a:xfrm>
          <a:off x="3584925" y="3146596"/>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Cập nhật ảnh</a:t>
          </a:r>
        </a:p>
      </dsp:txBody>
      <dsp:txXfrm>
        <a:off x="3584925" y="3146596"/>
        <a:ext cx="488840" cy="244420"/>
      </dsp:txXfrm>
    </dsp:sp>
    <dsp:sp modelId="{174AE003-5986-4D1A-BE8D-B80F5AFF5A4E}">
      <dsp:nvSpPr>
        <dsp:cNvPr id="0" name=""/>
        <dsp:cNvSpPr/>
      </dsp:nvSpPr>
      <dsp:spPr>
        <a:xfrm>
          <a:off x="3584925" y="3493673"/>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Cập nhật file</a:t>
          </a:r>
        </a:p>
      </dsp:txBody>
      <dsp:txXfrm>
        <a:off x="3584925" y="3493673"/>
        <a:ext cx="488840" cy="244420"/>
      </dsp:txXfrm>
    </dsp:sp>
    <dsp:sp modelId="{156BBB1F-F7B6-49A5-9F1B-722F9F1E928C}">
      <dsp:nvSpPr>
        <dsp:cNvPr id="0" name=""/>
        <dsp:cNvSpPr/>
      </dsp:nvSpPr>
      <dsp:spPr>
        <a:xfrm>
          <a:off x="3584925" y="3840750"/>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Đồng bộ mẫu hóa đơn từ VNPT Invoice</a:t>
          </a:r>
        </a:p>
      </dsp:txBody>
      <dsp:txXfrm>
        <a:off x="3584925" y="3840750"/>
        <a:ext cx="488840" cy="244420"/>
      </dsp:txXfrm>
    </dsp:sp>
    <dsp:sp modelId="{62F6DD9B-CF98-42ED-A884-6218167D2658}">
      <dsp:nvSpPr>
        <dsp:cNvPr id="0" name=""/>
        <dsp:cNvSpPr/>
      </dsp:nvSpPr>
      <dsp:spPr>
        <a:xfrm>
          <a:off x="4054212" y="369981"/>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QL dải hóa đơn</a:t>
          </a:r>
        </a:p>
      </dsp:txBody>
      <dsp:txXfrm>
        <a:off x="4054212" y="369981"/>
        <a:ext cx="488840" cy="244420"/>
      </dsp:txXfrm>
    </dsp:sp>
    <dsp:sp modelId="{76E00F52-55A0-4AE3-92B3-E38B74F4A6E0}">
      <dsp:nvSpPr>
        <dsp:cNvPr id="0" name=""/>
        <dsp:cNvSpPr/>
      </dsp:nvSpPr>
      <dsp:spPr>
        <a:xfrm>
          <a:off x="4176422" y="717058"/>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danh sách</a:t>
          </a:r>
        </a:p>
      </dsp:txBody>
      <dsp:txXfrm>
        <a:off x="4176422" y="717058"/>
        <a:ext cx="488840" cy="244420"/>
      </dsp:txXfrm>
    </dsp:sp>
    <dsp:sp modelId="{613CC268-8790-4F3B-985F-8AE706F761F5}">
      <dsp:nvSpPr>
        <dsp:cNvPr id="0" name=""/>
        <dsp:cNvSpPr/>
      </dsp:nvSpPr>
      <dsp:spPr>
        <a:xfrm>
          <a:off x="4176422" y="1064135"/>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Thêm mới</a:t>
          </a:r>
        </a:p>
      </dsp:txBody>
      <dsp:txXfrm>
        <a:off x="4176422" y="1064135"/>
        <a:ext cx="488840" cy="244420"/>
      </dsp:txXfrm>
    </dsp:sp>
    <dsp:sp modelId="{DEB6C0CC-0FF3-415F-BAA8-8A8773A98D49}">
      <dsp:nvSpPr>
        <dsp:cNvPr id="0" name=""/>
        <dsp:cNvSpPr/>
      </dsp:nvSpPr>
      <dsp:spPr>
        <a:xfrm>
          <a:off x="4176422" y="1411212"/>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Ngừng sử dụng</a:t>
          </a:r>
        </a:p>
      </dsp:txBody>
      <dsp:txXfrm>
        <a:off x="4176422" y="1411212"/>
        <a:ext cx="488840" cy="244420"/>
      </dsp:txXfrm>
    </dsp:sp>
    <dsp:sp modelId="{25D46BE2-E648-4556-B335-D5555B662CF5}">
      <dsp:nvSpPr>
        <dsp:cNvPr id="0" name=""/>
        <dsp:cNvSpPr/>
      </dsp:nvSpPr>
      <dsp:spPr>
        <a:xfrm>
          <a:off x="4176422" y="1758288"/>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Tiếp tục sử dụng</a:t>
          </a:r>
        </a:p>
      </dsp:txBody>
      <dsp:txXfrm>
        <a:off x="4176422" y="1758288"/>
        <a:ext cx="488840" cy="244420"/>
      </dsp:txXfrm>
    </dsp:sp>
    <dsp:sp modelId="{08378EDC-89F3-4D75-8088-CEDB1F732E76}">
      <dsp:nvSpPr>
        <dsp:cNvPr id="0" name=""/>
        <dsp:cNvSpPr/>
      </dsp:nvSpPr>
      <dsp:spPr>
        <a:xfrm>
          <a:off x="4176422" y="2105365"/>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Xóa</a:t>
          </a:r>
        </a:p>
      </dsp:txBody>
      <dsp:txXfrm>
        <a:off x="4176422" y="2105365"/>
        <a:ext cx="488840" cy="244420"/>
      </dsp:txXfrm>
    </dsp:sp>
    <dsp:sp modelId="{BE9784B2-0371-4F46-83DE-4B265186BC1E}">
      <dsp:nvSpPr>
        <dsp:cNvPr id="0" name=""/>
        <dsp:cNvSpPr/>
      </dsp:nvSpPr>
      <dsp:spPr>
        <a:xfrm>
          <a:off x="4176422" y="2452442"/>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Gia hạn dải</a:t>
          </a:r>
        </a:p>
      </dsp:txBody>
      <dsp:txXfrm>
        <a:off x="4176422" y="2452442"/>
        <a:ext cx="488840" cy="244420"/>
      </dsp:txXfrm>
    </dsp:sp>
    <dsp:sp modelId="{72009AB9-BC65-4D20-A041-78CA73EA609D}">
      <dsp:nvSpPr>
        <dsp:cNvPr id="0" name=""/>
        <dsp:cNvSpPr/>
      </dsp:nvSpPr>
      <dsp:spPr>
        <a:xfrm>
          <a:off x="4176422" y="2799519"/>
          <a:ext cx="488840" cy="2444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Đồng bộ mẫu số, ký hiệu</a:t>
          </a:r>
        </a:p>
      </dsp:txBody>
      <dsp:txXfrm>
        <a:off x="4176422" y="2799519"/>
        <a:ext cx="488840" cy="2444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F1AAD-43D4-4CAD-83DF-142749562850}">
      <dsp:nvSpPr>
        <dsp:cNvPr id="0" name=""/>
        <dsp:cNvSpPr/>
      </dsp:nvSpPr>
      <dsp:spPr>
        <a:xfrm>
          <a:off x="5107755" y="690818"/>
          <a:ext cx="91440" cy="990095"/>
        </a:xfrm>
        <a:custGeom>
          <a:avLst/>
          <a:gdLst/>
          <a:ahLst/>
          <a:cxnLst/>
          <a:rect l="0" t="0" r="0" b="0"/>
          <a:pathLst>
            <a:path>
              <a:moveTo>
                <a:pt x="45720" y="0"/>
              </a:moveTo>
              <a:lnTo>
                <a:pt x="45720" y="990095"/>
              </a:lnTo>
              <a:lnTo>
                <a:pt x="124717" y="99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DB4602-C762-4482-968C-E36C10CAAE9C}">
      <dsp:nvSpPr>
        <dsp:cNvPr id="0" name=""/>
        <dsp:cNvSpPr/>
      </dsp:nvSpPr>
      <dsp:spPr>
        <a:xfrm>
          <a:off x="5107755" y="690818"/>
          <a:ext cx="91440" cy="616176"/>
        </a:xfrm>
        <a:custGeom>
          <a:avLst/>
          <a:gdLst/>
          <a:ahLst/>
          <a:cxnLst/>
          <a:rect l="0" t="0" r="0" b="0"/>
          <a:pathLst>
            <a:path>
              <a:moveTo>
                <a:pt x="45720" y="0"/>
              </a:moveTo>
              <a:lnTo>
                <a:pt x="45720" y="616176"/>
              </a:lnTo>
              <a:lnTo>
                <a:pt x="124717" y="6161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4FC1A3-E04B-4649-8F93-7BC87FD0828E}">
      <dsp:nvSpPr>
        <dsp:cNvPr id="0" name=""/>
        <dsp:cNvSpPr/>
      </dsp:nvSpPr>
      <dsp:spPr>
        <a:xfrm>
          <a:off x="5107755" y="690818"/>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D99500-EB17-431B-BDE7-A0D89A19F843}">
      <dsp:nvSpPr>
        <dsp:cNvPr id="0" name=""/>
        <dsp:cNvSpPr/>
      </dsp:nvSpPr>
      <dsp:spPr>
        <a:xfrm>
          <a:off x="2815164" y="316899"/>
          <a:ext cx="2548970" cy="110595"/>
        </a:xfrm>
        <a:custGeom>
          <a:avLst/>
          <a:gdLst/>
          <a:ahLst/>
          <a:cxnLst/>
          <a:rect l="0" t="0" r="0" b="0"/>
          <a:pathLst>
            <a:path>
              <a:moveTo>
                <a:pt x="0" y="0"/>
              </a:moveTo>
              <a:lnTo>
                <a:pt x="0" y="55297"/>
              </a:lnTo>
              <a:lnTo>
                <a:pt x="2548970" y="55297"/>
              </a:lnTo>
              <a:lnTo>
                <a:pt x="2548970"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EB2DF7-F555-4728-979F-3937D4A5947B}">
      <dsp:nvSpPr>
        <dsp:cNvPr id="0" name=""/>
        <dsp:cNvSpPr/>
      </dsp:nvSpPr>
      <dsp:spPr>
        <a:xfrm>
          <a:off x="4470513" y="690818"/>
          <a:ext cx="91440" cy="990095"/>
        </a:xfrm>
        <a:custGeom>
          <a:avLst/>
          <a:gdLst/>
          <a:ahLst/>
          <a:cxnLst/>
          <a:rect l="0" t="0" r="0" b="0"/>
          <a:pathLst>
            <a:path>
              <a:moveTo>
                <a:pt x="45720" y="0"/>
              </a:moveTo>
              <a:lnTo>
                <a:pt x="45720" y="990095"/>
              </a:lnTo>
              <a:lnTo>
                <a:pt x="124717" y="99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FDB40B-FFEB-4DFE-82BF-5AB23F7B4F10}">
      <dsp:nvSpPr>
        <dsp:cNvPr id="0" name=""/>
        <dsp:cNvSpPr/>
      </dsp:nvSpPr>
      <dsp:spPr>
        <a:xfrm>
          <a:off x="4470513" y="690818"/>
          <a:ext cx="91440" cy="616176"/>
        </a:xfrm>
        <a:custGeom>
          <a:avLst/>
          <a:gdLst/>
          <a:ahLst/>
          <a:cxnLst/>
          <a:rect l="0" t="0" r="0" b="0"/>
          <a:pathLst>
            <a:path>
              <a:moveTo>
                <a:pt x="45720" y="0"/>
              </a:moveTo>
              <a:lnTo>
                <a:pt x="45720" y="616176"/>
              </a:lnTo>
              <a:lnTo>
                <a:pt x="124717" y="6161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C4EC6E-7CA5-427F-A48F-07C696756065}">
      <dsp:nvSpPr>
        <dsp:cNvPr id="0" name=""/>
        <dsp:cNvSpPr/>
      </dsp:nvSpPr>
      <dsp:spPr>
        <a:xfrm>
          <a:off x="4470513" y="690818"/>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965EE1-E5A3-46BB-B4FE-8E86B00A1ADF}">
      <dsp:nvSpPr>
        <dsp:cNvPr id="0" name=""/>
        <dsp:cNvSpPr/>
      </dsp:nvSpPr>
      <dsp:spPr>
        <a:xfrm>
          <a:off x="2815164" y="316899"/>
          <a:ext cx="1911727" cy="110595"/>
        </a:xfrm>
        <a:custGeom>
          <a:avLst/>
          <a:gdLst/>
          <a:ahLst/>
          <a:cxnLst/>
          <a:rect l="0" t="0" r="0" b="0"/>
          <a:pathLst>
            <a:path>
              <a:moveTo>
                <a:pt x="0" y="0"/>
              </a:moveTo>
              <a:lnTo>
                <a:pt x="0" y="55297"/>
              </a:lnTo>
              <a:lnTo>
                <a:pt x="1911727" y="55297"/>
              </a:lnTo>
              <a:lnTo>
                <a:pt x="1911727"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43BF51-8F8D-44FC-B607-84E3D3703222}">
      <dsp:nvSpPr>
        <dsp:cNvPr id="0" name=""/>
        <dsp:cNvSpPr/>
      </dsp:nvSpPr>
      <dsp:spPr>
        <a:xfrm>
          <a:off x="3833270" y="690818"/>
          <a:ext cx="91440" cy="1737934"/>
        </a:xfrm>
        <a:custGeom>
          <a:avLst/>
          <a:gdLst/>
          <a:ahLst/>
          <a:cxnLst/>
          <a:rect l="0" t="0" r="0" b="0"/>
          <a:pathLst>
            <a:path>
              <a:moveTo>
                <a:pt x="45720" y="0"/>
              </a:moveTo>
              <a:lnTo>
                <a:pt x="45720" y="1737934"/>
              </a:lnTo>
              <a:lnTo>
                <a:pt x="124717" y="17379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D5A821-9721-4715-8A3D-028080BDA24D}">
      <dsp:nvSpPr>
        <dsp:cNvPr id="0" name=""/>
        <dsp:cNvSpPr/>
      </dsp:nvSpPr>
      <dsp:spPr>
        <a:xfrm>
          <a:off x="3833270" y="690818"/>
          <a:ext cx="91440" cy="1364015"/>
        </a:xfrm>
        <a:custGeom>
          <a:avLst/>
          <a:gdLst/>
          <a:ahLst/>
          <a:cxnLst/>
          <a:rect l="0" t="0" r="0" b="0"/>
          <a:pathLst>
            <a:path>
              <a:moveTo>
                <a:pt x="45720" y="0"/>
              </a:moveTo>
              <a:lnTo>
                <a:pt x="45720" y="1364015"/>
              </a:lnTo>
              <a:lnTo>
                <a:pt x="124717" y="1364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47ECB7-6ABC-46C7-918E-287291DC6DF6}">
      <dsp:nvSpPr>
        <dsp:cNvPr id="0" name=""/>
        <dsp:cNvSpPr/>
      </dsp:nvSpPr>
      <dsp:spPr>
        <a:xfrm>
          <a:off x="3833270" y="690818"/>
          <a:ext cx="91440" cy="990095"/>
        </a:xfrm>
        <a:custGeom>
          <a:avLst/>
          <a:gdLst/>
          <a:ahLst/>
          <a:cxnLst/>
          <a:rect l="0" t="0" r="0" b="0"/>
          <a:pathLst>
            <a:path>
              <a:moveTo>
                <a:pt x="45720" y="0"/>
              </a:moveTo>
              <a:lnTo>
                <a:pt x="45720" y="990095"/>
              </a:lnTo>
              <a:lnTo>
                <a:pt x="124717" y="99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2ADA54-F820-4353-9024-20A4B33D0F5D}">
      <dsp:nvSpPr>
        <dsp:cNvPr id="0" name=""/>
        <dsp:cNvSpPr/>
      </dsp:nvSpPr>
      <dsp:spPr>
        <a:xfrm>
          <a:off x="3833270" y="690818"/>
          <a:ext cx="91440" cy="616176"/>
        </a:xfrm>
        <a:custGeom>
          <a:avLst/>
          <a:gdLst/>
          <a:ahLst/>
          <a:cxnLst/>
          <a:rect l="0" t="0" r="0" b="0"/>
          <a:pathLst>
            <a:path>
              <a:moveTo>
                <a:pt x="45720" y="0"/>
              </a:moveTo>
              <a:lnTo>
                <a:pt x="45720" y="616176"/>
              </a:lnTo>
              <a:lnTo>
                <a:pt x="124717" y="6161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C58C7-E5FA-4311-9A2A-A77986EFA5FA}">
      <dsp:nvSpPr>
        <dsp:cNvPr id="0" name=""/>
        <dsp:cNvSpPr/>
      </dsp:nvSpPr>
      <dsp:spPr>
        <a:xfrm>
          <a:off x="3833270" y="690818"/>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959B1-DEFE-42D3-8866-D2B31AA4BBFB}">
      <dsp:nvSpPr>
        <dsp:cNvPr id="0" name=""/>
        <dsp:cNvSpPr/>
      </dsp:nvSpPr>
      <dsp:spPr>
        <a:xfrm>
          <a:off x="2815164" y="316899"/>
          <a:ext cx="1274485" cy="110595"/>
        </a:xfrm>
        <a:custGeom>
          <a:avLst/>
          <a:gdLst/>
          <a:ahLst/>
          <a:cxnLst/>
          <a:rect l="0" t="0" r="0" b="0"/>
          <a:pathLst>
            <a:path>
              <a:moveTo>
                <a:pt x="0" y="0"/>
              </a:moveTo>
              <a:lnTo>
                <a:pt x="0" y="55297"/>
              </a:lnTo>
              <a:lnTo>
                <a:pt x="1274485" y="55297"/>
              </a:lnTo>
              <a:lnTo>
                <a:pt x="1274485"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6F1230-833F-4C02-897D-DFE1527DC63C}">
      <dsp:nvSpPr>
        <dsp:cNvPr id="0" name=""/>
        <dsp:cNvSpPr/>
      </dsp:nvSpPr>
      <dsp:spPr>
        <a:xfrm>
          <a:off x="3196028" y="690818"/>
          <a:ext cx="91440" cy="2111853"/>
        </a:xfrm>
        <a:custGeom>
          <a:avLst/>
          <a:gdLst/>
          <a:ahLst/>
          <a:cxnLst/>
          <a:rect l="0" t="0" r="0" b="0"/>
          <a:pathLst>
            <a:path>
              <a:moveTo>
                <a:pt x="45720" y="0"/>
              </a:moveTo>
              <a:lnTo>
                <a:pt x="45720" y="2111853"/>
              </a:lnTo>
              <a:lnTo>
                <a:pt x="124717" y="21118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757B3-4E91-4BA1-BCA0-B8FEB7B42D4A}">
      <dsp:nvSpPr>
        <dsp:cNvPr id="0" name=""/>
        <dsp:cNvSpPr/>
      </dsp:nvSpPr>
      <dsp:spPr>
        <a:xfrm>
          <a:off x="3196028" y="690818"/>
          <a:ext cx="91440" cy="1737934"/>
        </a:xfrm>
        <a:custGeom>
          <a:avLst/>
          <a:gdLst/>
          <a:ahLst/>
          <a:cxnLst/>
          <a:rect l="0" t="0" r="0" b="0"/>
          <a:pathLst>
            <a:path>
              <a:moveTo>
                <a:pt x="45720" y="0"/>
              </a:moveTo>
              <a:lnTo>
                <a:pt x="45720" y="1737934"/>
              </a:lnTo>
              <a:lnTo>
                <a:pt x="124717" y="17379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AC1F36-2825-4F15-B476-D33C779DE8AB}">
      <dsp:nvSpPr>
        <dsp:cNvPr id="0" name=""/>
        <dsp:cNvSpPr/>
      </dsp:nvSpPr>
      <dsp:spPr>
        <a:xfrm>
          <a:off x="3196028" y="690818"/>
          <a:ext cx="91440" cy="1364015"/>
        </a:xfrm>
        <a:custGeom>
          <a:avLst/>
          <a:gdLst/>
          <a:ahLst/>
          <a:cxnLst/>
          <a:rect l="0" t="0" r="0" b="0"/>
          <a:pathLst>
            <a:path>
              <a:moveTo>
                <a:pt x="45720" y="0"/>
              </a:moveTo>
              <a:lnTo>
                <a:pt x="45720" y="1364015"/>
              </a:lnTo>
              <a:lnTo>
                <a:pt x="124717" y="1364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B1EF63-7C7D-410B-87C4-84D152AEED8A}">
      <dsp:nvSpPr>
        <dsp:cNvPr id="0" name=""/>
        <dsp:cNvSpPr/>
      </dsp:nvSpPr>
      <dsp:spPr>
        <a:xfrm>
          <a:off x="3196028" y="690818"/>
          <a:ext cx="91440" cy="990095"/>
        </a:xfrm>
        <a:custGeom>
          <a:avLst/>
          <a:gdLst/>
          <a:ahLst/>
          <a:cxnLst/>
          <a:rect l="0" t="0" r="0" b="0"/>
          <a:pathLst>
            <a:path>
              <a:moveTo>
                <a:pt x="45720" y="0"/>
              </a:moveTo>
              <a:lnTo>
                <a:pt x="45720" y="990095"/>
              </a:lnTo>
              <a:lnTo>
                <a:pt x="124717" y="99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7203E5-244D-4951-A2FD-CFFDD037D071}">
      <dsp:nvSpPr>
        <dsp:cNvPr id="0" name=""/>
        <dsp:cNvSpPr/>
      </dsp:nvSpPr>
      <dsp:spPr>
        <a:xfrm>
          <a:off x="3196028" y="690818"/>
          <a:ext cx="91440" cy="616176"/>
        </a:xfrm>
        <a:custGeom>
          <a:avLst/>
          <a:gdLst/>
          <a:ahLst/>
          <a:cxnLst/>
          <a:rect l="0" t="0" r="0" b="0"/>
          <a:pathLst>
            <a:path>
              <a:moveTo>
                <a:pt x="45720" y="0"/>
              </a:moveTo>
              <a:lnTo>
                <a:pt x="45720" y="616176"/>
              </a:lnTo>
              <a:lnTo>
                <a:pt x="124717" y="6161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5B23A3-3C6F-4E76-87D9-7C9D0C73F408}">
      <dsp:nvSpPr>
        <dsp:cNvPr id="0" name=""/>
        <dsp:cNvSpPr/>
      </dsp:nvSpPr>
      <dsp:spPr>
        <a:xfrm>
          <a:off x="3196028" y="690818"/>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3C984D-F616-43B9-9F6C-CB4EF7FDF685}">
      <dsp:nvSpPr>
        <dsp:cNvPr id="0" name=""/>
        <dsp:cNvSpPr/>
      </dsp:nvSpPr>
      <dsp:spPr>
        <a:xfrm>
          <a:off x="2815164" y="316899"/>
          <a:ext cx="637242" cy="110595"/>
        </a:xfrm>
        <a:custGeom>
          <a:avLst/>
          <a:gdLst/>
          <a:ahLst/>
          <a:cxnLst/>
          <a:rect l="0" t="0" r="0" b="0"/>
          <a:pathLst>
            <a:path>
              <a:moveTo>
                <a:pt x="0" y="0"/>
              </a:moveTo>
              <a:lnTo>
                <a:pt x="0" y="55297"/>
              </a:lnTo>
              <a:lnTo>
                <a:pt x="637242" y="55297"/>
              </a:lnTo>
              <a:lnTo>
                <a:pt x="637242"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30199C-8CBD-4927-ABD9-5FCB838521DF}">
      <dsp:nvSpPr>
        <dsp:cNvPr id="0" name=""/>
        <dsp:cNvSpPr/>
      </dsp:nvSpPr>
      <dsp:spPr>
        <a:xfrm>
          <a:off x="2558785" y="690818"/>
          <a:ext cx="91440" cy="3233610"/>
        </a:xfrm>
        <a:custGeom>
          <a:avLst/>
          <a:gdLst/>
          <a:ahLst/>
          <a:cxnLst/>
          <a:rect l="0" t="0" r="0" b="0"/>
          <a:pathLst>
            <a:path>
              <a:moveTo>
                <a:pt x="45720" y="0"/>
              </a:moveTo>
              <a:lnTo>
                <a:pt x="45720" y="3233610"/>
              </a:lnTo>
              <a:lnTo>
                <a:pt x="124717" y="32336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C4752A-D942-49E7-8E99-639FCE729F37}">
      <dsp:nvSpPr>
        <dsp:cNvPr id="0" name=""/>
        <dsp:cNvSpPr/>
      </dsp:nvSpPr>
      <dsp:spPr>
        <a:xfrm>
          <a:off x="2558785" y="690818"/>
          <a:ext cx="91440" cy="2859691"/>
        </a:xfrm>
        <a:custGeom>
          <a:avLst/>
          <a:gdLst/>
          <a:ahLst/>
          <a:cxnLst/>
          <a:rect l="0" t="0" r="0" b="0"/>
          <a:pathLst>
            <a:path>
              <a:moveTo>
                <a:pt x="45720" y="0"/>
              </a:moveTo>
              <a:lnTo>
                <a:pt x="45720" y="2859691"/>
              </a:lnTo>
              <a:lnTo>
                <a:pt x="124717" y="28596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F307D7-480F-4195-95C8-0406F9E8F686}">
      <dsp:nvSpPr>
        <dsp:cNvPr id="0" name=""/>
        <dsp:cNvSpPr/>
      </dsp:nvSpPr>
      <dsp:spPr>
        <a:xfrm>
          <a:off x="2558785" y="690818"/>
          <a:ext cx="91440" cy="2485772"/>
        </a:xfrm>
        <a:custGeom>
          <a:avLst/>
          <a:gdLst/>
          <a:ahLst/>
          <a:cxnLst/>
          <a:rect l="0" t="0" r="0" b="0"/>
          <a:pathLst>
            <a:path>
              <a:moveTo>
                <a:pt x="45720" y="0"/>
              </a:moveTo>
              <a:lnTo>
                <a:pt x="45720" y="2485772"/>
              </a:lnTo>
              <a:lnTo>
                <a:pt x="124717" y="24857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B967D4-CD10-4267-B50C-F588CA386415}">
      <dsp:nvSpPr>
        <dsp:cNvPr id="0" name=""/>
        <dsp:cNvSpPr/>
      </dsp:nvSpPr>
      <dsp:spPr>
        <a:xfrm>
          <a:off x="2558785" y="690818"/>
          <a:ext cx="91440" cy="2111853"/>
        </a:xfrm>
        <a:custGeom>
          <a:avLst/>
          <a:gdLst/>
          <a:ahLst/>
          <a:cxnLst/>
          <a:rect l="0" t="0" r="0" b="0"/>
          <a:pathLst>
            <a:path>
              <a:moveTo>
                <a:pt x="45720" y="0"/>
              </a:moveTo>
              <a:lnTo>
                <a:pt x="45720" y="2111853"/>
              </a:lnTo>
              <a:lnTo>
                <a:pt x="124717" y="21118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BB6962-3273-4B8D-B29D-E3FFC1BFADE3}">
      <dsp:nvSpPr>
        <dsp:cNvPr id="0" name=""/>
        <dsp:cNvSpPr/>
      </dsp:nvSpPr>
      <dsp:spPr>
        <a:xfrm>
          <a:off x="2558785" y="690818"/>
          <a:ext cx="91440" cy="1737934"/>
        </a:xfrm>
        <a:custGeom>
          <a:avLst/>
          <a:gdLst/>
          <a:ahLst/>
          <a:cxnLst/>
          <a:rect l="0" t="0" r="0" b="0"/>
          <a:pathLst>
            <a:path>
              <a:moveTo>
                <a:pt x="45720" y="0"/>
              </a:moveTo>
              <a:lnTo>
                <a:pt x="45720" y="1737934"/>
              </a:lnTo>
              <a:lnTo>
                <a:pt x="124717" y="17379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88C22-94EF-4457-AAA2-C0F8D6D89167}">
      <dsp:nvSpPr>
        <dsp:cNvPr id="0" name=""/>
        <dsp:cNvSpPr/>
      </dsp:nvSpPr>
      <dsp:spPr>
        <a:xfrm>
          <a:off x="2558785" y="690818"/>
          <a:ext cx="91440" cy="1364015"/>
        </a:xfrm>
        <a:custGeom>
          <a:avLst/>
          <a:gdLst/>
          <a:ahLst/>
          <a:cxnLst/>
          <a:rect l="0" t="0" r="0" b="0"/>
          <a:pathLst>
            <a:path>
              <a:moveTo>
                <a:pt x="45720" y="0"/>
              </a:moveTo>
              <a:lnTo>
                <a:pt x="45720" y="1364015"/>
              </a:lnTo>
              <a:lnTo>
                <a:pt x="124717" y="1364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A95C80-D7A7-47FD-BDAF-BA24AFBE8410}">
      <dsp:nvSpPr>
        <dsp:cNvPr id="0" name=""/>
        <dsp:cNvSpPr/>
      </dsp:nvSpPr>
      <dsp:spPr>
        <a:xfrm>
          <a:off x="2558785" y="690818"/>
          <a:ext cx="91440" cy="990095"/>
        </a:xfrm>
        <a:custGeom>
          <a:avLst/>
          <a:gdLst/>
          <a:ahLst/>
          <a:cxnLst/>
          <a:rect l="0" t="0" r="0" b="0"/>
          <a:pathLst>
            <a:path>
              <a:moveTo>
                <a:pt x="45720" y="0"/>
              </a:moveTo>
              <a:lnTo>
                <a:pt x="45720" y="990095"/>
              </a:lnTo>
              <a:lnTo>
                <a:pt x="124717" y="99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3DAD67-CBEA-4B15-A730-0BAB914FF2C2}">
      <dsp:nvSpPr>
        <dsp:cNvPr id="0" name=""/>
        <dsp:cNvSpPr/>
      </dsp:nvSpPr>
      <dsp:spPr>
        <a:xfrm>
          <a:off x="2558785" y="690818"/>
          <a:ext cx="91440" cy="616176"/>
        </a:xfrm>
        <a:custGeom>
          <a:avLst/>
          <a:gdLst/>
          <a:ahLst/>
          <a:cxnLst/>
          <a:rect l="0" t="0" r="0" b="0"/>
          <a:pathLst>
            <a:path>
              <a:moveTo>
                <a:pt x="45720" y="0"/>
              </a:moveTo>
              <a:lnTo>
                <a:pt x="45720" y="616176"/>
              </a:lnTo>
              <a:lnTo>
                <a:pt x="124717" y="6161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9E8E35-B4E1-457B-B25C-198F0621F5F2}">
      <dsp:nvSpPr>
        <dsp:cNvPr id="0" name=""/>
        <dsp:cNvSpPr/>
      </dsp:nvSpPr>
      <dsp:spPr>
        <a:xfrm>
          <a:off x="2558785" y="690818"/>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B28D76-E752-4EF1-9790-A0ED8BBC9219}">
      <dsp:nvSpPr>
        <dsp:cNvPr id="0" name=""/>
        <dsp:cNvSpPr/>
      </dsp:nvSpPr>
      <dsp:spPr>
        <a:xfrm>
          <a:off x="2769444" y="316899"/>
          <a:ext cx="91440" cy="110595"/>
        </a:xfrm>
        <a:custGeom>
          <a:avLst/>
          <a:gdLst/>
          <a:ahLst/>
          <a:cxnLst/>
          <a:rect l="0" t="0" r="0" b="0"/>
          <a:pathLst>
            <a:path>
              <a:moveTo>
                <a:pt x="45720" y="0"/>
              </a:moveTo>
              <a:lnTo>
                <a:pt x="45720"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B737E-1452-48AD-9F9F-FC1F3AA10566}">
      <dsp:nvSpPr>
        <dsp:cNvPr id="0" name=""/>
        <dsp:cNvSpPr/>
      </dsp:nvSpPr>
      <dsp:spPr>
        <a:xfrm>
          <a:off x="1921542" y="690818"/>
          <a:ext cx="91440" cy="2485772"/>
        </a:xfrm>
        <a:custGeom>
          <a:avLst/>
          <a:gdLst/>
          <a:ahLst/>
          <a:cxnLst/>
          <a:rect l="0" t="0" r="0" b="0"/>
          <a:pathLst>
            <a:path>
              <a:moveTo>
                <a:pt x="45720" y="0"/>
              </a:moveTo>
              <a:lnTo>
                <a:pt x="45720" y="2485772"/>
              </a:lnTo>
              <a:lnTo>
                <a:pt x="124717" y="24857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B64183-295E-47D7-BAE6-C12B28D74B22}">
      <dsp:nvSpPr>
        <dsp:cNvPr id="0" name=""/>
        <dsp:cNvSpPr/>
      </dsp:nvSpPr>
      <dsp:spPr>
        <a:xfrm>
          <a:off x="1921542" y="690818"/>
          <a:ext cx="91440" cy="2111853"/>
        </a:xfrm>
        <a:custGeom>
          <a:avLst/>
          <a:gdLst/>
          <a:ahLst/>
          <a:cxnLst/>
          <a:rect l="0" t="0" r="0" b="0"/>
          <a:pathLst>
            <a:path>
              <a:moveTo>
                <a:pt x="45720" y="0"/>
              </a:moveTo>
              <a:lnTo>
                <a:pt x="45720" y="2111853"/>
              </a:lnTo>
              <a:lnTo>
                <a:pt x="124717" y="21118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CD1EFF-3DEF-465B-A322-3AC82C7502BB}">
      <dsp:nvSpPr>
        <dsp:cNvPr id="0" name=""/>
        <dsp:cNvSpPr/>
      </dsp:nvSpPr>
      <dsp:spPr>
        <a:xfrm>
          <a:off x="1921542" y="690818"/>
          <a:ext cx="91440" cy="1737934"/>
        </a:xfrm>
        <a:custGeom>
          <a:avLst/>
          <a:gdLst/>
          <a:ahLst/>
          <a:cxnLst/>
          <a:rect l="0" t="0" r="0" b="0"/>
          <a:pathLst>
            <a:path>
              <a:moveTo>
                <a:pt x="45720" y="0"/>
              </a:moveTo>
              <a:lnTo>
                <a:pt x="45720" y="1737934"/>
              </a:lnTo>
              <a:lnTo>
                <a:pt x="124717" y="17379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BEDD6F-9AA7-44AD-973F-033724BF6479}">
      <dsp:nvSpPr>
        <dsp:cNvPr id="0" name=""/>
        <dsp:cNvSpPr/>
      </dsp:nvSpPr>
      <dsp:spPr>
        <a:xfrm>
          <a:off x="1921542" y="690818"/>
          <a:ext cx="91440" cy="1364015"/>
        </a:xfrm>
        <a:custGeom>
          <a:avLst/>
          <a:gdLst/>
          <a:ahLst/>
          <a:cxnLst/>
          <a:rect l="0" t="0" r="0" b="0"/>
          <a:pathLst>
            <a:path>
              <a:moveTo>
                <a:pt x="45720" y="0"/>
              </a:moveTo>
              <a:lnTo>
                <a:pt x="45720" y="1364015"/>
              </a:lnTo>
              <a:lnTo>
                <a:pt x="124717" y="1364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F5C75A-D201-4FFE-BE28-46D7364A5943}">
      <dsp:nvSpPr>
        <dsp:cNvPr id="0" name=""/>
        <dsp:cNvSpPr/>
      </dsp:nvSpPr>
      <dsp:spPr>
        <a:xfrm>
          <a:off x="1921542" y="690818"/>
          <a:ext cx="91440" cy="990095"/>
        </a:xfrm>
        <a:custGeom>
          <a:avLst/>
          <a:gdLst/>
          <a:ahLst/>
          <a:cxnLst/>
          <a:rect l="0" t="0" r="0" b="0"/>
          <a:pathLst>
            <a:path>
              <a:moveTo>
                <a:pt x="45720" y="0"/>
              </a:moveTo>
              <a:lnTo>
                <a:pt x="45720" y="990095"/>
              </a:lnTo>
              <a:lnTo>
                <a:pt x="124717" y="99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AA415-D6F1-49EE-BFF1-C0FD82E834CC}">
      <dsp:nvSpPr>
        <dsp:cNvPr id="0" name=""/>
        <dsp:cNvSpPr/>
      </dsp:nvSpPr>
      <dsp:spPr>
        <a:xfrm>
          <a:off x="1921542" y="690818"/>
          <a:ext cx="91440" cy="616176"/>
        </a:xfrm>
        <a:custGeom>
          <a:avLst/>
          <a:gdLst/>
          <a:ahLst/>
          <a:cxnLst/>
          <a:rect l="0" t="0" r="0" b="0"/>
          <a:pathLst>
            <a:path>
              <a:moveTo>
                <a:pt x="45720" y="0"/>
              </a:moveTo>
              <a:lnTo>
                <a:pt x="45720" y="616176"/>
              </a:lnTo>
              <a:lnTo>
                <a:pt x="124717" y="6161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A56F4D-E3FE-4C13-85EE-F1C30D981F55}">
      <dsp:nvSpPr>
        <dsp:cNvPr id="0" name=""/>
        <dsp:cNvSpPr/>
      </dsp:nvSpPr>
      <dsp:spPr>
        <a:xfrm>
          <a:off x="1921542" y="690818"/>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107F2B-5B02-45A3-B54E-B8B2DCB4A357}">
      <dsp:nvSpPr>
        <dsp:cNvPr id="0" name=""/>
        <dsp:cNvSpPr/>
      </dsp:nvSpPr>
      <dsp:spPr>
        <a:xfrm>
          <a:off x="2177921" y="316899"/>
          <a:ext cx="637242" cy="110595"/>
        </a:xfrm>
        <a:custGeom>
          <a:avLst/>
          <a:gdLst/>
          <a:ahLst/>
          <a:cxnLst/>
          <a:rect l="0" t="0" r="0" b="0"/>
          <a:pathLst>
            <a:path>
              <a:moveTo>
                <a:pt x="637242" y="0"/>
              </a:moveTo>
              <a:lnTo>
                <a:pt x="637242" y="55297"/>
              </a:lnTo>
              <a:lnTo>
                <a:pt x="0" y="55297"/>
              </a:lnTo>
              <a:lnTo>
                <a:pt x="0"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CBBFD8-151E-4834-8901-D53DCB8ABA8F}">
      <dsp:nvSpPr>
        <dsp:cNvPr id="0" name=""/>
        <dsp:cNvSpPr/>
      </dsp:nvSpPr>
      <dsp:spPr>
        <a:xfrm>
          <a:off x="1284300" y="690818"/>
          <a:ext cx="91440" cy="3233610"/>
        </a:xfrm>
        <a:custGeom>
          <a:avLst/>
          <a:gdLst/>
          <a:ahLst/>
          <a:cxnLst/>
          <a:rect l="0" t="0" r="0" b="0"/>
          <a:pathLst>
            <a:path>
              <a:moveTo>
                <a:pt x="45720" y="0"/>
              </a:moveTo>
              <a:lnTo>
                <a:pt x="45720" y="3233610"/>
              </a:lnTo>
              <a:lnTo>
                <a:pt x="124717" y="32336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9B3531-9FA7-4260-BFE9-958C93E7A1EA}">
      <dsp:nvSpPr>
        <dsp:cNvPr id="0" name=""/>
        <dsp:cNvSpPr/>
      </dsp:nvSpPr>
      <dsp:spPr>
        <a:xfrm>
          <a:off x="1284300" y="690818"/>
          <a:ext cx="91440" cy="2859691"/>
        </a:xfrm>
        <a:custGeom>
          <a:avLst/>
          <a:gdLst/>
          <a:ahLst/>
          <a:cxnLst/>
          <a:rect l="0" t="0" r="0" b="0"/>
          <a:pathLst>
            <a:path>
              <a:moveTo>
                <a:pt x="45720" y="0"/>
              </a:moveTo>
              <a:lnTo>
                <a:pt x="45720" y="2859691"/>
              </a:lnTo>
              <a:lnTo>
                <a:pt x="124717" y="28596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51FE0D-15ED-40CB-9AB0-390EC3EBEE04}">
      <dsp:nvSpPr>
        <dsp:cNvPr id="0" name=""/>
        <dsp:cNvSpPr/>
      </dsp:nvSpPr>
      <dsp:spPr>
        <a:xfrm>
          <a:off x="1284300" y="690818"/>
          <a:ext cx="91440" cy="2485772"/>
        </a:xfrm>
        <a:custGeom>
          <a:avLst/>
          <a:gdLst/>
          <a:ahLst/>
          <a:cxnLst/>
          <a:rect l="0" t="0" r="0" b="0"/>
          <a:pathLst>
            <a:path>
              <a:moveTo>
                <a:pt x="45720" y="0"/>
              </a:moveTo>
              <a:lnTo>
                <a:pt x="45720" y="2485772"/>
              </a:lnTo>
              <a:lnTo>
                <a:pt x="124717" y="24857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3541AC-151C-427C-878A-228BA92CC5DE}">
      <dsp:nvSpPr>
        <dsp:cNvPr id="0" name=""/>
        <dsp:cNvSpPr/>
      </dsp:nvSpPr>
      <dsp:spPr>
        <a:xfrm>
          <a:off x="1284300" y="690818"/>
          <a:ext cx="91440" cy="2111853"/>
        </a:xfrm>
        <a:custGeom>
          <a:avLst/>
          <a:gdLst/>
          <a:ahLst/>
          <a:cxnLst/>
          <a:rect l="0" t="0" r="0" b="0"/>
          <a:pathLst>
            <a:path>
              <a:moveTo>
                <a:pt x="45720" y="0"/>
              </a:moveTo>
              <a:lnTo>
                <a:pt x="45720" y="2111853"/>
              </a:lnTo>
              <a:lnTo>
                <a:pt x="124717" y="21118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B1B2E5-E4E9-4DC2-A068-B0F4A8BD022E}">
      <dsp:nvSpPr>
        <dsp:cNvPr id="0" name=""/>
        <dsp:cNvSpPr/>
      </dsp:nvSpPr>
      <dsp:spPr>
        <a:xfrm>
          <a:off x="1284300" y="690818"/>
          <a:ext cx="91440" cy="1737934"/>
        </a:xfrm>
        <a:custGeom>
          <a:avLst/>
          <a:gdLst/>
          <a:ahLst/>
          <a:cxnLst/>
          <a:rect l="0" t="0" r="0" b="0"/>
          <a:pathLst>
            <a:path>
              <a:moveTo>
                <a:pt x="45720" y="0"/>
              </a:moveTo>
              <a:lnTo>
                <a:pt x="45720" y="1737934"/>
              </a:lnTo>
              <a:lnTo>
                <a:pt x="124717" y="17379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22F75D-78BE-4A80-8FDE-B476C793C824}">
      <dsp:nvSpPr>
        <dsp:cNvPr id="0" name=""/>
        <dsp:cNvSpPr/>
      </dsp:nvSpPr>
      <dsp:spPr>
        <a:xfrm>
          <a:off x="1284300" y="690818"/>
          <a:ext cx="91440" cy="1364015"/>
        </a:xfrm>
        <a:custGeom>
          <a:avLst/>
          <a:gdLst/>
          <a:ahLst/>
          <a:cxnLst/>
          <a:rect l="0" t="0" r="0" b="0"/>
          <a:pathLst>
            <a:path>
              <a:moveTo>
                <a:pt x="45720" y="0"/>
              </a:moveTo>
              <a:lnTo>
                <a:pt x="45720" y="1364015"/>
              </a:lnTo>
              <a:lnTo>
                <a:pt x="124717" y="1364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9E1329-4BA7-4A8C-9F9D-A37765387127}">
      <dsp:nvSpPr>
        <dsp:cNvPr id="0" name=""/>
        <dsp:cNvSpPr/>
      </dsp:nvSpPr>
      <dsp:spPr>
        <a:xfrm>
          <a:off x="1284300" y="690818"/>
          <a:ext cx="91440" cy="990095"/>
        </a:xfrm>
        <a:custGeom>
          <a:avLst/>
          <a:gdLst/>
          <a:ahLst/>
          <a:cxnLst/>
          <a:rect l="0" t="0" r="0" b="0"/>
          <a:pathLst>
            <a:path>
              <a:moveTo>
                <a:pt x="45720" y="0"/>
              </a:moveTo>
              <a:lnTo>
                <a:pt x="45720" y="990095"/>
              </a:lnTo>
              <a:lnTo>
                <a:pt x="124717" y="99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ED3FF-D5CE-461B-9E3C-A785BCE3F950}">
      <dsp:nvSpPr>
        <dsp:cNvPr id="0" name=""/>
        <dsp:cNvSpPr/>
      </dsp:nvSpPr>
      <dsp:spPr>
        <a:xfrm>
          <a:off x="1284300" y="690818"/>
          <a:ext cx="91440" cy="616176"/>
        </a:xfrm>
        <a:custGeom>
          <a:avLst/>
          <a:gdLst/>
          <a:ahLst/>
          <a:cxnLst/>
          <a:rect l="0" t="0" r="0" b="0"/>
          <a:pathLst>
            <a:path>
              <a:moveTo>
                <a:pt x="45720" y="0"/>
              </a:moveTo>
              <a:lnTo>
                <a:pt x="45720" y="616176"/>
              </a:lnTo>
              <a:lnTo>
                <a:pt x="124717" y="6161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57EB0F-9AF1-4C41-AE00-2F8BA76C7A3E}">
      <dsp:nvSpPr>
        <dsp:cNvPr id="0" name=""/>
        <dsp:cNvSpPr/>
      </dsp:nvSpPr>
      <dsp:spPr>
        <a:xfrm>
          <a:off x="1284300" y="690818"/>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4C6F46-B2E4-4528-BDC6-66AE9CA2C75A}">
      <dsp:nvSpPr>
        <dsp:cNvPr id="0" name=""/>
        <dsp:cNvSpPr/>
      </dsp:nvSpPr>
      <dsp:spPr>
        <a:xfrm>
          <a:off x="1540679" y="316899"/>
          <a:ext cx="1274485" cy="110595"/>
        </a:xfrm>
        <a:custGeom>
          <a:avLst/>
          <a:gdLst/>
          <a:ahLst/>
          <a:cxnLst/>
          <a:rect l="0" t="0" r="0" b="0"/>
          <a:pathLst>
            <a:path>
              <a:moveTo>
                <a:pt x="1274485" y="0"/>
              </a:moveTo>
              <a:lnTo>
                <a:pt x="1274485" y="55297"/>
              </a:lnTo>
              <a:lnTo>
                <a:pt x="0" y="55297"/>
              </a:lnTo>
              <a:lnTo>
                <a:pt x="0"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95FCE5-5CA0-415D-BA9D-D597ADCD702F}">
      <dsp:nvSpPr>
        <dsp:cNvPr id="0" name=""/>
        <dsp:cNvSpPr/>
      </dsp:nvSpPr>
      <dsp:spPr>
        <a:xfrm>
          <a:off x="647057" y="690818"/>
          <a:ext cx="91440" cy="1364015"/>
        </a:xfrm>
        <a:custGeom>
          <a:avLst/>
          <a:gdLst/>
          <a:ahLst/>
          <a:cxnLst/>
          <a:rect l="0" t="0" r="0" b="0"/>
          <a:pathLst>
            <a:path>
              <a:moveTo>
                <a:pt x="45720" y="0"/>
              </a:moveTo>
              <a:lnTo>
                <a:pt x="45720" y="1364015"/>
              </a:lnTo>
              <a:lnTo>
                <a:pt x="124717" y="1364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8C53F8-429B-428A-8F2B-FD38961D2350}">
      <dsp:nvSpPr>
        <dsp:cNvPr id="0" name=""/>
        <dsp:cNvSpPr/>
      </dsp:nvSpPr>
      <dsp:spPr>
        <a:xfrm>
          <a:off x="647057" y="690818"/>
          <a:ext cx="91440" cy="990095"/>
        </a:xfrm>
        <a:custGeom>
          <a:avLst/>
          <a:gdLst/>
          <a:ahLst/>
          <a:cxnLst/>
          <a:rect l="0" t="0" r="0" b="0"/>
          <a:pathLst>
            <a:path>
              <a:moveTo>
                <a:pt x="45720" y="0"/>
              </a:moveTo>
              <a:lnTo>
                <a:pt x="45720" y="990095"/>
              </a:lnTo>
              <a:lnTo>
                <a:pt x="124717" y="99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96E82-E127-4489-971F-BC2248BE74B2}">
      <dsp:nvSpPr>
        <dsp:cNvPr id="0" name=""/>
        <dsp:cNvSpPr/>
      </dsp:nvSpPr>
      <dsp:spPr>
        <a:xfrm>
          <a:off x="647057" y="690818"/>
          <a:ext cx="91440" cy="616176"/>
        </a:xfrm>
        <a:custGeom>
          <a:avLst/>
          <a:gdLst/>
          <a:ahLst/>
          <a:cxnLst/>
          <a:rect l="0" t="0" r="0" b="0"/>
          <a:pathLst>
            <a:path>
              <a:moveTo>
                <a:pt x="45720" y="0"/>
              </a:moveTo>
              <a:lnTo>
                <a:pt x="45720" y="616176"/>
              </a:lnTo>
              <a:lnTo>
                <a:pt x="124717" y="6161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ED4A03-278D-4632-8AA1-5FA26CA1D1ED}">
      <dsp:nvSpPr>
        <dsp:cNvPr id="0" name=""/>
        <dsp:cNvSpPr/>
      </dsp:nvSpPr>
      <dsp:spPr>
        <a:xfrm>
          <a:off x="647057" y="690818"/>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58C6CC-12F3-431F-A38F-046746154361}">
      <dsp:nvSpPr>
        <dsp:cNvPr id="0" name=""/>
        <dsp:cNvSpPr/>
      </dsp:nvSpPr>
      <dsp:spPr>
        <a:xfrm>
          <a:off x="903436" y="316899"/>
          <a:ext cx="1911727" cy="110595"/>
        </a:xfrm>
        <a:custGeom>
          <a:avLst/>
          <a:gdLst/>
          <a:ahLst/>
          <a:cxnLst/>
          <a:rect l="0" t="0" r="0" b="0"/>
          <a:pathLst>
            <a:path>
              <a:moveTo>
                <a:pt x="1911727" y="0"/>
              </a:moveTo>
              <a:lnTo>
                <a:pt x="1911727" y="55297"/>
              </a:lnTo>
              <a:lnTo>
                <a:pt x="0" y="55297"/>
              </a:lnTo>
              <a:lnTo>
                <a:pt x="0"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BFE270-874C-4524-8201-5181F93C0265}">
      <dsp:nvSpPr>
        <dsp:cNvPr id="0" name=""/>
        <dsp:cNvSpPr/>
      </dsp:nvSpPr>
      <dsp:spPr>
        <a:xfrm>
          <a:off x="9815" y="690818"/>
          <a:ext cx="91440" cy="3233610"/>
        </a:xfrm>
        <a:custGeom>
          <a:avLst/>
          <a:gdLst/>
          <a:ahLst/>
          <a:cxnLst/>
          <a:rect l="0" t="0" r="0" b="0"/>
          <a:pathLst>
            <a:path>
              <a:moveTo>
                <a:pt x="45720" y="0"/>
              </a:moveTo>
              <a:lnTo>
                <a:pt x="45720" y="3233610"/>
              </a:lnTo>
              <a:lnTo>
                <a:pt x="124717" y="32336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1E03E8-874C-463D-93D1-62B5B0EBD884}">
      <dsp:nvSpPr>
        <dsp:cNvPr id="0" name=""/>
        <dsp:cNvSpPr/>
      </dsp:nvSpPr>
      <dsp:spPr>
        <a:xfrm>
          <a:off x="9815" y="690818"/>
          <a:ext cx="91440" cy="2859691"/>
        </a:xfrm>
        <a:custGeom>
          <a:avLst/>
          <a:gdLst/>
          <a:ahLst/>
          <a:cxnLst/>
          <a:rect l="0" t="0" r="0" b="0"/>
          <a:pathLst>
            <a:path>
              <a:moveTo>
                <a:pt x="45720" y="0"/>
              </a:moveTo>
              <a:lnTo>
                <a:pt x="45720" y="2859691"/>
              </a:lnTo>
              <a:lnTo>
                <a:pt x="124717" y="28596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3A0FEE-7139-42A9-8D5F-D4E8DFFBF969}">
      <dsp:nvSpPr>
        <dsp:cNvPr id="0" name=""/>
        <dsp:cNvSpPr/>
      </dsp:nvSpPr>
      <dsp:spPr>
        <a:xfrm>
          <a:off x="9815" y="690818"/>
          <a:ext cx="91440" cy="2485772"/>
        </a:xfrm>
        <a:custGeom>
          <a:avLst/>
          <a:gdLst/>
          <a:ahLst/>
          <a:cxnLst/>
          <a:rect l="0" t="0" r="0" b="0"/>
          <a:pathLst>
            <a:path>
              <a:moveTo>
                <a:pt x="45720" y="0"/>
              </a:moveTo>
              <a:lnTo>
                <a:pt x="45720" y="2485772"/>
              </a:lnTo>
              <a:lnTo>
                <a:pt x="124717" y="24857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AA0570-8F01-44E9-A373-F6DCDBCEEA2C}">
      <dsp:nvSpPr>
        <dsp:cNvPr id="0" name=""/>
        <dsp:cNvSpPr/>
      </dsp:nvSpPr>
      <dsp:spPr>
        <a:xfrm>
          <a:off x="9815" y="690818"/>
          <a:ext cx="91440" cy="2111853"/>
        </a:xfrm>
        <a:custGeom>
          <a:avLst/>
          <a:gdLst/>
          <a:ahLst/>
          <a:cxnLst/>
          <a:rect l="0" t="0" r="0" b="0"/>
          <a:pathLst>
            <a:path>
              <a:moveTo>
                <a:pt x="45720" y="0"/>
              </a:moveTo>
              <a:lnTo>
                <a:pt x="45720" y="2111853"/>
              </a:lnTo>
              <a:lnTo>
                <a:pt x="124717" y="21118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8524B3-1F4E-4541-A6AA-5A3DF5B34532}">
      <dsp:nvSpPr>
        <dsp:cNvPr id="0" name=""/>
        <dsp:cNvSpPr/>
      </dsp:nvSpPr>
      <dsp:spPr>
        <a:xfrm>
          <a:off x="9815" y="690818"/>
          <a:ext cx="91440" cy="1737934"/>
        </a:xfrm>
        <a:custGeom>
          <a:avLst/>
          <a:gdLst/>
          <a:ahLst/>
          <a:cxnLst/>
          <a:rect l="0" t="0" r="0" b="0"/>
          <a:pathLst>
            <a:path>
              <a:moveTo>
                <a:pt x="45720" y="0"/>
              </a:moveTo>
              <a:lnTo>
                <a:pt x="45720" y="1737934"/>
              </a:lnTo>
              <a:lnTo>
                <a:pt x="124717" y="17379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1365C5-2195-4F82-82CD-3E209292DAAC}">
      <dsp:nvSpPr>
        <dsp:cNvPr id="0" name=""/>
        <dsp:cNvSpPr/>
      </dsp:nvSpPr>
      <dsp:spPr>
        <a:xfrm>
          <a:off x="9815" y="690818"/>
          <a:ext cx="91440" cy="1364015"/>
        </a:xfrm>
        <a:custGeom>
          <a:avLst/>
          <a:gdLst/>
          <a:ahLst/>
          <a:cxnLst/>
          <a:rect l="0" t="0" r="0" b="0"/>
          <a:pathLst>
            <a:path>
              <a:moveTo>
                <a:pt x="45720" y="0"/>
              </a:moveTo>
              <a:lnTo>
                <a:pt x="45720" y="1364015"/>
              </a:lnTo>
              <a:lnTo>
                <a:pt x="124717" y="1364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FE5534-55C2-44A6-A354-D14D5BA26C4B}">
      <dsp:nvSpPr>
        <dsp:cNvPr id="0" name=""/>
        <dsp:cNvSpPr/>
      </dsp:nvSpPr>
      <dsp:spPr>
        <a:xfrm>
          <a:off x="9815" y="690818"/>
          <a:ext cx="91440" cy="990095"/>
        </a:xfrm>
        <a:custGeom>
          <a:avLst/>
          <a:gdLst/>
          <a:ahLst/>
          <a:cxnLst/>
          <a:rect l="0" t="0" r="0" b="0"/>
          <a:pathLst>
            <a:path>
              <a:moveTo>
                <a:pt x="45720" y="0"/>
              </a:moveTo>
              <a:lnTo>
                <a:pt x="45720" y="990095"/>
              </a:lnTo>
              <a:lnTo>
                <a:pt x="124717" y="99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2A735F-5D7E-48D9-AD9A-F04957245D03}">
      <dsp:nvSpPr>
        <dsp:cNvPr id="0" name=""/>
        <dsp:cNvSpPr/>
      </dsp:nvSpPr>
      <dsp:spPr>
        <a:xfrm>
          <a:off x="9815" y="690818"/>
          <a:ext cx="91440" cy="616176"/>
        </a:xfrm>
        <a:custGeom>
          <a:avLst/>
          <a:gdLst/>
          <a:ahLst/>
          <a:cxnLst/>
          <a:rect l="0" t="0" r="0" b="0"/>
          <a:pathLst>
            <a:path>
              <a:moveTo>
                <a:pt x="45720" y="0"/>
              </a:moveTo>
              <a:lnTo>
                <a:pt x="45720" y="616176"/>
              </a:lnTo>
              <a:lnTo>
                <a:pt x="124717" y="6161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1B96C2-F36B-4397-96ED-EE22715AC83C}">
      <dsp:nvSpPr>
        <dsp:cNvPr id="0" name=""/>
        <dsp:cNvSpPr/>
      </dsp:nvSpPr>
      <dsp:spPr>
        <a:xfrm>
          <a:off x="9815" y="690818"/>
          <a:ext cx="91440" cy="242257"/>
        </a:xfrm>
        <a:custGeom>
          <a:avLst/>
          <a:gdLst/>
          <a:ahLst/>
          <a:cxnLst/>
          <a:rect l="0" t="0" r="0" b="0"/>
          <a:pathLst>
            <a:path>
              <a:moveTo>
                <a:pt x="45720" y="0"/>
              </a:moveTo>
              <a:lnTo>
                <a:pt x="45720" y="242257"/>
              </a:lnTo>
              <a:lnTo>
                <a:pt x="124717" y="242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2E1F79-28F9-4F19-9298-29BF6F6DCA99}">
      <dsp:nvSpPr>
        <dsp:cNvPr id="0" name=""/>
        <dsp:cNvSpPr/>
      </dsp:nvSpPr>
      <dsp:spPr>
        <a:xfrm>
          <a:off x="266193" y="316899"/>
          <a:ext cx="2548970" cy="110595"/>
        </a:xfrm>
        <a:custGeom>
          <a:avLst/>
          <a:gdLst/>
          <a:ahLst/>
          <a:cxnLst/>
          <a:rect l="0" t="0" r="0" b="0"/>
          <a:pathLst>
            <a:path>
              <a:moveTo>
                <a:pt x="2548970" y="0"/>
              </a:moveTo>
              <a:lnTo>
                <a:pt x="2548970" y="55297"/>
              </a:lnTo>
              <a:lnTo>
                <a:pt x="0" y="55297"/>
              </a:lnTo>
              <a:lnTo>
                <a:pt x="0" y="1105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AAEBBD-58A4-4A15-9A2D-2AB591F51CA3}">
      <dsp:nvSpPr>
        <dsp:cNvPr id="0" name=""/>
        <dsp:cNvSpPr/>
      </dsp:nvSpPr>
      <dsp:spPr>
        <a:xfrm>
          <a:off x="2417601" y="31404"/>
          <a:ext cx="795125" cy="2854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XỬ LÝ HÓA ĐƠN</a:t>
          </a:r>
        </a:p>
      </dsp:txBody>
      <dsp:txXfrm>
        <a:off x="2417601" y="31404"/>
        <a:ext cx="795125" cy="285495"/>
      </dsp:txXfrm>
    </dsp:sp>
    <dsp:sp modelId="{D0275BFA-9D92-431A-A068-B3B63AB3AB1C}">
      <dsp:nvSpPr>
        <dsp:cNvPr id="0" name=""/>
        <dsp:cNvSpPr/>
      </dsp:nvSpPr>
      <dsp:spPr>
        <a:xfrm>
          <a:off x="2870" y="42749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Quản lý hóa đơn</a:t>
          </a:r>
        </a:p>
      </dsp:txBody>
      <dsp:txXfrm>
        <a:off x="2870" y="427495"/>
        <a:ext cx="526646" cy="263323"/>
      </dsp:txXfrm>
    </dsp:sp>
    <dsp:sp modelId="{A0BEAB84-3B26-45ED-9E4C-A6BF5D47E5A1}">
      <dsp:nvSpPr>
        <dsp:cNvPr id="0" name=""/>
        <dsp:cNvSpPr/>
      </dsp:nvSpPr>
      <dsp:spPr>
        <a:xfrm>
          <a:off x="134532" y="801414"/>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Thêm mới</a:t>
          </a:r>
        </a:p>
      </dsp:txBody>
      <dsp:txXfrm>
        <a:off x="134532" y="801414"/>
        <a:ext cx="526646" cy="263323"/>
      </dsp:txXfrm>
    </dsp:sp>
    <dsp:sp modelId="{FFDD56DA-AFA3-4713-9F99-FE9CCF75E036}">
      <dsp:nvSpPr>
        <dsp:cNvPr id="0" name=""/>
        <dsp:cNvSpPr/>
      </dsp:nvSpPr>
      <dsp:spPr>
        <a:xfrm>
          <a:off x="134532" y="1175333"/>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Sửa</a:t>
          </a:r>
        </a:p>
      </dsp:txBody>
      <dsp:txXfrm>
        <a:off x="134532" y="1175333"/>
        <a:ext cx="526646" cy="263323"/>
      </dsp:txXfrm>
    </dsp:sp>
    <dsp:sp modelId="{523C6618-ED1E-472D-BBA6-A4E92C5AD153}">
      <dsp:nvSpPr>
        <dsp:cNvPr id="0" name=""/>
        <dsp:cNvSpPr/>
      </dsp:nvSpPr>
      <dsp:spPr>
        <a:xfrm>
          <a:off x="134532" y="1549252"/>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Sao chép</a:t>
          </a:r>
        </a:p>
      </dsp:txBody>
      <dsp:txXfrm>
        <a:off x="134532" y="1549252"/>
        <a:ext cx="526646" cy="263323"/>
      </dsp:txXfrm>
    </dsp:sp>
    <dsp:sp modelId="{F9E08794-B834-4B5F-B1EE-6D8A25C1054F}">
      <dsp:nvSpPr>
        <dsp:cNvPr id="0" name=""/>
        <dsp:cNvSpPr/>
      </dsp:nvSpPr>
      <dsp:spPr>
        <a:xfrm>
          <a:off x="134532" y="1923171"/>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Liệt kê</a:t>
          </a:r>
        </a:p>
      </dsp:txBody>
      <dsp:txXfrm>
        <a:off x="134532" y="1923171"/>
        <a:ext cx="526646" cy="263323"/>
      </dsp:txXfrm>
    </dsp:sp>
    <dsp:sp modelId="{BD3310D3-8662-498E-AD9C-6CC3EEC753E7}">
      <dsp:nvSpPr>
        <dsp:cNvPr id="0" name=""/>
        <dsp:cNvSpPr/>
      </dsp:nvSpPr>
      <dsp:spPr>
        <a:xfrm>
          <a:off x="134532" y="2297090"/>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Xóa</a:t>
          </a:r>
        </a:p>
      </dsp:txBody>
      <dsp:txXfrm>
        <a:off x="134532" y="2297090"/>
        <a:ext cx="526646" cy="263323"/>
      </dsp:txXfrm>
    </dsp:sp>
    <dsp:sp modelId="{0CEE47B9-63D6-414F-9B1A-BFFDC19EFA80}">
      <dsp:nvSpPr>
        <dsp:cNvPr id="0" name=""/>
        <dsp:cNvSpPr/>
      </dsp:nvSpPr>
      <dsp:spPr>
        <a:xfrm>
          <a:off x="134532" y="2671010"/>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Phát hành</a:t>
          </a:r>
        </a:p>
      </dsp:txBody>
      <dsp:txXfrm>
        <a:off x="134532" y="2671010"/>
        <a:ext cx="526646" cy="263323"/>
      </dsp:txXfrm>
    </dsp:sp>
    <dsp:sp modelId="{DA700CD6-62B4-485C-AB99-B8787B97F8B2}">
      <dsp:nvSpPr>
        <dsp:cNvPr id="0" name=""/>
        <dsp:cNvSpPr/>
      </dsp:nvSpPr>
      <dsp:spPr>
        <a:xfrm>
          <a:off x="134532" y="3044929"/>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Phát hành theo lô</a:t>
          </a:r>
        </a:p>
      </dsp:txBody>
      <dsp:txXfrm>
        <a:off x="134532" y="3044929"/>
        <a:ext cx="526646" cy="263323"/>
      </dsp:txXfrm>
    </dsp:sp>
    <dsp:sp modelId="{4A8E1DB7-4A57-444F-B33B-715CEAECB30B}">
      <dsp:nvSpPr>
        <dsp:cNvPr id="0" name=""/>
        <dsp:cNvSpPr/>
      </dsp:nvSpPr>
      <dsp:spPr>
        <a:xfrm>
          <a:off x="134532" y="3418848"/>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Đồng bộ mã </a:t>
          </a:r>
        </a:p>
        <a:p>
          <a:pPr marL="0" lvl="0" indent="0" algn="ctr" defTabSz="222250">
            <a:lnSpc>
              <a:spcPct val="90000"/>
            </a:lnSpc>
            <a:spcBef>
              <a:spcPct val="0"/>
            </a:spcBef>
            <a:spcAft>
              <a:spcPct val="35000"/>
            </a:spcAft>
            <a:buNone/>
          </a:pPr>
          <a:r>
            <a:rPr lang="en-US" sz="500" kern="1200"/>
            <a:t>từ CQT</a:t>
          </a:r>
        </a:p>
      </dsp:txBody>
      <dsp:txXfrm>
        <a:off x="134532" y="3418848"/>
        <a:ext cx="526646" cy="263323"/>
      </dsp:txXfrm>
    </dsp:sp>
    <dsp:sp modelId="{E32DC36E-55A4-4A1E-A8FF-8414A1BF38D8}">
      <dsp:nvSpPr>
        <dsp:cNvPr id="0" name=""/>
        <dsp:cNvSpPr/>
      </dsp:nvSpPr>
      <dsp:spPr>
        <a:xfrm>
          <a:off x="134532" y="3792767"/>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chi tiết</a:t>
          </a:r>
        </a:p>
      </dsp:txBody>
      <dsp:txXfrm>
        <a:off x="134532" y="3792767"/>
        <a:ext cx="526646" cy="263323"/>
      </dsp:txXfrm>
    </dsp:sp>
    <dsp:sp modelId="{52FABD2A-9819-41EE-941A-3B085E012267}">
      <dsp:nvSpPr>
        <dsp:cNvPr id="0" name=""/>
        <dsp:cNvSpPr/>
      </dsp:nvSpPr>
      <dsp:spPr>
        <a:xfrm>
          <a:off x="640113" y="42749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Dữ liệu hóa đơn </a:t>
          </a:r>
        </a:p>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từ máy tính tiền</a:t>
          </a:r>
        </a:p>
      </dsp:txBody>
      <dsp:txXfrm>
        <a:off x="640113" y="427495"/>
        <a:ext cx="526646" cy="263323"/>
      </dsp:txXfrm>
    </dsp:sp>
    <dsp:sp modelId="{844C8925-C5D2-4EFF-983D-73C301BDC900}">
      <dsp:nvSpPr>
        <dsp:cNvPr id="0" name=""/>
        <dsp:cNvSpPr/>
      </dsp:nvSpPr>
      <dsp:spPr>
        <a:xfrm>
          <a:off x="771774" y="801414"/>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Xem danh sách</a:t>
          </a:r>
        </a:p>
      </dsp:txBody>
      <dsp:txXfrm>
        <a:off x="771774" y="801414"/>
        <a:ext cx="526646" cy="263323"/>
      </dsp:txXfrm>
    </dsp:sp>
    <dsp:sp modelId="{95A6D64B-9DDA-4374-B360-9B52BD5E2A2E}">
      <dsp:nvSpPr>
        <dsp:cNvPr id="0" name=""/>
        <dsp:cNvSpPr/>
      </dsp:nvSpPr>
      <dsp:spPr>
        <a:xfrm>
          <a:off x="771774" y="1175333"/>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Gửi CQT</a:t>
          </a:r>
        </a:p>
      </dsp:txBody>
      <dsp:txXfrm>
        <a:off x="771774" y="1175333"/>
        <a:ext cx="526646" cy="263323"/>
      </dsp:txXfrm>
    </dsp:sp>
    <dsp:sp modelId="{7731236D-F416-4F61-BEAE-B0258C2D3E2C}">
      <dsp:nvSpPr>
        <dsp:cNvPr id="0" name=""/>
        <dsp:cNvSpPr/>
      </dsp:nvSpPr>
      <dsp:spPr>
        <a:xfrm>
          <a:off x="771774" y="1549252"/>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chi tiết </a:t>
          </a:r>
        </a:p>
        <a:p>
          <a:pPr marL="0" lvl="0" indent="0" algn="ctr" defTabSz="222250">
            <a:lnSpc>
              <a:spcPct val="90000"/>
            </a:lnSpc>
            <a:spcBef>
              <a:spcPct val="0"/>
            </a:spcBef>
            <a:spcAft>
              <a:spcPct val="35000"/>
            </a:spcAft>
            <a:buNone/>
          </a:pPr>
          <a:r>
            <a:rPr lang="en-US" sz="500" kern="1200"/>
            <a:t>hóa đơn</a:t>
          </a:r>
        </a:p>
      </dsp:txBody>
      <dsp:txXfrm>
        <a:off x="771774" y="1549252"/>
        <a:ext cx="526646" cy="263323"/>
      </dsp:txXfrm>
    </dsp:sp>
    <dsp:sp modelId="{A588A110-2859-4AAA-99B8-2066D2BDCA54}">
      <dsp:nvSpPr>
        <dsp:cNvPr id="0" name=""/>
        <dsp:cNvSpPr/>
      </dsp:nvSpPr>
      <dsp:spPr>
        <a:xfrm>
          <a:off x="771774" y="1923171"/>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Đồng bộ </a:t>
          </a:r>
        </a:p>
        <a:p>
          <a:pPr marL="0" lvl="0" indent="0" algn="ctr" defTabSz="222250">
            <a:lnSpc>
              <a:spcPct val="90000"/>
            </a:lnSpc>
            <a:spcBef>
              <a:spcPct val="0"/>
            </a:spcBef>
            <a:spcAft>
              <a:spcPct val="35000"/>
            </a:spcAft>
            <a:buNone/>
          </a:pPr>
          <a:r>
            <a:rPr lang="en-US" sz="500" kern="1200"/>
            <a:t>trạng thái hóa đơn</a:t>
          </a:r>
        </a:p>
      </dsp:txBody>
      <dsp:txXfrm>
        <a:off x="771774" y="1923171"/>
        <a:ext cx="526646" cy="263323"/>
      </dsp:txXfrm>
    </dsp:sp>
    <dsp:sp modelId="{FDB475CF-E61A-4A8F-AE83-694DF844D5E0}">
      <dsp:nvSpPr>
        <dsp:cNvPr id="0" name=""/>
        <dsp:cNvSpPr/>
      </dsp:nvSpPr>
      <dsp:spPr>
        <a:xfrm>
          <a:off x="1277355" y="42749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Danh sách hóa đơn điều chỉnh</a:t>
          </a:r>
        </a:p>
      </dsp:txBody>
      <dsp:txXfrm>
        <a:off x="1277355" y="427495"/>
        <a:ext cx="526646" cy="263323"/>
      </dsp:txXfrm>
    </dsp:sp>
    <dsp:sp modelId="{FDE1A312-89AE-4E05-9212-C9604E05C7C4}">
      <dsp:nvSpPr>
        <dsp:cNvPr id="0" name=""/>
        <dsp:cNvSpPr/>
      </dsp:nvSpPr>
      <dsp:spPr>
        <a:xfrm>
          <a:off x="1409017" y="801414"/>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Xem danh sách</a:t>
          </a:r>
        </a:p>
      </dsp:txBody>
      <dsp:txXfrm>
        <a:off x="1409017" y="801414"/>
        <a:ext cx="526646" cy="263323"/>
      </dsp:txXfrm>
    </dsp:sp>
    <dsp:sp modelId="{0E72C591-1480-4F9B-A7F6-D255A9389718}">
      <dsp:nvSpPr>
        <dsp:cNvPr id="0" name=""/>
        <dsp:cNvSpPr/>
      </dsp:nvSpPr>
      <dsp:spPr>
        <a:xfrm>
          <a:off x="1409017" y="1175333"/>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Thêm mới HĐ điều chỉnh</a:t>
          </a:r>
        </a:p>
      </dsp:txBody>
      <dsp:txXfrm>
        <a:off x="1409017" y="1175333"/>
        <a:ext cx="526646" cy="263323"/>
      </dsp:txXfrm>
    </dsp:sp>
    <dsp:sp modelId="{93CC314B-A9E0-4F55-8FE0-B5C5ED3A0B30}">
      <dsp:nvSpPr>
        <dsp:cNvPr id="0" name=""/>
        <dsp:cNvSpPr/>
      </dsp:nvSpPr>
      <dsp:spPr>
        <a:xfrm>
          <a:off x="1409017" y="1549252"/>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Thêm mới HĐ điều chỉnh không phát sinh HĐ mới</a:t>
          </a:r>
        </a:p>
      </dsp:txBody>
      <dsp:txXfrm>
        <a:off x="1409017" y="1549252"/>
        <a:ext cx="526646" cy="263323"/>
      </dsp:txXfrm>
    </dsp:sp>
    <dsp:sp modelId="{B2075807-573A-4175-8AF5-64D844507828}">
      <dsp:nvSpPr>
        <dsp:cNvPr id="0" name=""/>
        <dsp:cNvSpPr/>
      </dsp:nvSpPr>
      <dsp:spPr>
        <a:xfrm>
          <a:off x="1409017" y="1923171"/>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Thêm mới HĐ điều chỉnh không xác định HĐ gố</a:t>
          </a:r>
        </a:p>
      </dsp:txBody>
      <dsp:txXfrm>
        <a:off x="1409017" y="1923171"/>
        <a:ext cx="526646" cy="263323"/>
      </dsp:txXfrm>
    </dsp:sp>
    <dsp:sp modelId="{AE63CDB9-C41F-4B84-8A28-C983A6C0F656}">
      <dsp:nvSpPr>
        <dsp:cNvPr id="0" name=""/>
        <dsp:cNvSpPr/>
      </dsp:nvSpPr>
      <dsp:spPr>
        <a:xfrm>
          <a:off x="1409017" y="2297090"/>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Thêm mới HĐ điều chỉnh kps HĐ mới &amp; kxđ HĐ gốc</a:t>
          </a:r>
        </a:p>
      </dsp:txBody>
      <dsp:txXfrm>
        <a:off x="1409017" y="2297090"/>
        <a:ext cx="526646" cy="263323"/>
      </dsp:txXfrm>
    </dsp:sp>
    <dsp:sp modelId="{8FAD363D-8C62-4E9B-8ED8-64D58AAE6DD8}">
      <dsp:nvSpPr>
        <dsp:cNvPr id="0" name=""/>
        <dsp:cNvSpPr/>
      </dsp:nvSpPr>
      <dsp:spPr>
        <a:xfrm>
          <a:off x="1409017" y="2671010"/>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HĐ </a:t>
          </a:r>
        </a:p>
        <a:p>
          <a:pPr marL="0" lvl="0" indent="0" algn="ctr" defTabSz="222250">
            <a:lnSpc>
              <a:spcPct val="90000"/>
            </a:lnSpc>
            <a:spcBef>
              <a:spcPct val="0"/>
            </a:spcBef>
            <a:spcAft>
              <a:spcPct val="35000"/>
            </a:spcAft>
            <a:buNone/>
          </a:pPr>
          <a:r>
            <a:rPr lang="en-US" sz="500" kern="1200"/>
            <a:t>điều chỉnh</a:t>
          </a:r>
        </a:p>
      </dsp:txBody>
      <dsp:txXfrm>
        <a:off x="1409017" y="2671010"/>
        <a:ext cx="526646" cy="263323"/>
      </dsp:txXfrm>
    </dsp:sp>
    <dsp:sp modelId="{3806CAE7-FBC0-422A-902F-D1E29FF709B6}">
      <dsp:nvSpPr>
        <dsp:cNvPr id="0" name=""/>
        <dsp:cNvSpPr/>
      </dsp:nvSpPr>
      <dsp:spPr>
        <a:xfrm>
          <a:off x="1409017" y="3044929"/>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Upload biên bản</a:t>
          </a:r>
        </a:p>
      </dsp:txBody>
      <dsp:txXfrm>
        <a:off x="1409017" y="3044929"/>
        <a:ext cx="526646" cy="263323"/>
      </dsp:txXfrm>
    </dsp:sp>
    <dsp:sp modelId="{6DAC7C01-1BB3-44EF-89D5-AA0925EA6209}">
      <dsp:nvSpPr>
        <dsp:cNvPr id="0" name=""/>
        <dsp:cNvSpPr/>
      </dsp:nvSpPr>
      <dsp:spPr>
        <a:xfrm>
          <a:off x="1409017" y="3418848"/>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Tạo biên bản</a:t>
          </a:r>
        </a:p>
      </dsp:txBody>
      <dsp:txXfrm>
        <a:off x="1409017" y="3418848"/>
        <a:ext cx="526646" cy="263323"/>
      </dsp:txXfrm>
    </dsp:sp>
    <dsp:sp modelId="{71386019-2FED-419B-8C44-8E09FF205D01}">
      <dsp:nvSpPr>
        <dsp:cNvPr id="0" name=""/>
        <dsp:cNvSpPr/>
      </dsp:nvSpPr>
      <dsp:spPr>
        <a:xfrm>
          <a:off x="1409017" y="3792767"/>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Tải biên bản</a:t>
          </a:r>
        </a:p>
      </dsp:txBody>
      <dsp:txXfrm>
        <a:off x="1409017" y="3792767"/>
        <a:ext cx="526646" cy="263323"/>
      </dsp:txXfrm>
    </dsp:sp>
    <dsp:sp modelId="{60E062CA-C076-452F-8024-E5254EFEB7BF}">
      <dsp:nvSpPr>
        <dsp:cNvPr id="0" name=""/>
        <dsp:cNvSpPr/>
      </dsp:nvSpPr>
      <dsp:spPr>
        <a:xfrm>
          <a:off x="1914598" y="42749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Danh sách hóa đơn thay thế</a:t>
          </a:r>
        </a:p>
      </dsp:txBody>
      <dsp:txXfrm>
        <a:off x="1914598" y="427495"/>
        <a:ext cx="526646" cy="263323"/>
      </dsp:txXfrm>
    </dsp:sp>
    <dsp:sp modelId="{B94E1454-FEE3-474F-9710-94FC766A92D2}">
      <dsp:nvSpPr>
        <dsp:cNvPr id="0" name=""/>
        <dsp:cNvSpPr/>
      </dsp:nvSpPr>
      <dsp:spPr>
        <a:xfrm>
          <a:off x="2046259" y="801414"/>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Xem danh sách</a:t>
          </a:r>
        </a:p>
      </dsp:txBody>
      <dsp:txXfrm>
        <a:off x="2046259" y="801414"/>
        <a:ext cx="526646" cy="263323"/>
      </dsp:txXfrm>
    </dsp:sp>
    <dsp:sp modelId="{EDED701E-CE9B-487C-81E0-D2E47D6D64F2}">
      <dsp:nvSpPr>
        <dsp:cNvPr id="0" name=""/>
        <dsp:cNvSpPr/>
      </dsp:nvSpPr>
      <dsp:spPr>
        <a:xfrm>
          <a:off x="2046259" y="1175333"/>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Thêm mới HĐ thay thế</a:t>
          </a:r>
        </a:p>
      </dsp:txBody>
      <dsp:txXfrm>
        <a:off x="2046259" y="1175333"/>
        <a:ext cx="526646" cy="263323"/>
      </dsp:txXfrm>
    </dsp:sp>
    <dsp:sp modelId="{B5AD7658-FEF0-4754-B1B4-697BCA674DFF}">
      <dsp:nvSpPr>
        <dsp:cNvPr id="0" name=""/>
        <dsp:cNvSpPr/>
      </dsp:nvSpPr>
      <dsp:spPr>
        <a:xfrm>
          <a:off x="2046259" y="1549252"/>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Thêm mới HĐ thay thế kxđ HĐ gốc</a:t>
          </a:r>
        </a:p>
      </dsp:txBody>
      <dsp:txXfrm>
        <a:off x="2046259" y="1549252"/>
        <a:ext cx="526646" cy="263323"/>
      </dsp:txXfrm>
    </dsp:sp>
    <dsp:sp modelId="{EFF372D6-ABDF-468B-93BE-5E5515056EFC}">
      <dsp:nvSpPr>
        <dsp:cNvPr id="0" name=""/>
        <dsp:cNvSpPr/>
      </dsp:nvSpPr>
      <dsp:spPr>
        <a:xfrm>
          <a:off x="2046259" y="1923171"/>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hóa đơn </a:t>
          </a:r>
        </a:p>
        <a:p>
          <a:pPr marL="0" lvl="0" indent="0" algn="ctr" defTabSz="222250">
            <a:lnSpc>
              <a:spcPct val="90000"/>
            </a:lnSpc>
            <a:spcBef>
              <a:spcPct val="0"/>
            </a:spcBef>
            <a:spcAft>
              <a:spcPct val="35000"/>
            </a:spcAft>
            <a:buNone/>
          </a:pPr>
          <a:r>
            <a:rPr lang="en-US" sz="500" kern="1200"/>
            <a:t>thay thế</a:t>
          </a:r>
        </a:p>
      </dsp:txBody>
      <dsp:txXfrm>
        <a:off x="2046259" y="1923171"/>
        <a:ext cx="526646" cy="263323"/>
      </dsp:txXfrm>
    </dsp:sp>
    <dsp:sp modelId="{4180BD44-416C-4155-8E90-759B4555475B}">
      <dsp:nvSpPr>
        <dsp:cNvPr id="0" name=""/>
        <dsp:cNvSpPr/>
      </dsp:nvSpPr>
      <dsp:spPr>
        <a:xfrm>
          <a:off x="2046259" y="2297090"/>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Upload biên bản</a:t>
          </a:r>
        </a:p>
      </dsp:txBody>
      <dsp:txXfrm>
        <a:off x="2046259" y="2297090"/>
        <a:ext cx="526646" cy="263323"/>
      </dsp:txXfrm>
    </dsp:sp>
    <dsp:sp modelId="{C54132B3-E853-42C9-BF94-8BFA8AF31016}">
      <dsp:nvSpPr>
        <dsp:cNvPr id="0" name=""/>
        <dsp:cNvSpPr/>
      </dsp:nvSpPr>
      <dsp:spPr>
        <a:xfrm>
          <a:off x="2046259" y="2671010"/>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Tạo biên bản</a:t>
          </a:r>
        </a:p>
      </dsp:txBody>
      <dsp:txXfrm>
        <a:off x="2046259" y="2671010"/>
        <a:ext cx="526646" cy="263323"/>
      </dsp:txXfrm>
    </dsp:sp>
    <dsp:sp modelId="{FFA7E8CD-C96C-47E5-ADAF-84D311EF2022}">
      <dsp:nvSpPr>
        <dsp:cNvPr id="0" name=""/>
        <dsp:cNvSpPr/>
      </dsp:nvSpPr>
      <dsp:spPr>
        <a:xfrm>
          <a:off x="2046259" y="3044929"/>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Tải biên bản</a:t>
          </a:r>
        </a:p>
      </dsp:txBody>
      <dsp:txXfrm>
        <a:off x="2046259" y="3044929"/>
        <a:ext cx="526646" cy="263323"/>
      </dsp:txXfrm>
    </dsp:sp>
    <dsp:sp modelId="{5741ECB2-E929-478B-9C8B-C8AEC32A758C}">
      <dsp:nvSpPr>
        <dsp:cNvPr id="0" name=""/>
        <dsp:cNvSpPr/>
      </dsp:nvSpPr>
      <dsp:spPr>
        <a:xfrm>
          <a:off x="2551840" y="42749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QL thông báo</a:t>
          </a:r>
        </a:p>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 sai sót</a:t>
          </a:r>
        </a:p>
      </dsp:txBody>
      <dsp:txXfrm>
        <a:off x="2551840" y="427495"/>
        <a:ext cx="526646" cy="263323"/>
      </dsp:txXfrm>
    </dsp:sp>
    <dsp:sp modelId="{61AD63D6-BF8B-4148-85A8-7F86B42283A2}">
      <dsp:nvSpPr>
        <dsp:cNvPr id="0" name=""/>
        <dsp:cNvSpPr/>
      </dsp:nvSpPr>
      <dsp:spPr>
        <a:xfrm>
          <a:off x="2683502" y="801414"/>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Xem danh sách</a:t>
          </a:r>
        </a:p>
      </dsp:txBody>
      <dsp:txXfrm>
        <a:off x="2683502" y="801414"/>
        <a:ext cx="526646" cy="263323"/>
      </dsp:txXfrm>
    </dsp:sp>
    <dsp:sp modelId="{74A86B21-C988-4054-9BEA-8260D542EBA3}">
      <dsp:nvSpPr>
        <dsp:cNvPr id="0" name=""/>
        <dsp:cNvSpPr/>
      </dsp:nvSpPr>
      <dsp:spPr>
        <a:xfrm>
          <a:off x="2683502" y="1175333"/>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Thêm mới</a:t>
          </a:r>
        </a:p>
      </dsp:txBody>
      <dsp:txXfrm>
        <a:off x="2683502" y="1175333"/>
        <a:ext cx="526646" cy="263323"/>
      </dsp:txXfrm>
    </dsp:sp>
    <dsp:sp modelId="{5C614032-9FFA-4BFB-898F-5E6AF700343C}">
      <dsp:nvSpPr>
        <dsp:cNvPr id="0" name=""/>
        <dsp:cNvSpPr/>
      </dsp:nvSpPr>
      <dsp:spPr>
        <a:xfrm>
          <a:off x="2683502" y="1549252"/>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Sửa</a:t>
          </a:r>
        </a:p>
      </dsp:txBody>
      <dsp:txXfrm>
        <a:off x="2683502" y="1549252"/>
        <a:ext cx="526646" cy="263323"/>
      </dsp:txXfrm>
    </dsp:sp>
    <dsp:sp modelId="{4A98CA52-3E22-4BEB-A145-C3D9175A7F3C}">
      <dsp:nvSpPr>
        <dsp:cNvPr id="0" name=""/>
        <dsp:cNvSpPr/>
      </dsp:nvSpPr>
      <dsp:spPr>
        <a:xfrm>
          <a:off x="2683502" y="1923171"/>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Xóa</a:t>
          </a:r>
        </a:p>
      </dsp:txBody>
      <dsp:txXfrm>
        <a:off x="2683502" y="1923171"/>
        <a:ext cx="526646" cy="263323"/>
      </dsp:txXfrm>
    </dsp:sp>
    <dsp:sp modelId="{A253A769-5DBD-416A-B7B7-2225BFA599F1}">
      <dsp:nvSpPr>
        <dsp:cNvPr id="0" name=""/>
        <dsp:cNvSpPr/>
      </dsp:nvSpPr>
      <dsp:spPr>
        <a:xfrm>
          <a:off x="2683502" y="2297090"/>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Gửi thông báo</a:t>
          </a:r>
        </a:p>
        <a:p>
          <a:pPr marL="0" lvl="0" indent="0" algn="ctr" defTabSz="222250">
            <a:lnSpc>
              <a:spcPct val="90000"/>
            </a:lnSpc>
            <a:spcBef>
              <a:spcPct val="0"/>
            </a:spcBef>
            <a:spcAft>
              <a:spcPct val="35000"/>
            </a:spcAft>
            <a:buNone/>
          </a:pPr>
          <a:r>
            <a:rPr lang="en-US" sz="500" kern="1200"/>
            <a:t> sai sót</a:t>
          </a:r>
        </a:p>
      </dsp:txBody>
      <dsp:txXfrm>
        <a:off x="2683502" y="2297090"/>
        <a:ext cx="526646" cy="263323"/>
      </dsp:txXfrm>
    </dsp:sp>
    <dsp:sp modelId="{4757E615-FA59-4C29-BFD9-6E784B4E69A1}">
      <dsp:nvSpPr>
        <dsp:cNvPr id="0" name=""/>
        <dsp:cNvSpPr/>
      </dsp:nvSpPr>
      <dsp:spPr>
        <a:xfrm>
          <a:off x="2683502" y="2671010"/>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chi tiết</a:t>
          </a:r>
        </a:p>
      </dsp:txBody>
      <dsp:txXfrm>
        <a:off x="2683502" y="2671010"/>
        <a:ext cx="526646" cy="263323"/>
      </dsp:txXfrm>
    </dsp:sp>
    <dsp:sp modelId="{E2521DEF-D0A7-4696-BB71-416FF986E0AA}">
      <dsp:nvSpPr>
        <dsp:cNvPr id="0" name=""/>
        <dsp:cNvSpPr/>
      </dsp:nvSpPr>
      <dsp:spPr>
        <a:xfrm>
          <a:off x="2683502" y="3044929"/>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Đồng bộ kết quả CQT</a:t>
          </a:r>
        </a:p>
      </dsp:txBody>
      <dsp:txXfrm>
        <a:off x="2683502" y="3044929"/>
        <a:ext cx="526646" cy="263323"/>
      </dsp:txXfrm>
    </dsp:sp>
    <dsp:sp modelId="{6197498D-B660-4E81-B296-52C8E4C06FCC}">
      <dsp:nvSpPr>
        <dsp:cNvPr id="0" name=""/>
        <dsp:cNvSpPr/>
      </dsp:nvSpPr>
      <dsp:spPr>
        <a:xfrm>
          <a:off x="2683502" y="3418848"/>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Sao chép</a:t>
          </a:r>
        </a:p>
      </dsp:txBody>
      <dsp:txXfrm>
        <a:off x="2683502" y="3418848"/>
        <a:ext cx="526646" cy="263323"/>
      </dsp:txXfrm>
    </dsp:sp>
    <dsp:sp modelId="{174AE003-5986-4D1A-BE8D-B80F5AFF5A4E}">
      <dsp:nvSpPr>
        <dsp:cNvPr id="0" name=""/>
        <dsp:cNvSpPr/>
      </dsp:nvSpPr>
      <dsp:spPr>
        <a:xfrm>
          <a:off x="2683502" y="3792767"/>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kết quả </a:t>
          </a:r>
        </a:p>
        <a:p>
          <a:pPr marL="0" lvl="0" indent="0" algn="ctr" defTabSz="222250">
            <a:lnSpc>
              <a:spcPct val="90000"/>
            </a:lnSpc>
            <a:spcBef>
              <a:spcPct val="0"/>
            </a:spcBef>
            <a:spcAft>
              <a:spcPct val="35000"/>
            </a:spcAft>
            <a:buNone/>
          </a:pPr>
          <a:r>
            <a:rPr lang="en-US" sz="500" kern="1200"/>
            <a:t>từ CQT</a:t>
          </a:r>
        </a:p>
      </dsp:txBody>
      <dsp:txXfrm>
        <a:off x="2683502" y="3792767"/>
        <a:ext cx="526646" cy="263323"/>
      </dsp:txXfrm>
    </dsp:sp>
    <dsp:sp modelId="{62F6DD9B-CF98-42ED-A884-6218167D2658}">
      <dsp:nvSpPr>
        <dsp:cNvPr id="0" name=""/>
        <dsp:cNvSpPr/>
      </dsp:nvSpPr>
      <dsp:spPr>
        <a:xfrm>
          <a:off x="3189083" y="42749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Danh sách </a:t>
          </a:r>
        </a:p>
        <a:p>
          <a:pPr marL="0" lvl="0" indent="0" algn="ctr" defTabSz="222250">
            <a:lnSpc>
              <a:spcPct val="90000"/>
            </a:lnSpc>
            <a:spcBef>
              <a:spcPct val="0"/>
            </a:spcBef>
            <a:spcAft>
              <a:spcPct val="35000"/>
            </a:spcAft>
            <a:buNone/>
          </a:pPr>
          <a:r>
            <a:rPr lang="en-US" sz="500" kern="1200">
              <a:latin typeface="Times New Roman" panose="02020603050405020304" pitchFamily="18" charset="0"/>
              <a:cs typeface="Times New Roman" panose="02020603050405020304" pitchFamily="18" charset="0"/>
            </a:rPr>
            <a:t>hóa đơn hủy</a:t>
          </a:r>
        </a:p>
      </dsp:txBody>
      <dsp:txXfrm>
        <a:off x="3189083" y="427495"/>
        <a:ext cx="526646" cy="263323"/>
      </dsp:txXfrm>
    </dsp:sp>
    <dsp:sp modelId="{1EDD7560-A28B-42A5-8880-205E92DA3302}">
      <dsp:nvSpPr>
        <dsp:cNvPr id="0" name=""/>
        <dsp:cNvSpPr/>
      </dsp:nvSpPr>
      <dsp:spPr>
        <a:xfrm>
          <a:off x="3320745" y="801414"/>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danh sách</a:t>
          </a:r>
        </a:p>
      </dsp:txBody>
      <dsp:txXfrm>
        <a:off x="3320745" y="801414"/>
        <a:ext cx="526646" cy="263323"/>
      </dsp:txXfrm>
    </dsp:sp>
    <dsp:sp modelId="{999180AF-58CA-4FCB-A5E6-6A092E9C7629}">
      <dsp:nvSpPr>
        <dsp:cNvPr id="0" name=""/>
        <dsp:cNvSpPr/>
      </dsp:nvSpPr>
      <dsp:spPr>
        <a:xfrm>
          <a:off x="3320745" y="1175333"/>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Hủy hóa đơn</a:t>
          </a:r>
        </a:p>
      </dsp:txBody>
      <dsp:txXfrm>
        <a:off x="3320745" y="1175333"/>
        <a:ext cx="526646" cy="263323"/>
      </dsp:txXfrm>
    </dsp:sp>
    <dsp:sp modelId="{FC3811B2-DF6A-4A7C-BB44-956B2CDD705E}">
      <dsp:nvSpPr>
        <dsp:cNvPr id="0" name=""/>
        <dsp:cNvSpPr/>
      </dsp:nvSpPr>
      <dsp:spPr>
        <a:xfrm>
          <a:off x="3320745" y="1549252"/>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Khôi phục hóa đơn</a:t>
          </a:r>
        </a:p>
      </dsp:txBody>
      <dsp:txXfrm>
        <a:off x="3320745" y="1549252"/>
        <a:ext cx="526646" cy="263323"/>
      </dsp:txXfrm>
    </dsp:sp>
    <dsp:sp modelId="{A4900CFF-6DE4-421F-A6AA-378E0703FA17}">
      <dsp:nvSpPr>
        <dsp:cNvPr id="0" name=""/>
        <dsp:cNvSpPr/>
      </dsp:nvSpPr>
      <dsp:spPr>
        <a:xfrm>
          <a:off x="3320745" y="1923171"/>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Upload biên bản</a:t>
          </a:r>
        </a:p>
      </dsp:txBody>
      <dsp:txXfrm>
        <a:off x="3320745" y="1923171"/>
        <a:ext cx="526646" cy="263323"/>
      </dsp:txXfrm>
    </dsp:sp>
    <dsp:sp modelId="{8B8AE705-FF67-486D-A925-F4BAFDBE6329}">
      <dsp:nvSpPr>
        <dsp:cNvPr id="0" name=""/>
        <dsp:cNvSpPr/>
      </dsp:nvSpPr>
      <dsp:spPr>
        <a:xfrm>
          <a:off x="3320745" y="2297090"/>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Tạo biên bản</a:t>
          </a:r>
        </a:p>
      </dsp:txBody>
      <dsp:txXfrm>
        <a:off x="3320745" y="2297090"/>
        <a:ext cx="526646" cy="263323"/>
      </dsp:txXfrm>
    </dsp:sp>
    <dsp:sp modelId="{73FF6207-9944-4761-81D8-E8BA1AAF3A59}">
      <dsp:nvSpPr>
        <dsp:cNvPr id="0" name=""/>
        <dsp:cNvSpPr/>
      </dsp:nvSpPr>
      <dsp:spPr>
        <a:xfrm>
          <a:off x="3320745" y="2671010"/>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Tải biên bản</a:t>
          </a:r>
        </a:p>
      </dsp:txBody>
      <dsp:txXfrm>
        <a:off x="3320745" y="2671010"/>
        <a:ext cx="526646" cy="263323"/>
      </dsp:txXfrm>
    </dsp:sp>
    <dsp:sp modelId="{9220397F-19DE-4250-9FC7-2B9293A99FD2}">
      <dsp:nvSpPr>
        <dsp:cNvPr id="0" name=""/>
        <dsp:cNvSpPr/>
      </dsp:nvSpPr>
      <dsp:spPr>
        <a:xfrm>
          <a:off x="3826325" y="42749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Lịch sử gửi </a:t>
          </a:r>
        </a:p>
        <a:p>
          <a:pPr marL="0" lvl="0" indent="0" algn="ctr" defTabSz="222250">
            <a:lnSpc>
              <a:spcPct val="90000"/>
            </a:lnSpc>
            <a:spcBef>
              <a:spcPct val="0"/>
            </a:spcBef>
            <a:spcAft>
              <a:spcPct val="35000"/>
            </a:spcAft>
            <a:buNone/>
          </a:pPr>
          <a:r>
            <a:rPr lang="en-US" sz="500" kern="1200"/>
            <a:t>cơ quan thuế</a:t>
          </a:r>
        </a:p>
      </dsp:txBody>
      <dsp:txXfrm>
        <a:off x="3826325" y="427495"/>
        <a:ext cx="526646" cy="263323"/>
      </dsp:txXfrm>
    </dsp:sp>
    <dsp:sp modelId="{239F1F46-41BE-4608-B87B-58423F1CF672}">
      <dsp:nvSpPr>
        <dsp:cNvPr id="0" name=""/>
        <dsp:cNvSpPr/>
      </dsp:nvSpPr>
      <dsp:spPr>
        <a:xfrm>
          <a:off x="3957987" y="801414"/>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danh sách</a:t>
          </a:r>
        </a:p>
      </dsp:txBody>
      <dsp:txXfrm>
        <a:off x="3957987" y="801414"/>
        <a:ext cx="526646" cy="263323"/>
      </dsp:txXfrm>
    </dsp:sp>
    <dsp:sp modelId="{10BF2203-39E1-4AEE-87F9-E17DB7AA4D86}">
      <dsp:nvSpPr>
        <dsp:cNvPr id="0" name=""/>
        <dsp:cNvSpPr/>
      </dsp:nvSpPr>
      <dsp:spPr>
        <a:xfrm>
          <a:off x="3957987" y="1175333"/>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chi tiết </a:t>
          </a:r>
        </a:p>
        <a:p>
          <a:pPr marL="0" lvl="0" indent="0" algn="ctr" defTabSz="222250">
            <a:lnSpc>
              <a:spcPct val="90000"/>
            </a:lnSpc>
            <a:spcBef>
              <a:spcPct val="0"/>
            </a:spcBef>
            <a:spcAft>
              <a:spcPct val="35000"/>
            </a:spcAft>
            <a:buNone/>
          </a:pPr>
          <a:r>
            <a:rPr lang="en-US" sz="500" kern="1200"/>
            <a:t>lịch sử gửi CQT</a:t>
          </a:r>
        </a:p>
      </dsp:txBody>
      <dsp:txXfrm>
        <a:off x="3957987" y="1175333"/>
        <a:ext cx="526646" cy="263323"/>
      </dsp:txXfrm>
    </dsp:sp>
    <dsp:sp modelId="{030708AE-8D9B-44B9-A122-43022999BD0E}">
      <dsp:nvSpPr>
        <dsp:cNvPr id="0" name=""/>
        <dsp:cNvSpPr/>
      </dsp:nvSpPr>
      <dsp:spPr>
        <a:xfrm>
          <a:off x="3957987" y="1549252"/>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chi tiết </a:t>
          </a:r>
        </a:p>
        <a:p>
          <a:pPr marL="0" lvl="0" indent="0" algn="ctr" defTabSz="222250">
            <a:lnSpc>
              <a:spcPct val="90000"/>
            </a:lnSpc>
            <a:spcBef>
              <a:spcPct val="0"/>
            </a:spcBef>
            <a:spcAft>
              <a:spcPct val="35000"/>
            </a:spcAft>
            <a:buNone/>
          </a:pPr>
          <a:r>
            <a:rPr lang="en-US" sz="500" kern="1200"/>
            <a:t>phản hồi</a:t>
          </a:r>
        </a:p>
      </dsp:txBody>
      <dsp:txXfrm>
        <a:off x="3957987" y="1549252"/>
        <a:ext cx="526646" cy="263323"/>
      </dsp:txXfrm>
    </dsp:sp>
    <dsp:sp modelId="{D7F23A44-0DDC-42C2-BA82-736C5CB2FAAB}">
      <dsp:nvSpPr>
        <dsp:cNvPr id="0" name=""/>
        <dsp:cNvSpPr/>
      </dsp:nvSpPr>
      <dsp:spPr>
        <a:xfrm>
          <a:off x="3957987" y="1923171"/>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Nhận kết quả </a:t>
          </a:r>
        </a:p>
        <a:p>
          <a:pPr marL="0" lvl="0" indent="0" algn="ctr" defTabSz="222250">
            <a:lnSpc>
              <a:spcPct val="90000"/>
            </a:lnSpc>
            <a:spcBef>
              <a:spcPct val="0"/>
            </a:spcBef>
            <a:spcAft>
              <a:spcPct val="35000"/>
            </a:spcAft>
            <a:buNone/>
          </a:pPr>
          <a:r>
            <a:rPr lang="en-US" sz="500" kern="1200"/>
            <a:t>phản hồi từ CQT</a:t>
          </a:r>
        </a:p>
      </dsp:txBody>
      <dsp:txXfrm>
        <a:off x="3957987" y="1923171"/>
        <a:ext cx="526646" cy="263323"/>
      </dsp:txXfrm>
    </dsp:sp>
    <dsp:sp modelId="{3AF803B4-D7FA-45F8-9D65-7633D05030BB}">
      <dsp:nvSpPr>
        <dsp:cNvPr id="0" name=""/>
        <dsp:cNvSpPr/>
      </dsp:nvSpPr>
      <dsp:spPr>
        <a:xfrm>
          <a:off x="3957987" y="2297090"/>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Xuất file</a:t>
          </a:r>
        </a:p>
      </dsp:txBody>
      <dsp:txXfrm>
        <a:off x="3957987" y="2297090"/>
        <a:ext cx="526646" cy="263323"/>
      </dsp:txXfrm>
    </dsp:sp>
    <dsp:sp modelId="{4A39D51A-6491-4965-A951-8AAEFD52F66D}">
      <dsp:nvSpPr>
        <dsp:cNvPr id="0" name=""/>
        <dsp:cNvSpPr/>
      </dsp:nvSpPr>
      <dsp:spPr>
        <a:xfrm>
          <a:off x="4463568" y="42749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Danh sách hóa đơn chuyển đổi</a:t>
          </a:r>
        </a:p>
      </dsp:txBody>
      <dsp:txXfrm>
        <a:off x="4463568" y="427495"/>
        <a:ext cx="526646" cy="263323"/>
      </dsp:txXfrm>
    </dsp:sp>
    <dsp:sp modelId="{E78A9BE6-768C-4A05-B7A9-C300D080A54D}">
      <dsp:nvSpPr>
        <dsp:cNvPr id="0" name=""/>
        <dsp:cNvSpPr/>
      </dsp:nvSpPr>
      <dsp:spPr>
        <a:xfrm>
          <a:off x="4595230" y="801414"/>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danh sách</a:t>
          </a:r>
        </a:p>
      </dsp:txBody>
      <dsp:txXfrm>
        <a:off x="4595230" y="801414"/>
        <a:ext cx="526646" cy="263323"/>
      </dsp:txXfrm>
    </dsp:sp>
    <dsp:sp modelId="{E558FA9C-FFE7-4147-BD46-A8C4B0E384CA}">
      <dsp:nvSpPr>
        <dsp:cNvPr id="0" name=""/>
        <dsp:cNvSpPr/>
      </dsp:nvSpPr>
      <dsp:spPr>
        <a:xfrm>
          <a:off x="4595230" y="1175333"/>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Chuyển đổi chứng minh lưu trữ</a:t>
          </a:r>
        </a:p>
      </dsp:txBody>
      <dsp:txXfrm>
        <a:off x="4595230" y="1175333"/>
        <a:ext cx="526646" cy="263323"/>
      </dsp:txXfrm>
    </dsp:sp>
    <dsp:sp modelId="{53E99757-BF22-4902-97B9-A9B2DAFD1665}">
      <dsp:nvSpPr>
        <dsp:cNvPr id="0" name=""/>
        <dsp:cNvSpPr/>
      </dsp:nvSpPr>
      <dsp:spPr>
        <a:xfrm>
          <a:off x="4595230" y="1549252"/>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chi tiết</a:t>
          </a:r>
        </a:p>
      </dsp:txBody>
      <dsp:txXfrm>
        <a:off x="4595230" y="1549252"/>
        <a:ext cx="526646" cy="263323"/>
      </dsp:txXfrm>
    </dsp:sp>
    <dsp:sp modelId="{9D8F6317-7A72-422D-8994-6D856A920400}">
      <dsp:nvSpPr>
        <dsp:cNvPr id="0" name=""/>
        <dsp:cNvSpPr/>
      </dsp:nvSpPr>
      <dsp:spPr>
        <a:xfrm>
          <a:off x="5100810" y="427495"/>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Tra cứu hóa đơn từ Hệ thống HDDT của TCT</a:t>
          </a:r>
        </a:p>
      </dsp:txBody>
      <dsp:txXfrm>
        <a:off x="5100810" y="427495"/>
        <a:ext cx="526646" cy="263323"/>
      </dsp:txXfrm>
    </dsp:sp>
    <dsp:sp modelId="{5A4C05C3-EFF4-4AF3-9309-B68B647A3583}">
      <dsp:nvSpPr>
        <dsp:cNvPr id="0" name=""/>
        <dsp:cNvSpPr/>
      </dsp:nvSpPr>
      <dsp:spPr>
        <a:xfrm>
          <a:off x="5232472" y="801414"/>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danh sách</a:t>
          </a:r>
        </a:p>
      </dsp:txBody>
      <dsp:txXfrm>
        <a:off x="5232472" y="801414"/>
        <a:ext cx="526646" cy="263323"/>
      </dsp:txXfrm>
    </dsp:sp>
    <dsp:sp modelId="{FD8F819E-E116-48D8-87E2-DDD278DAEB68}">
      <dsp:nvSpPr>
        <dsp:cNvPr id="0" name=""/>
        <dsp:cNvSpPr/>
      </dsp:nvSpPr>
      <dsp:spPr>
        <a:xfrm>
          <a:off x="5232472" y="1175333"/>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chi tiết</a:t>
          </a:r>
        </a:p>
      </dsp:txBody>
      <dsp:txXfrm>
        <a:off x="5232472" y="1175333"/>
        <a:ext cx="526646" cy="263323"/>
      </dsp:txXfrm>
    </dsp:sp>
    <dsp:sp modelId="{A399CC26-0106-4995-8FF0-A8D98398AD94}">
      <dsp:nvSpPr>
        <dsp:cNvPr id="0" name=""/>
        <dsp:cNvSpPr/>
      </dsp:nvSpPr>
      <dsp:spPr>
        <a:xfrm>
          <a:off x="5232472" y="1549252"/>
          <a:ext cx="526646" cy="263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Đồng bộ về </a:t>
          </a:r>
        </a:p>
        <a:p>
          <a:pPr marL="0" lvl="0" indent="0" algn="ctr" defTabSz="222250">
            <a:lnSpc>
              <a:spcPct val="90000"/>
            </a:lnSpc>
            <a:spcBef>
              <a:spcPct val="0"/>
            </a:spcBef>
            <a:spcAft>
              <a:spcPct val="35000"/>
            </a:spcAft>
            <a:buNone/>
          </a:pPr>
          <a:r>
            <a:rPr lang="en-US" sz="500" kern="1200"/>
            <a:t>hệ thống</a:t>
          </a:r>
        </a:p>
      </dsp:txBody>
      <dsp:txXfrm>
        <a:off x="5232472" y="1549252"/>
        <a:ext cx="526646" cy="26332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F5C75A-D201-4FFE-BE28-46D7364A5943}">
      <dsp:nvSpPr>
        <dsp:cNvPr id="0" name=""/>
        <dsp:cNvSpPr/>
      </dsp:nvSpPr>
      <dsp:spPr>
        <a:xfrm>
          <a:off x="4403065" y="1525830"/>
          <a:ext cx="176984" cy="2218211"/>
        </a:xfrm>
        <a:custGeom>
          <a:avLst/>
          <a:gdLst/>
          <a:ahLst/>
          <a:cxnLst/>
          <a:rect l="0" t="0" r="0" b="0"/>
          <a:pathLst>
            <a:path>
              <a:moveTo>
                <a:pt x="0" y="0"/>
              </a:moveTo>
              <a:lnTo>
                <a:pt x="0" y="2218211"/>
              </a:lnTo>
              <a:lnTo>
                <a:pt x="176984" y="22182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AA415-D6F1-49EE-BFF1-C0FD82E834CC}">
      <dsp:nvSpPr>
        <dsp:cNvPr id="0" name=""/>
        <dsp:cNvSpPr/>
      </dsp:nvSpPr>
      <dsp:spPr>
        <a:xfrm>
          <a:off x="4403065" y="1525830"/>
          <a:ext cx="176984" cy="1380482"/>
        </a:xfrm>
        <a:custGeom>
          <a:avLst/>
          <a:gdLst/>
          <a:ahLst/>
          <a:cxnLst/>
          <a:rect l="0" t="0" r="0" b="0"/>
          <a:pathLst>
            <a:path>
              <a:moveTo>
                <a:pt x="0" y="0"/>
              </a:moveTo>
              <a:lnTo>
                <a:pt x="0" y="1380482"/>
              </a:lnTo>
              <a:lnTo>
                <a:pt x="176984" y="13804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A56F4D-E3FE-4C13-85EE-F1C30D981F55}">
      <dsp:nvSpPr>
        <dsp:cNvPr id="0" name=""/>
        <dsp:cNvSpPr/>
      </dsp:nvSpPr>
      <dsp:spPr>
        <a:xfrm>
          <a:off x="4403065" y="1525830"/>
          <a:ext cx="176984" cy="542753"/>
        </a:xfrm>
        <a:custGeom>
          <a:avLst/>
          <a:gdLst/>
          <a:ahLst/>
          <a:cxnLst/>
          <a:rect l="0" t="0" r="0" b="0"/>
          <a:pathLst>
            <a:path>
              <a:moveTo>
                <a:pt x="0" y="0"/>
              </a:moveTo>
              <a:lnTo>
                <a:pt x="0" y="542753"/>
              </a:lnTo>
              <a:lnTo>
                <a:pt x="176984" y="542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107F2B-5B02-45A3-B54E-B8B2DCB4A357}">
      <dsp:nvSpPr>
        <dsp:cNvPr id="0" name=""/>
        <dsp:cNvSpPr/>
      </dsp:nvSpPr>
      <dsp:spPr>
        <a:xfrm>
          <a:off x="2733507" y="688101"/>
          <a:ext cx="2141517" cy="247778"/>
        </a:xfrm>
        <a:custGeom>
          <a:avLst/>
          <a:gdLst/>
          <a:ahLst/>
          <a:cxnLst/>
          <a:rect l="0" t="0" r="0" b="0"/>
          <a:pathLst>
            <a:path>
              <a:moveTo>
                <a:pt x="0" y="0"/>
              </a:moveTo>
              <a:lnTo>
                <a:pt x="0" y="123889"/>
              </a:lnTo>
              <a:lnTo>
                <a:pt x="2141517" y="123889"/>
              </a:lnTo>
              <a:lnTo>
                <a:pt x="2141517" y="2477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9E1329-4BA7-4A8C-9F9D-A37765387127}">
      <dsp:nvSpPr>
        <dsp:cNvPr id="0" name=""/>
        <dsp:cNvSpPr/>
      </dsp:nvSpPr>
      <dsp:spPr>
        <a:xfrm>
          <a:off x="2975386" y="1525830"/>
          <a:ext cx="176984" cy="2218211"/>
        </a:xfrm>
        <a:custGeom>
          <a:avLst/>
          <a:gdLst/>
          <a:ahLst/>
          <a:cxnLst/>
          <a:rect l="0" t="0" r="0" b="0"/>
          <a:pathLst>
            <a:path>
              <a:moveTo>
                <a:pt x="0" y="0"/>
              </a:moveTo>
              <a:lnTo>
                <a:pt x="0" y="2218211"/>
              </a:lnTo>
              <a:lnTo>
                <a:pt x="176984" y="22182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ED3FF-D5CE-461B-9E3C-A785BCE3F950}">
      <dsp:nvSpPr>
        <dsp:cNvPr id="0" name=""/>
        <dsp:cNvSpPr/>
      </dsp:nvSpPr>
      <dsp:spPr>
        <a:xfrm>
          <a:off x="2975386" y="1525830"/>
          <a:ext cx="176984" cy="1380482"/>
        </a:xfrm>
        <a:custGeom>
          <a:avLst/>
          <a:gdLst/>
          <a:ahLst/>
          <a:cxnLst/>
          <a:rect l="0" t="0" r="0" b="0"/>
          <a:pathLst>
            <a:path>
              <a:moveTo>
                <a:pt x="0" y="0"/>
              </a:moveTo>
              <a:lnTo>
                <a:pt x="0" y="1380482"/>
              </a:lnTo>
              <a:lnTo>
                <a:pt x="176984" y="13804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57EB0F-9AF1-4C41-AE00-2F8BA76C7A3E}">
      <dsp:nvSpPr>
        <dsp:cNvPr id="0" name=""/>
        <dsp:cNvSpPr/>
      </dsp:nvSpPr>
      <dsp:spPr>
        <a:xfrm>
          <a:off x="2975386" y="1525830"/>
          <a:ext cx="176984" cy="542753"/>
        </a:xfrm>
        <a:custGeom>
          <a:avLst/>
          <a:gdLst/>
          <a:ahLst/>
          <a:cxnLst/>
          <a:rect l="0" t="0" r="0" b="0"/>
          <a:pathLst>
            <a:path>
              <a:moveTo>
                <a:pt x="0" y="0"/>
              </a:moveTo>
              <a:lnTo>
                <a:pt x="0" y="542753"/>
              </a:lnTo>
              <a:lnTo>
                <a:pt x="176984" y="542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4C6F46-B2E4-4528-BDC6-66AE9CA2C75A}">
      <dsp:nvSpPr>
        <dsp:cNvPr id="0" name=""/>
        <dsp:cNvSpPr/>
      </dsp:nvSpPr>
      <dsp:spPr>
        <a:xfrm>
          <a:off x="2733507" y="688101"/>
          <a:ext cx="713839" cy="247778"/>
        </a:xfrm>
        <a:custGeom>
          <a:avLst/>
          <a:gdLst/>
          <a:ahLst/>
          <a:cxnLst/>
          <a:rect l="0" t="0" r="0" b="0"/>
          <a:pathLst>
            <a:path>
              <a:moveTo>
                <a:pt x="0" y="0"/>
              </a:moveTo>
              <a:lnTo>
                <a:pt x="0" y="123889"/>
              </a:lnTo>
              <a:lnTo>
                <a:pt x="713839" y="123889"/>
              </a:lnTo>
              <a:lnTo>
                <a:pt x="713839" y="2477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96E82-E127-4489-971F-BC2248BE74B2}">
      <dsp:nvSpPr>
        <dsp:cNvPr id="0" name=""/>
        <dsp:cNvSpPr/>
      </dsp:nvSpPr>
      <dsp:spPr>
        <a:xfrm>
          <a:off x="1547708" y="1525830"/>
          <a:ext cx="176984" cy="2218211"/>
        </a:xfrm>
        <a:custGeom>
          <a:avLst/>
          <a:gdLst/>
          <a:ahLst/>
          <a:cxnLst/>
          <a:rect l="0" t="0" r="0" b="0"/>
          <a:pathLst>
            <a:path>
              <a:moveTo>
                <a:pt x="0" y="0"/>
              </a:moveTo>
              <a:lnTo>
                <a:pt x="0" y="2218211"/>
              </a:lnTo>
              <a:lnTo>
                <a:pt x="176984" y="22182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76C988-C2C5-4A11-9261-0D3DE60C9FEC}">
      <dsp:nvSpPr>
        <dsp:cNvPr id="0" name=""/>
        <dsp:cNvSpPr/>
      </dsp:nvSpPr>
      <dsp:spPr>
        <a:xfrm>
          <a:off x="1547708" y="1525830"/>
          <a:ext cx="176984" cy="1380482"/>
        </a:xfrm>
        <a:custGeom>
          <a:avLst/>
          <a:gdLst/>
          <a:ahLst/>
          <a:cxnLst/>
          <a:rect l="0" t="0" r="0" b="0"/>
          <a:pathLst>
            <a:path>
              <a:moveTo>
                <a:pt x="0" y="0"/>
              </a:moveTo>
              <a:lnTo>
                <a:pt x="0" y="1380482"/>
              </a:lnTo>
              <a:lnTo>
                <a:pt x="176984" y="13804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ED4A03-278D-4632-8AA1-5FA26CA1D1ED}">
      <dsp:nvSpPr>
        <dsp:cNvPr id="0" name=""/>
        <dsp:cNvSpPr/>
      </dsp:nvSpPr>
      <dsp:spPr>
        <a:xfrm>
          <a:off x="1547708" y="1525830"/>
          <a:ext cx="176984" cy="542753"/>
        </a:xfrm>
        <a:custGeom>
          <a:avLst/>
          <a:gdLst/>
          <a:ahLst/>
          <a:cxnLst/>
          <a:rect l="0" t="0" r="0" b="0"/>
          <a:pathLst>
            <a:path>
              <a:moveTo>
                <a:pt x="0" y="0"/>
              </a:moveTo>
              <a:lnTo>
                <a:pt x="0" y="542753"/>
              </a:lnTo>
              <a:lnTo>
                <a:pt x="176984" y="542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58C6CC-12F3-431F-A38F-046746154361}">
      <dsp:nvSpPr>
        <dsp:cNvPr id="0" name=""/>
        <dsp:cNvSpPr/>
      </dsp:nvSpPr>
      <dsp:spPr>
        <a:xfrm>
          <a:off x="2019668" y="688101"/>
          <a:ext cx="713839" cy="247778"/>
        </a:xfrm>
        <a:custGeom>
          <a:avLst/>
          <a:gdLst/>
          <a:ahLst/>
          <a:cxnLst/>
          <a:rect l="0" t="0" r="0" b="0"/>
          <a:pathLst>
            <a:path>
              <a:moveTo>
                <a:pt x="713839" y="0"/>
              </a:moveTo>
              <a:lnTo>
                <a:pt x="713839" y="123889"/>
              </a:lnTo>
              <a:lnTo>
                <a:pt x="0" y="123889"/>
              </a:lnTo>
              <a:lnTo>
                <a:pt x="0" y="2477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0C55DB-753A-449A-9D8A-85CD492CDFF2}">
      <dsp:nvSpPr>
        <dsp:cNvPr id="0" name=""/>
        <dsp:cNvSpPr/>
      </dsp:nvSpPr>
      <dsp:spPr>
        <a:xfrm>
          <a:off x="120029" y="1525830"/>
          <a:ext cx="176984" cy="2218211"/>
        </a:xfrm>
        <a:custGeom>
          <a:avLst/>
          <a:gdLst/>
          <a:ahLst/>
          <a:cxnLst/>
          <a:rect l="0" t="0" r="0" b="0"/>
          <a:pathLst>
            <a:path>
              <a:moveTo>
                <a:pt x="0" y="0"/>
              </a:moveTo>
              <a:lnTo>
                <a:pt x="0" y="2218211"/>
              </a:lnTo>
              <a:lnTo>
                <a:pt x="176984" y="22182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2A735F-5D7E-48D9-AD9A-F04957245D03}">
      <dsp:nvSpPr>
        <dsp:cNvPr id="0" name=""/>
        <dsp:cNvSpPr/>
      </dsp:nvSpPr>
      <dsp:spPr>
        <a:xfrm>
          <a:off x="120029" y="1525830"/>
          <a:ext cx="176984" cy="1380482"/>
        </a:xfrm>
        <a:custGeom>
          <a:avLst/>
          <a:gdLst/>
          <a:ahLst/>
          <a:cxnLst/>
          <a:rect l="0" t="0" r="0" b="0"/>
          <a:pathLst>
            <a:path>
              <a:moveTo>
                <a:pt x="0" y="0"/>
              </a:moveTo>
              <a:lnTo>
                <a:pt x="0" y="1380482"/>
              </a:lnTo>
              <a:lnTo>
                <a:pt x="176984" y="13804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1B96C2-F36B-4397-96ED-EE22715AC83C}">
      <dsp:nvSpPr>
        <dsp:cNvPr id="0" name=""/>
        <dsp:cNvSpPr/>
      </dsp:nvSpPr>
      <dsp:spPr>
        <a:xfrm>
          <a:off x="120029" y="1525830"/>
          <a:ext cx="176984" cy="542753"/>
        </a:xfrm>
        <a:custGeom>
          <a:avLst/>
          <a:gdLst/>
          <a:ahLst/>
          <a:cxnLst/>
          <a:rect l="0" t="0" r="0" b="0"/>
          <a:pathLst>
            <a:path>
              <a:moveTo>
                <a:pt x="0" y="0"/>
              </a:moveTo>
              <a:lnTo>
                <a:pt x="0" y="542753"/>
              </a:lnTo>
              <a:lnTo>
                <a:pt x="176984" y="542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2E1F79-28F9-4F19-9298-29BF6F6DCA99}">
      <dsp:nvSpPr>
        <dsp:cNvPr id="0" name=""/>
        <dsp:cNvSpPr/>
      </dsp:nvSpPr>
      <dsp:spPr>
        <a:xfrm>
          <a:off x="591989" y="688101"/>
          <a:ext cx="2141517" cy="247778"/>
        </a:xfrm>
        <a:custGeom>
          <a:avLst/>
          <a:gdLst/>
          <a:ahLst/>
          <a:cxnLst/>
          <a:rect l="0" t="0" r="0" b="0"/>
          <a:pathLst>
            <a:path>
              <a:moveTo>
                <a:pt x="2141517" y="0"/>
              </a:moveTo>
              <a:lnTo>
                <a:pt x="2141517" y="123889"/>
              </a:lnTo>
              <a:lnTo>
                <a:pt x="0" y="123889"/>
              </a:lnTo>
              <a:lnTo>
                <a:pt x="0" y="2477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AAEBBD-58A4-4A15-9A2D-2AB591F51CA3}">
      <dsp:nvSpPr>
        <dsp:cNvPr id="0" name=""/>
        <dsp:cNvSpPr/>
      </dsp:nvSpPr>
      <dsp:spPr>
        <a:xfrm>
          <a:off x="1842807" y="48478"/>
          <a:ext cx="1781400" cy="6396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BÁO CÁO</a:t>
          </a:r>
        </a:p>
      </dsp:txBody>
      <dsp:txXfrm>
        <a:off x="1842807" y="48478"/>
        <a:ext cx="1781400" cy="639623"/>
      </dsp:txXfrm>
    </dsp:sp>
    <dsp:sp modelId="{D0275BFA-9D92-431A-A068-B3B63AB3AB1C}">
      <dsp:nvSpPr>
        <dsp:cNvPr id="0" name=""/>
        <dsp:cNvSpPr/>
      </dsp:nvSpPr>
      <dsp:spPr>
        <a:xfrm>
          <a:off x="2039" y="935880"/>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Bảng kê HĐ từ chứng từ bán hàng</a:t>
          </a:r>
        </a:p>
      </dsp:txBody>
      <dsp:txXfrm>
        <a:off x="2039" y="935880"/>
        <a:ext cx="1179899" cy="589949"/>
      </dsp:txXfrm>
    </dsp:sp>
    <dsp:sp modelId="{A0BEAB84-3B26-45ED-9E4C-A6BF5D47E5A1}">
      <dsp:nvSpPr>
        <dsp:cNvPr id="0" name=""/>
        <dsp:cNvSpPr/>
      </dsp:nvSpPr>
      <dsp:spPr>
        <a:xfrm>
          <a:off x="297014" y="1773609"/>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Xem số liệu</a:t>
          </a:r>
        </a:p>
      </dsp:txBody>
      <dsp:txXfrm>
        <a:off x="297014" y="1773609"/>
        <a:ext cx="1179899" cy="589949"/>
      </dsp:txXfrm>
    </dsp:sp>
    <dsp:sp modelId="{FFDD56DA-AFA3-4713-9F99-FE9CCF75E036}">
      <dsp:nvSpPr>
        <dsp:cNvPr id="0" name=""/>
        <dsp:cNvSpPr/>
      </dsp:nvSpPr>
      <dsp:spPr>
        <a:xfrm>
          <a:off x="297014" y="2611338"/>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Xem báo cáo</a:t>
          </a:r>
        </a:p>
      </dsp:txBody>
      <dsp:txXfrm>
        <a:off x="297014" y="2611338"/>
        <a:ext cx="1179899" cy="589949"/>
      </dsp:txXfrm>
    </dsp:sp>
    <dsp:sp modelId="{3C2BB5C9-1D28-4B86-859F-1696C0F88899}">
      <dsp:nvSpPr>
        <dsp:cNvPr id="0" name=""/>
        <dsp:cNvSpPr/>
      </dsp:nvSpPr>
      <dsp:spPr>
        <a:xfrm>
          <a:off x="297014" y="3449067"/>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Xuất file excel</a:t>
          </a:r>
        </a:p>
      </dsp:txBody>
      <dsp:txXfrm>
        <a:off x="297014" y="3449067"/>
        <a:ext cx="1179899" cy="589949"/>
      </dsp:txXfrm>
    </dsp:sp>
    <dsp:sp modelId="{52FABD2A-9819-41EE-941A-3B085E012267}">
      <dsp:nvSpPr>
        <dsp:cNvPr id="0" name=""/>
        <dsp:cNvSpPr/>
      </dsp:nvSpPr>
      <dsp:spPr>
        <a:xfrm>
          <a:off x="1429718" y="935880"/>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Thống kê chi tiết hàng hóa trong HĐ</a:t>
          </a:r>
        </a:p>
      </dsp:txBody>
      <dsp:txXfrm>
        <a:off x="1429718" y="935880"/>
        <a:ext cx="1179899" cy="589949"/>
      </dsp:txXfrm>
    </dsp:sp>
    <dsp:sp modelId="{844C8925-C5D2-4EFF-983D-73C301BDC900}">
      <dsp:nvSpPr>
        <dsp:cNvPr id="0" name=""/>
        <dsp:cNvSpPr/>
      </dsp:nvSpPr>
      <dsp:spPr>
        <a:xfrm>
          <a:off x="1724693" y="1773609"/>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Xem số liệu</a:t>
          </a:r>
        </a:p>
      </dsp:txBody>
      <dsp:txXfrm>
        <a:off x="1724693" y="1773609"/>
        <a:ext cx="1179899" cy="589949"/>
      </dsp:txXfrm>
    </dsp:sp>
    <dsp:sp modelId="{B6D22EC3-6D47-43BD-955A-4F6EC7A7F00F}">
      <dsp:nvSpPr>
        <dsp:cNvPr id="0" name=""/>
        <dsp:cNvSpPr/>
      </dsp:nvSpPr>
      <dsp:spPr>
        <a:xfrm>
          <a:off x="1724693" y="2611338"/>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Xem báo cáo</a:t>
          </a:r>
        </a:p>
      </dsp:txBody>
      <dsp:txXfrm>
        <a:off x="1724693" y="2611338"/>
        <a:ext cx="1179899" cy="589949"/>
      </dsp:txXfrm>
    </dsp:sp>
    <dsp:sp modelId="{95A6D64B-9DDA-4374-B360-9B52BD5E2A2E}">
      <dsp:nvSpPr>
        <dsp:cNvPr id="0" name=""/>
        <dsp:cNvSpPr/>
      </dsp:nvSpPr>
      <dsp:spPr>
        <a:xfrm>
          <a:off x="1724693" y="3449067"/>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Xuất file excel</a:t>
          </a:r>
        </a:p>
      </dsp:txBody>
      <dsp:txXfrm>
        <a:off x="1724693" y="3449067"/>
        <a:ext cx="1179899" cy="589949"/>
      </dsp:txXfrm>
    </dsp:sp>
    <dsp:sp modelId="{FDB475CF-E61A-4A8F-AE83-694DF844D5E0}">
      <dsp:nvSpPr>
        <dsp:cNvPr id="0" name=""/>
        <dsp:cNvSpPr/>
      </dsp:nvSpPr>
      <dsp:spPr>
        <a:xfrm>
          <a:off x="2857397" y="935880"/>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Báo cáo doanh thu sản phẩm dịch vụ</a:t>
          </a:r>
        </a:p>
      </dsp:txBody>
      <dsp:txXfrm>
        <a:off x="2857397" y="935880"/>
        <a:ext cx="1179899" cy="589949"/>
      </dsp:txXfrm>
    </dsp:sp>
    <dsp:sp modelId="{FDE1A312-89AE-4E05-9212-C9604E05C7C4}">
      <dsp:nvSpPr>
        <dsp:cNvPr id="0" name=""/>
        <dsp:cNvSpPr/>
      </dsp:nvSpPr>
      <dsp:spPr>
        <a:xfrm>
          <a:off x="3152371" y="1773609"/>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Xem số liệu</a:t>
          </a:r>
        </a:p>
      </dsp:txBody>
      <dsp:txXfrm>
        <a:off x="3152371" y="1773609"/>
        <a:ext cx="1179899" cy="589949"/>
      </dsp:txXfrm>
    </dsp:sp>
    <dsp:sp modelId="{0E72C591-1480-4F9B-A7F6-D255A9389718}">
      <dsp:nvSpPr>
        <dsp:cNvPr id="0" name=""/>
        <dsp:cNvSpPr/>
      </dsp:nvSpPr>
      <dsp:spPr>
        <a:xfrm>
          <a:off x="3152371" y="2611338"/>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Xem báo cáo</a:t>
          </a:r>
        </a:p>
      </dsp:txBody>
      <dsp:txXfrm>
        <a:off x="3152371" y="2611338"/>
        <a:ext cx="1179899" cy="589949"/>
      </dsp:txXfrm>
    </dsp:sp>
    <dsp:sp modelId="{93CC314B-A9E0-4F55-8FE0-B5C5ED3A0B30}">
      <dsp:nvSpPr>
        <dsp:cNvPr id="0" name=""/>
        <dsp:cNvSpPr/>
      </dsp:nvSpPr>
      <dsp:spPr>
        <a:xfrm>
          <a:off x="3152371" y="3449067"/>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Xuất file excel</a:t>
          </a:r>
        </a:p>
      </dsp:txBody>
      <dsp:txXfrm>
        <a:off x="3152371" y="3449067"/>
        <a:ext cx="1179899" cy="589949"/>
      </dsp:txXfrm>
    </dsp:sp>
    <dsp:sp modelId="{60E062CA-C076-452F-8024-E5254EFEB7BF}">
      <dsp:nvSpPr>
        <dsp:cNvPr id="0" name=""/>
        <dsp:cNvSpPr/>
      </dsp:nvSpPr>
      <dsp:spPr>
        <a:xfrm>
          <a:off x="4285075" y="935880"/>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Báo cáo giảm thuế GTGT</a:t>
          </a:r>
        </a:p>
      </dsp:txBody>
      <dsp:txXfrm>
        <a:off x="4285075" y="935880"/>
        <a:ext cx="1179899" cy="589949"/>
      </dsp:txXfrm>
    </dsp:sp>
    <dsp:sp modelId="{B94E1454-FEE3-474F-9710-94FC766A92D2}">
      <dsp:nvSpPr>
        <dsp:cNvPr id="0" name=""/>
        <dsp:cNvSpPr/>
      </dsp:nvSpPr>
      <dsp:spPr>
        <a:xfrm>
          <a:off x="4580050" y="1773609"/>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Xem số liệu</a:t>
          </a:r>
        </a:p>
      </dsp:txBody>
      <dsp:txXfrm>
        <a:off x="4580050" y="1773609"/>
        <a:ext cx="1179899" cy="589949"/>
      </dsp:txXfrm>
    </dsp:sp>
    <dsp:sp modelId="{EDED701E-CE9B-487C-81E0-D2E47D6D64F2}">
      <dsp:nvSpPr>
        <dsp:cNvPr id="0" name=""/>
        <dsp:cNvSpPr/>
      </dsp:nvSpPr>
      <dsp:spPr>
        <a:xfrm>
          <a:off x="4580050" y="2611338"/>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Xem báo cáo</a:t>
          </a:r>
        </a:p>
      </dsp:txBody>
      <dsp:txXfrm>
        <a:off x="4580050" y="2611338"/>
        <a:ext cx="1179899" cy="589949"/>
      </dsp:txXfrm>
    </dsp:sp>
    <dsp:sp modelId="{B5AD7658-FEF0-4754-B1B4-697BCA674DFF}">
      <dsp:nvSpPr>
        <dsp:cNvPr id="0" name=""/>
        <dsp:cNvSpPr/>
      </dsp:nvSpPr>
      <dsp:spPr>
        <a:xfrm>
          <a:off x="4580050" y="3449067"/>
          <a:ext cx="1179899" cy="5899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Xuất file excel</a:t>
          </a:r>
        </a:p>
      </dsp:txBody>
      <dsp:txXfrm>
        <a:off x="4580050" y="3449067"/>
        <a:ext cx="1179899" cy="58994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D1162D-1202-4539-8ABD-4ABAEFAC8754}">
      <dsp:nvSpPr>
        <dsp:cNvPr id="0" name=""/>
        <dsp:cNvSpPr/>
      </dsp:nvSpPr>
      <dsp:spPr>
        <a:xfrm>
          <a:off x="3837109" y="929058"/>
          <a:ext cx="111176" cy="2972107"/>
        </a:xfrm>
        <a:custGeom>
          <a:avLst/>
          <a:gdLst/>
          <a:ahLst/>
          <a:cxnLst/>
          <a:rect l="0" t="0" r="0" b="0"/>
          <a:pathLst>
            <a:path>
              <a:moveTo>
                <a:pt x="0" y="0"/>
              </a:moveTo>
              <a:lnTo>
                <a:pt x="0" y="2972107"/>
              </a:lnTo>
              <a:lnTo>
                <a:pt x="111176" y="29721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9B4B4-C917-40EA-A7AC-C64E55CD8E40}">
      <dsp:nvSpPr>
        <dsp:cNvPr id="0" name=""/>
        <dsp:cNvSpPr/>
      </dsp:nvSpPr>
      <dsp:spPr>
        <a:xfrm>
          <a:off x="3837109" y="929058"/>
          <a:ext cx="111176" cy="2445874"/>
        </a:xfrm>
        <a:custGeom>
          <a:avLst/>
          <a:gdLst/>
          <a:ahLst/>
          <a:cxnLst/>
          <a:rect l="0" t="0" r="0" b="0"/>
          <a:pathLst>
            <a:path>
              <a:moveTo>
                <a:pt x="0" y="0"/>
              </a:moveTo>
              <a:lnTo>
                <a:pt x="0" y="2445874"/>
              </a:lnTo>
              <a:lnTo>
                <a:pt x="111176" y="24458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28DE02-147F-4303-8C7F-D61CD863BE88}">
      <dsp:nvSpPr>
        <dsp:cNvPr id="0" name=""/>
        <dsp:cNvSpPr/>
      </dsp:nvSpPr>
      <dsp:spPr>
        <a:xfrm>
          <a:off x="3837109" y="929058"/>
          <a:ext cx="111176" cy="1919640"/>
        </a:xfrm>
        <a:custGeom>
          <a:avLst/>
          <a:gdLst/>
          <a:ahLst/>
          <a:cxnLst/>
          <a:rect l="0" t="0" r="0" b="0"/>
          <a:pathLst>
            <a:path>
              <a:moveTo>
                <a:pt x="0" y="0"/>
              </a:moveTo>
              <a:lnTo>
                <a:pt x="0" y="1919640"/>
              </a:lnTo>
              <a:lnTo>
                <a:pt x="111176" y="19196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F5C75A-D201-4FFE-BE28-46D7364A5943}">
      <dsp:nvSpPr>
        <dsp:cNvPr id="0" name=""/>
        <dsp:cNvSpPr/>
      </dsp:nvSpPr>
      <dsp:spPr>
        <a:xfrm>
          <a:off x="3837109" y="929058"/>
          <a:ext cx="111176" cy="1393407"/>
        </a:xfrm>
        <a:custGeom>
          <a:avLst/>
          <a:gdLst/>
          <a:ahLst/>
          <a:cxnLst/>
          <a:rect l="0" t="0" r="0" b="0"/>
          <a:pathLst>
            <a:path>
              <a:moveTo>
                <a:pt x="0" y="0"/>
              </a:moveTo>
              <a:lnTo>
                <a:pt x="0" y="1393407"/>
              </a:lnTo>
              <a:lnTo>
                <a:pt x="111176" y="1393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AA415-D6F1-49EE-BFF1-C0FD82E834CC}">
      <dsp:nvSpPr>
        <dsp:cNvPr id="0" name=""/>
        <dsp:cNvSpPr/>
      </dsp:nvSpPr>
      <dsp:spPr>
        <a:xfrm>
          <a:off x="3837109" y="929058"/>
          <a:ext cx="111176" cy="867173"/>
        </a:xfrm>
        <a:custGeom>
          <a:avLst/>
          <a:gdLst/>
          <a:ahLst/>
          <a:cxnLst/>
          <a:rect l="0" t="0" r="0" b="0"/>
          <a:pathLst>
            <a:path>
              <a:moveTo>
                <a:pt x="0" y="0"/>
              </a:moveTo>
              <a:lnTo>
                <a:pt x="0" y="867173"/>
              </a:lnTo>
              <a:lnTo>
                <a:pt x="111176" y="8671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A56F4D-E3FE-4C13-85EE-F1C30D981F55}">
      <dsp:nvSpPr>
        <dsp:cNvPr id="0" name=""/>
        <dsp:cNvSpPr/>
      </dsp:nvSpPr>
      <dsp:spPr>
        <a:xfrm>
          <a:off x="3837109" y="929058"/>
          <a:ext cx="111176" cy="340940"/>
        </a:xfrm>
        <a:custGeom>
          <a:avLst/>
          <a:gdLst/>
          <a:ahLst/>
          <a:cxnLst/>
          <a:rect l="0" t="0" r="0" b="0"/>
          <a:pathLst>
            <a:path>
              <a:moveTo>
                <a:pt x="0" y="0"/>
              </a:moveTo>
              <a:lnTo>
                <a:pt x="0" y="340940"/>
              </a:lnTo>
              <a:lnTo>
                <a:pt x="111176" y="3409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107F2B-5B02-45A3-B54E-B8B2DCB4A357}">
      <dsp:nvSpPr>
        <dsp:cNvPr id="0" name=""/>
        <dsp:cNvSpPr/>
      </dsp:nvSpPr>
      <dsp:spPr>
        <a:xfrm>
          <a:off x="2788348" y="402825"/>
          <a:ext cx="1345230" cy="155646"/>
        </a:xfrm>
        <a:custGeom>
          <a:avLst/>
          <a:gdLst/>
          <a:ahLst/>
          <a:cxnLst/>
          <a:rect l="0" t="0" r="0" b="0"/>
          <a:pathLst>
            <a:path>
              <a:moveTo>
                <a:pt x="0" y="0"/>
              </a:moveTo>
              <a:lnTo>
                <a:pt x="0" y="77823"/>
              </a:lnTo>
              <a:lnTo>
                <a:pt x="1345230" y="77823"/>
              </a:lnTo>
              <a:lnTo>
                <a:pt x="1345230" y="1556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ED3FF-D5CE-461B-9E3C-A785BCE3F950}">
      <dsp:nvSpPr>
        <dsp:cNvPr id="0" name=""/>
        <dsp:cNvSpPr/>
      </dsp:nvSpPr>
      <dsp:spPr>
        <a:xfrm>
          <a:off x="2940288" y="929058"/>
          <a:ext cx="111176" cy="867173"/>
        </a:xfrm>
        <a:custGeom>
          <a:avLst/>
          <a:gdLst/>
          <a:ahLst/>
          <a:cxnLst/>
          <a:rect l="0" t="0" r="0" b="0"/>
          <a:pathLst>
            <a:path>
              <a:moveTo>
                <a:pt x="0" y="0"/>
              </a:moveTo>
              <a:lnTo>
                <a:pt x="0" y="867173"/>
              </a:lnTo>
              <a:lnTo>
                <a:pt x="111176" y="8671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57EB0F-9AF1-4C41-AE00-2F8BA76C7A3E}">
      <dsp:nvSpPr>
        <dsp:cNvPr id="0" name=""/>
        <dsp:cNvSpPr/>
      </dsp:nvSpPr>
      <dsp:spPr>
        <a:xfrm>
          <a:off x="2940288" y="929058"/>
          <a:ext cx="111176" cy="340940"/>
        </a:xfrm>
        <a:custGeom>
          <a:avLst/>
          <a:gdLst/>
          <a:ahLst/>
          <a:cxnLst/>
          <a:rect l="0" t="0" r="0" b="0"/>
          <a:pathLst>
            <a:path>
              <a:moveTo>
                <a:pt x="0" y="0"/>
              </a:moveTo>
              <a:lnTo>
                <a:pt x="0" y="340940"/>
              </a:lnTo>
              <a:lnTo>
                <a:pt x="111176" y="3409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4C6F46-B2E4-4528-BDC6-66AE9CA2C75A}">
      <dsp:nvSpPr>
        <dsp:cNvPr id="0" name=""/>
        <dsp:cNvSpPr/>
      </dsp:nvSpPr>
      <dsp:spPr>
        <a:xfrm>
          <a:off x="2788348" y="402825"/>
          <a:ext cx="448410" cy="155646"/>
        </a:xfrm>
        <a:custGeom>
          <a:avLst/>
          <a:gdLst/>
          <a:ahLst/>
          <a:cxnLst/>
          <a:rect l="0" t="0" r="0" b="0"/>
          <a:pathLst>
            <a:path>
              <a:moveTo>
                <a:pt x="0" y="0"/>
              </a:moveTo>
              <a:lnTo>
                <a:pt x="0" y="77823"/>
              </a:lnTo>
              <a:lnTo>
                <a:pt x="448410" y="77823"/>
              </a:lnTo>
              <a:lnTo>
                <a:pt x="448410" y="1556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ED4A03-278D-4632-8AA1-5FA26CA1D1ED}">
      <dsp:nvSpPr>
        <dsp:cNvPr id="0" name=""/>
        <dsp:cNvSpPr/>
      </dsp:nvSpPr>
      <dsp:spPr>
        <a:xfrm>
          <a:off x="2043468" y="929058"/>
          <a:ext cx="111176" cy="340940"/>
        </a:xfrm>
        <a:custGeom>
          <a:avLst/>
          <a:gdLst/>
          <a:ahLst/>
          <a:cxnLst/>
          <a:rect l="0" t="0" r="0" b="0"/>
          <a:pathLst>
            <a:path>
              <a:moveTo>
                <a:pt x="0" y="0"/>
              </a:moveTo>
              <a:lnTo>
                <a:pt x="0" y="340940"/>
              </a:lnTo>
              <a:lnTo>
                <a:pt x="111176" y="3409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58C6CC-12F3-431F-A38F-046746154361}">
      <dsp:nvSpPr>
        <dsp:cNvPr id="0" name=""/>
        <dsp:cNvSpPr/>
      </dsp:nvSpPr>
      <dsp:spPr>
        <a:xfrm>
          <a:off x="2339938" y="402825"/>
          <a:ext cx="448410" cy="155646"/>
        </a:xfrm>
        <a:custGeom>
          <a:avLst/>
          <a:gdLst/>
          <a:ahLst/>
          <a:cxnLst/>
          <a:rect l="0" t="0" r="0" b="0"/>
          <a:pathLst>
            <a:path>
              <a:moveTo>
                <a:pt x="448410" y="0"/>
              </a:moveTo>
              <a:lnTo>
                <a:pt x="448410" y="77823"/>
              </a:lnTo>
              <a:lnTo>
                <a:pt x="0" y="77823"/>
              </a:lnTo>
              <a:lnTo>
                <a:pt x="0" y="1556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2A735F-5D7E-48D9-AD9A-F04957245D03}">
      <dsp:nvSpPr>
        <dsp:cNvPr id="0" name=""/>
        <dsp:cNvSpPr/>
      </dsp:nvSpPr>
      <dsp:spPr>
        <a:xfrm>
          <a:off x="1146647" y="929058"/>
          <a:ext cx="111176" cy="867173"/>
        </a:xfrm>
        <a:custGeom>
          <a:avLst/>
          <a:gdLst/>
          <a:ahLst/>
          <a:cxnLst/>
          <a:rect l="0" t="0" r="0" b="0"/>
          <a:pathLst>
            <a:path>
              <a:moveTo>
                <a:pt x="0" y="0"/>
              </a:moveTo>
              <a:lnTo>
                <a:pt x="0" y="867173"/>
              </a:lnTo>
              <a:lnTo>
                <a:pt x="111176" y="8671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1B96C2-F36B-4397-96ED-EE22715AC83C}">
      <dsp:nvSpPr>
        <dsp:cNvPr id="0" name=""/>
        <dsp:cNvSpPr/>
      </dsp:nvSpPr>
      <dsp:spPr>
        <a:xfrm>
          <a:off x="1146647" y="929058"/>
          <a:ext cx="111176" cy="340940"/>
        </a:xfrm>
        <a:custGeom>
          <a:avLst/>
          <a:gdLst/>
          <a:ahLst/>
          <a:cxnLst/>
          <a:rect l="0" t="0" r="0" b="0"/>
          <a:pathLst>
            <a:path>
              <a:moveTo>
                <a:pt x="0" y="0"/>
              </a:moveTo>
              <a:lnTo>
                <a:pt x="0" y="340940"/>
              </a:lnTo>
              <a:lnTo>
                <a:pt x="111176" y="3409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2E1F79-28F9-4F19-9298-29BF6F6DCA99}">
      <dsp:nvSpPr>
        <dsp:cNvPr id="0" name=""/>
        <dsp:cNvSpPr/>
      </dsp:nvSpPr>
      <dsp:spPr>
        <a:xfrm>
          <a:off x="1443117" y="402825"/>
          <a:ext cx="1345230" cy="155646"/>
        </a:xfrm>
        <a:custGeom>
          <a:avLst/>
          <a:gdLst/>
          <a:ahLst/>
          <a:cxnLst/>
          <a:rect l="0" t="0" r="0" b="0"/>
          <a:pathLst>
            <a:path>
              <a:moveTo>
                <a:pt x="1345230" y="0"/>
              </a:moveTo>
              <a:lnTo>
                <a:pt x="1345230" y="77823"/>
              </a:lnTo>
              <a:lnTo>
                <a:pt x="0" y="77823"/>
              </a:lnTo>
              <a:lnTo>
                <a:pt x="0" y="1556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AAEBBD-58A4-4A15-9A2D-2AB591F51CA3}">
      <dsp:nvSpPr>
        <dsp:cNvPr id="0" name=""/>
        <dsp:cNvSpPr/>
      </dsp:nvSpPr>
      <dsp:spPr>
        <a:xfrm>
          <a:off x="2228839" y="1035"/>
          <a:ext cx="1119017" cy="40179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TÍCH HỢP API</a:t>
          </a:r>
        </a:p>
      </dsp:txBody>
      <dsp:txXfrm>
        <a:off x="2228839" y="1035"/>
        <a:ext cx="1119017" cy="401790"/>
      </dsp:txXfrm>
    </dsp:sp>
    <dsp:sp modelId="{D0275BFA-9D92-431A-A068-B3B63AB3AB1C}">
      <dsp:nvSpPr>
        <dsp:cNvPr id="0" name=""/>
        <dsp:cNvSpPr/>
      </dsp:nvSpPr>
      <dsp:spPr>
        <a:xfrm>
          <a:off x="1072530" y="558471"/>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quản lý chứng thư số</a:t>
          </a:r>
        </a:p>
      </dsp:txBody>
      <dsp:txXfrm>
        <a:off x="1072530" y="558471"/>
        <a:ext cx="741173" cy="370586"/>
      </dsp:txXfrm>
    </dsp:sp>
    <dsp:sp modelId="{A0BEAB84-3B26-45ED-9E4C-A6BF5D47E5A1}">
      <dsp:nvSpPr>
        <dsp:cNvPr id="0" name=""/>
        <dsp:cNvSpPr/>
      </dsp:nvSpPr>
      <dsp:spPr>
        <a:xfrm>
          <a:off x="1257824" y="1084705"/>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lấy danh sách</a:t>
          </a:r>
        </a:p>
      </dsp:txBody>
      <dsp:txXfrm>
        <a:off x="1257824" y="1084705"/>
        <a:ext cx="741173" cy="370586"/>
      </dsp:txXfrm>
    </dsp:sp>
    <dsp:sp modelId="{FFDD56DA-AFA3-4713-9F99-FE9CCF75E036}">
      <dsp:nvSpPr>
        <dsp:cNvPr id="0" name=""/>
        <dsp:cNvSpPr/>
      </dsp:nvSpPr>
      <dsp:spPr>
        <a:xfrm>
          <a:off x="1257824" y="1610938"/>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lấy chi tiết</a:t>
          </a:r>
        </a:p>
      </dsp:txBody>
      <dsp:txXfrm>
        <a:off x="1257824" y="1610938"/>
        <a:ext cx="741173" cy="370586"/>
      </dsp:txXfrm>
    </dsp:sp>
    <dsp:sp modelId="{52FABD2A-9819-41EE-941A-3B085E012267}">
      <dsp:nvSpPr>
        <dsp:cNvPr id="0" name=""/>
        <dsp:cNvSpPr/>
      </dsp:nvSpPr>
      <dsp:spPr>
        <a:xfrm>
          <a:off x="1969351" y="558471"/>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quản lý mẫu hóa đơn</a:t>
          </a:r>
        </a:p>
      </dsp:txBody>
      <dsp:txXfrm>
        <a:off x="1969351" y="558471"/>
        <a:ext cx="741173" cy="370586"/>
      </dsp:txXfrm>
    </dsp:sp>
    <dsp:sp modelId="{844C8925-C5D2-4EFF-983D-73C301BDC900}">
      <dsp:nvSpPr>
        <dsp:cNvPr id="0" name=""/>
        <dsp:cNvSpPr/>
      </dsp:nvSpPr>
      <dsp:spPr>
        <a:xfrm>
          <a:off x="2154644" y="1084705"/>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lấy danh sách</a:t>
          </a:r>
        </a:p>
      </dsp:txBody>
      <dsp:txXfrm>
        <a:off x="2154644" y="1084705"/>
        <a:ext cx="741173" cy="370586"/>
      </dsp:txXfrm>
    </dsp:sp>
    <dsp:sp modelId="{FDB475CF-E61A-4A8F-AE83-694DF844D5E0}">
      <dsp:nvSpPr>
        <dsp:cNvPr id="0" name=""/>
        <dsp:cNvSpPr/>
      </dsp:nvSpPr>
      <dsp:spPr>
        <a:xfrm>
          <a:off x="2866171" y="558471"/>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quản lý dải ký hiệu</a:t>
          </a:r>
        </a:p>
      </dsp:txBody>
      <dsp:txXfrm>
        <a:off x="2866171" y="558471"/>
        <a:ext cx="741173" cy="370586"/>
      </dsp:txXfrm>
    </dsp:sp>
    <dsp:sp modelId="{FDE1A312-89AE-4E05-9212-C9604E05C7C4}">
      <dsp:nvSpPr>
        <dsp:cNvPr id="0" name=""/>
        <dsp:cNvSpPr/>
      </dsp:nvSpPr>
      <dsp:spPr>
        <a:xfrm>
          <a:off x="3051465" y="1084705"/>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lấy danh sách</a:t>
          </a:r>
        </a:p>
      </dsp:txBody>
      <dsp:txXfrm>
        <a:off x="3051465" y="1084705"/>
        <a:ext cx="741173" cy="370586"/>
      </dsp:txXfrm>
    </dsp:sp>
    <dsp:sp modelId="{0E72C591-1480-4F9B-A7F6-D255A9389718}">
      <dsp:nvSpPr>
        <dsp:cNvPr id="0" name=""/>
        <dsp:cNvSpPr/>
      </dsp:nvSpPr>
      <dsp:spPr>
        <a:xfrm>
          <a:off x="3051465" y="1610938"/>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lấy chi tiết</a:t>
          </a:r>
        </a:p>
      </dsp:txBody>
      <dsp:txXfrm>
        <a:off x="3051465" y="1610938"/>
        <a:ext cx="741173" cy="370586"/>
      </dsp:txXfrm>
    </dsp:sp>
    <dsp:sp modelId="{60E062CA-C076-452F-8024-E5254EFEB7BF}">
      <dsp:nvSpPr>
        <dsp:cNvPr id="0" name=""/>
        <dsp:cNvSpPr/>
      </dsp:nvSpPr>
      <dsp:spPr>
        <a:xfrm>
          <a:off x="3762991" y="558471"/>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quản lý hóa đơn</a:t>
          </a:r>
        </a:p>
      </dsp:txBody>
      <dsp:txXfrm>
        <a:off x="3762991" y="558471"/>
        <a:ext cx="741173" cy="370586"/>
      </dsp:txXfrm>
    </dsp:sp>
    <dsp:sp modelId="{B94E1454-FEE3-474F-9710-94FC766A92D2}">
      <dsp:nvSpPr>
        <dsp:cNvPr id="0" name=""/>
        <dsp:cNvSpPr/>
      </dsp:nvSpPr>
      <dsp:spPr>
        <a:xfrm>
          <a:off x="3948285" y="1084705"/>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tìm kiếm</a:t>
          </a:r>
        </a:p>
      </dsp:txBody>
      <dsp:txXfrm>
        <a:off x="3948285" y="1084705"/>
        <a:ext cx="741173" cy="370586"/>
      </dsp:txXfrm>
    </dsp:sp>
    <dsp:sp modelId="{EDED701E-CE9B-487C-81E0-D2E47D6D64F2}">
      <dsp:nvSpPr>
        <dsp:cNvPr id="0" name=""/>
        <dsp:cNvSpPr/>
      </dsp:nvSpPr>
      <dsp:spPr>
        <a:xfrm>
          <a:off x="3948285" y="1610938"/>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vi-VN" sz="1000" kern="1200">
              <a:latin typeface="+mj-lt"/>
            </a:rPr>
            <a:t>API </a:t>
          </a:r>
          <a:r>
            <a:rPr lang="en-US" sz="1000" kern="1200">
              <a:latin typeface="+mj-lt"/>
            </a:rPr>
            <a:t>lấy file hóa đơn</a:t>
          </a:r>
          <a:endParaRPr lang="en-US" sz="1000" kern="1200">
            <a:latin typeface="+mj-lt"/>
            <a:cs typeface="Times New Roman" panose="02020603050405020304" pitchFamily="18" charset="0"/>
          </a:endParaRPr>
        </a:p>
      </dsp:txBody>
      <dsp:txXfrm>
        <a:off x="3948285" y="1610938"/>
        <a:ext cx="741173" cy="370586"/>
      </dsp:txXfrm>
    </dsp:sp>
    <dsp:sp modelId="{B5AD7658-FEF0-4754-B1B4-697BCA674DFF}">
      <dsp:nvSpPr>
        <dsp:cNvPr id="0" name=""/>
        <dsp:cNvSpPr/>
      </dsp:nvSpPr>
      <dsp:spPr>
        <a:xfrm>
          <a:off x="3948285" y="2137172"/>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thêm mới</a:t>
          </a:r>
        </a:p>
      </dsp:txBody>
      <dsp:txXfrm>
        <a:off x="3948285" y="2137172"/>
        <a:ext cx="741173" cy="370586"/>
      </dsp:txXfrm>
    </dsp:sp>
    <dsp:sp modelId="{D83991BA-608F-46C2-8172-3E9841EC5E3E}">
      <dsp:nvSpPr>
        <dsp:cNvPr id="0" name=""/>
        <dsp:cNvSpPr/>
      </dsp:nvSpPr>
      <dsp:spPr>
        <a:xfrm>
          <a:off x="3948285" y="2663405"/>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sửa</a:t>
          </a:r>
        </a:p>
      </dsp:txBody>
      <dsp:txXfrm>
        <a:off x="3948285" y="2663405"/>
        <a:ext cx="741173" cy="370586"/>
      </dsp:txXfrm>
    </dsp:sp>
    <dsp:sp modelId="{7F731218-6DED-4300-8ED6-7D73E84BB49D}">
      <dsp:nvSpPr>
        <dsp:cNvPr id="0" name=""/>
        <dsp:cNvSpPr/>
      </dsp:nvSpPr>
      <dsp:spPr>
        <a:xfrm>
          <a:off x="3948285" y="3189639"/>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xem</a:t>
          </a:r>
        </a:p>
      </dsp:txBody>
      <dsp:txXfrm>
        <a:off x="3948285" y="3189639"/>
        <a:ext cx="741173" cy="370586"/>
      </dsp:txXfrm>
    </dsp:sp>
    <dsp:sp modelId="{F9CCFFAD-C42E-4D85-9C6D-9DDD0D9CF7DD}">
      <dsp:nvSpPr>
        <dsp:cNvPr id="0" name=""/>
        <dsp:cNvSpPr/>
      </dsp:nvSpPr>
      <dsp:spPr>
        <a:xfrm>
          <a:off x="3948285" y="3715872"/>
          <a:ext cx="741173" cy="37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API xóa</a:t>
          </a:r>
        </a:p>
      </dsp:txBody>
      <dsp:txXfrm>
        <a:off x="3948285" y="3715872"/>
        <a:ext cx="741173" cy="3705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qVCEdqNEmdh8Fd9oq9JhV1h/ew==">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3827</TotalTime>
  <Pages>110</Pages>
  <Words>21228</Words>
  <Characters>121003</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NhungNT</dc:creator>
  <cp:lastModifiedBy>Dang Oanh</cp:lastModifiedBy>
  <cp:revision>46</cp:revision>
  <dcterms:created xsi:type="dcterms:W3CDTF">2022-05-06T02:46:00Z</dcterms:created>
  <dcterms:modified xsi:type="dcterms:W3CDTF">2024-05-31T09:14:00Z</dcterms:modified>
</cp:coreProperties>
</file>